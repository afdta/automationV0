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5098BB" w14:textId="77777777" w:rsidR="007F554C" w:rsidRPr="00D658A8" w:rsidRDefault="007F554C" w:rsidP="007F554C">
      <w:pPr>
        <w:spacing w:before="360" w:after="240"/>
        <w:jc w:val="center"/>
        <w:rPr>
          <w:rFonts w:ascii="Arial" w:hAnsi="Arial" w:cs="Arial"/>
          <w:sz w:val="40"/>
          <w:szCs w:val="40"/>
        </w:rPr>
      </w:pPr>
      <w:r w:rsidRPr="00D658A8">
        <w:rPr>
          <w:rFonts w:ascii="Arial" w:hAnsi="Arial" w:cs="Arial"/>
          <w:sz w:val="40"/>
          <w:szCs w:val="40"/>
        </w:rPr>
        <w:t>Automation</w:t>
      </w:r>
      <w:r>
        <w:rPr>
          <w:rFonts w:ascii="Arial" w:hAnsi="Arial" w:cs="Arial"/>
          <w:sz w:val="40"/>
          <w:szCs w:val="40"/>
        </w:rPr>
        <w:t xml:space="preserve"> and Artificial Intelligence</w:t>
      </w:r>
      <w:r w:rsidRPr="00D658A8">
        <w:rPr>
          <w:rFonts w:ascii="Arial" w:hAnsi="Arial" w:cs="Arial"/>
          <w:sz w:val="40"/>
          <w:szCs w:val="40"/>
        </w:rPr>
        <w:t>:</w:t>
      </w:r>
    </w:p>
    <w:p w14:paraId="320019CC" w14:textId="5034ACE1" w:rsidR="007F554C" w:rsidRDefault="007F554C" w:rsidP="007F554C">
      <w:pPr>
        <w:spacing w:before="360" w:after="240"/>
        <w:jc w:val="center"/>
        <w:rPr>
          <w:rFonts w:ascii="Arial" w:hAnsi="Arial" w:cs="Arial"/>
          <w:sz w:val="40"/>
          <w:szCs w:val="40"/>
        </w:rPr>
      </w:pPr>
      <w:commentRangeStart w:id="0"/>
      <w:r>
        <w:rPr>
          <w:rFonts w:ascii="Arial" w:hAnsi="Arial" w:cs="Arial"/>
          <w:sz w:val="40"/>
          <w:szCs w:val="40"/>
        </w:rPr>
        <w:t>Backward</w:t>
      </w:r>
      <w:del w:id="1" w:author="david jackson" w:date="2018-11-19T12:57:00Z">
        <w:r w:rsidDel="00F07642">
          <w:rPr>
            <w:rFonts w:ascii="Arial" w:hAnsi="Arial" w:cs="Arial"/>
            <w:sz w:val="40"/>
            <w:szCs w:val="40"/>
          </w:rPr>
          <w:delText>s</w:delText>
        </w:r>
      </w:del>
      <w:r>
        <w:rPr>
          <w:rFonts w:ascii="Arial" w:hAnsi="Arial" w:cs="Arial"/>
          <w:sz w:val="40"/>
          <w:szCs w:val="40"/>
        </w:rPr>
        <w:t xml:space="preserve"> and Forward</w:t>
      </w:r>
      <w:commentRangeStart w:id="2"/>
      <w:del w:id="3" w:author="david jackson" w:date="2018-11-19T12:57:00Z">
        <w:r w:rsidDel="00F07642">
          <w:rPr>
            <w:rFonts w:ascii="Arial" w:hAnsi="Arial" w:cs="Arial"/>
            <w:sz w:val="40"/>
            <w:szCs w:val="40"/>
          </w:rPr>
          <w:delText>s</w:delText>
        </w:r>
      </w:del>
      <w:commentRangeEnd w:id="2"/>
      <w:r w:rsidR="00F07642">
        <w:rPr>
          <w:rStyle w:val="CommentReference"/>
          <w:rFonts w:ascii="Times New Roman" w:eastAsia="Arial Unicode MS" w:hAnsi="Times New Roman" w:cs="Times New Roman"/>
          <w:bdr w:val="nil"/>
        </w:rPr>
        <w:commentReference w:id="2"/>
      </w:r>
      <w:r>
        <w:rPr>
          <w:rFonts w:ascii="Arial" w:hAnsi="Arial" w:cs="Arial"/>
          <w:sz w:val="40"/>
          <w:szCs w:val="40"/>
        </w:rPr>
        <w:t>,</w:t>
      </w:r>
    </w:p>
    <w:p w14:paraId="48EA751C" w14:textId="77777777" w:rsidR="007F554C" w:rsidRPr="00851863" w:rsidRDefault="007F554C" w:rsidP="007F554C">
      <w:pPr>
        <w:spacing w:before="360" w:after="240"/>
        <w:jc w:val="center"/>
        <w:rPr>
          <w:rFonts w:ascii="Arial" w:hAnsi="Arial" w:cs="Arial"/>
          <w:sz w:val="40"/>
          <w:szCs w:val="40"/>
        </w:rPr>
      </w:pPr>
      <w:r>
        <w:rPr>
          <w:rFonts w:ascii="Arial" w:hAnsi="Arial" w:cs="Arial"/>
          <w:sz w:val="40"/>
          <w:szCs w:val="40"/>
        </w:rPr>
        <w:t>Place by Place</w:t>
      </w:r>
      <w:commentRangeEnd w:id="0"/>
      <w:r w:rsidR="00222609">
        <w:rPr>
          <w:rStyle w:val="CommentReference"/>
          <w:rFonts w:ascii="Times New Roman" w:eastAsia="Arial Unicode MS" w:hAnsi="Times New Roman" w:cs="Times New Roman"/>
          <w:bdr w:val="nil"/>
        </w:rPr>
        <w:commentReference w:id="0"/>
      </w:r>
    </w:p>
    <w:p w14:paraId="1BFED7F2" w14:textId="179537DD" w:rsidR="007F554C" w:rsidRDefault="001F3630" w:rsidP="001F3630">
      <w:pPr>
        <w:spacing w:before="360" w:after="240"/>
        <w:jc w:val="center"/>
        <w:rPr>
          <w:rFonts w:ascii="Arial" w:hAnsi="Arial" w:cs="Arial"/>
          <w:color w:val="F79646" w:themeColor="accent6"/>
          <w:sz w:val="40"/>
          <w:szCs w:val="40"/>
        </w:rPr>
      </w:pPr>
      <w:commentRangeStart w:id="4"/>
      <w:r>
        <w:rPr>
          <w:rFonts w:ascii="Arial" w:hAnsi="Arial" w:cs="Arial"/>
          <w:color w:val="F79646" w:themeColor="accent6"/>
          <w:sz w:val="40"/>
          <w:szCs w:val="40"/>
        </w:rPr>
        <w:t>x</w:t>
      </w:r>
      <w:commentRangeEnd w:id="4"/>
      <w:r>
        <w:rPr>
          <w:rStyle w:val="CommentReference"/>
          <w:rFonts w:ascii="Times New Roman" w:eastAsia="Arial Unicode MS" w:hAnsi="Times New Roman" w:cs="Times New Roman"/>
          <w:bdr w:val="nil"/>
        </w:rPr>
        <w:commentReference w:id="4"/>
      </w:r>
    </w:p>
    <w:p w14:paraId="1AAF1850" w14:textId="6D79930E" w:rsidR="007F554C" w:rsidRDefault="006E701C" w:rsidP="007F554C">
      <w:pPr>
        <w:spacing w:before="360" w:after="240"/>
        <w:rPr>
          <w:rFonts w:ascii="Arial" w:hAnsi="Arial" w:cs="Arial"/>
          <w:color w:val="FF0000"/>
        </w:rPr>
      </w:pPr>
      <w:commentRangeStart w:id="5"/>
      <w:r w:rsidRPr="006E701C">
        <w:rPr>
          <w:rFonts w:ascii="Arial" w:hAnsi="Arial" w:cs="Arial"/>
          <w:color w:val="FF0000"/>
        </w:rPr>
        <w:t>Computers, Artificial Intelligence, and the American Worker: Recent and Future Impacts of Automation</w:t>
      </w:r>
      <w:commentRangeEnd w:id="5"/>
      <w:r w:rsidR="00222609">
        <w:rPr>
          <w:rStyle w:val="CommentReference"/>
          <w:rFonts w:ascii="Times New Roman" w:eastAsia="Arial Unicode MS" w:hAnsi="Times New Roman" w:cs="Times New Roman"/>
          <w:bdr w:val="nil"/>
        </w:rPr>
        <w:commentReference w:id="5"/>
      </w:r>
    </w:p>
    <w:p w14:paraId="6C0B6995" w14:textId="0F39C70B" w:rsidR="006E701C" w:rsidRPr="006E701C" w:rsidRDefault="006E701C" w:rsidP="007F554C">
      <w:pPr>
        <w:spacing w:before="360" w:after="240"/>
        <w:rPr>
          <w:rFonts w:ascii="Arial" w:hAnsi="Arial" w:cs="Arial"/>
          <w:color w:val="FF0000"/>
        </w:rPr>
      </w:pPr>
      <w:r>
        <w:rPr>
          <w:rFonts w:ascii="Arial" w:hAnsi="Arial" w:cs="Arial"/>
          <w:color w:val="FF0000"/>
        </w:rPr>
        <w:t>Work in Progress: Measuring and Ad</w:t>
      </w:r>
      <w:r w:rsidR="00175D6B">
        <w:rPr>
          <w:rFonts w:ascii="Arial" w:hAnsi="Arial" w:cs="Arial"/>
          <w:color w:val="FF0000"/>
        </w:rPr>
        <w:t>a</w:t>
      </w:r>
      <w:r>
        <w:rPr>
          <w:rFonts w:ascii="Arial" w:hAnsi="Arial" w:cs="Arial"/>
          <w:color w:val="FF0000"/>
        </w:rPr>
        <w:t>pting to the Labor Market Impacts of Automation</w:t>
      </w:r>
      <w:bookmarkStart w:id="6" w:name="_GoBack"/>
      <w:bookmarkEnd w:id="6"/>
    </w:p>
    <w:p w14:paraId="4A446DC8" w14:textId="77777777" w:rsidR="007F554C" w:rsidRDefault="007F554C" w:rsidP="007F554C">
      <w:pPr>
        <w:spacing w:before="360" w:after="240"/>
        <w:rPr>
          <w:rFonts w:ascii="Arial" w:hAnsi="Arial" w:cs="Arial"/>
          <w:color w:val="F79646" w:themeColor="accent6"/>
          <w:sz w:val="40"/>
          <w:szCs w:val="40"/>
        </w:rPr>
      </w:pPr>
    </w:p>
    <w:p w14:paraId="3E347EC1" w14:textId="77777777" w:rsidR="007F554C" w:rsidRDefault="007F554C" w:rsidP="007F554C">
      <w:pPr>
        <w:spacing w:before="360" w:after="240"/>
        <w:rPr>
          <w:rFonts w:ascii="Arial" w:hAnsi="Arial" w:cs="Arial"/>
          <w:color w:val="F79646" w:themeColor="accent6"/>
          <w:sz w:val="40"/>
          <w:szCs w:val="40"/>
        </w:rPr>
      </w:pPr>
    </w:p>
    <w:p w14:paraId="7EEF7791" w14:textId="77777777" w:rsidR="007F554C" w:rsidRDefault="007F554C" w:rsidP="007F554C">
      <w:pPr>
        <w:spacing w:before="360" w:after="240"/>
        <w:rPr>
          <w:rFonts w:ascii="Arial" w:hAnsi="Arial" w:cs="Arial"/>
          <w:color w:val="F79646" w:themeColor="accent6"/>
          <w:sz w:val="40"/>
          <w:szCs w:val="40"/>
        </w:rPr>
      </w:pPr>
    </w:p>
    <w:p w14:paraId="43CB047D" w14:textId="77777777" w:rsidR="007F554C" w:rsidRDefault="007F554C" w:rsidP="007F554C">
      <w:pPr>
        <w:spacing w:before="360" w:after="240"/>
        <w:rPr>
          <w:rFonts w:ascii="Arial" w:hAnsi="Arial" w:cs="Arial"/>
          <w:color w:val="F79646" w:themeColor="accent6"/>
          <w:sz w:val="40"/>
          <w:szCs w:val="40"/>
        </w:rPr>
      </w:pPr>
    </w:p>
    <w:p w14:paraId="5E781157" w14:textId="77777777" w:rsidR="007F554C" w:rsidRPr="006331A1" w:rsidRDefault="007F554C" w:rsidP="007F554C">
      <w:pPr>
        <w:spacing w:before="360" w:after="240"/>
        <w:rPr>
          <w:rFonts w:ascii="Arial" w:hAnsi="Arial" w:cs="Arial"/>
          <w:color w:val="F79646" w:themeColor="accent6"/>
          <w:sz w:val="28"/>
          <w:szCs w:val="28"/>
        </w:rPr>
      </w:pPr>
      <w:r>
        <w:rPr>
          <w:rFonts w:ascii="Arial" w:hAnsi="Arial" w:cs="Arial"/>
          <w:color w:val="F79646" w:themeColor="accent6"/>
          <w:sz w:val="40"/>
          <w:szCs w:val="40"/>
        </w:rPr>
        <w:tab/>
      </w:r>
    </w:p>
    <w:p w14:paraId="3F3E1FF4" w14:textId="77777777" w:rsidR="007F554C" w:rsidRDefault="007F554C" w:rsidP="007F554C">
      <w:pPr>
        <w:spacing w:before="360" w:after="240"/>
        <w:jc w:val="center"/>
        <w:rPr>
          <w:rFonts w:ascii="Arial" w:hAnsi="Arial" w:cs="Arial"/>
          <w:color w:val="F79646" w:themeColor="accent6"/>
          <w:sz w:val="40"/>
          <w:szCs w:val="40"/>
        </w:rPr>
      </w:pPr>
    </w:p>
    <w:p w14:paraId="4D5CBC51" w14:textId="77777777" w:rsidR="007F554C" w:rsidRPr="00851863" w:rsidRDefault="007F554C" w:rsidP="007F554C">
      <w:pPr>
        <w:spacing w:before="360" w:after="240"/>
        <w:jc w:val="center"/>
        <w:rPr>
          <w:rFonts w:ascii="Arial" w:hAnsi="Arial" w:cs="Arial"/>
          <w:sz w:val="28"/>
          <w:szCs w:val="28"/>
        </w:rPr>
      </w:pPr>
      <w:r w:rsidRPr="00851863">
        <w:rPr>
          <w:rFonts w:ascii="Arial" w:hAnsi="Arial" w:cs="Arial"/>
          <w:sz w:val="28"/>
          <w:szCs w:val="28"/>
        </w:rPr>
        <w:t>Metropolitan Policy Progam at Brookings</w:t>
      </w:r>
    </w:p>
    <w:p w14:paraId="79B13FBF" w14:textId="77777777" w:rsidR="007F554C" w:rsidRDefault="007F554C" w:rsidP="007F554C">
      <w:pPr>
        <w:spacing w:before="360" w:after="240"/>
        <w:jc w:val="center"/>
        <w:rPr>
          <w:rFonts w:ascii="Arial" w:hAnsi="Arial" w:cs="Arial"/>
          <w:sz w:val="28"/>
          <w:szCs w:val="28"/>
        </w:rPr>
      </w:pPr>
    </w:p>
    <w:p w14:paraId="1FE777CD" w14:textId="77777777" w:rsidR="007F554C" w:rsidRDefault="007F554C" w:rsidP="007F554C">
      <w:pPr>
        <w:spacing w:before="360" w:after="240"/>
        <w:jc w:val="center"/>
        <w:rPr>
          <w:rFonts w:ascii="Arial" w:hAnsi="Arial" w:cs="Arial"/>
          <w:sz w:val="28"/>
          <w:szCs w:val="28"/>
        </w:rPr>
      </w:pPr>
    </w:p>
    <w:p w14:paraId="0DEBBF3B" w14:textId="77777777" w:rsidR="007F554C" w:rsidRDefault="007F554C" w:rsidP="007F554C">
      <w:pPr>
        <w:spacing w:before="360" w:after="240"/>
        <w:jc w:val="center"/>
        <w:rPr>
          <w:rFonts w:ascii="Arial" w:hAnsi="Arial" w:cs="Arial"/>
          <w:sz w:val="28"/>
          <w:szCs w:val="28"/>
        </w:rPr>
      </w:pPr>
    </w:p>
    <w:p w14:paraId="2813E00D" w14:textId="77777777" w:rsidR="007F554C" w:rsidRPr="00851863" w:rsidRDefault="007F554C" w:rsidP="007F554C">
      <w:pPr>
        <w:spacing w:before="360" w:after="240"/>
        <w:jc w:val="center"/>
        <w:rPr>
          <w:rFonts w:ascii="Arial" w:hAnsi="Arial" w:cs="Arial"/>
          <w:sz w:val="28"/>
          <w:szCs w:val="28"/>
        </w:rPr>
      </w:pPr>
    </w:p>
    <w:p w14:paraId="1D870D3E" w14:textId="77777777" w:rsidR="007F554C" w:rsidRDefault="007F554C" w:rsidP="007F554C">
      <w:pPr>
        <w:rPr>
          <w:rFonts w:ascii="Arial" w:hAnsi="Arial" w:cs="Arial"/>
          <w:color w:val="F79646" w:themeColor="accent6"/>
          <w:sz w:val="40"/>
          <w:szCs w:val="40"/>
        </w:rPr>
      </w:pPr>
    </w:p>
    <w:p w14:paraId="6113D80A" w14:textId="0BF03CED" w:rsidR="007F554C" w:rsidRPr="00D658A8" w:rsidDel="00224DD4" w:rsidRDefault="007F554C" w:rsidP="007F554C">
      <w:pPr>
        <w:spacing w:before="360" w:after="240"/>
        <w:jc w:val="center"/>
        <w:rPr>
          <w:del w:id="7" w:author="david jackson" w:date="2018-12-06T15:12:00Z"/>
          <w:rFonts w:ascii="Arial" w:hAnsi="Arial" w:cs="Arial"/>
          <w:sz w:val="40"/>
          <w:szCs w:val="40"/>
        </w:rPr>
      </w:pPr>
      <w:del w:id="8" w:author="david jackson" w:date="2018-12-06T15:12:00Z">
        <w:r w:rsidRPr="00D658A8" w:rsidDel="00224DD4">
          <w:rPr>
            <w:rFonts w:ascii="Arial" w:hAnsi="Arial" w:cs="Arial"/>
            <w:sz w:val="40"/>
            <w:szCs w:val="40"/>
          </w:rPr>
          <w:delText>Automation</w:delText>
        </w:r>
        <w:r w:rsidDel="00224DD4">
          <w:rPr>
            <w:rFonts w:ascii="Arial" w:hAnsi="Arial" w:cs="Arial"/>
            <w:sz w:val="40"/>
            <w:szCs w:val="40"/>
          </w:rPr>
          <w:delText xml:space="preserve"> and Artificial Intelligence</w:delText>
        </w:r>
        <w:r w:rsidRPr="00D658A8" w:rsidDel="00224DD4">
          <w:rPr>
            <w:rFonts w:ascii="Arial" w:hAnsi="Arial" w:cs="Arial"/>
            <w:sz w:val="40"/>
            <w:szCs w:val="40"/>
          </w:rPr>
          <w:delText>:</w:delText>
        </w:r>
      </w:del>
    </w:p>
    <w:p w14:paraId="5153F3A3" w14:textId="2EE7F678" w:rsidR="007F554C" w:rsidDel="00224DD4" w:rsidRDefault="007F554C" w:rsidP="007F554C">
      <w:pPr>
        <w:spacing w:before="360" w:after="240"/>
        <w:jc w:val="center"/>
        <w:rPr>
          <w:del w:id="9" w:author="david jackson" w:date="2018-12-06T15:12:00Z"/>
          <w:rFonts w:ascii="Arial" w:hAnsi="Arial" w:cs="Arial"/>
          <w:sz w:val="40"/>
          <w:szCs w:val="40"/>
        </w:rPr>
      </w:pPr>
      <w:del w:id="10" w:author="david jackson" w:date="2018-12-06T15:12:00Z">
        <w:r w:rsidDel="00224DD4">
          <w:rPr>
            <w:rFonts w:ascii="Arial" w:hAnsi="Arial" w:cs="Arial"/>
            <w:sz w:val="40"/>
            <w:szCs w:val="40"/>
          </w:rPr>
          <w:delText>Backward</w:delText>
        </w:r>
      </w:del>
      <w:del w:id="11" w:author="david jackson" w:date="2018-11-19T12:58:00Z">
        <w:r w:rsidDel="00F07642">
          <w:rPr>
            <w:rFonts w:ascii="Arial" w:hAnsi="Arial" w:cs="Arial"/>
            <w:sz w:val="40"/>
            <w:szCs w:val="40"/>
          </w:rPr>
          <w:delText>s</w:delText>
        </w:r>
      </w:del>
      <w:del w:id="12" w:author="david jackson" w:date="2018-12-06T15:12:00Z">
        <w:r w:rsidDel="00224DD4">
          <w:rPr>
            <w:rFonts w:ascii="Arial" w:hAnsi="Arial" w:cs="Arial"/>
            <w:sz w:val="40"/>
            <w:szCs w:val="40"/>
          </w:rPr>
          <w:delText xml:space="preserve"> and Forward</w:delText>
        </w:r>
      </w:del>
      <w:del w:id="13" w:author="david jackson" w:date="2018-11-19T12:58:00Z">
        <w:r w:rsidDel="00F07642">
          <w:rPr>
            <w:rFonts w:ascii="Arial" w:hAnsi="Arial" w:cs="Arial"/>
            <w:sz w:val="40"/>
            <w:szCs w:val="40"/>
          </w:rPr>
          <w:delText>s</w:delText>
        </w:r>
      </w:del>
      <w:del w:id="14" w:author="david jackson" w:date="2018-12-06T15:12:00Z">
        <w:r w:rsidDel="00224DD4">
          <w:rPr>
            <w:rFonts w:ascii="Arial" w:hAnsi="Arial" w:cs="Arial"/>
            <w:sz w:val="40"/>
            <w:szCs w:val="40"/>
          </w:rPr>
          <w:delText>,</w:delText>
        </w:r>
      </w:del>
    </w:p>
    <w:p w14:paraId="1CB6A5A9" w14:textId="245FE105" w:rsidR="007F554C" w:rsidRPr="00851863" w:rsidDel="00224DD4" w:rsidRDefault="007F554C" w:rsidP="007F554C">
      <w:pPr>
        <w:spacing w:before="360" w:after="240"/>
        <w:jc w:val="center"/>
        <w:rPr>
          <w:del w:id="15" w:author="david jackson" w:date="2018-12-06T15:12:00Z"/>
          <w:rFonts w:ascii="Arial" w:hAnsi="Arial" w:cs="Arial"/>
          <w:sz w:val="40"/>
          <w:szCs w:val="40"/>
        </w:rPr>
      </w:pPr>
      <w:del w:id="16" w:author="david jackson" w:date="2018-12-06T15:12:00Z">
        <w:r w:rsidDel="00224DD4">
          <w:rPr>
            <w:rFonts w:ascii="Arial" w:hAnsi="Arial" w:cs="Arial"/>
            <w:sz w:val="40"/>
            <w:szCs w:val="40"/>
          </w:rPr>
          <w:delText>Place by Place</w:delText>
        </w:r>
      </w:del>
    </w:p>
    <w:p w14:paraId="25FDF806" w14:textId="77777777" w:rsidR="007F554C" w:rsidRDefault="007F554C" w:rsidP="007F554C">
      <w:pPr>
        <w:spacing w:before="360" w:after="240"/>
        <w:rPr>
          <w:rFonts w:ascii="Arial" w:hAnsi="Arial" w:cs="Arial"/>
          <w:color w:val="F79646" w:themeColor="accent6"/>
          <w:sz w:val="40"/>
          <w:szCs w:val="40"/>
        </w:rPr>
      </w:pPr>
    </w:p>
    <w:p w14:paraId="1B20B76D" w14:textId="77777777" w:rsidR="007F554C" w:rsidRDefault="007F554C" w:rsidP="007F554C">
      <w:pPr>
        <w:spacing w:before="360" w:after="240"/>
        <w:rPr>
          <w:rFonts w:ascii="Arial" w:hAnsi="Arial" w:cs="Arial"/>
          <w:color w:val="F79646" w:themeColor="accent6"/>
          <w:sz w:val="40"/>
          <w:szCs w:val="40"/>
        </w:rPr>
      </w:pPr>
    </w:p>
    <w:p w14:paraId="5129A1BF" w14:textId="77777777" w:rsidR="007F554C" w:rsidRDefault="007F554C" w:rsidP="007F554C">
      <w:pPr>
        <w:spacing w:before="360" w:after="240"/>
        <w:rPr>
          <w:rFonts w:ascii="Arial" w:hAnsi="Arial" w:cs="Arial"/>
          <w:color w:val="F79646" w:themeColor="accent6"/>
          <w:sz w:val="40"/>
          <w:szCs w:val="40"/>
        </w:rPr>
      </w:pPr>
    </w:p>
    <w:p w14:paraId="452EEB5C" w14:textId="77777777" w:rsidR="007F554C" w:rsidRDefault="007F554C" w:rsidP="007F554C">
      <w:pPr>
        <w:spacing w:before="360" w:after="240"/>
        <w:jc w:val="center"/>
        <w:rPr>
          <w:rFonts w:ascii="Arial" w:hAnsi="Arial" w:cs="Arial"/>
          <w:sz w:val="28"/>
          <w:szCs w:val="28"/>
        </w:rPr>
      </w:pPr>
      <w:r w:rsidRPr="006331A1">
        <w:rPr>
          <w:rFonts w:ascii="Arial" w:hAnsi="Arial" w:cs="Arial"/>
          <w:sz w:val="28"/>
          <w:szCs w:val="28"/>
        </w:rPr>
        <w:t>Mark Muro, Rob Maxim, Jacob Whiton</w:t>
      </w:r>
    </w:p>
    <w:p w14:paraId="3408137F" w14:textId="77777777" w:rsidR="007F554C" w:rsidRPr="008273FB" w:rsidRDefault="007F554C" w:rsidP="007F554C">
      <w:pPr>
        <w:spacing w:before="360" w:after="240"/>
        <w:ind w:left="2880" w:firstLine="720"/>
        <w:rPr>
          <w:rFonts w:ascii="Arial" w:hAnsi="Arial" w:cs="Arial"/>
          <w:sz w:val="28"/>
          <w:szCs w:val="28"/>
        </w:rPr>
      </w:pPr>
      <w:r>
        <w:rPr>
          <w:rFonts w:ascii="Arial" w:hAnsi="Arial" w:cs="Arial"/>
          <w:sz w:val="28"/>
          <w:szCs w:val="28"/>
        </w:rPr>
        <w:t>Ian Hathaway</w:t>
      </w:r>
    </w:p>
    <w:p w14:paraId="34E0B845" w14:textId="77777777" w:rsidR="007F554C" w:rsidRDefault="007F554C" w:rsidP="007F554C">
      <w:pPr>
        <w:spacing w:before="360" w:after="240"/>
        <w:jc w:val="center"/>
        <w:rPr>
          <w:rFonts w:ascii="Arial" w:hAnsi="Arial" w:cs="Arial"/>
          <w:color w:val="F79646" w:themeColor="accent6"/>
          <w:sz w:val="40"/>
          <w:szCs w:val="40"/>
        </w:rPr>
      </w:pPr>
    </w:p>
    <w:p w14:paraId="2C09ED55" w14:textId="77777777" w:rsidR="007F554C" w:rsidRDefault="007F554C" w:rsidP="007F554C">
      <w:pPr>
        <w:spacing w:before="360" w:after="240"/>
        <w:jc w:val="center"/>
        <w:rPr>
          <w:rFonts w:ascii="Arial" w:hAnsi="Arial" w:cs="Arial"/>
          <w:color w:val="F79646" w:themeColor="accent6"/>
          <w:sz w:val="40"/>
          <w:szCs w:val="40"/>
        </w:rPr>
      </w:pPr>
    </w:p>
    <w:p w14:paraId="13E2AD8C" w14:textId="77777777" w:rsidR="007F554C" w:rsidRDefault="007F554C" w:rsidP="007F554C">
      <w:pPr>
        <w:spacing w:before="360" w:after="240"/>
        <w:jc w:val="center"/>
        <w:rPr>
          <w:rFonts w:ascii="Arial" w:hAnsi="Arial" w:cs="Arial"/>
          <w:color w:val="F79646" w:themeColor="accent6"/>
          <w:sz w:val="40"/>
          <w:szCs w:val="40"/>
        </w:rPr>
      </w:pPr>
    </w:p>
    <w:p w14:paraId="7A289B43" w14:textId="77777777" w:rsidR="007F554C" w:rsidRDefault="007F554C" w:rsidP="007F554C">
      <w:pPr>
        <w:spacing w:before="360" w:after="240"/>
        <w:jc w:val="center"/>
        <w:rPr>
          <w:rFonts w:ascii="Arial" w:hAnsi="Arial" w:cs="Arial"/>
          <w:color w:val="F79646" w:themeColor="accent6"/>
          <w:sz w:val="40"/>
          <w:szCs w:val="40"/>
        </w:rPr>
      </w:pPr>
    </w:p>
    <w:p w14:paraId="67E55450" w14:textId="77777777" w:rsidR="007F554C" w:rsidRPr="00851863" w:rsidRDefault="007F554C" w:rsidP="007F554C">
      <w:pPr>
        <w:spacing w:before="360" w:after="240"/>
        <w:jc w:val="center"/>
        <w:rPr>
          <w:rFonts w:ascii="Arial" w:hAnsi="Arial" w:cs="Arial"/>
          <w:sz w:val="28"/>
          <w:szCs w:val="28"/>
        </w:rPr>
      </w:pPr>
      <w:r w:rsidRPr="00851863">
        <w:rPr>
          <w:rFonts w:ascii="Arial" w:hAnsi="Arial" w:cs="Arial"/>
          <w:sz w:val="28"/>
          <w:szCs w:val="28"/>
        </w:rPr>
        <w:t>Metropolitan Policy Progam at Brookings</w:t>
      </w:r>
    </w:p>
    <w:p w14:paraId="63E06637" w14:textId="1CA94EAB" w:rsidR="007F554C" w:rsidRPr="00851863" w:rsidRDefault="007F554C" w:rsidP="007F554C">
      <w:pPr>
        <w:spacing w:before="360" w:after="240"/>
        <w:jc w:val="center"/>
        <w:rPr>
          <w:rFonts w:ascii="Arial" w:hAnsi="Arial" w:cs="Arial"/>
          <w:sz w:val="28"/>
          <w:szCs w:val="28"/>
        </w:rPr>
      </w:pPr>
      <w:del w:id="17" w:author="david jackson" w:date="2018-12-19T13:49:00Z">
        <w:r w:rsidDel="00387A31">
          <w:rPr>
            <w:rFonts w:ascii="Arial" w:hAnsi="Arial" w:cs="Arial"/>
            <w:sz w:val="28"/>
            <w:szCs w:val="28"/>
          </w:rPr>
          <w:delText>November</w:delText>
        </w:r>
        <w:r w:rsidRPr="00851863" w:rsidDel="00387A31">
          <w:rPr>
            <w:rFonts w:ascii="Arial" w:hAnsi="Arial" w:cs="Arial"/>
            <w:sz w:val="28"/>
            <w:szCs w:val="28"/>
          </w:rPr>
          <w:delText xml:space="preserve"> </w:delText>
        </w:r>
      </w:del>
      <w:ins w:id="18" w:author="david jackson" w:date="2018-12-19T13:49:00Z">
        <w:r w:rsidR="00387A31">
          <w:rPr>
            <w:rFonts w:ascii="Arial" w:hAnsi="Arial" w:cs="Arial"/>
            <w:sz w:val="28"/>
            <w:szCs w:val="28"/>
          </w:rPr>
          <w:t>xxx</w:t>
        </w:r>
        <w:r w:rsidR="00455B46">
          <w:rPr>
            <w:rFonts w:ascii="Arial" w:hAnsi="Arial" w:cs="Arial"/>
            <w:sz w:val="28"/>
            <w:szCs w:val="28"/>
          </w:rPr>
          <w:t>x</w:t>
        </w:r>
        <w:r w:rsidR="00387A31" w:rsidRPr="00851863">
          <w:rPr>
            <w:rFonts w:ascii="Arial" w:hAnsi="Arial" w:cs="Arial"/>
            <w:sz w:val="28"/>
            <w:szCs w:val="28"/>
          </w:rPr>
          <w:t xml:space="preserve"> </w:t>
        </w:r>
      </w:ins>
      <w:r w:rsidRPr="00851863">
        <w:rPr>
          <w:rFonts w:ascii="Arial" w:hAnsi="Arial" w:cs="Arial"/>
          <w:sz w:val="28"/>
          <w:szCs w:val="28"/>
        </w:rPr>
        <w:t>201</w:t>
      </w:r>
      <w:ins w:id="19" w:author="david jackson" w:date="2018-12-19T13:49:00Z">
        <w:r w:rsidR="00455B46">
          <w:rPr>
            <w:rFonts w:ascii="Arial" w:hAnsi="Arial" w:cs="Arial"/>
            <w:sz w:val="28"/>
            <w:szCs w:val="28"/>
          </w:rPr>
          <w:t>9</w:t>
        </w:r>
      </w:ins>
      <w:del w:id="20" w:author="david jackson" w:date="2018-12-19T13:49:00Z">
        <w:r w:rsidRPr="00851863" w:rsidDel="00455B46">
          <w:rPr>
            <w:rFonts w:ascii="Arial" w:hAnsi="Arial" w:cs="Arial"/>
            <w:sz w:val="28"/>
            <w:szCs w:val="28"/>
          </w:rPr>
          <w:delText>8</w:delText>
        </w:r>
      </w:del>
    </w:p>
    <w:p w14:paraId="32BE4511" w14:textId="77777777" w:rsidR="007F554C" w:rsidRDefault="007F554C" w:rsidP="007F554C">
      <w:pPr>
        <w:rPr>
          <w:rFonts w:ascii="Arial" w:hAnsi="Arial" w:cs="Arial"/>
          <w:color w:val="F79646" w:themeColor="accent6"/>
          <w:sz w:val="40"/>
          <w:szCs w:val="40"/>
        </w:rPr>
      </w:pPr>
    </w:p>
    <w:p w14:paraId="486C6508" w14:textId="77777777" w:rsidR="007F554C" w:rsidRPr="00EB6A36" w:rsidRDefault="007F554C" w:rsidP="007F554C">
      <w:pPr>
        <w:pStyle w:val="ListParagraph"/>
        <w:numPr>
          <w:ilvl w:val="0"/>
          <w:numId w:val="17"/>
        </w:numPr>
        <w:spacing w:before="360" w:after="240"/>
        <w:jc w:val="both"/>
        <w:rPr>
          <w:rFonts w:ascii="Arial" w:hAnsi="Arial" w:cs="Arial"/>
          <w:color w:val="F79646" w:themeColor="accent6"/>
          <w:sz w:val="40"/>
          <w:szCs w:val="40"/>
        </w:rPr>
      </w:pPr>
      <w:r w:rsidRPr="00EB6A36">
        <w:rPr>
          <w:rFonts w:ascii="Arial" w:hAnsi="Arial" w:cs="Arial"/>
          <w:color w:val="F79646" w:themeColor="accent6"/>
          <w:sz w:val="40"/>
          <w:szCs w:val="40"/>
        </w:rPr>
        <w:lastRenderedPageBreak/>
        <w:t>Introduction</w:t>
      </w:r>
    </w:p>
    <w:p w14:paraId="016CC52B" w14:textId="77777777" w:rsidR="007F554C" w:rsidRDefault="007F554C" w:rsidP="007F554C">
      <w:pPr>
        <w:spacing w:before="360" w:after="240"/>
        <w:rPr>
          <w:rFonts w:ascii="Arial" w:hAnsi="Arial" w:cs="Arial"/>
          <w:sz w:val="22"/>
          <w:szCs w:val="22"/>
        </w:rPr>
      </w:pPr>
    </w:p>
    <w:p w14:paraId="44D4AD41" w14:textId="77777777" w:rsidR="007F554C" w:rsidRDefault="007F554C" w:rsidP="007F554C">
      <w:pPr>
        <w:spacing w:before="360" w:after="240"/>
        <w:rPr>
          <w:rFonts w:ascii="Arial" w:hAnsi="Arial" w:cs="Arial"/>
          <w:sz w:val="22"/>
          <w:szCs w:val="22"/>
        </w:rPr>
      </w:pPr>
      <w:r>
        <w:rPr>
          <w:rFonts w:ascii="Arial" w:hAnsi="Arial" w:cs="Arial"/>
          <w:sz w:val="22"/>
          <w:szCs w:val="22"/>
        </w:rPr>
        <w:t>First technologists issued scary dystopian alarms about the power of automation, including artificial intelligence (AI), to destroy millions of jobs.</w:t>
      </w:r>
    </w:p>
    <w:p w14:paraId="2E077E04" w14:textId="77777777" w:rsidR="007F554C" w:rsidRDefault="007F554C" w:rsidP="007F554C">
      <w:pPr>
        <w:spacing w:before="360" w:after="240"/>
        <w:rPr>
          <w:rFonts w:ascii="Arial" w:hAnsi="Arial" w:cs="Arial"/>
          <w:sz w:val="22"/>
          <w:szCs w:val="22"/>
        </w:rPr>
      </w:pPr>
      <w:r>
        <w:rPr>
          <w:rFonts w:ascii="Arial" w:hAnsi="Arial" w:cs="Arial"/>
          <w:sz w:val="22"/>
          <w:szCs w:val="22"/>
        </w:rPr>
        <w:t>Then came a correction of sorts, with a wave of reassurances this year that in aggregate technology will displace many workers but not end work.</w:t>
      </w:r>
    </w:p>
    <w:p w14:paraId="707A37DE" w14:textId="7C9679BA" w:rsidR="007F554C" w:rsidRDefault="001F6EF5" w:rsidP="007F554C">
      <w:pPr>
        <w:spacing w:before="360" w:after="240"/>
        <w:rPr>
          <w:rFonts w:ascii="Arial" w:hAnsi="Arial" w:cs="Arial"/>
          <w:sz w:val="22"/>
          <w:szCs w:val="22"/>
        </w:rPr>
      </w:pPr>
      <w:del w:id="21" w:author="david jackson" w:date="2018-11-29T14:36:00Z">
        <w:r w:rsidDel="006120F3">
          <w:rPr>
            <w:rFonts w:ascii="Arial" w:hAnsi="Arial" w:cs="Arial"/>
            <w:sz w:val="22"/>
            <w:szCs w:val="22"/>
          </w:rPr>
          <w:delText>As such,</w:delText>
        </w:r>
      </w:del>
      <w:ins w:id="22" w:author="david jackson" w:date="2018-11-29T14:36:00Z">
        <w:r w:rsidR="006120F3">
          <w:rPr>
            <w:rFonts w:ascii="Arial" w:hAnsi="Arial" w:cs="Arial"/>
            <w:sz w:val="22"/>
            <w:szCs w:val="22"/>
          </w:rPr>
          <w:t>Now</w:t>
        </w:r>
      </w:ins>
      <w:r>
        <w:rPr>
          <w:rFonts w:ascii="Arial" w:hAnsi="Arial" w:cs="Arial"/>
          <w:sz w:val="22"/>
          <w:szCs w:val="22"/>
        </w:rPr>
        <w:t xml:space="preserve"> </w:t>
      </w:r>
      <w:r w:rsidR="007F554C">
        <w:rPr>
          <w:rFonts w:ascii="Arial" w:hAnsi="Arial" w:cs="Arial"/>
          <w:sz w:val="22"/>
          <w:szCs w:val="22"/>
        </w:rPr>
        <w:t>the current discourse holds that the robots are coming but it won’t be an apocalypse.</w:t>
      </w:r>
      <w:del w:id="23" w:author="david jackson" w:date="2018-11-29T14:33:00Z">
        <w:r w:rsidR="007F554C" w:rsidDel="00BE5ACE">
          <w:rPr>
            <w:rFonts w:ascii="Arial" w:hAnsi="Arial" w:cs="Arial"/>
            <w:sz w:val="22"/>
            <w:szCs w:val="22"/>
          </w:rPr>
          <w:delText xml:space="preserve">  </w:delText>
        </w:r>
      </w:del>
      <w:ins w:id="24" w:author="david jackson" w:date="2018-11-29T14:33:00Z">
        <w:r w:rsidR="00BE5ACE">
          <w:rPr>
            <w:rFonts w:ascii="Arial" w:hAnsi="Arial" w:cs="Arial"/>
            <w:sz w:val="22"/>
            <w:szCs w:val="22"/>
          </w:rPr>
          <w:t xml:space="preserve"> </w:t>
        </w:r>
      </w:ins>
      <w:r w:rsidR="007F554C">
        <w:rPr>
          <w:rFonts w:ascii="Arial" w:hAnsi="Arial" w:cs="Arial"/>
          <w:sz w:val="22"/>
          <w:szCs w:val="22"/>
        </w:rPr>
        <w:t>Automation, rather, is more a general problem for tomorrow or next year than a crisis for today.</w:t>
      </w:r>
    </w:p>
    <w:p w14:paraId="1BBE2661" w14:textId="47C00C83" w:rsidR="007F554C" w:rsidRDefault="007F554C" w:rsidP="007F554C">
      <w:pPr>
        <w:spacing w:before="360" w:after="240"/>
        <w:rPr>
          <w:rFonts w:ascii="Arial" w:hAnsi="Arial" w:cs="Arial"/>
          <w:sz w:val="22"/>
          <w:szCs w:val="22"/>
        </w:rPr>
      </w:pPr>
      <w:del w:id="25" w:author="david jackson" w:date="2018-11-29T14:36:00Z">
        <w:r w:rsidDel="00D30395">
          <w:rPr>
            <w:rFonts w:ascii="Arial" w:hAnsi="Arial" w:cs="Arial"/>
            <w:sz w:val="22"/>
            <w:szCs w:val="22"/>
          </w:rPr>
          <w:delText>And y</w:delText>
        </w:r>
      </w:del>
      <w:ins w:id="26" w:author="david jackson" w:date="2018-11-29T14:36:00Z">
        <w:r w:rsidR="00D30395">
          <w:rPr>
            <w:rFonts w:ascii="Arial" w:hAnsi="Arial" w:cs="Arial"/>
            <w:sz w:val="22"/>
            <w:szCs w:val="22"/>
          </w:rPr>
          <w:t>Y</w:t>
        </w:r>
      </w:ins>
      <w:r>
        <w:rPr>
          <w:rFonts w:ascii="Arial" w:hAnsi="Arial" w:cs="Arial"/>
          <w:sz w:val="22"/>
          <w:szCs w:val="22"/>
        </w:rPr>
        <w:t xml:space="preserve">et, while the spread of automation may not entail a robot apocalypse for everyone, </w:t>
      </w:r>
      <w:del w:id="27" w:author="david jackson" w:date="2018-11-29T14:36:00Z">
        <w:r w:rsidDel="00D30395">
          <w:rPr>
            <w:rFonts w:ascii="Arial" w:hAnsi="Arial" w:cs="Arial"/>
            <w:sz w:val="22"/>
            <w:szCs w:val="22"/>
          </w:rPr>
          <w:delText xml:space="preserve">a steady set of </w:delText>
        </w:r>
      </w:del>
      <w:r>
        <w:rPr>
          <w:rFonts w:ascii="Arial" w:hAnsi="Arial" w:cs="Arial"/>
          <w:sz w:val="22"/>
          <w:szCs w:val="22"/>
        </w:rPr>
        <w:t xml:space="preserve">newer findings </w:t>
      </w:r>
      <w:del w:id="28" w:author="david jackson" w:date="2018-11-29T14:36:00Z">
        <w:r w:rsidDel="00D30395">
          <w:rPr>
            <w:rFonts w:ascii="Arial" w:hAnsi="Arial" w:cs="Arial"/>
            <w:sz w:val="22"/>
            <w:szCs w:val="22"/>
          </w:rPr>
          <w:delText xml:space="preserve">has </w:delText>
        </w:r>
      </w:del>
      <w:ins w:id="29" w:author="david jackson" w:date="2018-11-29T14:36:00Z">
        <w:r w:rsidR="00D30395">
          <w:rPr>
            <w:rFonts w:ascii="Arial" w:hAnsi="Arial" w:cs="Arial"/>
            <w:sz w:val="22"/>
            <w:szCs w:val="22"/>
          </w:rPr>
          <w:t xml:space="preserve">have </w:t>
        </w:r>
      </w:ins>
      <w:r>
        <w:rPr>
          <w:rFonts w:ascii="Arial" w:hAnsi="Arial" w:cs="Arial"/>
          <w:sz w:val="22"/>
          <w:szCs w:val="22"/>
        </w:rPr>
        <w:t xml:space="preserve">steadily </w:t>
      </w:r>
      <w:del w:id="30" w:author="david jackson" w:date="2018-11-29T14:36:00Z">
        <w:r w:rsidDel="00D30395">
          <w:rPr>
            <w:rFonts w:ascii="Arial" w:hAnsi="Arial" w:cs="Arial"/>
            <w:sz w:val="22"/>
            <w:szCs w:val="22"/>
          </w:rPr>
          <w:delText xml:space="preserve">been </w:delText>
        </w:r>
      </w:del>
      <w:r>
        <w:rPr>
          <w:rFonts w:ascii="Arial" w:hAnsi="Arial" w:cs="Arial"/>
          <w:sz w:val="22"/>
          <w:szCs w:val="22"/>
        </w:rPr>
        <w:t>suggest</w:t>
      </w:r>
      <w:ins w:id="31" w:author="david jackson" w:date="2018-11-29T14:36:00Z">
        <w:r w:rsidR="00D30395">
          <w:rPr>
            <w:rFonts w:ascii="Arial" w:hAnsi="Arial" w:cs="Arial"/>
            <w:sz w:val="22"/>
            <w:szCs w:val="22"/>
          </w:rPr>
          <w:t>ed</w:t>
        </w:r>
      </w:ins>
      <w:del w:id="32" w:author="david jackson" w:date="2018-11-29T14:36:00Z">
        <w:r w:rsidDel="00D30395">
          <w:rPr>
            <w:rFonts w:ascii="Arial" w:hAnsi="Arial" w:cs="Arial"/>
            <w:sz w:val="22"/>
            <w:szCs w:val="22"/>
          </w:rPr>
          <w:delText>ing</w:delText>
        </w:r>
      </w:del>
      <w:r>
        <w:rPr>
          <w:rFonts w:ascii="Arial" w:hAnsi="Arial" w:cs="Arial"/>
          <w:sz w:val="22"/>
          <w:szCs w:val="22"/>
        </w:rPr>
        <w:t xml:space="preserve"> a number of more disturbing and immediate sub-aspects of </w:t>
      </w:r>
      <w:del w:id="33" w:author="david jackson" w:date="2018-11-29T14:33:00Z">
        <w:r w:rsidDel="00811730">
          <w:rPr>
            <w:rFonts w:ascii="Arial" w:hAnsi="Arial" w:cs="Arial"/>
            <w:sz w:val="22"/>
            <w:szCs w:val="22"/>
          </w:rPr>
          <w:delText xml:space="preserve">the </w:delText>
        </w:r>
      </w:del>
      <w:ins w:id="34" w:author="david jackson" w:date="2018-11-29T14:33:00Z">
        <w:r w:rsidR="00811730">
          <w:rPr>
            <w:rFonts w:ascii="Arial" w:hAnsi="Arial" w:cs="Arial"/>
            <w:sz w:val="22"/>
            <w:szCs w:val="22"/>
          </w:rPr>
          <w:t xml:space="preserve">increasing </w:t>
        </w:r>
      </w:ins>
      <w:r>
        <w:rPr>
          <w:rFonts w:ascii="Arial" w:hAnsi="Arial" w:cs="Arial"/>
          <w:sz w:val="22"/>
          <w:szCs w:val="22"/>
        </w:rPr>
        <w:t>automation</w:t>
      </w:r>
      <w:del w:id="35" w:author="david jackson" w:date="2018-11-29T14:33:00Z">
        <w:r w:rsidDel="00811730">
          <w:rPr>
            <w:rFonts w:ascii="Arial" w:hAnsi="Arial" w:cs="Arial"/>
            <w:sz w:val="22"/>
            <w:szCs w:val="22"/>
          </w:rPr>
          <w:delText xml:space="preserve"> narrative</w:delText>
        </w:r>
      </w:del>
      <w:r>
        <w:rPr>
          <w:rFonts w:ascii="Arial" w:hAnsi="Arial" w:cs="Arial"/>
          <w:sz w:val="22"/>
          <w:szCs w:val="22"/>
        </w:rPr>
        <w:t>.</w:t>
      </w:r>
    </w:p>
    <w:p w14:paraId="68D30BE9" w14:textId="58519BDF" w:rsidR="007F554C" w:rsidRDefault="007F554C" w:rsidP="007F554C">
      <w:pPr>
        <w:spacing w:before="360" w:after="240"/>
        <w:rPr>
          <w:rFonts w:ascii="Arial" w:hAnsi="Arial" w:cs="Arial"/>
          <w:sz w:val="22"/>
          <w:szCs w:val="22"/>
        </w:rPr>
      </w:pPr>
      <w:r>
        <w:rPr>
          <w:rFonts w:ascii="Arial" w:hAnsi="Arial" w:cs="Arial"/>
          <w:sz w:val="22"/>
          <w:szCs w:val="22"/>
        </w:rPr>
        <w:t>Not only will some industries be much more affected by technology than others, but several studies have suggested that some places are much more vulnerable to job displacement than others.</w:t>
      </w:r>
      <w:del w:id="36" w:author="david jackson" w:date="2018-11-29T14:33:00Z">
        <w:r w:rsidDel="00BE5ACE">
          <w:rPr>
            <w:rFonts w:ascii="Arial" w:hAnsi="Arial" w:cs="Arial"/>
            <w:sz w:val="22"/>
            <w:szCs w:val="22"/>
          </w:rPr>
          <w:delText xml:space="preserve">  </w:delText>
        </w:r>
      </w:del>
      <w:ins w:id="37" w:author="david jackson" w:date="2018-11-29T14:33:00Z">
        <w:r w:rsidR="00BE5ACE">
          <w:rPr>
            <w:rFonts w:ascii="Arial" w:hAnsi="Arial" w:cs="Arial"/>
            <w:sz w:val="22"/>
            <w:szCs w:val="22"/>
          </w:rPr>
          <w:t xml:space="preserve"> </w:t>
        </w:r>
      </w:ins>
      <w:r>
        <w:rPr>
          <w:rFonts w:ascii="Arial" w:hAnsi="Arial" w:cs="Arial"/>
          <w:sz w:val="22"/>
          <w:szCs w:val="22"/>
        </w:rPr>
        <w:t xml:space="preserve">Still other analyses have suggested that different demographic groups might face greater disruption, ranging from men to minorities. All of which underscores </w:t>
      </w:r>
      <w:del w:id="38" w:author="david jackson" w:date="2018-11-29T14:38:00Z">
        <w:r w:rsidDel="00EF382E">
          <w:rPr>
            <w:rFonts w:ascii="Arial" w:hAnsi="Arial" w:cs="Arial"/>
            <w:sz w:val="22"/>
            <w:szCs w:val="22"/>
          </w:rPr>
          <w:delText xml:space="preserve">how </w:delText>
        </w:r>
      </w:del>
      <w:ins w:id="39" w:author="david jackson" w:date="2018-11-29T14:38:00Z">
        <w:r w:rsidR="00EF382E">
          <w:rPr>
            <w:rFonts w:ascii="Arial" w:hAnsi="Arial" w:cs="Arial"/>
            <w:sz w:val="22"/>
            <w:szCs w:val="22"/>
          </w:rPr>
          <w:t xml:space="preserve">the </w:t>
        </w:r>
      </w:ins>
      <w:r>
        <w:rPr>
          <w:rFonts w:ascii="Arial" w:hAnsi="Arial" w:cs="Arial"/>
          <w:sz w:val="22"/>
          <w:szCs w:val="22"/>
        </w:rPr>
        <w:t>mixed and incomplete</w:t>
      </w:r>
      <w:ins w:id="40" w:author="david jackson" w:date="2018-11-29T14:38:00Z">
        <w:r w:rsidR="003219D6">
          <w:rPr>
            <w:rFonts w:ascii="Arial" w:hAnsi="Arial" w:cs="Arial"/>
            <w:sz w:val="22"/>
            <w:szCs w:val="22"/>
          </w:rPr>
          <w:t xml:space="preserve"> knowledg</w:t>
        </w:r>
      </w:ins>
      <w:ins w:id="41" w:author="david jackson" w:date="2018-11-29T14:39:00Z">
        <w:r w:rsidR="003219D6">
          <w:rPr>
            <w:rFonts w:ascii="Arial" w:hAnsi="Arial" w:cs="Arial"/>
            <w:sz w:val="22"/>
            <w:szCs w:val="22"/>
          </w:rPr>
          <w:t>e</w:t>
        </w:r>
      </w:ins>
      <w:r>
        <w:rPr>
          <w:rFonts w:ascii="Arial" w:hAnsi="Arial" w:cs="Arial"/>
          <w:sz w:val="22"/>
          <w:szCs w:val="22"/>
        </w:rPr>
        <w:t xml:space="preserve"> </w:t>
      </w:r>
      <w:del w:id="42" w:author="david jackson" w:date="2018-11-29T14:38:00Z">
        <w:r w:rsidDel="000716F9">
          <w:rPr>
            <w:rFonts w:ascii="Arial" w:hAnsi="Arial" w:cs="Arial"/>
            <w:sz w:val="22"/>
            <w:szCs w:val="22"/>
          </w:rPr>
          <w:delText xml:space="preserve">is </w:delText>
        </w:r>
      </w:del>
      <w:del w:id="43" w:author="david jackson" w:date="2018-11-29T14:39:00Z">
        <w:r w:rsidDel="003219D6">
          <w:rPr>
            <w:rFonts w:ascii="Arial" w:hAnsi="Arial" w:cs="Arial"/>
            <w:sz w:val="22"/>
            <w:szCs w:val="22"/>
          </w:rPr>
          <w:delText xml:space="preserve">what is known </w:delText>
        </w:r>
      </w:del>
      <w:r>
        <w:rPr>
          <w:rFonts w:ascii="Arial" w:hAnsi="Arial" w:cs="Arial"/>
          <w:sz w:val="22"/>
          <w:szCs w:val="22"/>
        </w:rPr>
        <w:t>about how automation and similar technologies will impact the workforce.</w:t>
      </w:r>
    </w:p>
    <w:p w14:paraId="037CDE16" w14:textId="74E3C08E" w:rsidR="007F554C" w:rsidRDefault="007F554C" w:rsidP="007F554C">
      <w:pPr>
        <w:spacing w:before="360" w:after="240"/>
        <w:rPr>
          <w:rFonts w:ascii="Arial" w:hAnsi="Arial" w:cs="Arial"/>
          <w:sz w:val="22"/>
          <w:szCs w:val="22"/>
        </w:rPr>
      </w:pPr>
      <w:del w:id="44" w:author="david jackson" w:date="2018-12-06T15:13:00Z">
        <w:r w:rsidDel="008263F7">
          <w:rPr>
            <w:rFonts w:ascii="Arial" w:hAnsi="Arial" w:cs="Arial"/>
            <w:sz w:val="22"/>
            <w:szCs w:val="22"/>
          </w:rPr>
          <w:delText xml:space="preserve">Which is where this report aims to help. </w:delText>
        </w:r>
        <w:r w:rsidDel="009943FE">
          <w:rPr>
            <w:rFonts w:ascii="Arial" w:hAnsi="Arial" w:cs="Arial"/>
            <w:sz w:val="22"/>
            <w:szCs w:val="22"/>
          </w:rPr>
          <w:delText>In order to</w:delText>
        </w:r>
      </w:del>
      <w:ins w:id="45" w:author="david jackson" w:date="2018-12-06T15:13:00Z">
        <w:r w:rsidR="009943FE">
          <w:rPr>
            <w:rFonts w:ascii="Arial" w:hAnsi="Arial" w:cs="Arial"/>
            <w:sz w:val="22"/>
            <w:szCs w:val="22"/>
          </w:rPr>
          <w:t>To fill in some of the blank</w:t>
        </w:r>
      </w:ins>
      <w:ins w:id="46" w:author="david jackson" w:date="2018-12-06T15:14:00Z">
        <w:r w:rsidR="009943FE">
          <w:rPr>
            <w:rFonts w:ascii="Arial" w:hAnsi="Arial" w:cs="Arial"/>
            <w:sz w:val="22"/>
            <w:szCs w:val="22"/>
          </w:rPr>
          <w:t xml:space="preserve">s and </w:t>
        </w:r>
      </w:ins>
      <w:r>
        <w:rPr>
          <w:rFonts w:ascii="Arial" w:hAnsi="Arial" w:cs="Arial"/>
          <w:sz w:val="22"/>
          <w:szCs w:val="22"/>
        </w:rPr>
        <w:t xml:space="preserve"> provide a multi-dimensional picture of automation’s big</w:t>
      </w:r>
      <w:ins w:id="47" w:author="david jackson" w:date="2018-11-29T14:40:00Z">
        <w:r w:rsidR="00962A64">
          <w:rPr>
            <w:rFonts w:ascii="Arial" w:hAnsi="Arial" w:cs="Arial"/>
            <w:sz w:val="22"/>
            <w:szCs w:val="22"/>
          </w:rPr>
          <w:t xml:space="preserve"> </w:t>
        </w:r>
      </w:ins>
      <w:del w:id="48" w:author="david jackson" w:date="2018-11-29T14:40:00Z">
        <w:r w:rsidDel="00962A64">
          <w:rPr>
            <w:rFonts w:ascii="Arial" w:hAnsi="Arial" w:cs="Arial"/>
            <w:sz w:val="22"/>
            <w:szCs w:val="22"/>
          </w:rPr>
          <w:delText>-</w:delText>
        </w:r>
      </w:del>
      <w:r>
        <w:rPr>
          <w:rFonts w:ascii="Arial" w:hAnsi="Arial" w:cs="Arial"/>
          <w:sz w:val="22"/>
          <w:szCs w:val="22"/>
        </w:rPr>
        <w:t xml:space="preserve">picture and more segmented potential impacts, the pages that follow provide both backward- and forward-looking analyses of how the advent of digital technologies is reorienting labor markets as well as </w:t>
      </w:r>
      <w:ins w:id="49" w:author="david jackson" w:date="2018-11-29T14:19:00Z">
        <w:r w:rsidR="001125F6">
          <w:rPr>
            <w:rFonts w:ascii="Arial" w:hAnsi="Arial" w:cs="Arial"/>
            <w:sz w:val="22"/>
            <w:szCs w:val="22"/>
          </w:rPr>
          <w:t xml:space="preserve">a </w:t>
        </w:r>
      </w:ins>
      <w:r>
        <w:rPr>
          <w:rFonts w:ascii="Arial" w:hAnsi="Arial" w:cs="Arial"/>
          <w:sz w:val="22"/>
          <w:szCs w:val="22"/>
        </w:rPr>
        <w:t>policy agenda for national and state</w:t>
      </w:r>
      <w:ins w:id="50" w:author="david jackson" w:date="2018-11-29T14:40:00Z">
        <w:r w:rsidR="00781F61">
          <w:rPr>
            <w:rFonts w:ascii="Arial" w:hAnsi="Arial" w:cs="Arial"/>
            <w:sz w:val="22"/>
            <w:szCs w:val="22"/>
          </w:rPr>
          <w:t xml:space="preserve"> and </w:t>
        </w:r>
      </w:ins>
      <w:del w:id="51" w:author="david jackson" w:date="2018-11-29T14:40:00Z">
        <w:r w:rsidDel="00781F61">
          <w:rPr>
            <w:rFonts w:ascii="Arial" w:hAnsi="Arial" w:cs="Arial"/>
            <w:sz w:val="22"/>
            <w:szCs w:val="22"/>
          </w:rPr>
          <w:delText>-</w:delText>
        </w:r>
      </w:del>
      <w:r>
        <w:rPr>
          <w:rFonts w:ascii="Arial" w:hAnsi="Arial" w:cs="Arial"/>
          <w:sz w:val="22"/>
          <w:szCs w:val="22"/>
        </w:rPr>
        <w:t>local response.</w:t>
      </w:r>
    </w:p>
    <w:p w14:paraId="6860AFCE" w14:textId="463FDAEA" w:rsidR="007F554C" w:rsidRDefault="007F554C" w:rsidP="007F554C">
      <w:pPr>
        <w:spacing w:before="360" w:after="240"/>
        <w:rPr>
          <w:rFonts w:ascii="Arial" w:hAnsi="Arial" w:cs="Arial"/>
          <w:sz w:val="22"/>
          <w:szCs w:val="22"/>
        </w:rPr>
      </w:pPr>
      <w:commentRangeStart w:id="52"/>
      <w:del w:id="53" w:author="david jackson" w:date="2018-11-29T14:41:00Z">
        <w:r w:rsidDel="00781F61">
          <w:rPr>
            <w:rFonts w:ascii="Arial" w:hAnsi="Arial" w:cs="Arial"/>
            <w:sz w:val="22"/>
            <w:szCs w:val="22"/>
          </w:rPr>
          <w:delText>Another in a series of reports from the Metropolitan Policy Program focused in helping leaders understand and manage local disruption associated with major technology trends</w:delText>
        </w:r>
      </w:del>
      <w:commentRangeEnd w:id="52"/>
      <w:r w:rsidR="00781F61">
        <w:rPr>
          <w:rStyle w:val="CommentReference"/>
          <w:rFonts w:ascii="Times New Roman" w:eastAsia="Arial Unicode MS" w:hAnsi="Times New Roman" w:cs="Times New Roman"/>
          <w:bdr w:val="nil"/>
        </w:rPr>
        <w:commentReference w:id="52"/>
      </w:r>
      <w:del w:id="54" w:author="david jackson" w:date="2018-11-29T14:41:00Z">
        <w:r w:rsidDel="00781F61">
          <w:rPr>
            <w:rFonts w:ascii="Arial" w:hAnsi="Arial" w:cs="Arial"/>
            <w:sz w:val="22"/>
            <w:szCs w:val="22"/>
          </w:rPr>
          <w:delText>, t</w:delText>
        </w:r>
      </w:del>
      <w:ins w:id="55" w:author="david jackson" w:date="2018-11-29T14:41:00Z">
        <w:r w:rsidR="00781F61">
          <w:rPr>
            <w:rFonts w:ascii="Arial" w:hAnsi="Arial" w:cs="Arial"/>
            <w:sz w:val="22"/>
            <w:szCs w:val="22"/>
          </w:rPr>
          <w:t>T</w:t>
        </w:r>
      </w:ins>
      <w:r>
        <w:rPr>
          <w:rFonts w:ascii="Arial" w:hAnsi="Arial" w:cs="Arial"/>
          <w:sz w:val="22"/>
          <w:szCs w:val="22"/>
        </w:rPr>
        <w:t>he analysis begins by defining and conceptualizing automation so that leaders and citizens can better understand how it tends to influence labor markets. After that, the report employs established occupation-based statistical approaches to quantify and map the disparate observed and projected impacts of automation on job growth and change over the years 1980 to 2016 and 2016 to 2030.</w:t>
      </w:r>
      <w:del w:id="56" w:author="david jackson" w:date="2018-11-29T14:33:00Z">
        <w:r w:rsidDel="00BE5ACE">
          <w:rPr>
            <w:rFonts w:ascii="Arial" w:hAnsi="Arial" w:cs="Arial"/>
            <w:sz w:val="22"/>
            <w:szCs w:val="22"/>
          </w:rPr>
          <w:delText xml:space="preserve">  </w:delText>
        </w:r>
      </w:del>
      <w:ins w:id="57" w:author="david jackson" w:date="2018-11-29T14:33:00Z">
        <w:r w:rsidR="00BE5ACE">
          <w:rPr>
            <w:rFonts w:ascii="Arial" w:hAnsi="Arial" w:cs="Arial"/>
            <w:sz w:val="22"/>
            <w:szCs w:val="22"/>
          </w:rPr>
          <w:t xml:space="preserve"> </w:t>
        </w:r>
      </w:ins>
      <w:r>
        <w:rPr>
          <w:rFonts w:ascii="Arial" w:hAnsi="Arial" w:cs="Arial"/>
          <w:sz w:val="22"/>
          <w:szCs w:val="22"/>
        </w:rPr>
        <w:t>Special attention is applied to digging beneath the national top-line statistics to explore industry, geographical, and demographic variations.</w:t>
      </w:r>
      <w:del w:id="58" w:author="david jackson" w:date="2018-11-29T14:33:00Z">
        <w:r w:rsidDel="00BE5ACE">
          <w:rPr>
            <w:rFonts w:ascii="Arial" w:hAnsi="Arial" w:cs="Arial"/>
            <w:sz w:val="22"/>
            <w:szCs w:val="22"/>
          </w:rPr>
          <w:delText xml:space="preserve">  </w:delText>
        </w:r>
      </w:del>
      <w:ins w:id="59" w:author="david jackson" w:date="2018-11-29T14:33:00Z">
        <w:r w:rsidR="00BE5ACE">
          <w:rPr>
            <w:rFonts w:ascii="Arial" w:hAnsi="Arial" w:cs="Arial"/>
            <w:sz w:val="22"/>
            <w:szCs w:val="22"/>
          </w:rPr>
          <w:t xml:space="preserve"> </w:t>
        </w:r>
      </w:ins>
      <w:r>
        <w:rPr>
          <w:rFonts w:ascii="Arial" w:hAnsi="Arial" w:cs="Arial"/>
          <w:sz w:val="22"/>
          <w:szCs w:val="22"/>
        </w:rPr>
        <w:t>Finally, the report suggests a number of implications for national and state</w:t>
      </w:r>
      <w:del w:id="60" w:author="david jackson" w:date="2018-11-29T14:42:00Z">
        <w:r w:rsidDel="00582ADA">
          <w:rPr>
            <w:rFonts w:ascii="Arial" w:hAnsi="Arial" w:cs="Arial"/>
            <w:sz w:val="22"/>
            <w:szCs w:val="22"/>
          </w:rPr>
          <w:delText>-</w:delText>
        </w:r>
      </w:del>
      <w:ins w:id="61" w:author="david jackson" w:date="2018-11-29T14:42:00Z">
        <w:r w:rsidR="00582ADA">
          <w:rPr>
            <w:rFonts w:ascii="Arial" w:hAnsi="Arial" w:cs="Arial"/>
            <w:sz w:val="22"/>
            <w:szCs w:val="22"/>
          </w:rPr>
          <w:t xml:space="preserve">and </w:t>
        </w:r>
      </w:ins>
      <w:r>
        <w:rPr>
          <w:rFonts w:ascii="Arial" w:hAnsi="Arial" w:cs="Arial"/>
          <w:sz w:val="22"/>
          <w:szCs w:val="22"/>
        </w:rPr>
        <w:t>local policymakers.</w:t>
      </w:r>
    </w:p>
    <w:p w14:paraId="60456C6B" w14:textId="77777777" w:rsidR="007F554C" w:rsidRDefault="007F554C" w:rsidP="007F554C">
      <w:pPr>
        <w:spacing w:before="360" w:after="240"/>
        <w:rPr>
          <w:rFonts w:ascii="Arial" w:hAnsi="Arial" w:cs="Arial"/>
          <w:sz w:val="22"/>
          <w:szCs w:val="22"/>
        </w:rPr>
      </w:pPr>
    </w:p>
    <w:p w14:paraId="625D2501" w14:textId="421AD2C4" w:rsidR="007F554C" w:rsidRDefault="007F554C" w:rsidP="007F554C">
      <w:pPr>
        <w:spacing w:before="360" w:after="240"/>
        <w:rPr>
          <w:rFonts w:ascii="Arial" w:hAnsi="Arial" w:cs="Arial"/>
          <w:sz w:val="22"/>
          <w:szCs w:val="22"/>
        </w:rPr>
      </w:pPr>
      <w:r>
        <w:rPr>
          <w:rFonts w:ascii="Arial" w:hAnsi="Arial" w:cs="Arial"/>
          <w:sz w:val="22"/>
          <w:szCs w:val="22"/>
        </w:rPr>
        <w:t>In keeping with these discussions, the present report can be interpreted as cause for both reassurance and disquiet</w:t>
      </w:r>
      <w:ins w:id="62" w:author="david jackson" w:date="2018-11-29T14:47:00Z">
        <w:r w:rsidR="00DC75A6">
          <w:rPr>
            <w:rFonts w:ascii="Arial" w:hAnsi="Arial" w:cs="Arial"/>
            <w:sz w:val="22"/>
            <w:szCs w:val="22"/>
          </w:rPr>
          <w:t>,</w:t>
        </w:r>
      </w:ins>
      <w:ins w:id="63" w:author="david jackson" w:date="2018-11-29T14:46:00Z">
        <w:r w:rsidR="00FF5535">
          <w:rPr>
            <w:rFonts w:ascii="Arial" w:hAnsi="Arial" w:cs="Arial"/>
            <w:sz w:val="22"/>
            <w:szCs w:val="22"/>
          </w:rPr>
          <w:t xml:space="preserve"> with the </w:t>
        </w:r>
      </w:ins>
      <w:ins w:id="64" w:author="david jackson" w:date="2018-11-29T14:47:00Z">
        <w:r w:rsidR="00DC75A6">
          <w:rPr>
            <w:rFonts w:ascii="Arial" w:hAnsi="Arial" w:cs="Arial"/>
            <w:sz w:val="22"/>
            <w:szCs w:val="22"/>
          </w:rPr>
          <w:t>n</w:t>
        </w:r>
      </w:ins>
      <w:ins w:id="65" w:author="david jackson" w:date="2018-11-29T14:46:00Z">
        <w:r w:rsidR="00FF5535">
          <w:rPr>
            <w:rFonts w:ascii="Arial" w:hAnsi="Arial" w:cs="Arial"/>
            <w:sz w:val="22"/>
            <w:szCs w:val="22"/>
          </w:rPr>
          <w:t xml:space="preserve">ear future </w:t>
        </w:r>
      </w:ins>
      <w:ins w:id="66" w:author="david jackson" w:date="2018-11-29T14:47:00Z">
        <w:r w:rsidR="00FF5535">
          <w:rPr>
            <w:rFonts w:ascii="Arial" w:hAnsi="Arial" w:cs="Arial"/>
            <w:sz w:val="22"/>
            <w:szCs w:val="22"/>
          </w:rPr>
          <w:t>resembling the near past</w:t>
        </w:r>
        <w:r w:rsidR="00DC75A6">
          <w:rPr>
            <w:rFonts w:ascii="Arial" w:hAnsi="Arial" w:cs="Arial"/>
            <w:sz w:val="22"/>
            <w:szCs w:val="22"/>
          </w:rPr>
          <w:t>.</w:t>
        </w:r>
      </w:ins>
      <w:del w:id="67" w:author="david jackson" w:date="2018-11-29T14:46:00Z">
        <w:r w:rsidDel="00FF5535">
          <w:rPr>
            <w:rFonts w:ascii="Arial" w:hAnsi="Arial" w:cs="Arial"/>
            <w:sz w:val="22"/>
            <w:szCs w:val="22"/>
          </w:rPr>
          <w:delText xml:space="preserve">. </w:delText>
        </w:r>
      </w:del>
    </w:p>
    <w:p w14:paraId="2A6172ED" w14:textId="7D4E5B8B" w:rsidR="007F554C" w:rsidDel="00DC75A6" w:rsidRDefault="007F554C" w:rsidP="007F554C">
      <w:pPr>
        <w:pStyle w:val="Normal1"/>
        <w:rPr>
          <w:del w:id="68" w:author="david jackson" w:date="2018-11-29T14:47:00Z"/>
        </w:rPr>
      </w:pPr>
      <w:commentRangeStart w:id="69"/>
      <w:del w:id="70" w:author="david jackson" w:date="2018-11-29T14:47:00Z">
        <w:r w:rsidDel="00DC75A6">
          <w:lastRenderedPageBreak/>
          <w:delText xml:space="preserve">That the near future of automation will likely resemble the near past should be modestly reassuring. </w:delText>
        </w:r>
      </w:del>
    </w:p>
    <w:p w14:paraId="7782C696" w14:textId="77777777" w:rsidR="007F554C" w:rsidRDefault="007F554C" w:rsidP="007F554C">
      <w:pPr>
        <w:pStyle w:val="Normal1"/>
      </w:pPr>
    </w:p>
    <w:p w14:paraId="6F09562F" w14:textId="1A05671D" w:rsidR="007F554C" w:rsidDel="00FF5535" w:rsidRDefault="007F554C" w:rsidP="007F554C">
      <w:pPr>
        <w:pStyle w:val="Normal1"/>
        <w:rPr>
          <w:del w:id="71" w:author="david jackson" w:date="2018-11-29T14:46:00Z"/>
          <w:color w:val="auto"/>
        </w:rPr>
      </w:pPr>
      <w:del w:id="72" w:author="david jackson" w:date="2018-11-29T14:46:00Z">
        <w:r w:rsidDel="00FF5535">
          <w:delText xml:space="preserve">It says a lot, for example, that the mass adoption of automation in the form of pervasive digitalization in the years since 1980 brought not mass joblessness but a slight </w:delText>
        </w:r>
        <w:r w:rsidRPr="002659E5" w:rsidDel="00FF5535">
          <w:rPr>
            <w:i/>
          </w:rPr>
          <w:delText>increase</w:delText>
        </w:r>
        <w:r w:rsidDel="00FF5535">
          <w:delText xml:space="preserve"> in the availability </w:delText>
        </w:r>
        <w:r w:rsidDel="00FF5535">
          <w:rPr>
            <w:color w:val="auto"/>
          </w:rPr>
          <w:delText>of jobs.</w:delText>
        </w:r>
      </w:del>
      <w:del w:id="73" w:author="david jackson" w:date="2018-11-29T14:33:00Z">
        <w:r w:rsidDel="00BE5ACE">
          <w:rPr>
            <w:color w:val="auto"/>
          </w:rPr>
          <w:delText xml:space="preserve">  </w:delText>
        </w:r>
      </w:del>
    </w:p>
    <w:commentRangeEnd w:id="69"/>
    <w:p w14:paraId="543C4647" w14:textId="77777777" w:rsidR="007F554C" w:rsidRDefault="00AB50BD" w:rsidP="007F554C">
      <w:pPr>
        <w:pStyle w:val="Normal1"/>
        <w:rPr>
          <w:color w:val="auto"/>
        </w:rPr>
      </w:pPr>
      <w:r>
        <w:rPr>
          <w:rStyle w:val="CommentReference"/>
          <w:rFonts w:ascii="Times New Roman" w:hAnsi="Times New Roman" w:cs="Times New Roman"/>
          <w:color w:val="auto"/>
        </w:rPr>
        <w:commentReference w:id="69"/>
      </w:r>
    </w:p>
    <w:p w14:paraId="2760FFB7" w14:textId="4C2E6905" w:rsidR="007F554C" w:rsidRDefault="007F554C" w:rsidP="007F554C">
      <w:pPr>
        <w:pStyle w:val="Normal1"/>
        <w:rPr>
          <w:color w:val="auto"/>
        </w:rPr>
      </w:pPr>
      <w:del w:id="74" w:author="david jackson" w:date="2018-11-29T14:47:00Z">
        <w:r w:rsidDel="00DC75A6">
          <w:rPr>
            <w:color w:val="auto"/>
          </w:rPr>
          <w:delText>And y</w:delText>
        </w:r>
      </w:del>
      <w:ins w:id="75" w:author="david jackson" w:date="2018-11-29T14:47:00Z">
        <w:r w:rsidR="00DC75A6">
          <w:rPr>
            <w:color w:val="auto"/>
          </w:rPr>
          <w:t>Y</w:t>
        </w:r>
      </w:ins>
      <w:r>
        <w:rPr>
          <w:color w:val="auto"/>
        </w:rPr>
        <w:t>et, a future that resembles the recent past is hardly cause for cheer.</w:t>
      </w:r>
      <w:del w:id="76" w:author="david jackson" w:date="2018-11-29T14:33:00Z">
        <w:r w:rsidDel="00BE5ACE">
          <w:rPr>
            <w:color w:val="auto"/>
          </w:rPr>
          <w:delText xml:space="preserve">  </w:delText>
        </w:r>
      </w:del>
      <w:ins w:id="77" w:author="david jackson" w:date="2018-11-29T14:33:00Z">
        <w:r w:rsidR="00BE5ACE">
          <w:rPr>
            <w:color w:val="auto"/>
          </w:rPr>
          <w:t xml:space="preserve"> </w:t>
        </w:r>
      </w:ins>
      <w:r>
        <w:rPr>
          <w:color w:val="auto"/>
        </w:rPr>
        <w:t>As the retrospective analysis here suggests, the first era of d</w:t>
      </w:r>
      <w:ins w:id="78" w:author="david jackson" w:date="2018-11-29T14:49:00Z">
        <w:r w:rsidR="00AF5DAE">
          <w:rPr>
            <w:color w:val="auto"/>
          </w:rPr>
          <w:t>i</w:t>
        </w:r>
      </w:ins>
      <w:r>
        <w:rPr>
          <w:color w:val="auto"/>
        </w:rPr>
        <w:t xml:space="preserve">gital automation was one of traumatic change in the labor market, defined especially by the “hollowing out” of the labor market, with employment and wage gains coming only at the high and low ends of the skill distribution. Such dynamics have led to </w:t>
      </w:r>
      <w:del w:id="79" w:author="david jackson" w:date="2018-11-29T14:47:00Z">
        <w:r w:rsidDel="00E54D19">
          <w:rPr>
            <w:color w:val="auto"/>
          </w:rPr>
          <w:delText xml:space="preserve">a </w:delText>
        </w:r>
      </w:del>
      <w:r>
        <w:rPr>
          <w:color w:val="auto"/>
        </w:rPr>
        <w:t xml:space="preserve">social, economic, and political </w:t>
      </w:r>
      <w:del w:id="80" w:author="david jackson" w:date="2018-11-29T14:48:00Z">
        <w:r w:rsidDel="00E54D19">
          <w:rPr>
            <w:color w:val="auto"/>
          </w:rPr>
          <w:delText xml:space="preserve">crisis </w:delText>
        </w:r>
      </w:del>
      <w:ins w:id="81" w:author="david jackson" w:date="2018-11-29T14:48:00Z">
        <w:r w:rsidR="00E54D19">
          <w:rPr>
            <w:color w:val="auto"/>
          </w:rPr>
          <w:t xml:space="preserve">turmoil </w:t>
        </w:r>
      </w:ins>
      <w:r>
        <w:rPr>
          <w:color w:val="auto"/>
        </w:rPr>
        <w:t xml:space="preserve">in the </w:t>
      </w:r>
      <w:del w:id="82" w:author="david jackson" w:date="2018-11-29T14:48:00Z">
        <w:r w:rsidDel="00E54D19">
          <w:rPr>
            <w:color w:val="auto"/>
          </w:rPr>
          <w:delText>U.S</w:delText>
        </w:r>
      </w:del>
      <w:ins w:id="83" w:author="david jackson" w:date="2018-11-29T14:48:00Z">
        <w:r w:rsidR="00E54D19">
          <w:rPr>
            <w:color w:val="auto"/>
          </w:rPr>
          <w:t>United States</w:t>
        </w:r>
      </w:ins>
      <w:r>
        <w:rPr>
          <w:color w:val="auto"/>
        </w:rPr>
        <w:t>. That our analysis projects more of the same in the next decade-plus (with the possibility of faster, broader disruption) will not, therefore, be comforting.</w:t>
      </w:r>
      <w:del w:id="84" w:author="david jackson" w:date="2018-11-29T14:33:00Z">
        <w:r w:rsidDel="00BE5ACE">
          <w:rPr>
            <w:color w:val="auto"/>
          </w:rPr>
          <w:delText xml:space="preserve">  </w:delText>
        </w:r>
      </w:del>
      <w:ins w:id="85" w:author="david jackson" w:date="2018-11-29T14:33:00Z">
        <w:r w:rsidR="00BE5ACE">
          <w:rPr>
            <w:color w:val="auto"/>
          </w:rPr>
          <w:t xml:space="preserve"> </w:t>
        </w:r>
      </w:ins>
      <w:r>
        <w:rPr>
          <w:color w:val="auto"/>
        </w:rPr>
        <w:t>It argues</w:t>
      </w:r>
      <w:ins w:id="86" w:author="david jackson" w:date="2018-12-06T10:20:00Z">
        <w:r w:rsidR="007C10C1">
          <w:rPr>
            <w:color w:val="auto"/>
          </w:rPr>
          <w:t xml:space="preserve"> instead </w:t>
        </w:r>
      </w:ins>
      <w:del w:id="87" w:author="david jackson" w:date="2018-12-06T10:20:00Z">
        <w:r w:rsidDel="007C10C1">
          <w:rPr>
            <w:color w:val="auto"/>
          </w:rPr>
          <w:delText xml:space="preserve">, rather, </w:delText>
        </w:r>
      </w:del>
      <w:r>
        <w:rPr>
          <w:color w:val="auto"/>
        </w:rPr>
        <w:t>for urgency</w:t>
      </w:r>
      <w:ins w:id="88" w:author="david jackson" w:date="2018-12-06T10:21:00Z">
        <w:r w:rsidR="007322DA">
          <w:rPr>
            <w:color w:val="auto"/>
          </w:rPr>
          <w:t xml:space="preserve"> </w:t>
        </w:r>
      </w:ins>
      <w:del w:id="89" w:author="david jackson" w:date="2018-12-06T10:21:00Z">
        <w:r w:rsidDel="007322DA">
          <w:rPr>
            <w:color w:val="auto"/>
          </w:rPr>
          <w:delText>--</w:delText>
        </w:r>
      </w:del>
      <w:r>
        <w:rPr>
          <w:color w:val="auto"/>
        </w:rPr>
        <w:t>and for taking more and greater precautions, ranging from stepped-up provisions for lifelong learning, improved labor-market transitions, and more helpful programs to address the individual and regional hardships of the vulnerable.</w:t>
      </w:r>
    </w:p>
    <w:p w14:paraId="4F3ED4DD" w14:textId="77777777" w:rsidR="007F554C" w:rsidRDefault="007F554C" w:rsidP="007F554C">
      <w:pPr>
        <w:pStyle w:val="Normal1"/>
        <w:rPr>
          <w:color w:val="auto"/>
        </w:rPr>
      </w:pPr>
    </w:p>
    <w:p w14:paraId="387903C5" w14:textId="46F951FE" w:rsidR="007F554C" w:rsidRDefault="007F554C" w:rsidP="007F554C">
      <w:pPr>
        <w:pStyle w:val="Normal1"/>
        <w:rPr>
          <w:color w:val="auto"/>
        </w:rPr>
      </w:pPr>
      <w:r>
        <w:rPr>
          <w:color w:val="auto"/>
        </w:rPr>
        <w:t xml:space="preserve">In that sense, the </w:t>
      </w:r>
      <w:ins w:id="90" w:author="david jackson" w:date="2018-11-29T14:55:00Z">
        <w:r w:rsidR="00A35445">
          <w:rPr>
            <w:color w:val="auto"/>
          </w:rPr>
          <w:t xml:space="preserve">following </w:t>
        </w:r>
      </w:ins>
      <w:r>
        <w:rPr>
          <w:color w:val="auto"/>
        </w:rPr>
        <w:t xml:space="preserve">assessment </w:t>
      </w:r>
      <w:del w:id="91" w:author="david jackson" w:date="2018-11-29T14:55:00Z">
        <w:r w:rsidDel="00A35445">
          <w:rPr>
            <w:color w:val="auto"/>
          </w:rPr>
          <w:delText xml:space="preserve">that follows </w:delText>
        </w:r>
      </w:del>
      <w:r>
        <w:rPr>
          <w:color w:val="auto"/>
        </w:rPr>
        <w:t>may not warrant dread, but it surely requires attention and action.</w:t>
      </w:r>
      <w:del w:id="92" w:author="david jackson" w:date="2018-11-29T14:33:00Z">
        <w:r w:rsidDel="00BE5ACE">
          <w:rPr>
            <w:color w:val="auto"/>
          </w:rPr>
          <w:delText xml:space="preserve">  </w:delText>
        </w:r>
      </w:del>
      <w:ins w:id="93" w:author="david jackson" w:date="2018-11-29T14:33:00Z">
        <w:r w:rsidR="00BE5ACE">
          <w:rPr>
            <w:color w:val="auto"/>
          </w:rPr>
          <w:t xml:space="preserve"> </w:t>
        </w:r>
      </w:ins>
    </w:p>
    <w:p w14:paraId="15925C1C" w14:textId="77777777" w:rsidR="007F554C" w:rsidRDefault="007F554C" w:rsidP="007F554C">
      <w:pPr>
        <w:pStyle w:val="Normal1"/>
        <w:rPr>
          <w:color w:val="auto"/>
        </w:rPr>
      </w:pPr>
    </w:p>
    <w:p w14:paraId="2AE452D9" w14:textId="77777777" w:rsidR="007F554C" w:rsidRPr="00B1110E" w:rsidRDefault="007F554C" w:rsidP="007F554C">
      <w:pPr>
        <w:spacing w:before="360" w:after="240"/>
        <w:rPr>
          <w:rFonts w:ascii="Arial" w:hAnsi="Arial" w:cs="Arial"/>
          <w:color w:val="FF0000"/>
          <w:sz w:val="22"/>
          <w:szCs w:val="22"/>
        </w:rPr>
      </w:pPr>
      <w:r>
        <w:rPr>
          <w:rFonts w:ascii="Arial" w:hAnsi="Arial" w:cs="Arial"/>
          <w:sz w:val="22"/>
          <w:szCs w:val="22"/>
        </w:rPr>
        <w:t xml:space="preserve"> </w:t>
      </w:r>
    </w:p>
    <w:p w14:paraId="3A241388" w14:textId="144B1CE9" w:rsidR="007F554C" w:rsidRDefault="007F554C" w:rsidP="007F554C">
      <w:pPr>
        <w:spacing w:before="360" w:after="240"/>
        <w:rPr>
          <w:rFonts w:ascii="Arial" w:hAnsi="Arial" w:cs="Arial"/>
        </w:rPr>
      </w:pPr>
      <w:r>
        <w:rPr>
          <w:rFonts w:ascii="Arial" w:hAnsi="Arial" w:cs="Arial"/>
        </w:rPr>
        <w:br w:type="column"/>
      </w:r>
      <w:r w:rsidR="007C0B7C">
        <w:rPr>
          <w:rFonts w:ascii="Arial" w:hAnsi="Arial" w:cs="Arial"/>
        </w:rPr>
        <w:lastRenderedPageBreak/>
        <w:br w:type="column"/>
      </w:r>
    </w:p>
    <w:p w14:paraId="7E541CD3" w14:textId="1DBB6BD2" w:rsidR="007C0B7C" w:rsidRDefault="00477439" w:rsidP="007C0B7C">
      <w:pPr>
        <w:spacing w:before="360" w:after="240"/>
        <w:rPr>
          <w:rFonts w:ascii="Arial" w:hAnsi="Arial" w:cs="Arial"/>
          <w:color w:val="F79646" w:themeColor="accent6"/>
          <w:sz w:val="40"/>
          <w:szCs w:val="40"/>
        </w:rPr>
      </w:pPr>
      <w:r>
        <w:rPr>
          <w:rFonts w:ascii="Arial" w:hAnsi="Arial" w:cs="Arial"/>
          <w:color w:val="F79646" w:themeColor="accent6"/>
          <w:sz w:val="40"/>
          <w:szCs w:val="40"/>
        </w:rPr>
        <w:t>2.</w:t>
      </w:r>
      <w:r w:rsidR="00D30430">
        <w:rPr>
          <w:rFonts w:ascii="Arial" w:hAnsi="Arial" w:cs="Arial"/>
          <w:color w:val="F79646" w:themeColor="accent6"/>
          <w:sz w:val="40"/>
          <w:szCs w:val="40"/>
        </w:rPr>
        <w:t xml:space="preserve"> Automation: What it is, how </w:t>
      </w:r>
      <w:r w:rsidR="00AD3601">
        <w:rPr>
          <w:rFonts w:ascii="Arial" w:hAnsi="Arial" w:cs="Arial"/>
          <w:color w:val="F79646" w:themeColor="accent6"/>
          <w:sz w:val="40"/>
          <w:szCs w:val="40"/>
        </w:rPr>
        <w:t>to conceptualize it</w:t>
      </w:r>
      <w:r>
        <w:rPr>
          <w:rFonts w:ascii="Arial" w:hAnsi="Arial" w:cs="Arial"/>
          <w:color w:val="F79646" w:themeColor="accent6"/>
          <w:sz w:val="40"/>
          <w:szCs w:val="40"/>
        </w:rPr>
        <w:t>, how it impacts workers</w:t>
      </w:r>
    </w:p>
    <w:p w14:paraId="44CAFB67" w14:textId="79C81C7B" w:rsidR="00F333A4" w:rsidRDefault="00F333A4" w:rsidP="007C0B7C">
      <w:pPr>
        <w:spacing w:before="360" w:after="240"/>
        <w:rPr>
          <w:rFonts w:ascii="Arial" w:hAnsi="Arial" w:cs="Arial"/>
          <w:color w:val="FF0000"/>
          <w:sz w:val="22"/>
          <w:szCs w:val="22"/>
        </w:rPr>
      </w:pP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2A1F9A5A" w14:textId="683D5F57" w:rsidR="004A35B1" w:rsidRPr="00DF1BED" w:rsidRDefault="00DF1BED" w:rsidP="00DF1BED">
      <w:pPr>
        <w:pStyle w:val="Normal1"/>
        <w:spacing w:after="200"/>
      </w:pPr>
      <w:r w:rsidRPr="00DF1BED">
        <w:t xml:space="preserve">So, what do we mean by automation? </w:t>
      </w:r>
      <w:r w:rsidR="00C846B9">
        <w:t xml:space="preserve">How </w:t>
      </w:r>
      <w:r w:rsidR="00E771A9">
        <w:t>should we conceptualize it</w:t>
      </w:r>
      <w:r w:rsidR="00886C15">
        <w:t xml:space="preserve"> as an </w:t>
      </w:r>
      <w:r w:rsidR="00E771A9">
        <w:t>economic issue</w:t>
      </w:r>
      <w:r w:rsidR="00851863">
        <w:t>—nationally but also for local labor markets</w:t>
      </w:r>
      <w:r w:rsidRPr="00DF1BED">
        <w:t>? And, how should one think about the interaction between automation and employment</w:t>
      </w:r>
      <w:r w:rsidR="004856B2">
        <w:t xml:space="preserve"> globally but also locally</w:t>
      </w:r>
      <w:r w:rsidRPr="00DF1BED">
        <w:t>?</w:t>
      </w:r>
    </w:p>
    <w:p w14:paraId="3466C979" w14:textId="34440ED9" w:rsidR="00DF1BED" w:rsidRPr="00BA4551" w:rsidRDefault="00E771A9" w:rsidP="00DF1BED">
      <w:pPr>
        <w:spacing w:before="240" w:after="240"/>
        <w:rPr>
          <w:rFonts w:ascii="Arial" w:hAnsi="Arial" w:cs="Arial"/>
          <w:sz w:val="32"/>
          <w:szCs w:val="32"/>
        </w:rPr>
      </w:pPr>
      <w:del w:id="94" w:author="david jackson" w:date="2018-11-29T14:49:00Z">
        <w:r w:rsidDel="0080250E">
          <w:rPr>
            <w:rFonts w:ascii="Arial" w:hAnsi="Arial" w:cs="Arial"/>
            <w:sz w:val="32"/>
            <w:szCs w:val="32"/>
          </w:rPr>
          <w:delText xml:space="preserve">What </w:delText>
        </w:r>
      </w:del>
      <w:ins w:id="95" w:author="david jackson" w:date="2018-11-29T14:49:00Z">
        <w:r w:rsidR="0080250E">
          <w:rPr>
            <w:rFonts w:ascii="Arial" w:hAnsi="Arial" w:cs="Arial"/>
            <w:sz w:val="32"/>
            <w:szCs w:val="32"/>
          </w:rPr>
          <w:t xml:space="preserve">Defining </w:t>
        </w:r>
      </w:ins>
      <w:r>
        <w:rPr>
          <w:rFonts w:ascii="Arial" w:hAnsi="Arial" w:cs="Arial"/>
          <w:sz w:val="32"/>
          <w:szCs w:val="32"/>
        </w:rPr>
        <w:t>automation</w:t>
      </w:r>
      <w:r w:rsidR="00851863">
        <w:rPr>
          <w:rFonts w:ascii="Arial" w:hAnsi="Arial" w:cs="Arial"/>
          <w:sz w:val="32"/>
          <w:szCs w:val="32"/>
        </w:rPr>
        <w:t xml:space="preserve"> </w:t>
      </w:r>
      <w:del w:id="96" w:author="david jackson" w:date="2018-11-29T14:49:00Z">
        <w:r w:rsidR="00851863" w:rsidDel="0080250E">
          <w:rPr>
            <w:rFonts w:ascii="Arial" w:hAnsi="Arial" w:cs="Arial"/>
            <w:sz w:val="32"/>
            <w:szCs w:val="32"/>
          </w:rPr>
          <w:delText>is</w:delText>
        </w:r>
      </w:del>
    </w:p>
    <w:p w14:paraId="4004CDFC" w14:textId="30FDEDCB" w:rsidR="00A6166C" w:rsidRPr="00DF1BED" w:rsidRDefault="00614D5C" w:rsidP="00DF1BED">
      <w:pPr>
        <w:pStyle w:val="Normal1"/>
        <w:spacing w:after="200"/>
      </w:pPr>
      <w:r>
        <w:t>A</w:t>
      </w:r>
      <w:r w:rsidR="00A6166C" w:rsidRPr="00DF1BED">
        <w:t xml:space="preserve">utomation is not new. </w:t>
      </w:r>
      <w:r w:rsidR="008A673C">
        <w:t xml:space="preserve">From the </w:t>
      </w:r>
      <w:r w:rsidR="00DB2DFF">
        <w:t>beginning</w:t>
      </w:r>
      <w:r w:rsidR="00C33BBF">
        <w:t>,</w:t>
      </w:r>
      <w:r w:rsidR="00DB2DFF">
        <w:t xml:space="preserve"> </w:t>
      </w:r>
      <w:r w:rsidR="00C846B9">
        <w:t>humans have</w:t>
      </w:r>
      <w:r w:rsidR="008A673C">
        <w:t xml:space="preserve"> constantly d</w:t>
      </w:r>
      <w:r w:rsidR="00A6166C" w:rsidRPr="00DF1BED">
        <w:t>evel</w:t>
      </w:r>
      <w:r w:rsidR="00BD15F7">
        <w:t>op</w:t>
      </w:r>
      <w:r w:rsidR="00790E11">
        <w:t>ed</w:t>
      </w:r>
      <w:r w:rsidR="008A673C">
        <w:t xml:space="preserve"> </w:t>
      </w:r>
      <w:r w:rsidR="00BD15F7">
        <w:t xml:space="preserve">new and superior </w:t>
      </w:r>
      <w:r w:rsidR="0086782B">
        <w:t>tools</w:t>
      </w:r>
      <w:r w:rsidR="00BD15F7">
        <w:t xml:space="preserve"> </w:t>
      </w:r>
      <w:r w:rsidR="00A6166C" w:rsidRPr="00DF1BED">
        <w:t>and technologies t</w:t>
      </w:r>
      <w:r w:rsidR="008A673C">
        <w:t>o</w:t>
      </w:r>
      <w:r w:rsidR="00A6166C" w:rsidRPr="00DF1BED">
        <w:t xml:space="preserve"> produc</w:t>
      </w:r>
      <w:r w:rsidR="00790E11">
        <w:t>e</w:t>
      </w:r>
      <w:r w:rsidR="00A6166C" w:rsidRPr="00DF1BED">
        <w:t xml:space="preserve"> greater </w:t>
      </w:r>
      <w:r w:rsidR="00790E11">
        <w:t xml:space="preserve">economic </w:t>
      </w:r>
      <w:r w:rsidR="00A6166C" w:rsidRPr="00DF1BED">
        <w:t xml:space="preserve">output with </w:t>
      </w:r>
      <w:r w:rsidR="00DB2DFF">
        <w:t xml:space="preserve">less </w:t>
      </w:r>
      <w:r w:rsidR="00A6166C" w:rsidRPr="00DF1BED">
        <w:t xml:space="preserve">human </w:t>
      </w:r>
      <w:r w:rsidR="00DB2DFF">
        <w:t>effort</w:t>
      </w:r>
      <w:r w:rsidR="00A6166C" w:rsidRPr="00DF1BED">
        <w:t xml:space="preserve">. Some </w:t>
      </w:r>
      <w:r w:rsidR="00DB2DFF">
        <w:t xml:space="preserve">of these </w:t>
      </w:r>
      <w:r w:rsidR="00790E11">
        <w:t xml:space="preserve">advances </w:t>
      </w:r>
      <w:r w:rsidR="00A6166C" w:rsidRPr="00DF1BED">
        <w:t xml:space="preserve">have been transformational, with broad impact across many sectors of the economy—such as the steam engine, electricity, and information technologies. Others </w:t>
      </w:r>
      <w:r w:rsidR="00CE1180">
        <w:t xml:space="preserve">gains </w:t>
      </w:r>
      <w:r w:rsidR="00A6166C" w:rsidRPr="00DF1BED">
        <w:t>have been more specialized—for example, mechanized weaving loo</w:t>
      </w:r>
      <w:r w:rsidR="00DB2DFF">
        <w:t>ms</w:t>
      </w:r>
      <w:r w:rsidR="00C33BBF">
        <w:t>, industrial robots,</w:t>
      </w:r>
      <w:r w:rsidR="00DB2DFF">
        <w:t xml:space="preserve"> or automated teller machines.</w:t>
      </w:r>
    </w:p>
    <w:p w14:paraId="0F0EA60C" w14:textId="55806368" w:rsidR="00A6166C" w:rsidRDefault="00A6166C" w:rsidP="00DF1BED">
      <w:pPr>
        <w:pStyle w:val="Normal1"/>
        <w:spacing w:after="200"/>
      </w:pPr>
      <w:r w:rsidRPr="00DF1BED">
        <w:t>Regardless of</w:t>
      </w:r>
      <w:r w:rsidR="00886C15">
        <w:t xml:space="preserve"> its</w:t>
      </w:r>
      <w:r w:rsidRPr="00DF1BED">
        <w:t xml:space="preserve"> scope, </w:t>
      </w:r>
      <w:r w:rsidR="00790E11">
        <w:t xml:space="preserve">automation </w:t>
      </w:r>
      <w:r w:rsidRPr="00DF1BED">
        <w:t>fundamentally exist</w:t>
      </w:r>
      <w:r w:rsidR="00790E11">
        <w:t>s</w:t>
      </w:r>
      <w:r w:rsidRPr="00DF1BED">
        <w:t xml:space="preserve"> to substitute work activities undertaken by human labor with </w:t>
      </w:r>
      <w:r w:rsidR="00790E11">
        <w:t xml:space="preserve">work done by </w:t>
      </w:r>
      <w:r w:rsidRPr="00DF1BED">
        <w:t>machines</w:t>
      </w:r>
      <w:r w:rsidR="00886C15">
        <w:t xml:space="preserve">, </w:t>
      </w:r>
      <w:r w:rsidR="009A0BD6">
        <w:t xml:space="preserve">with the aim of </w:t>
      </w:r>
      <w:r w:rsidRPr="00DF1BED">
        <w:t>increas</w:t>
      </w:r>
      <w:r w:rsidR="009A0BD6">
        <w:t>ing</w:t>
      </w:r>
      <w:r w:rsidRPr="00DF1BED">
        <w:t xml:space="preserve"> quality and quantity of</w:t>
      </w:r>
      <w:r w:rsidR="00DB2DFF">
        <w:t xml:space="preserve"> output at a reduced unit cost. </w:t>
      </w:r>
      <w:r w:rsidR="0047372D">
        <w:t>T</w:t>
      </w:r>
      <w:r w:rsidR="00DB2DFF">
        <w:t>his</w:t>
      </w:r>
      <w:r w:rsidRPr="00DF1BED">
        <w:t xml:space="preserve"> ability </w:t>
      </w:r>
      <w:r w:rsidR="00DB2DFF">
        <w:t>t</w:t>
      </w:r>
      <w:r w:rsidRPr="00DF1BED">
        <w:t xml:space="preserve">o increase </w:t>
      </w:r>
      <w:r w:rsidR="00886C15">
        <w:t>workers’</w:t>
      </w:r>
      <w:r w:rsidRPr="00DF1BED">
        <w:t xml:space="preserve"> productiv</w:t>
      </w:r>
      <w:r w:rsidR="007F5F7B">
        <w:t>e capacity</w:t>
      </w:r>
      <w:r w:rsidR="00DB2DFF">
        <w:t xml:space="preserve"> </w:t>
      </w:r>
      <w:r w:rsidR="00614D5C">
        <w:t>has historically enabled human</w:t>
      </w:r>
      <w:r w:rsidR="00C33BBF">
        <w:t>s</w:t>
      </w:r>
      <w:r w:rsidR="00614D5C">
        <w:t xml:space="preserve"> to transition out of physically difficult, </w:t>
      </w:r>
      <w:r w:rsidR="00C33BBF">
        <w:t xml:space="preserve">mundane, or </w:t>
      </w:r>
      <w:r w:rsidR="00614D5C">
        <w:t>menial labor</w:t>
      </w:r>
      <w:r w:rsidR="00C33BBF">
        <w:t>,</w:t>
      </w:r>
      <w:r w:rsidR="00614D5C">
        <w:t xml:space="preserve"> and in so doing</w:t>
      </w:r>
      <w:r w:rsidR="00C33BBF">
        <w:t>,</w:t>
      </w:r>
      <w:r w:rsidR="00614D5C">
        <w:t xml:space="preserve"> </w:t>
      </w:r>
      <w:r w:rsidRPr="00DF1BED">
        <w:t>raise</w:t>
      </w:r>
      <w:r w:rsidR="00614D5C">
        <w:t>d</w:t>
      </w:r>
      <w:r w:rsidRPr="00DF1BED">
        <w:t xml:space="preserve"> </w:t>
      </w:r>
      <w:r w:rsidR="00886C15">
        <w:t>the</w:t>
      </w:r>
      <w:r w:rsidRPr="00DF1BED">
        <w:t xml:space="preserve"> standard of living. </w:t>
      </w:r>
    </w:p>
    <w:p w14:paraId="773AA0CF" w14:textId="6E77210D" w:rsidR="009A0BD6" w:rsidRDefault="00886C15" w:rsidP="00DF1BED">
      <w:pPr>
        <w:pStyle w:val="Normal1"/>
        <w:spacing w:after="200"/>
      </w:pPr>
      <w:r>
        <w:t>And yet, w</w:t>
      </w:r>
      <w:r w:rsidR="00E410F4">
        <w:t xml:space="preserve">hile the benefits of automation </w:t>
      </w:r>
      <w:r w:rsidR="00C33BBF">
        <w:t xml:space="preserve">to </w:t>
      </w:r>
      <w:r w:rsidR="00E410F4">
        <w:t xml:space="preserve">the economy as a whole are clear, the impact on workers is less certain. </w:t>
      </w:r>
    </w:p>
    <w:p w14:paraId="2D57FF55" w14:textId="48A77BB2" w:rsidR="00C33BBF" w:rsidRDefault="00E410F4" w:rsidP="00DF1BED">
      <w:pPr>
        <w:pStyle w:val="Normal1"/>
        <w:spacing w:after="200"/>
      </w:pPr>
      <w:r>
        <w:t xml:space="preserve">Historically, workplace substitution by machines has freed-up humans to focus on higher-value tasks or to create new ones. </w:t>
      </w:r>
      <w:r w:rsidR="00886C15">
        <w:t xml:space="preserve">The </w:t>
      </w:r>
      <w:r w:rsidR="0047372D">
        <w:t>Agricultural and I</w:t>
      </w:r>
      <w:r>
        <w:t>ndustrial revolutions of the 18</w:t>
      </w:r>
      <w:r w:rsidR="00614D5C" w:rsidRPr="00C822EA">
        <w:rPr>
          <w:rPrChange w:id="97" w:author="david jackson" w:date="2018-11-29T14:50:00Z">
            <w:rPr>
              <w:vertAlign w:val="superscript"/>
            </w:rPr>
          </w:rPrChange>
        </w:rPr>
        <w:t>th</w:t>
      </w:r>
      <w:r w:rsidR="00614D5C">
        <w:t xml:space="preserve"> and 19</w:t>
      </w:r>
      <w:r w:rsidR="00614D5C" w:rsidRPr="00C822EA">
        <w:rPr>
          <w:rPrChange w:id="98" w:author="david jackson" w:date="2018-11-29T14:51:00Z">
            <w:rPr>
              <w:vertAlign w:val="superscript"/>
            </w:rPr>
          </w:rPrChange>
        </w:rPr>
        <w:t>th</w:t>
      </w:r>
      <w:r w:rsidR="00614D5C">
        <w:t xml:space="preserve"> centuries</w:t>
      </w:r>
      <w:r w:rsidR="00886C15">
        <w:t xml:space="preserve">, for example, </w:t>
      </w:r>
      <w:r>
        <w:t>were periods of immense workplace automation—and yet, the share of the population engaged in work actually rose</w:t>
      </w:r>
      <w:r w:rsidR="00160FA0">
        <w:t xml:space="preserve"> as new demand </w:t>
      </w:r>
      <w:del w:id="99" w:author="david jackson" w:date="2018-11-29T14:51:00Z">
        <w:r w:rsidR="00160FA0" w:rsidDel="006B0C39">
          <w:delText>called forth</w:delText>
        </w:r>
      </w:del>
      <w:ins w:id="100" w:author="david jackson" w:date="2018-11-29T14:51:00Z">
        <w:r w:rsidR="006B0C39">
          <w:t>engendered</w:t>
        </w:r>
      </w:ins>
      <w:r w:rsidR="00160FA0">
        <w:t xml:space="preserve"> new products, services, and work</w:t>
      </w:r>
      <w:r w:rsidR="00C33BBF">
        <w:t>.</w:t>
      </w:r>
    </w:p>
    <w:p w14:paraId="6531AD5E" w14:textId="35FA3B48" w:rsidR="00A62A0E" w:rsidRDefault="00F476E7" w:rsidP="00DF1BED">
      <w:pPr>
        <w:pStyle w:val="Normal1"/>
        <w:spacing w:after="200"/>
      </w:pPr>
      <w:r>
        <w:t>But</w:t>
      </w:r>
      <w:del w:id="101" w:author="david jackson" w:date="2018-11-29T14:51:00Z">
        <w:r w:rsidDel="006B0C39">
          <w:delText>,</w:delText>
        </w:r>
      </w:del>
      <w:r>
        <w:t xml:space="preserve"> automation hasn’t always carried positive news</w:t>
      </w:r>
      <w:r w:rsidR="009A0BD6">
        <w:t xml:space="preserve"> for workers</w:t>
      </w:r>
      <w:r>
        <w:t>. While there have historically been enough jobs to go around</w:t>
      </w:r>
      <w:r w:rsidR="00297264">
        <w:t xml:space="preserve">, the </w:t>
      </w:r>
      <w:r>
        <w:t xml:space="preserve">impact on wages has been more ambiguous. Similarly, workplace disruption can carry substantial costs </w:t>
      </w:r>
      <w:r w:rsidR="00297264">
        <w:t>for</w:t>
      </w:r>
      <w:r>
        <w:t xml:space="preserve"> those directly affected, </w:t>
      </w:r>
      <w:r w:rsidR="00CE1180">
        <w:t>since such workers</w:t>
      </w:r>
      <w:r>
        <w:t xml:space="preserve"> may need to upgrade </w:t>
      </w:r>
      <w:r w:rsidR="00CE1180">
        <w:t xml:space="preserve">their </w:t>
      </w:r>
      <w:r>
        <w:t xml:space="preserve">skills or move into </w:t>
      </w:r>
      <w:r w:rsidR="00297264">
        <w:t xml:space="preserve">new </w:t>
      </w:r>
      <w:r>
        <w:t>roles.</w:t>
      </w:r>
      <w:r w:rsidR="005B5A1D">
        <w:t xml:space="preserve"> </w:t>
      </w:r>
      <w:r w:rsidR="00CE1180">
        <w:t xml:space="preserve">No wonder </w:t>
      </w:r>
      <w:r w:rsidR="005C5FD6">
        <w:t xml:space="preserve">that </w:t>
      </w:r>
      <w:r w:rsidR="00CE1180">
        <w:t xml:space="preserve">the current surge of </w:t>
      </w:r>
      <w:r w:rsidR="009A0BD6">
        <w:t>artificial intelligence</w:t>
      </w:r>
      <w:r w:rsidR="004D06B3">
        <w:t xml:space="preserve"> (AI)</w:t>
      </w:r>
      <w:r w:rsidR="00CE1180">
        <w:t>,</w:t>
      </w:r>
      <w:r w:rsidR="00AD3601">
        <w:t xml:space="preserve"> robotics</w:t>
      </w:r>
      <w:r w:rsidR="00CE1180">
        <w:t>, and other digital technologies</w:t>
      </w:r>
      <w:r w:rsidR="00AD3601">
        <w:t xml:space="preserve"> </w:t>
      </w:r>
      <w:r w:rsidR="00083763">
        <w:t xml:space="preserve">has </w:t>
      </w:r>
      <w:r>
        <w:t>raised</w:t>
      </w:r>
      <w:r w:rsidR="00DB2DFF">
        <w:t xml:space="preserve"> </w:t>
      </w:r>
      <w:r>
        <w:t xml:space="preserve">fresh </w:t>
      </w:r>
      <w:r w:rsidR="00DB2DFF">
        <w:t>concerns</w:t>
      </w:r>
      <w:r>
        <w:t xml:space="preserve"> about the future </w:t>
      </w:r>
      <w:r w:rsidR="00CE1180">
        <w:t xml:space="preserve">availability and nature </w:t>
      </w:r>
      <w:r>
        <w:t>of work</w:t>
      </w:r>
      <w:r w:rsidR="00DB2DFF">
        <w:t>.</w:t>
      </w:r>
    </w:p>
    <w:p w14:paraId="4DA641EC" w14:textId="158DD05D" w:rsidR="00BA4551" w:rsidRDefault="00E771A9" w:rsidP="00BA4551">
      <w:pPr>
        <w:spacing w:before="240" w:after="240"/>
        <w:rPr>
          <w:rFonts w:ascii="Arial" w:hAnsi="Arial" w:cs="Arial"/>
          <w:sz w:val="32"/>
          <w:szCs w:val="32"/>
        </w:rPr>
      </w:pPr>
      <w:r>
        <w:rPr>
          <w:rFonts w:ascii="Arial" w:hAnsi="Arial" w:cs="Arial"/>
          <w:sz w:val="32"/>
          <w:szCs w:val="32"/>
        </w:rPr>
        <w:t xml:space="preserve">Conceptualizing </w:t>
      </w:r>
      <w:ins w:id="102" w:author="david jackson" w:date="2018-11-29T14:56:00Z">
        <w:r w:rsidR="008928B3">
          <w:rPr>
            <w:rFonts w:ascii="Arial" w:hAnsi="Arial" w:cs="Arial"/>
            <w:sz w:val="32"/>
            <w:szCs w:val="32"/>
          </w:rPr>
          <w:t>automation</w:t>
        </w:r>
      </w:ins>
      <w:del w:id="103" w:author="david jackson" w:date="2018-11-29T14:55:00Z">
        <w:r w:rsidDel="00C93541">
          <w:rPr>
            <w:rFonts w:ascii="Arial" w:hAnsi="Arial" w:cs="Arial"/>
            <w:sz w:val="32"/>
            <w:szCs w:val="32"/>
          </w:rPr>
          <w:delText>it</w:delText>
        </w:r>
      </w:del>
    </w:p>
    <w:p w14:paraId="319D72E3" w14:textId="1A53A33B" w:rsidR="00DA5BC2" w:rsidRDefault="00C33BBF" w:rsidP="00297264">
      <w:pPr>
        <w:pStyle w:val="Normal1"/>
        <w:spacing w:after="200"/>
      </w:pPr>
      <w:r>
        <w:lastRenderedPageBreak/>
        <w:t xml:space="preserve">So, </w:t>
      </w:r>
      <w:r w:rsidR="00CE1180">
        <w:t>how</w:t>
      </w:r>
      <w:r w:rsidR="00E771A9">
        <w:t xml:space="preserve"> should we conceptualize automation as an economic matter</w:t>
      </w:r>
      <w:r w:rsidR="00DB7421">
        <w:t xml:space="preserve"> </w:t>
      </w:r>
      <w:del w:id="104" w:author="david jackson" w:date="2018-11-29T14:56:00Z">
        <w:r w:rsidR="00DB7421" w:rsidDel="008928B3">
          <w:delText>in order to analyze i</w:delText>
        </w:r>
      </w:del>
      <w:ins w:id="105" w:author="david jackson" w:date="2018-11-29T14:56:00Z">
        <w:r w:rsidR="008928B3">
          <w:t xml:space="preserve">for </w:t>
        </w:r>
        <w:r w:rsidR="00807A31">
          <w:t>analysis</w:t>
        </w:r>
      </w:ins>
      <w:r w:rsidR="00E771A9">
        <w:t>?</w:t>
      </w:r>
      <w:r w:rsidR="005B5A1D">
        <w:t xml:space="preserve"> </w:t>
      </w:r>
      <w:r w:rsidR="003561B2">
        <w:t>T</w:t>
      </w:r>
      <w:r w:rsidR="00297264">
        <w:t xml:space="preserve">o understand the impact of automation on employment, </w:t>
      </w:r>
      <w:r w:rsidR="003561B2">
        <w:t xml:space="preserve">after all, </w:t>
      </w:r>
      <w:r w:rsidR="00CE1180">
        <w:t>one</w:t>
      </w:r>
      <w:r w:rsidR="00297264">
        <w:t xml:space="preserve"> must first be able to </w:t>
      </w:r>
      <w:r w:rsidR="00AD3601">
        <w:t>quantify it as an economic activity</w:t>
      </w:r>
      <w:r w:rsidR="00297264">
        <w:t>.</w:t>
      </w:r>
      <w:r w:rsidR="005B5A1D">
        <w:t xml:space="preserve"> </w:t>
      </w:r>
      <w:r w:rsidR="00CE1180">
        <w:t xml:space="preserve">Yet </w:t>
      </w:r>
      <w:r w:rsidR="00297264">
        <w:t xml:space="preserve">this </w:t>
      </w:r>
      <w:r w:rsidR="00AD3601">
        <w:t xml:space="preserve">remained </w:t>
      </w:r>
      <w:r w:rsidR="00297264">
        <w:t>a practical and conc</w:t>
      </w:r>
      <w:r w:rsidR="00A62A0E">
        <w:t>eptual challenge for many years</w:t>
      </w:r>
      <w:r w:rsidR="00297264">
        <w:t>.</w:t>
      </w:r>
      <w:r w:rsidR="005C5FD6">
        <w:rPr>
          <w:rStyle w:val="EndnoteReference"/>
        </w:rPr>
        <w:endnoteReference w:id="1"/>
      </w:r>
      <w:r w:rsidR="005B5A1D">
        <w:t xml:space="preserve"> </w:t>
      </w:r>
      <w:r w:rsidR="00092CCF">
        <w:t xml:space="preserve">However, </w:t>
      </w:r>
      <w:r w:rsidR="005C5FD6">
        <w:t>in</w:t>
      </w:r>
      <w:r w:rsidR="00071CB2">
        <w:t xml:space="preserve"> the early 2000s</w:t>
      </w:r>
      <w:r w:rsidR="00FE16C2">
        <w:t>,</w:t>
      </w:r>
      <w:r w:rsidR="00071CB2">
        <w:t xml:space="preserve"> economists David Autor, Frank Levy, and Richard Murnane advanced</w:t>
      </w:r>
      <w:r w:rsidR="00071CB2" w:rsidRPr="00071CB2">
        <w:t xml:space="preserve"> </w:t>
      </w:r>
      <w:r w:rsidR="00071CB2">
        <w:t>a paradigm-shifting framework for analyzing the impacts of automation on employment and wages.</w:t>
      </w:r>
      <w:r w:rsidR="00071CB2">
        <w:rPr>
          <w:rStyle w:val="EndnoteReference"/>
        </w:rPr>
        <w:endnoteReference w:id="2"/>
      </w:r>
      <w:r w:rsidR="00071CB2" w:rsidRPr="00071CB2">
        <w:t xml:space="preserve"> </w:t>
      </w:r>
      <w:r w:rsidR="00DA5BC2">
        <w:t xml:space="preserve">With this work, Autor, Levy, and Murnane showed that statistical analysis could better </w:t>
      </w:r>
      <w:r w:rsidR="00500B3A">
        <w:t xml:space="preserve">measure </w:t>
      </w:r>
      <w:r w:rsidR="00DA5BC2">
        <w:t xml:space="preserve">the impacts of automation on workplace activities if it </w:t>
      </w:r>
      <w:r w:rsidR="00500B3A">
        <w:t>considered</w:t>
      </w:r>
      <w:r w:rsidR="00DA5BC2">
        <w:t xml:space="preserve"> </w:t>
      </w:r>
      <w:r w:rsidR="00DA5BC2" w:rsidRPr="008C3D35">
        <w:t>what</w:t>
      </w:r>
      <w:r w:rsidR="00DA5BC2">
        <w:t xml:space="preserve"> people </w:t>
      </w:r>
      <w:r w:rsidR="00DA5BC2" w:rsidRPr="008C3D35">
        <w:rPr>
          <w:i/>
        </w:rPr>
        <w:t>do</w:t>
      </w:r>
      <w:r w:rsidR="00DA5BC2">
        <w:t xml:space="preserve"> at work (tasks), rather than the </w:t>
      </w:r>
      <w:r w:rsidR="00DA5BC2" w:rsidRPr="00DA5BC2">
        <w:rPr>
          <w:i/>
        </w:rPr>
        <w:t>capabilities</w:t>
      </w:r>
      <w:r w:rsidR="00DA5BC2">
        <w:t xml:space="preserve"> they possess to carry-out those activities (skills).</w:t>
      </w:r>
    </w:p>
    <w:p w14:paraId="7421056E" w14:textId="00EE0409" w:rsidR="00BA4551" w:rsidRDefault="00500B3A" w:rsidP="00BA4551">
      <w:pPr>
        <w:pStyle w:val="Normal1"/>
        <w:spacing w:after="200"/>
      </w:pPr>
      <w:r>
        <w:t xml:space="preserve">In this fashion, the so-called task model </w:t>
      </w:r>
      <w:r w:rsidR="003561B2">
        <w:t xml:space="preserve">now presides </w:t>
      </w:r>
      <w:r>
        <w:t xml:space="preserve">as the starting point for understanding automation’s implications for the labor market. </w:t>
      </w:r>
      <w:r w:rsidR="00EB186F">
        <w:t>First</w:t>
      </w:r>
      <w:r w:rsidR="00614D5C">
        <w:t xml:space="preserve"> off</w:t>
      </w:r>
      <w:r w:rsidR="00EB186F">
        <w:t xml:space="preserve">, </w:t>
      </w:r>
      <w:r w:rsidR="00614D5C">
        <w:t xml:space="preserve">the </w:t>
      </w:r>
      <w:r w:rsidR="003A7F84">
        <w:t xml:space="preserve">task framework makes clear that a </w:t>
      </w:r>
      <w:r w:rsidR="00EB186F">
        <w:t>job is a bundle of tasks,</w:t>
      </w:r>
      <w:r w:rsidR="00DB7421">
        <w:t xml:space="preserve"> to</w:t>
      </w:r>
      <w:r w:rsidR="00EB186F">
        <w:t xml:space="preserve"> which workers apply skill endowments in exchange for wages.</w:t>
      </w:r>
      <w:r w:rsidR="00EB186F">
        <w:rPr>
          <w:rStyle w:val="EndnoteReference"/>
        </w:rPr>
        <w:endnoteReference w:id="3"/>
      </w:r>
      <w:r w:rsidR="00EB186F">
        <w:t xml:space="preserve"> </w:t>
      </w:r>
      <w:r w:rsidR="00BA4551">
        <w:t xml:space="preserve">Some of these </w:t>
      </w:r>
      <w:r w:rsidR="00A66409">
        <w:t xml:space="preserve">tasks </w:t>
      </w:r>
      <w:r w:rsidR="00EB186F">
        <w:t>may be</w:t>
      </w:r>
      <w:r w:rsidR="00D92A7E">
        <w:t>come</w:t>
      </w:r>
      <w:r w:rsidR="00EB186F">
        <w:t xml:space="preserve"> automated. O</w:t>
      </w:r>
      <w:r w:rsidR="00BA4551">
        <w:t xml:space="preserve">thers </w:t>
      </w:r>
      <w:r w:rsidR="00EB186F">
        <w:t xml:space="preserve">may </w:t>
      </w:r>
      <w:r w:rsidR="00BA4551">
        <w:t xml:space="preserve">not. Skills belong to workers, which </w:t>
      </w:r>
      <w:r w:rsidR="00EB186F">
        <w:t>can</w:t>
      </w:r>
      <w:r w:rsidR="00BA4551">
        <w:t xml:space="preserve"> </w:t>
      </w:r>
      <w:r w:rsidR="00EB186F">
        <w:t>be ported</w:t>
      </w:r>
      <w:r w:rsidR="00BA4551">
        <w:t xml:space="preserve"> to other jobs—even those with a different task </w:t>
      </w:r>
      <w:r w:rsidR="00A33C82">
        <w:t>composition</w:t>
      </w:r>
      <w:r w:rsidR="00BA4551">
        <w:t>.</w:t>
      </w:r>
    </w:p>
    <w:p w14:paraId="31DA4FB6" w14:textId="6FF4E14D" w:rsidR="00BA4551" w:rsidRDefault="00D92A7E" w:rsidP="00BA4551">
      <w:pPr>
        <w:pStyle w:val="Normal1"/>
        <w:spacing w:after="200"/>
      </w:pPr>
      <w:r>
        <w:t>Second, t</w:t>
      </w:r>
      <w:r w:rsidR="00077B41">
        <w:t>ask</w:t>
      </w:r>
      <w:r w:rsidR="00BA4551">
        <w:t xml:space="preserve">-based models allow </w:t>
      </w:r>
      <w:r w:rsidR="003A7F84">
        <w:t xml:space="preserve">researchers to more precisely pinpoint </w:t>
      </w:r>
      <w:r w:rsidR="00BA4551">
        <w:t>skill requirements. Because of data limitations, economists often</w:t>
      </w:r>
      <w:r w:rsidR="00EB186F">
        <w:t xml:space="preserve"> </w:t>
      </w:r>
      <w:r w:rsidR="004D1018">
        <w:t xml:space="preserve">fail to distinguish </w:t>
      </w:r>
      <w:r w:rsidR="00BA4551">
        <w:t xml:space="preserve">skills </w:t>
      </w:r>
      <w:r w:rsidR="004D1018">
        <w:t>from</w:t>
      </w:r>
      <w:r w:rsidR="00BA4551">
        <w:t xml:space="preserve"> educational attainment or </w:t>
      </w:r>
      <w:r>
        <w:t xml:space="preserve">relative </w:t>
      </w:r>
      <w:r w:rsidR="00BA4551">
        <w:t>wages. In reality, skill requirements</w:t>
      </w:r>
      <w:r w:rsidR="004D1018">
        <w:t xml:space="preserve"> vary widely</w:t>
      </w:r>
      <w:r w:rsidR="00BA4551">
        <w:t xml:space="preserve"> </w:t>
      </w:r>
      <w:r w:rsidR="00BA4551">
        <w:rPr>
          <w:i/>
          <w:iCs/>
        </w:rPr>
        <w:t>within</w:t>
      </w:r>
      <w:r w:rsidR="00BA4551">
        <w:t xml:space="preserve"> educational attainment and wage groups. </w:t>
      </w:r>
      <w:r w:rsidR="00D36394">
        <w:t>For instance, a cashier at a fast food restaurant and a groundskeeper may both have high school educations</w:t>
      </w:r>
      <w:r w:rsidR="000563DA">
        <w:t xml:space="preserve"> and receive similar wages</w:t>
      </w:r>
      <w:r w:rsidR="00D36394">
        <w:t xml:space="preserve">, but are far from comparable in the types of skills necessary to perform their respective jobs. </w:t>
      </w:r>
      <w:r w:rsidR="00BA4551">
        <w:t xml:space="preserve">Task models specify </w:t>
      </w:r>
      <w:r w:rsidR="00077B41">
        <w:t>which</w:t>
      </w:r>
      <w:r>
        <w:t xml:space="preserve"> activities occur in a job and therefore the</w:t>
      </w:r>
      <w:r w:rsidR="00BA4551">
        <w:t xml:space="preserve"> skills required to </w:t>
      </w:r>
      <w:r>
        <w:t>carry</w:t>
      </w:r>
      <w:r w:rsidR="00FE3709">
        <w:t xml:space="preserve"> them</w:t>
      </w:r>
      <w:r>
        <w:t xml:space="preserve"> out</w:t>
      </w:r>
      <w:r w:rsidR="00BA4551">
        <w:t>.</w:t>
      </w:r>
      <w:r w:rsidR="000C58D9">
        <w:t xml:space="preserve"> This allows for a more granular understanding of how automation affects them.</w:t>
      </w:r>
    </w:p>
    <w:p w14:paraId="19A7424C" w14:textId="669910F3" w:rsidR="00EA28EB" w:rsidRDefault="00BA4551" w:rsidP="00BA4551">
      <w:pPr>
        <w:pStyle w:val="Normal1"/>
        <w:spacing w:after="200"/>
      </w:pPr>
      <w:r>
        <w:t>Finally, task-based models provide a prism for viewing the comparative advantage of man and machine, which compete based on the overall cost and effectiveness of completing tasks</w:t>
      </w:r>
      <w:bookmarkStart w:id="106" w:name="_kteo8joz5bm2"/>
      <w:r>
        <w:t xml:space="preserve">. </w:t>
      </w:r>
      <w:r w:rsidR="00FE3709">
        <w:t>In production, there</w:t>
      </w:r>
      <w:r>
        <w:t xml:space="preserve"> are both “labor tasks” (things humans do) and “capital tasks” (things machines do). Critically, the boundary between the two is b</w:t>
      </w:r>
      <w:r w:rsidR="00EA28EB">
        <w:t>oth permeable and evolutionary.</w:t>
      </w:r>
      <w:r w:rsidR="000C58D9">
        <w:t xml:space="preserve"> Humans are more flexible and adaptive, and therefore better suited for workplace activities that are new or complex</w:t>
      </w:r>
      <w:r w:rsidR="003A7F84">
        <w:t xml:space="preserve">. </w:t>
      </w:r>
      <w:r w:rsidR="000C58D9">
        <w:t xml:space="preserve">Machines are better suited for tasks that are repetitive or well understood, and therefore </w:t>
      </w:r>
      <w:r w:rsidR="003A7F84">
        <w:t xml:space="preserve">more </w:t>
      </w:r>
      <w:r w:rsidR="000C58D9">
        <w:t>easily codified.</w:t>
      </w:r>
      <w:r w:rsidR="000C58D9">
        <w:rPr>
          <w:rStyle w:val="EndnoteReference"/>
        </w:rPr>
        <w:endnoteReference w:id="4"/>
      </w:r>
    </w:p>
    <w:p w14:paraId="002166D5" w14:textId="77777777" w:rsidR="00DF1404" w:rsidRDefault="00DF1404" w:rsidP="00DF1404">
      <w:pPr>
        <w:pStyle w:val="Normal1"/>
        <w:spacing w:after="200"/>
        <w:rPr>
          <w:sz w:val="32"/>
          <w:szCs w:val="32"/>
        </w:rPr>
      </w:pPr>
      <w:bookmarkStart w:id="107" w:name="_nvsszzkqgema"/>
      <w:bookmarkEnd w:id="106"/>
      <w:r>
        <w:rPr>
          <w:sz w:val="32"/>
          <w:szCs w:val="32"/>
        </w:rPr>
        <w:t>How automation impacts workers</w:t>
      </w:r>
    </w:p>
    <w:p w14:paraId="08C4ED07" w14:textId="2B75A91E" w:rsidR="005249B4" w:rsidRDefault="003A7F84" w:rsidP="00DF1404">
      <w:pPr>
        <w:pStyle w:val="Normal1"/>
        <w:spacing w:after="200"/>
        <w:rPr>
          <w:color w:val="000000" w:themeColor="text1"/>
        </w:rPr>
      </w:pPr>
      <w:r>
        <w:rPr>
          <w:color w:val="000000" w:themeColor="text1"/>
        </w:rPr>
        <w:t>The concept of automation, and the use of task-based models to analyze it, lead</w:t>
      </w:r>
      <w:ins w:id="108" w:author="david jackson" w:date="2018-11-29T14:58:00Z">
        <w:r w:rsidR="00ED7718">
          <w:rPr>
            <w:color w:val="000000" w:themeColor="text1"/>
          </w:rPr>
          <w:t>s</w:t>
        </w:r>
      </w:ins>
      <w:r>
        <w:rPr>
          <w:color w:val="000000" w:themeColor="text1"/>
        </w:rPr>
        <w:t xml:space="preserve"> </w:t>
      </w:r>
      <w:del w:id="109" w:author="david jackson" w:date="2018-11-29T14:59:00Z">
        <w:r w:rsidR="00B1110E" w:rsidDel="00ED7718">
          <w:rPr>
            <w:color w:val="000000" w:themeColor="text1"/>
          </w:rPr>
          <w:delText xml:space="preserve">in any event </w:delText>
        </w:r>
      </w:del>
      <w:r>
        <w:rPr>
          <w:color w:val="000000" w:themeColor="text1"/>
        </w:rPr>
        <w:t xml:space="preserve">to </w:t>
      </w:r>
      <w:r w:rsidR="005249B4" w:rsidRPr="001D7B82">
        <w:t>some general rules that seem to govern the inter</w:t>
      </w:r>
      <w:r w:rsidR="005249B4">
        <w:t xml:space="preserve">action of </w:t>
      </w:r>
      <w:r w:rsidR="00390DB6">
        <w:t>machines</w:t>
      </w:r>
      <w:r w:rsidR="005249B4">
        <w:t xml:space="preserve"> and workers</w:t>
      </w:r>
      <w:r w:rsidR="00390DB6">
        <w:t>. With those in mind</w:t>
      </w:r>
      <w:r w:rsidR="00D05810">
        <w:t>,</w:t>
      </w:r>
      <w:r w:rsidR="00390DB6">
        <w:t xml:space="preserve"> it is possible to </w:t>
      </w:r>
      <w:r>
        <w:t xml:space="preserve">conceptualize </w:t>
      </w:r>
      <w:r w:rsidR="005249B4" w:rsidRPr="001D7B82">
        <w:t>the net impact of automation on employment and wages</w:t>
      </w:r>
      <w:r w:rsidR="00390DB6">
        <w:t>.</w:t>
      </w:r>
      <w:r w:rsidR="005249B4">
        <w:rPr>
          <w:color w:val="000000" w:themeColor="text1"/>
        </w:rPr>
        <w:t xml:space="preserve"> </w:t>
      </w:r>
    </w:p>
    <w:bookmarkEnd w:id="107"/>
    <w:p w14:paraId="78ECE8CF" w14:textId="6BDE58CB" w:rsidR="001E0C51" w:rsidRDefault="001E0C51" w:rsidP="001E0C51">
      <w:pPr>
        <w:pStyle w:val="Normal1"/>
        <w:rPr>
          <w:b/>
          <w:sz w:val="24"/>
          <w:szCs w:val="24"/>
        </w:rPr>
      </w:pPr>
      <w:r>
        <w:rPr>
          <w:b/>
          <w:sz w:val="24"/>
          <w:szCs w:val="24"/>
        </w:rPr>
        <w:t xml:space="preserve">General </w:t>
      </w:r>
      <w:r w:rsidR="008C3D35">
        <w:rPr>
          <w:b/>
          <w:sz w:val="24"/>
          <w:szCs w:val="24"/>
        </w:rPr>
        <w:t>tendencies</w:t>
      </w:r>
    </w:p>
    <w:p w14:paraId="3B775524" w14:textId="6C0A19C5" w:rsidR="001E0C51" w:rsidRDefault="001E0C51" w:rsidP="001E0C51">
      <w:pPr>
        <w:pStyle w:val="Normal1"/>
        <w:rPr>
          <w:b/>
          <w:sz w:val="24"/>
          <w:szCs w:val="24"/>
        </w:rPr>
      </w:pPr>
    </w:p>
    <w:p w14:paraId="5A8B96A5" w14:textId="43B725AE" w:rsidR="001E0C51" w:rsidRDefault="00B1110E" w:rsidP="001E0C51">
      <w:pPr>
        <w:pStyle w:val="Normal1"/>
      </w:pPr>
      <w:r>
        <w:lastRenderedPageBreak/>
        <w:t>To start with</w:t>
      </w:r>
      <w:r w:rsidR="005249B4">
        <w:t>,</w:t>
      </w:r>
      <w:r w:rsidR="001E0C51" w:rsidRPr="001E0C51">
        <w:t xml:space="preserve"> </w:t>
      </w:r>
      <w:r>
        <w:t xml:space="preserve">here </w:t>
      </w:r>
      <w:r w:rsidR="001E0C51" w:rsidRPr="001E0C51">
        <w:t xml:space="preserve">are six basic tendencies </w:t>
      </w:r>
      <w:r w:rsidR="001E0C51">
        <w:t>in the workings of automation and its interplay with human labor</w:t>
      </w:r>
      <w:r>
        <w:t xml:space="preserve"> that may help in assessment</w:t>
      </w:r>
      <w:r w:rsidR="001E0C51">
        <w:t>:</w:t>
      </w:r>
    </w:p>
    <w:p w14:paraId="4270FFAD" w14:textId="77777777" w:rsidR="001E0C51" w:rsidRPr="001E0C51" w:rsidRDefault="001E0C51" w:rsidP="001E0C51">
      <w:pPr>
        <w:pStyle w:val="Normal1"/>
      </w:pPr>
    </w:p>
    <w:p w14:paraId="36096DC0" w14:textId="22476E68" w:rsidR="00BA4551" w:rsidRDefault="00BA4551" w:rsidP="008C3D35">
      <w:pPr>
        <w:pStyle w:val="Normal1"/>
        <w:numPr>
          <w:ilvl w:val="0"/>
          <w:numId w:val="7"/>
        </w:numPr>
        <w:spacing w:after="200"/>
        <w:rPr>
          <w:b/>
          <w:bCs/>
        </w:rPr>
      </w:pPr>
      <w:r>
        <w:rPr>
          <w:b/>
          <w:bCs/>
        </w:rPr>
        <w:t>Automation substitutes for labor</w:t>
      </w:r>
      <w:r>
        <w:t>. This is the fundamental purpose of workplace technology. If a machine can do a task current</w:t>
      </w:r>
      <w:r w:rsidR="00B9327B">
        <w:t>ly done by humans, it will do it</w:t>
      </w:r>
      <w:r>
        <w:t xml:space="preserve"> with greater precision, speed, and at a lower cost</w:t>
      </w:r>
      <w:r w:rsidR="00B868F5">
        <w:t>. But, there are limitations to</w:t>
      </w:r>
      <w:r>
        <w:t xml:space="preserve"> substitution, both because of technological </w:t>
      </w:r>
      <w:r w:rsidR="00B868F5">
        <w:t>constraints (machines will never do it all</w:t>
      </w:r>
      <w:r>
        <w:t>) and factor price adjustments (if automation causes wage declines, labor becomes more competitive)</w:t>
      </w:r>
      <w:r w:rsidR="00B9327B">
        <w:t>.</w:t>
      </w:r>
      <w:r>
        <w:rPr>
          <w:rStyle w:val="EndnoteReference"/>
        </w:rPr>
        <w:endnoteReference w:id="5"/>
      </w:r>
      <w:r w:rsidR="005A56CD">
        <w:t xml:space="preserve"> </w:t>
      </w:r>
    </w:p>
    <w:p w14:paraId="22C41E37" w14:textId="7A278B8B" w:rsidR="00BA4551" w:rsidRDefault="00BA4551" w:rsidP="008C3D35">
      <w:pPr>
        <w:pStyle w:val="Normal1"/>
        <w:numPr>
          <w:ilvl w:val="0"/>
          <w:numId w:val="7"/>
        </w:numPr>
        <w:spacing w:after="200"/>
      </w:pPr>
      <w:r>
        <w:rPr>
          <w:b/>
          <w:bCs/>
        </w:rPr>
        <w:t>Machines substitute for tasks, not jobs</w:t>
      </w:r>
      <w:r>
        <w:t xml:space="preserve">. A job is a collection of tasks. Some of those tasks </w:t>
      </w:r>
      <w:r w:rsidR="002D71CE">
        <w:t>are best</w:t>
      </w:r>
      <w:r>
        <w:t xml:space="preserve"> done by humans, others by machines. Even under the most aggressive scenarios of technological advance, it is unlikely that machines will be able to substitute</w:t>
      </w:r>
      <w:r w:rsidR="005F1437">
        <w:t xml:space="preserve"> for</w:t>
      </w:r>
      <w:r>
        <w:t xml:space="preserve"> </w:t>
      </w:r>
      <w:r w:rsidRPr="002D71CE">
        <w:rPr>
          <w:i/>
        </w:rPr>
        <w:t>all tasks</w:t>
      </w:r>
      <w:r>
        <w:t xml:space="preserve"> in any one occupation.</w:t>
      </w:r>
      <w:r>
        <w:rPr>
          <w:rStyle w:val="EndnoteReference"/>
        </w:rPr>
        <w:endnoteReference w:id="6"/>
      </w:r>
      <w:r>
        <w:t xml:space="preserve"> </w:t>
      </w:r>
      <w:r w:rsidR="002D71CE">
        <w:t xml:space="preserve">This implies </w:t>
      </w:r>
      <w:r w:rsidR="00B1110E">
        <w:t xml:space="preserve">constant change but also </w:t>
      </w:r>
      <w:r w:rsidR="002D71CE">
        <w:t xml:space="preserve">a persistent need for human labor, even in highly automated </w:t>
      </w:r>
      <w:r w:rsidR="005F1437">
        <w:t>contexts</w:t>
      </w:r>
      <w:r>
        <w:t xml:space="preserve">. </w:t>
      </w:r>
    </w:p>
    <w:p w14:paraId="58C7F80C" w14:textId="436B04E0" w:rsidR="00BA4551" w:rsidRDefault="00BA4551" w:rsidP="008C3D35">
      <w:pPr>
        <w:pStyle w:val="Normal1"/>
        <w:numPr>
          <w:ilvl w:val="0"/>
          <w:numId w:val="7"/>
        </w:numPr>
        <w:spacing w:after="200"/>
      </w:pPr>
      <w:r>
        <w:rPr>
          <w:b/>
          <w:bCs/>
        </w:rPr>
        <w:t>Automation also complements labor</w:t>
      </w:r>
      <w:r>
        <w:t xml:space="preserve">. Generally, whatever workplace activity isn’t </w:t>
      </w:r>
      <w:r w:rsidR="00746E12">
        <w:t xml:space="preserve">taken over </w:t>
      </w:r>
      <w:r>
        <w:t xml:space="preserve">by automation is complemented by it—making each remaining human task more valuable. </w:t>
      </w:r>
      <w:r w:rsidR="00801D1A">
        <w:t>This makes labor more valuable, and the</w:t>
      </w:r>
      <w:r>
        <w:t xml:space="preserve"> increased productivity generally</w:t>
      </w:r>
      <w:r w:rsidR="00D05810">
        <w:t xml:space="preserve"> (though not always)</w:t>
      </w:r>
      <w:r>
        <w:t xml:space="preserve"> translates into higher wages</w:t>
      </w:r>
      <w:r w:rsidR="00B9327B">
        <w:t>.</w:t>
      </w:r>
    </w:p>
    <w:p w14:paraId="2B4FA4D7" w14:textId="185B1510" w:rsidR="00D05810" w:rsidRDefault="00BA4551" w:rsidP="008C3D35">
      <w:pPr>
        <w:pStyle w:val="Normal1"/>
        <w:numPr>
          <w:ilvl w:val="0"/>
          <w:numId w:val="7"/>
        </w:numPr>
        <w:spacing w:after="200"/>
      </w:pPr>
      <w:r>
        <w:rPr>
          <w:b/>
          <w:bCs/>
        </w:rPr>
        <w:t xml:space="preserve">Automation </w:t>
      </w:r>
      <w:r w:rsidR="00746E12">
        <w:rPr>
          <w:b/>
          <w:bCs/>
        </w:rPr>
        <w:t xml:space="preserve">frequently </w:t>
      </w:r>
      <w:r>
        <w:rPr>
          <w:b/>
          <w:bCs/>
        </w:rPr>
        <w:t>increases demand, creating jobs</w:t>
      </w:r>
      <w:r>
        <w:t xml:space="preserve">. Machine substitution </w:t>
      </w:r>
      <w:r w:rsidR="000C6719">
        <w:t>for</w:t>
      </w:r>
      <w:r>
        <w:t xml:space="preserve"> labor improves </w:t>
      </w:r>
      <w:r w:rsidR="000C6719">
        <w:t xml:space="preserve">productivity and </w:t>
      </w:r>
      <w:r>
        <w:t xml:space="preserve">quality and reduces </w:t>
      </w:r>
      <w:r w:rsidR="000C6719">
        <w:t xml:space="preserve">the </w:t>
      </w:r>
      <w:r>
        <w:t xml:space="preserve">cost of goods and services. This may—though not always, and not forever—have the impact of increasing employment </w:t>
      </w:r>
      <w:r w:rsidRPr="003B4EFD">
        <w:rPr>
          <w:iCs/>
          <w:rPrChange w:id="110" w:author="david jackson" w:date="2018-11-29T15:01:00Z">
            <w:rPr>
              <w:i/>
              <w:iCs/>
            </w:rPr>
          </w:rPrChange>
        </w:rPr>
        <w:t>in these same sectors</w:t>
      </w:r>
      <w:ins w:id="111" w:author="david jackson" w:date="2018-11-29T15:01:00Z">
        <w:r w:rsidR="003B4EFD">
          <w:rPr>
            <w:iCs/>
          </w:rPr>
          <w:t>.</w:t>
        </w:r>
      </w:ins>
      <w:del w:id="112" w:author="david jackson" w:date="2018-11-29T15:01:00Z">
        <w:r w:rsidR="008C3D35" w:rsidDel="003B4EFD">
          <w:rPr>
            <w:iCs/>
          </w:rPr>
          <w:delText>!</w:delText>
        </w:r>
      </w:del>
      <w:r>
        <w:t xml:space="preserve"> </w:t>
      </w:r>
      <w:r w:rsidR="00D05810">
        <w:t xml:space="preserve">This is </w:t>
      </w:r>
      <w:r>
        <w:t xml:space="preserve">because the automation-driven cost and quality improvements </w:t>
      </w:r>
      <w:r w:rsidR="00D05810">
        <w:t xml:space="preserve">can </w:t>
      </w:r>
      <w:r>
        <w:t>increase demand for these goods and service</w:t>
      </w:r>
      <w:r w:rsidR="003A1DB3">
        <w:t>s</w:t>
      </w:r>
      <w:r>
        <w:t xml:space="preserve"> </w:t>
      </w:r>
      <w:r w:rsidR="00D05810">
        <w:t xml:space="preserve">to a degree </w:t>
      </w:r>
      <w:r w:rsidR="003A1DB3">
        <w:t>that offset</w:t>
      </w:r>
      <w:r w:rsidR="000C6719">
        <w:t>s</w:t>
      </w:r>
      <w:r w:rsidR="003A1DB3">
        <w:t xml:space="preserve"> any would-be </w:t>
      </w:r>
      <w:r w:rsidR="00D05810">
        <w:t xml:space="preserve">job </w:t>
      </w:r>
      <w:r w:rsidR="003A1DB3">
        <w:t>losses from automation</w:t>
      </w:r>
      <w:r>
        <w:t xml:space="preserve">. </w:t>
      </w:r>
      <w:r w:rsidR="00D05810">
        <w:t>Similarly</w:t>
      </w:r>
      <w:r w:rsidR="005A56CD">
        <w:t xml:space="preserve">, the productivity and </w:t>
      </w:r>
      <w:r>
        <w:t>wage</w:t>
      </w:r>
      <w:r w:rsidR="005A56CD">
        <w:t xml:space="preserve"> gains brought by automation can result in </w:t>
      </w:r>
      <w:r>
        <w:t>workers hav</w:t>
      </w:r>
      <w:r w:rsidR="005A56CD">
        <w:t>ing</w:t>
      </w:r>
      <w:r>
        <w:t xml:space="preserve"> more disposable income, which</w:t>
      </w:r>
      <w:r w:rsidR="003A1DB3">
        <w:t xml:space="preserve"> </w:t>
      </w:r>
      <w:r>
        <w:t xml:space="preserve">increases consumption and </w:t>
      </w:r>
      <w:r w:rsidR="005A56CD">
        <w:t xml:space="preserve">hence </w:t>
      </w:r>
      <w:r>
        <w:t>employment</w:t>
      </w:r>
      <w:r w:rsidR="003A1DB3">
        <w:t xml:space="preserve"> </w:t>
      </w:r>
      <w:r w:rsidR="000C6719">
        <w:t>in other industries</w:t>
      </w:r>
      <w:r w:rsidR="00001151">
        <w:t>.</w:t>
      </w:r>
      <w:r>
        <w:rPr>
          <w:rStyle w:val="EndnoteReference"/>
        </w:rPr>
        <w:endnoteReference w:id="7"/>
      </w:r>
    </w:p>
    <w:p w14:paraId="7FBF072C" w14:textId="77B01CB3" w:rsidR="00BA4551" w:rsidRPr="00D05810" w:rsidRDefault="00BA4551" w:rsidP="008C3D35">
      <w:pPr>
        <w:pStyle w:val="Normal1"/>
        <w:numPr>
          <w:ilvl w:val="0"/>
          <w:numId w:val="7"/>
        </w:numPr>
        <w:spacing w:after="200"/>
      </w:pPr>
      <w:r w:rsidRPr="00D05810">
        <w:rPr>
          <w:b/>
          <w:bCs/>
        </w:rPr>
        <w:t>Capital and labor augmentation spurs innovation</w:t>
      </w:r>
      <w:r>
        <w:t>. Wh</w:t>
      </w:r>
      <w:r w:rsidR="00946B39">
        <w:t>en</w:t>
      </w:r>
      <w:r>
        <w:t xml:space="preserve"> machines handle routine, time-consuming activities, human capacity is freed-up to create new products and new tasks. </w:t>
      </w:r>
      <w:r w:rsidR="00EC7F6F">
        <w:t>Think of the explosion of new consumer banking services that supported local branch office expansion</w:t>
      </w:r>
      <w:r w:rsidR="00D05810">
        <w:t>,</w:t>
      </w:r>
      <w:r w:rsidR="00EC7F6F">
        <w:t xml:space="preserve"> even as ATMs reduced the need for tellers to conduct simple transactions</w:t>
      </w:r>
      <w:r w:rsidR="00D05810">
        <w:t>—expanding employment of bank tellers in the process, and changing the skill requirements for those roles</w:t>
      </w:r>
      <w:r w:rsidR="00EC7F6F">
        <w:t>.</w:t>
      </w:r>
      <w:r w:rsidR="00EC7F6F">
        <w:rPr>
          <w:rStyle w:val="EndnoteReference"/>
        </w:rPr>
        <w:endnoteReference w:id="8"/>
      </w:r>
      <w:r w:rsidR="005B5A1D">
        <w:t xml:space="preserve"> </w:t>
      </w:r>
      <w:r w:rsidR="003F528E">
        <w:t>Note</w:t>
      </w:r>
      <w:r w:rsidR="00EC7F6F">
        <w:t>, too,</w:t>
      </w:r>
      <w:r w:rsidR="003F528E">
        <w:t xml:space="preserve"> that </w:t>
      </w:r>
      <w:r w:rsidR="005F7259">
        <w:t>in the information era</w:t>
      </w:r>
      <w:r w:rsidR="00D05810">
        <w:t>,</w:t>
      </w:r>
      <w:r w:rsidR="005F7259">
        <w:t xml:space="preserve"> </w:t>
      </w:r>
      <w:r>
        <w:t xml:space="preserve">half of employment growth in the </w:t>
      </w:r>
      <w:r w:rsidR="003A1DB3">
        <w:t>U.S.</w:t>
      </w:r>
      <w:r>
        <w:t xml:space="preserve"> economy between 1980 and 2007 was accounted for by occupations with new job titles</w:t>
      </w:r>
      <w:r w:rsidR="005F7259">
        <w:t xml:space="preserve"> (i.e. new roles)</w:t>
      </w:r>
      <w:r w:rsidR="003F528E">
        <w:t>.</w:t>
      </w:r>
      <w:r>
        <w:rPr>
          <w:rStyle w:val="EndnoteReference"/>
        </w:rPr>
        <w:endnoteReference w:id="9"/>
      </w:r>
    </w:p>
    <w:p w14:paraId="5E832116" w14:textId="261E2942" w:rsidR="00BA4551" w:rsidRDefault="00BA4551" w:rsidP="008C3D35">
      <w:pPr>
        <w:pStyle w:val="Normal1"/>
        <w:numPr>
          <w:ilvl w:val="0"/>
          <w:numId w:val="7"/>
        </w:numPr>
        <w:spacing w:after="200"/>
      </w:pPr>
      <w:r>
        <w:rPr>
          <w:b/>
          <w:bCs/>
        </w:rPr>
        <w:t xml:space="preserve">Technological possibility </w:t>
      </w:r>
      <w:r w:rsidR="001E0C51">
        <w:rPr>
          <w:b/>
          <w:bCs/>
        </w:rPr>
        <w:t xml:space="preserve">is not the same as </w:t>
      </w:r>
      <w:r>
        <w:rPr>
          <w:b/>
          <w:bCs/>
        </w:rPr>
        <w:t>technological reality</w:t>
      </w:r>
      <w:r w:rsidR="003F528E">
        <w:t xml:space="preserve">. In this regard, it is a mistake to </w:t>
      </w:r>
      <w:r w:rsidR="005F7259">
        <w:t>equat</w:t>
      </w:r>
      <w:r w:rsidR="003F528E">
        <w:t>e</w:t>
      </w:r>
      <w:r w:rsidR="005F7259">
        <w:t xml:space="preserve"> </w:t>
      </w:r>
      <w:r>
        <w:t xml:space="preserve">technological potential </w:t>
      </w:r>
      <w:r w:rsidR="005F7259">
        <w:t>with</w:t>
      </w:r>
      <w:r>
        <w:t xml:space="preserve"> </w:t>
      </w:r>
      <w:r w:rsidR="003F528E">
        <w:t>likely projected</w:t>
      </w:r>
      <w:r w:rsidR="005B5A1D">
        <w:t xml:space="preserve"> </w:t>
      </w:r>
      <w:r w:rsidR="003F528E">
        <w:t>outcomes.</w:t>
      </w:r>
      <w:r w:rsidR="003B6CB4">
        <w:t xml:space="preserve"> </w:t>
      </w:r>
      <w:del w:id="115" w:author="david jackson" w:date="2018-11-29T15:02:00Z">
        <w:r w:rsidR="003B6CB4" w:rsidDel="00FC6E9C">
          <w:delText>T</w:delText>
        </w:r>
        <w:r w:rsidDel="00FC6E9C">
          <w:delText xml:space="preserve">his is a non-trivial issue. </w:delText>
        </w:r>
      </w:del>
      <w:r w:rsidR="003B6CB4">
        <w:t xml:space="preserve">McKinsey </w:t>
      </w:r>
      <w:r w:rsidR="003F528E">
        <w:t>&amp; C</w:t>
      </w:r>
      <w:r w:rsidR="0052563E">
        <w:t>o</w:t>
      </w:r>
      <w:r w:rsidR="00D05810">
        <w:t xml:space="preserve">mpany </w:t>
      </w:r>
      <w:r w:rsidR="003B6CB4">
        <w:t xml:space="preserve">estimates that the </w:t>
      </w:r>
      <w:r w:rsidR="003B6CB4">
        <w:lastRenderedPageBreak/>
        <w:t>U.S. achieves just 18 percent of its “digital potential</w:t>
      </w:r>
      <w:r w:rsidR="003F528E">
        <w:t>.</w:t>
      </w:r>
      <w:r w:rsidR="003B6CB4">
        <w:t>”</w:t>
      </w:r>
      <w:r w:rsidR="005B5A1D">
        <w:t xml:space="preserve"> </w:t>
      </w:r>
      <w:r w:rsidR="00F333A4">
        <w:t>More broadly, t</w:t>
      </w:r>
      <w:r>
        <w:t xml:space="preserve">here are many reasons why </w:t>
      </w:r>
      <w:r w:rsidR="005F7259">
        <w:t>technological adoption falls short of potential, including</w:t>
      </w:r>
      <w:r>
        <w:t>: technical feasibility, deployment challenges, labor competition, r</w:t>
      </w:r>
      <w:r w:rsidR="005F7259">
        <w:t xml:space="preserve">egulatory and social barriers, </w:t>
      </w:r>
      <w:r>
        <w:t>and institutional factors</w:t>
      </w:r>
      <w:r w:rsidR="00AA6AF0">
        <w:t>, among others</w:t>
      </w:r>
      <w:r w:rsidR="003561B2">
        <w:t>.</w:t>
      </w:r>
      <w:r>
        <w:rPr>
          <w:rStyle w:val="EndnoteReference"/>
        </w:rPr>
        <w:endnoteReference w:id="10"/>
      </w:r>
    </w:p>
    <w:p w14:paraId="61007DF0" w14:textId="11AB1680" w:rsidR="001E0C51" w:rsidRPr="001E0C51" w:rsidRDefault="001E0C51" w:rsidP="00BA4551">
      <w:pPr>
        <w:pStyle w:val="Normal1"/>
        <w:spacing w:after="200"/>
        <w:rPr>
          <w:b/>
          <w:sz w:val="24"/>
          <w:szCs w:val="24"/>
        </w:rPr>
      </w:pPr>
      <w:bookmarkStart w:id="116" w:name="_moznka4ncv2h"/>
      <w:r>
        <w:rPr>
          <w:b/>
          <w:sz w:val="24"/>
          <w:szCs w:val="24"/>
        </w:rPr>
        <w:t>What determines the number</w:t>
      </w:r>
      <w:r w:rsidR="00187584">
        <w:rPr>
          <w:b/>
          <w:sz w:val="24"/>
          <w:szCs w:val="24"/>
        </w:rPr>
        <w:t>, composition,</w:t>
      </w:r>
      <w:r>
        <w:rPr>
          <w:b/>
          <w:sz w:val="24"/>
          <w:szCs w:val="24"/>
        </w:rPr>
        <w:t xml:space="preserve"> </w:t>
      </w:r>
      <w:r w:rsidR="00EB6A36">
        <w:rPr>
          <w:b/>
          <w:sz w:val="24"/>
          <w:szCs w:val="24"/>
        </w:rPr>
        <w:t xml:space="preserve">and </w:t>
      </w:r>
      <w:r w:rsidR="00187584">
        <w:rPr>
          <w:b/>
          <w:sz w:val="24"/>
          <w:szCs w:val="24"/>
        </w:rPr>
        <w:t>wages</w:t>
      </w:r>
      <w:r w:rsidR="00EB6A36">
        <w:rPr>
          <w:b/>
          <w:sz w:val="24"/>
          <w:szCs w:val="24"/>
        </w:rPr>
        <w:t xml:space="preserve"> </w:t>
      </w:r>
      <w:r>
        <w:rPr>
          <w:b/>
          <w:sz w:val="24"/>
          <w:szCs w:val="24"/>
        </w:rPr>
        <w:t>of jobs</w:t>
      </w:r>
    </w:p>
    <w:p w14:paraId="7CE4E87D" w14:textId="486B4029" w:rsidR="00BA4551" w:rsidRPr="009F42CF" w:rsidRDefault="00187584" w:rsidP="00BA4551">
      <w:pPr>
        <w:pStyle w:val="Normal1"/>
        <w:spacing w:after="200"/>
      </w:pPr>
      <w:r>
        <w:t xml:space="preserve">In </w:t>
      </w:r>
      <w:r w:rsidR="005F1437" w:rsidRPr="009F42CF">
        <w:t xml:space="preserve">terms of what determines the </w:t>
      </w:r>
      <w:r w:rsidR="001D7B82" w:rsidRPr="009F42CF">
        <w:t xml:space="preserve">net impact of automation on employment and wages, </w:t>
      </w:r>
      <w:r w:rsidR="00BA4551" w:rsidRPr="009F42CF">
        <w:t>Autor provides a simplified framework.</w:t>
      </w:r>
      <w:r w:rsidR="00BA4551" w:rsidRPr="009F42CF">
        <w:rPr>
          <w:rStyle w:val="EndnoteReference"/>
        </w:rPr>
        <w:endnoteReference w:id="11"/>
      </w:r>
      <w:r w:rsidR="00BA4551" w:rsidRPr="009F42CF">
        <w:t xml:space="preserve"> In it, he highlights three primary </w:t>
      </w:r>
      <w:r>
        <w:t>dynamics:</w:t>
      </w:r>
    </w:p>
    <w:p w14:paraId="74B80FBF" w14:textId="41D76873" w:rsidR="00BA4551" w:rsidRDefault="00BA4551" w:rsidP="007150DC">
      <w:pPr>
        <w:pStyle w:val="Normal1"/>
        <w:numPr>
          <w:ilvl w:val="0"/>
          <w:numId w:val="6"/>
        </w:numPr>
        <w:spacing w:after="200"/>
      </w:pPr>
      <w:r>
        <w:rPr>
          <w:b/>
          <w:bCs/>
        </w:rPr>
        <w:t xml:space="preserve">What </w:t>
      </w:r>
      <w:r w:rsidR="00134261">
        <w:rPr>
          <w:b/>
          <w:bCs/>
        </w:rPr>
        <w:t xml:space="preserve">technology </w:t>
      </w:r>
      <w:r>
        <w:rPr>
          <w:b/>
          <w:bCs/>
        </w:rPr>
        <w:t xml:space="preserve">doesn’t replace, </w:t>
      </w:r>
      <w:r w:rsidR="00134261">
        <w:rPr>
          <w:b/>
          <w:bCs/>
        </w:rPr>
        <w:t xml:space="preserve">it </w:t>
      </w:r>
      <w:r>
        <w:rPr>
          <w:b/>
          <w:bCs/>
        </w:rPr>
        <w:t>complements</w:t>
      </w:r>
      <w:r>
        <w:t xml:space="preserve">. Generally speaking, </w:t>
      </w:r>
      <w:r w:rsidR="00187584">
        <w:t xml:space="preserve">machines complement whatever workplace activities they do not substitute for. </w:t>
      </w:r>
      <w:r>
        <w:t xml:space="preserve">Workers who supply tasks that </w:t>
      </w:r>
      <w:r w:rsidR="00187584">
        <w:t xml:space="preserve">automation complements </w:t>
      </w:r>
      <w:r>
        <w:t xml:space="preserve">(i.e. tasks that aren’t substituted for by machines), are more likely to benefit from automation than are workers </w:t>
      </w:r>
      <w:r w:rsidR="00187584">
        <w:t xml:space="preserve">who </w:t>
      </w:r>
      <w:r>
        <w:t xml:space="preserve">supply tasks that </w:t>
      </w:r>
      <w:r w:rsidR="00187584">
        <w:t xml:space="preserve">machines </w:t>
      </w:r>
      <w:r w:rsidR="00870CDF">
        <w:t>can complete</w:t>
      </w:r>
      <w:r>
        <w:t>.</w:t>
      </w:r>
    </w:p>
    <w:p w14:paraId="54411AD5" w14:textId="644812D2" w:rsidR="00BA4551" w:rsidRDefault="00BA4551" w:rsidP="007150DC">
      <w:pPr>
        <w:pStyle w:val="Normal1"/>
        <w:numPr>
          <w:ilvl w:val="0"/>
          <w:numId w:val="6"/>
        </w:numPr>
        <w:spacing w:after="200"/>
      </w:pPr>
      <w:r>
        <w:rPr>
          <w:b/>
          <w:bCs/>
        </w:rPr>
        <w:t>Wages will be determined by the ease with which roles in demand can be filled</w:t>
      </w:r>
      <w:r>
        <w:t xml:space="preserve">. Since the remaining tasks completed by humans are complemented by machines, one would </w:t>
      </w:r>
      <w:r w:rsidR="008B030B">
        <w:t xml:space="preserve">first expect wages to increase </w:t>
      </w:r>
      <w:r>
        <w:t>as these</w:t>
      </w:r>
      <w:r w:rsidR="008B030B">
        <w:t xml:space="preserve"> workers become more productive</w:t>
      </w:r>
      <w:r>
        <w:t xml:space="preserve">. </w:t>
      </w:r>
      <w:r w:rsidR="008B030B">
        <w:t xml:space="preserve">But, </w:t>
      </w:r>
      <w:r>
        <w:t>wage gains can be mitigated, in full or in part, by the ease with which these roles can be filled by other workers—or what economists call the “elasticity of supply of labor” (the responsiveness of labor supply to an increase in demand for a given role).</w:t>
      </w:r>
      <w:r w:rsidR="00870CDF">
        <w:t xml:space="preserve"> For example, if technology similarly increases the productivity of both physicians and street food vendors, holding all else equal, we would expect wage gains </w:t>
      </w:r>
      <w:r w:rsidR="00D05810">
        <w:t xml:space="preserve">to </w:t>
      </w:r>
      <w:r w:rsidR="00870CDF">
        <w:t>be larger for physicians because the barriers to entry (many years of education, training, and certification) for physicians are much higher. Conversely, it would be fairly easy for many new workers to flood the market for street food venders, which might well dampen productivity-driven wage increases.</w:t>
      </w:r>
    </w:p>
    <w:p w14:paraId="117E70BF" w14:textId="391D6FC4" w:rsidR="00BA4551" w:rsidRDefault="00BA4551" w:rsidP="002D49C4">
      <w:pPr>
        <w:pStyle w:val="Normal1"/>
        <w:numPr>
          <w:ilvl w:val="0"/>
          <w:numId w:val="6"/>
        </w:numPr>
        <w:spacing w:after="200"/>
      </w:pPr>
      <w:r w:rsidRPr="00591837">
        <w:rPr>
          <w:b/>
          <w:bCs/>
        </w:rPr>
        <w:t xml:space="preserve">The size of industries—and </w:t>
      </w:r>
      <w:r w:rsidR="00EE6186">
        <w:rPr>
          <w:b/>
          <w:bCs/>
        </w:rPr>
        <w:t xml:space="preserve">the number of </w:t>
      </w:r>
      <w:r w:rsidRPr="00591837">
        <w:rPr>
          <w:b/>
          <w:bCs/>
        </w:rPr>
        <w:t xml:space="preserve">jobs in them—will be determined by the complex interaction </w:t>
      </w:r>
      <w:r w:rsidR="009F42CF" w:rsidRPr="00591837">
        <w:rPr>
          <w:b/>
          <w:bCs/>
        </w:rPr>
        <w:t xml:space="preserve">of consumers’ </w:t>
      </w:r>
      <w:r w:rsidRPr="00591837">
        <w:rPr>
          <w:b/>
          <w:bCs/>
        </w:rPr>
        <w:t>respon</w:t>
      </w:r>
      <w:r w:rsidR="009F42CF" w:rsidRPr="00591837">
        <w:rPr>
          <w:b/>
          <w:bCs/>
        </w:rPr>
        <w:t>ses</w:t>
      </w:r>
      <w:r w:rsidRPr="00591837">
        <w:rPr>
          <w:b/>
          <w:bCs/>
        </w:rPr>
        <w:t xml:space="preserve"> to automation-driven price and quality improvements</w:t>
      </w:r>
      <w:del w:id="117" w:author="david jackson" w:date="2018-11-29T15:05:00Z">
        <w:r w:rsidRPr="00591837" w:rsidDel="00067424">
          <w:rPr>
            <w:b/>
            <w:bCs/>
          </w:rPr>
          <w:delText>,</w:delText>
        </w:r>
      </w:del>
      <w:r w:rsidRPr="00591837">
        <w:rPr>
          <w:b/>
          <w:bCs/>
        </w:rPr>
        <w:t xml:space="preserve"> and how consumption responds to automation-driven wealth </w:t>
      </w:r>
      <w:r w:rsidR="00D05810">
        <w:rPr>
          <w:b/>
          <w:bCs/>
        </w:rPr>
        <w:t>changes</w:t>
      </w:r>
      <w:r w:rsidRPr="00591837">
        <w:rPr>
          <w:b/>
          <w:bCs/>
        </w:rPr>
        <w:t>.</w:t>
      </w:r>
      <w:r w:rsidR="00591837" w:rsidRPr="00591837">
        <w:rPr>
          <w:b/>
          <w:bCs/>
        </w:rPr>
        <w:t xml:space="preserve"> </w:t>
      </w:r>
      <w:r w:rsidR="007C5599">
        <w:rPr>
          <w:bCs/>
        </w:rPr>
        <w:t>In this respect</w:t>
      </w:r>
      <w:r w:rsidR="007C5599" w:rsidRPr="007C5599">
        <w:rPr>
          <w:bCs/>
        </w:rPr>
        <w:t>, machines</w:t>
      </w:r>
      <w:r w:rsidR="007C5599">
        <w:rPr>
          <w:bCs/>
        </w:rPr>
        <w:t xml:space="preserve"> and AI very plainly </w:t>
      </w:r>
      <w:r w:rsidR="002D49C4">
        <w:rPr>
          <w:bCs/>
        </w:rPr>
        <w:t>do</w:t>
      </w:r>
      <w:r w:rsidR="007C5599">
        <w:rPr>
          <w:bCs/>
        </w:rPr>
        <w:t xml:space="preserve"> </w:t>
      </w:r>
      <w:r w:rsidR="00EE6186">
        <w:rPr>
          <w:bCs/>
        </w:rPr>
        <w:t xml:space="preserve">substitute for </w:t>
      </w:r>
      <w:r w:rsidR="007C5599">
        <w:rPr>
          <w:bCs/>
        </w:rPr>
        <w:t xml:space="preserve">labor. </w:t>
      </w:r>
      <w:r w:rsidR="00F12AFD">
        <w:rPr>
          <w:bCs/>
        </w:rPr>
        <w:t xml:space="preserve">But two offsetting </w:t>
      </w:r>
      <w:r w:rsidR="007C5599">
        <w:rPr>
          <w:bCs/>
        </w:rPr>
        <w:t xml:space="preserve">dynamics </w:t>
      </w:r>
      <w:r w:rsidR="00870CDF">
        <w:rPr>
          <w:bCs/>
        </w:rPr>
        <w:t xml:space="preserve">basic to economies in general may </w:t>
      </w:r>
      <w:r w:rsidR="00F12AFD">
        <w:rPr>
          <w:bCs/>
        </w:rPr>
        <w:t xml:space="preserve">also </w:t>
      </w:r>
      <w:r w:rsidR="002D49C4">
        <w:rPr>
          <w:bCs/>
        </w:rPr>
        <w:t>mitigate some of that displacement</w:t>
      </w:r>
      <w:r w:rsidR="007C5599">
        <w:rPr>
          <w:bCs/>
        </w:rPr>
        <w:t>.</w:t>
      </w:r>
      <w:r w:rsidR="005B5A1D">
        <w:rPr>
          <w:bCs/>
        </w:rPr>
        <w:t xml:space="preserve"> </w:t>
      </w:r>
      <w:r w:rsidR="007C5599">
        <w:rPr>
          <w:bCs/>
        </w:rPr>
        <w:t xml:space="preserve">In the first effect, </w:t>
      </w:r>
      <w:r w:rsidR="00591837" w:rsidRPr="00591837">
        <w:rPr>
          <w:bCs/>
        </w:rPr>
        <w:t xml:space="preserve">machine-driven quality or cost improvements </w:t>
      </w:r>
      <w:r w:rsidR="00591837">
        <w:rPr>
          <w:bCs/>
        </w:rPr>
        <w:t xml:space="preserve">(as noted above) </w:t>
      </w:r>
      <w:r w:rsidR="00591837">
        <w:t xml:space="preserve">can actually </w:t>
      </w:r>
      <w:r w:rsidR="00591837" w:rsidRPr="00591837">
        <w:rPr>
          <w:i/>
          <w:iCs/>
        </w:rPr>
        <w:t>increase</w:t>
      </w:r>
      <w:r w:rsidR="00591837">
        <w:t xml:space="preserve"> </w:t>
      </w:r>
      <w:r w:rsidR="00591837" w:rsidRPr="00F12AFD">
        <w:t>employment</w:t>
      </w:r>
      <w:r w:rsidRPr="00F12AFD">
        <w:rPr>
          <w:bCs/>
        </w:rPr>
        <w:t xml:space="preserve"> </w:t>
      </w:r>
      <w:r w:rsidR="00F12AFD" w:rsidRPr="00F12AFD">
        <w:rPr>
          <w:bCs/>
        </w:rPr>
        <w:t>in particular industries</w:t>
      </w:r>
      <w:r w:rsidR="00D16A3D">
        <w:rPr>
          <w:bCs/>
        </w:rPr>
        <w:t>. This happens</w:t>
      </w:r>
      <w:r w:rsidR="00F12AFD" w:rsidRPr="00F12AFD">
        <w:rPr>
          <w:bCs/>
        </w:rPr>
        <w:t xml:space="preserve"> </w:t>
      </w:r>
      <w:r w:rsidR="00591837" w:rsidRPr="00F12AFD">
        <w:t>as</w:t>
      </w:r>
      <w:r w:rsidR="00591837">
        <w:t xml:space="preserve"> </w:t>
      </w:r>
      <w:r w:rsidR="00F12AFD">
        <w:t xml:space="preserve">the </w:t>
      </w:r>
      <w:r w:rsidR="00D16A3D">
        <w:t xml:space="preserve">product </w:t>
      </w:r>
      <w:r w:rsidR="00591837">
        <w:t>improvements increase demand and therefore increase demand for the workers, who, aided by machines, produce the</w:t>
      </w:r>
      <w:r w:rsidR="00D16A3D">
        <w:t xml:space="preserve"> </w:t>
      </w:r>
      <w:r w:rsidR="00D05810">
        <w:t>goods or services</w:t>
      </w:r>
      <w:r w:rsidR="00D16A3D">
        <w:t>.</w:t>
      </w:r>
      <w:r w:rsidR="00591837">
        <w:t xml:space="preserve"> In such cases, automation increases the </w:t>
      </w:r>
      <w:r w:rsidR="007C5599">
        <w:t xml:space="preserve">net </w:t>
      </w:r>
      <w:r w:rsidR="00591837">
        <w:t>number of workers in the automated industry—sometimes substantially so.</w:t>
      </w:r>
      <w:r w:rsidR="005B5A1D">
        <w:t xml:space="preserve"> </w:t>
      </w:r>
      <w:r w:rsidR="002D49C4">
        <w:t>This is what Acemoglu and Restrepo call the “productivity</w:t>
      </w:r>
      <w:del w:id="118" w:author="david jackson" w:date="2018-11-29T15:06:00Z">
        <w:r w:rsidR="002D49C4" w:rsidDel="00BC165B">
          <w:delText>”</w:delText>
        </w:r>
      </w:del>
      <w:r w:rsidR="002D49C4">
        <w:t xml:space="preserve"> effect.</w:t>
      </w:r>
      <w:ins w:id="119" w:author="david jackson" w:date="2018-11-29T15:06:00Z">
        <w:r w:rsidR="00BC165B">
          <w:t>”</w:t>
        </w:r>
      </w:ins>
      <w:r w:rsidR="002D49C4">
        <w:rPr>
          <w:rStyle w:val="EndnoteReference"/>
          <w:bCs/>
        </w:rPr>
        <w:endnoteReference w:id="12"/>
      </w:r>
      <w:r w:rsidR="0027202D" w:rsidRPr="0027202D">
        <w:t xml:space="preserve"> </w:t>
      </w:r>
      <w:r w:rsidR="0027202D">
        <w:t>As an example, James Bessen of Boston University describes huge declines in the price of cloth</w:t>
      </w:r>
      <w:r w:rsidR="00AB0FC9">
        <w:t xml:space="preserve"> in the 1800s</w:t>
      </w:r>
      <w:r w:rsidR="0027202D">
        <w:t xml:space="preserve"> due to mechanized looms led to a net </w:t>
      </w:r>
      <w:r w:rsidR="0027202D" w:rsidRPr="00540FEB">
        <w:t>increase</w:t>
      </w:r>
      <w:r w:rsidR="0027202D">
        <w:t xml:space="preserve"> in textile jobs.</w:t>
      </w:r>
      <w:r w:rsidR="005B5A1D">
        <w:t xml:space="preserve"> </w:t>
      </w:r>
      <w:r w:rsidR="0027202D">
        <w:t xml:space="preserve">With the price of clothing much cheaper, the ability of households to </w:t>
      </w:r>
      <w:r w:rsidR="0027202D">
        <w:lastRenderedPageBreak/>
        <w:t>expand wardrobes exploded</w:t>
      </w:r>
      <w:r w:rsidR="00D05810">
        <w:t>, therefore increasing the demand for weavers even in the face of substantial workplace automation</w:t>
      </w:r>
      <w:r w:rsidR="0027202D">
        <w:t>.</w:t>
      </w:r>
      <w:r w:rsidR="0027202D">
        <w:rPr>
          <w:rStyle w:val="EndnoteReference"/>
        </w:rPr>
        <w:endnoteReference w:id="13"/>
      </w:r>
    </w:p>
    <w:p w14:paraId="572320F5" w14:textId="3F2BBDD2" w:rsidR="00106FB2" w:rsidRDefault="00D16A3D" w:rsidP="00091586">
      <w:pPr>
        <w:pStyle w:val="Normal1"/>
        <w:spacing w:after="200"/>
        <w:ind w:left="720"/>
      </w:pPr>
      <w:r>
        <w:t>Th</w:t>
      </w:r>
      <w:r w:rsidR="00EE6186">
        <w:t xml:space="preserve">e </w:t>
      </w:r>
      <w:r w:rsidR="00BA4551">
        <w:t xml:space="preserve">second </w:t>
      </w:r>
      <w:r w:rsidR="002D49C4">
        <w:t xml:space="preserve">countervailing </w:t>
      </w:r>
      <w:r>
        <w:t>dynamic</w:t>
      </w:r>
      <w:r w:rsidR="00EE6186">
        <w:t xml:space="preserve">t </w:t>
      </w:r>
      <w:r w:rsidR="002D49C4">
        <w:t>might be called the “wealth effect</w:t>
      </w:r>
      <w:r w:rsidR="00EE6186">
        <w:t>.</w:t>
      </w:r>
      <w:r w:rsidR="002D49C4">
        <w:t xml:space="preserve">” </w:t>
      </w:r>
      <w:r w:rsidR="00EE6186">
        <w:t xml:space="preserve">This dynamic </w:t>
      </w:r>
      <w:r w:rsidR="002D49C4">
        <w:t xml:space="preserve">reflects how </w:t>
      </w:r>
      <w:r w:rsidR="00BA4551">
        <w:t>the demand for good</w:t>
      </w:r>
      <w:r w:rsidR="002D49C4">
        <w:t>s</w:t>
      </w:r>
      <w:r w:rsidR="00BA4551">
        <w:t xml:space="preserve"> or service</w:t>
      </w:r>
      <w:r w:rsidR="002D49C4">
        <w:t>s (and the labor to produce them)</w:t>
      </w:r>
      <w:r w:rsidR="00BA4551">
        <w:t xml:space="preserve"> changes as society becomes wealthier</w:t>
      </w:r>
      <w:r w:rsidR="002D49C4">
        <w:t xml:space="preserve"> thanks to </w:t>
      </w:r>
      <w:r w:rsidR="00EE6186">
        <w:t xml:space="preserve">automation-driven </w:t>
      </w:r>
      <w:r w:rsidR="002D49C4">
        <w:t>productivity increases</w:t>
      </w:r>
      <w:r w:rsidR="00BA4551">
        <w:t xml:space="preserve">. </w:t>
      </w:r>
      <w:r w:rsidR="002D49C4">
        <w:t>Through this effect</w:t>
      </w:r>
      <w:r w:rsidR="00D05810">
        <w:t>,</w:t>
      </w:r>
      <w:r w:rsidR="002D49C4">
        <w:t xml:space="preserve"> the increased wealth generated by machine-driven productivity gains </w:t>
      </w:r>
      <w:r w:rsidR="00446363">
        <w:t xml:space="preserve">can </w:t>
      </w:r>
      <w:r w:rsidR="002D49C4">
        <w:t>support increased consumer demand</w:t>
      </w:r>
      <w:r w:rsidR="00AB0FC9">
        <w:t xml:space="preserve"> across the board</w:t>
      </w:r>
      <w:r w:rsidR="002D49C4">
        <w:t xml:space="preserve"> and even the creation of entirely new labor-intensive tasks</w:t>
      </w:r>
      <w:r w:rsidR="0027202D">
        <w:t>.</w:t>
      </w:r>
      <w:r w:rsidR="005B5A1D">
        <w:t xml:space="preserve"> </w:t>
      </w:r>
      <w:r w:rsidR="002D49C4">
        <w:t>This dynamic can also reinstate human labor</w:t>
      </w:r>
      <w:r w:rsidR="00EE6186">
        <w:t>.</w:t>
      </w:r>
      <w:r w:rsidR="002D49C4">
        <w:t xml:space="preserve"> </w:t>
      </w:r>
      <w:r w:rsidR="0027202D">
        <w:t xml:space="preserve">Think of the present </w:t>
      </w:r>
      <w:r w:rsidR="00E731F8">
        <w:t xml:space="preserve">rising </w:t>
      </w:r>
      <w:r w:rsidR="0027202D">
        <w:t xml:space="preserve">demand for </w:t>
      </w:r>
      <w:r w:rsidR="00E731F8">
        <w:t xml:space="preserve">fulfillment center workers </w:t>
      </w:r>
      <w:r w:rsidR="00091586">
        <w:t>and yoga instructors</w:t>
      </w:r>
      <w:ins w:id="120" w:author="david jackson" w:date="2018-11-29T15:07:00Z">
        <w:r w:rsidR="00301A5F">
          <w:t>.</w:t>
        </w:r>
      </w:ins>
      <w:del w:id="121" w:author="david jackson" w:date="2018-11-29T15:07:00Z">
        <w:r w:rsidR="00091586" w:rsidDel="00301A5F">
          <w:delText>!</w:delText>
        </w:r>
      </w:del>
      <w:r w:rsidR="00091586">
        <w:t xml:space="preserve"> </w:t>
      </w:r>
      <w:r w:rsidR="007F4E7D">
        <w:t>Fast</w:t>
      </w:r>
      <w:del w:id="122" w:author="david jackson" w:date="2018-12-06T15:17:00Z">
        <w:r w:rsidR="007F4E7D" w:rsidDel="009F25A1">
          <w:delText>,</w:delText>
        </w:r>
      </w:del>
      <w:r w:rsidR="007F4E7D">
        <w:t xml:space="preserve"> automated fulfillment has begotten more of that while societal wealth</w:t>
      </w:r>
      <w:ins w:id="123" w:author="david jackson" w:date="2018-11-29T15:06:00Z">
        <w:r w:rsidR="00301A5F">
          <w:t xml:space="preserve"> </w:t>
        </w:r>
      </w:ins>
      <w:del w:id="124" w:author="david jackson" w:date="2018-11-29T15:06:00Z">
        <w:r w:rsidR="007F4E7D" w:rsidDel="00301A5F">
          <w:delText>-</w:delText>
        </w:r>
      </w:del>
      <w:r w:rsidR="007F4E7D">
        <w:t xml:space="preserve">creation has </w:t>
      </w:r>
      <w:del w:id="125" w:author="david jackson" w:date="2018-11-29T15:07:00Z">
        <w:r w:rsidR="007F4E7D" w:rsidDel="00175B09">
          <w:delText xml:space="preserve">created </w:delText>
        </w:r>
      </w:del>
      <w:ins w:id="126" w:author="david jackson" w:date="2018-11-29T15:07:00Z">
        <w:r w:rsidR="00175B09">
          <w:t xml:space="preserve">spurred </w:t>
        </w:r>
      </w:ins>
      <w:r w:rsidR="007F4E7D">
        <w:t xml:space="preserve">new demand for yoga </w:t>
      </w:r>
      <w:del w:id="127" w:author="david jackson" w:date="2018-11-29T15:08:00Z">
        <w:r w:rsidR="007F4E7D" w:rsidDel="00F66D84">
          <w:delText xml:space="preserve">and spin </w:delText>
        </w:r>
      </w:del>
      <w:r w:rsidR="007F4E7D">
        <w:t xml:space="preserve">classes. In short, </w:t>
      </w:r>
      <w:r w:rsidR="00091586">
        <w:t>the size of industries and the demand for workers in them is determined not just by the displacement effect of machines</w:t>
      </w:r>
      <w:r w:rsidR="00D125B8">
        <w:t>,</w:t>
      </w:r>
      <w:r w:rsidR="00091586">
        <w:t xml:space="preserve"> but how that interacts with the productivity and wealth effects</w:t>
      </w:r>
      <w:r w:rsidR="00E731F8">
        <w:t xml:space="preserve"> of automation</w:t>
      </w:r>
      <w:r w:rsidR="00091586">
        <w:t xml:space="preserve">. </w:t>
      </w:r>
      <w:r w:rsidR="00BA4551">
        <w:t>The interaction of the</w:t>
      </w:r>
      <w:r w:rsidR="00484302">
        <w:t>se</w:t>
      </w:r>
      <w:r w:rsidR="00BA4551">
        <w:t xml:space="preserve"> </w:t>
      </w:r>
      <w:r w:rsidR="00484302">
        <w:t xml:space="preserve">factors </w:t>
      </w:r>
      <w:r w:rsidR="00BA4551">
        <w:t xml:space="preserve">is complex, and may </w:t>
      </w:r>
      <w:r w:rsidR="00484302">
        <w:t>fully or partially offset</w:t>
      </w:r>
      <w:r w:rsidR="00091586">
        <w:t xml:space="preserve"> the displacement of workers</w:t>
      </w:r>
      <w:r w:rsidR="00484302">
        <w:t>.</w:t>
      </w:r>
      <w:r w:rsidR="00EE6186">
        <w:rPr>
          <w:rStyle w:val="EndnoteReference"/>
        </w:rPr>
        <w:endnoteReference w:id="14"/>
      </w:r>
      <w:r w:rsidR="00091586">
        <w:t xml:space="preserve"> </w:t>
      </w:r>
    </w:p>
    <w:p w14:paraId="5F669B88" w14:textId="35F29541" w:rsidR="005F387B" w:rsidRDefault="00106FB2" w:rsidP="00871CA7">
      <w:pPr>
        <w:pStyle w:val="Normal1"/>
        <w:spacing w:after="200"/>
      </w:pPr>
      <w:r>
        <w:t xml:space="preserve">In sum, </w:t>
      </w:r>
      <w:r w:rsidR="004D06B3">
        <w:t>recent scholarship provides a</w:t>
      </w:r>
      <w:r w:rsidR="00091586">
        <w:t>n</w:t>
      </w:r>
      <w:r w:rsidR="004D06B3">
        <w:t xml:space="preserve"> incisive framework for thinking about the impacts of automation and AI</w:t>
      </w:r>
      <w:r w:rsidR="00871CA7">
        <w:t xml:space="preserve"> </w:t>
      </w:r>
      <w:r w:rsidR="009D4915">
        <w:t xml:space="preserve">on local communities </w:t>
      </w:r>
      <w:r w:rsidR="00871CA7">
        <w:t xml:space="preserve">that is </w:t>
      </w:r>
      <w:del w:id="128" w:author="david jackson" w:date="2018-11-29T15:08:00Z">
        <w:r w:rsidR="00871CA7" w:rsidDel="004E1855">
          <w:delText>at once</w:delText>
        </w:r>
      </w:del>
      <w:ins w:id="129" w:author="david jackson" w:date="2018-11-29T15:08:00Z">
        <w:r w:rsidR="004E1855">
          <w:t>both</w:t>
        </w:r>
      </w:ins>
      <w:r w:rsidR="00871CA7">
        <w:t xml:space="preserve"> clarifying and open-ended.</w:t>
      </w:r>
    </w:p>
    <w:p w14:paraId="2E021FD8" w14:textId="51107D54" w:rsidR="00871CA7" w:rsidRDefault="00871CA7" w:rsidP="00871CA7">
      <w:pPr>
        <w:pStyle w:val="Normal1"/>
        <w:spacing w:after="200"/>
      </w:pPr>
      <w:r>
        <w:t>On the one hand, the task framework identifies a set of basic dynamics that affect how automation and AI affect labor markets</w:t>
      </w:r>
      <w:r w:rsidR="005F387B">
        <w:t xml:space="preserve">. </w:t>
      </w:r>
      <w:r>
        <w:t>On the other hand, the interaction of these dynamics is complex,</w:t>
      </w:r>
      <w:r w:rsidR="005F387B">
        <w:t xml:space="preserve"> to the point that productivity, wealth, or other effects may </w:t>
      </w:r>
      <w:r>
        <w:t>fully or partially offset the displacement of workers</w:t>
      </w:r>
      <w:r w:rsidR="00AB0FC9">
        <w:t>,</w:t>
      </w:r>
      <w:r w:rsidR="00D125B8">
        <w:t xml:space="preserve"> and </w:t>
      </w:r>
      <w:r w:rsidR="00AB0FC9">
        <w:t>with variations across place</w:t>
      </w:r>
      <w:r>
        <w:t>.</w:t>
      </w:r>
      <w:r>
        <w:rPr>
          <w:rStyle w:val="EndnoteReference"/>
        </w:rPr>
        <w:endnoteReference w:id="15"/>
      </w:r>
      <w:r>
        <w:t xml:space="preserve"> As a result</w:t>
      </w:r>
      <w:r w:rsidR="00D125B8">
        <w:t>,</w:t>
      </w:r>
      <w:r>
        <w:t xml:space="preserve"> the</w:t>
      </w:r>
      <w:r w:rsidR="005F387B">
        <w:t xml:space="preserve"> total effect of these</w:t>
      </w:r>
      <w:r>
        <w:t xml:space="preserve"> </w:t>
      </w:r>
      <w:r w:rsidR="005F387B">
        <w:t xml:space="preserve">crosscutting </w:t>
      </w:r>
      <w:r>
        <w:t xml:space="preserve">patterns </w:t>
      </w:r>
      <w:r w:rsidR="005F387B">
        <w:t xml:space="preserve">can be </w:t>
      </w:r>
      <w:r>
        <w:t>hard to predict.</w:t>
      </w:r>
      <w:r>
        <w:rPr>
          <w:rStyle w:val="EndnoteReference"/>
        </w:rPr>
        <w:endnoteReference w:id="16"/>
      </w:r>
    </w:p>
    <w:p w14:paraId="7A4D409B" w14:textId="0B51FA91" w:rsidR="00DA3516" w:rsidRDefault="005F387B" w:rsidP="00871CA7">
      <w:pPr>
        <w:pStyle w:val="Normal1"/>
        <w:spacing w:after="200"/>
      </w:pPr>
      <w:r>
        <w:t xml:space="preserve">Which is why it is important to </w:t>
      </w:r>
      <w:r w:rsidR="00DA3516">
        <w:t xml:space="preserve">both </w:t>
      </w:r>
      <w:r>
        <w:t>a</w:t>
      </w:r>
      <w:r w:rsidR="00DA3516">
        <w:t>ssess</w:t>
      </w:r>
      <w:r>
        <w:t xml:space="preserve"> </w:t>
      </w:r>
      <w:r w:rsidR="00D125B8">
        <w:t xml:space="preserve">past </w:t>
      </w:r>
      <w:r w:rsidR="00DA3516">
        <w:t xml:space="preserve">automation </w:t>
      </w:r>
      <w:r>
        <w:t xml:space="preserve">trends </w:t>
      </w:r>
      <w:r w:rsidR="00DA3516">
        <w:t xml:space="preserve">with data from recent experience as well as </w:t>
      </w:r>
      <w:r w:rsidR="00A803C2">
        <w:t xml:space="preserve">explore possible </w:t>
      </w:r>
      <w:r w:rsidR="00113BCF">
        <w:t xml:space="preserve">future </w:t>
      </w:r>
      <w:r w:rsidR="00DA3516">
        <w:t xml:space="preserve">trends using </w:t>
      </w:r>
      <w:r w:rsidR="00D125B8">
        <w:t xml:space="preserve">best-guess </w:t>
      </w:r>
      <w:r w:rsidR="00DA3516">
        <w:t>projections.</w:t>
      </w:r>
    </w:p>
    <w:p w14:paraId="49033AB1" w14:textId="6E720259" w:rsidR="00A803C2" w:rsidRDefault="00A803C2" w:rsidP="00106FB2">
      <w:pPr>
        <w:pStyle w:val="Normal1"/>
        <w:spacing w:after="200"/>
      </w:pPr>
      <w:r>
        <w:t xml:space="preserve">With the effects in question </w:t>
      </w:r>
      <w:r w:rsidR="00113BCF">
        <w:t>of critical interest to workers, industries, and regions alike</w:t>
      </w:r>
      <w:r>
        <w:t xml:space="preserve">, </w:t>
      </w:r>
      <w:r w:rsidR="00DA3516">
        <w:t xml:space="preserve">it </w:t>
      </w:r>
      <w:r>
        <w:t xml:space="preserve">is important </w:t>
      </w:r>
      <w:r w:rsidR="00DA3516">
        <w:t xml:space="preserve">to continuously test the conceptual insights of the task framework </w:t>
      </w:r>
      <w:r>
        <w:t>against experience, and also to project them forward to anticipate potential trends and impacts</w:t>
      </w:r>
      <w:r w:rsidR="00113BCF">
        <w:t xml:space="preserve"> across the economy</w:t>
      </w:r>
      <w:r>
        <w:t>.</w:t>
      </w:r>
    </w:p>
    <w:p w14:paraId="09866225" w14:textId="28FB98A3" w:rsidR="00C43FE7" w:rsidRPr="006A7933" w:rsidRDefault="009F0350" w:rsidP="00106FB2">
      <w:pPr>
        <w:pStyle w:val="Normal1"/>
        <w:spacing w:after="200"/>
      </w:pPr>
      <w:r>
        <w:t xml:space="preserve">What is needed, then, is more </w:t>
      </w:r>
      <w:r w:rsidR="00C25684">
        <w:t>inquiry into</w:t>
      </w:r>
      <w:r>
        <w:t xml:space="preserve"> automation’s current dynamics and likely evolution—occupation by occupation, industry by industry, and </w:t>
      </w:r>
      <w:del w:id="130" w:author="david jackson" w:date="2018-11-29T15:09:00Z">
        <w:r w:rsidDel="00095358">
          <w:delText xml:space="preserve">metro </w:delText>
        </w:r>
      </w:del>
      <w:ins w:id="131" w:author="david jackson" w:date="2018-11-29T15:09:00Z">
        <w:r w:rsidR="00095358">
          <w:t xml:space="preserve">region </w:t>
        </w:r>
      </w:ins>
      <w:r>
        <w:t xml:space="preserve">by </w:t>
      </w:r>
      <w:del w:id="132" w:author="david jackson" w:date="2018-11-29T15:09:00Z">
        <w:r w:rsidDel="00095358">
          <w:delText>metro</w:delText>
        </w:r>
      </w:del>
      <w:ins w:id="133" w:author="david jackson" w:date="2018-11-29T15:09:00Z">
        <w:r w:rsidR="00095358">
          <w:t>region</w:t>
        </w:r>
      </w:ins>
      <w:r>
        <w:t>.</w:t>
      </w:r>
      <w:r w:rsidR="00C43FE7">
        <w:rPr>
          <w:rFonts w:cs="Arial"/>
          <w:color w:val="F79646" w:themeColor="accent6"/>
          <w:sz w:val="40"/>
          <w:szCs w:val="40"/>
        </w:rPr>
        <w:br w:type="page"/>
      </w:r>
    </w:p>
    <w:p w14:paraId="225902D2" w14:textId="39FE957D" w:rsidR="004E134D" w:rsidRDefault="00FB2EAD" w:rsidP="004E134D">
      <w:pPr>
        <w:pStyle w:val="Heading"/>
        <w:rPr>
          <w:color w:val="FF9900"/>
          <w:u w:color="FF9900"/>
        </w:rPr>
      </w:pPr>
      <w:bookmarkStart w:id="134" w:name="_wvw0v59590w2"/>
      <w:r>
        <w:rPr>
          <w:color w:val="FF9900"/>
          <w:u w:color="FF9900"/>
        </w:rPr>
        <w:lastRenderedPageBreak/>
        <w:t>3. Methodology</w:t>
      </w:r>
    </w:p>
    <w:p w14:paraId="6E84B0BE" w14:textId="1473794D" w:rsidR="00307475" w:rsidRPr="003C3641" w:rsidRDefault="00307475" w:rsidP="004E134D">
      <w:pPr>
        <w:pStyle w:val="Normal1"/>
        <w:spacing w:after="200"/>
      </w:pPr>
      <w:r w:rsidRPr="003C3641">
        <w:t xml:space="preserve">To </w:t>
      </w:r>
      <w:r w:rsidR="00C25684" w:rsidRPr="003C3641">
        <w:t xml:space="preserve">explore the </w:t>
      </w:r>
      <w:r w:rsidRPr="003C3641">
        <w:t xml:space="preserve">impact of automation on the workforce nationally and across regions, </w:t>
      </w:r>
      <w:r w:rsidR="000C22F0" w:rsidRPr="003C3641">
        <w:t xml:space="preserve">this </w:t>
      </w:r>
      <w:r w:rsidR="001F7CF0">
        <w:t>report</w:t>
      </w:r>
      <w:r w:rsidR="000C22F0" w:rsidRPr="003C3641">
        <w:t xml:space="preserve"> </w:t>
      </w:r>
      <w:r w:rsidRPr="003C3641">
        <w:t>utilize</w:t>
      </w:r>
      <w:r w:rsidR="000C22F0" w:rsidRPr="003C3641">
        <w:t>s</w:t>
      </w:r>
      <w:r w:rsidRPr="003C3641">
        <w:t xml:space="preserve"> data from public and private sources </w:t>
      </w:r>
      <w:r w:rsidR="001F7CF0">
        <w:t>to support two complementary analyses</w:t>
      </w:r>
      <w:r w:rsidR="00C861E7" w:rsidRPr="003C3641">
        <w:t xml:space="preserve">. </w:t>
      </w:r>
      <w:r w:rsidR="000C22F0" w:rsidRPr="003C3641">
        <w:t xml:space="preserve">The </w:t>
      </w:r>
      <w:r w:rsidR="00C861E7" w:rsidRPr="003C3641">
        <w:t xml:space="preserve">first </w:t>
      </w:r>
      <w:r w:rsidR="001F7CF0">
        <w:t xml:space="preserve">analysis </w:t>
      </w:r>
      <w:r w:rsidR="00C861E7" w:rsidRPr="003C3641">
        <w:t>look</w:t>
      </w:r>
      <w:r w:rsidR="000C22F0" w:rsidRPr="003C3641">
        <w:t>s</w:t>
      </w:r>
      <w:r w:rsidR="00C861E7" w:rsidRPr="003C3641">
        <w:t xml:space="preserve"> backward</w:t>
      </w:r>
      <w:r w:rsidRPr="003C3641">
        <w:t xml:space="preserve"> at th</w:t>
      </w:r>
      <w:r w:rsidR="000C22F0" w:rsidRPr="003C3641">
        <w:t>e</w:t>
      </w:r>
      <w:r w:rsidRPr="003C3641">
        <w:t xml:space="preserve"> impact that</w:t>
      </w:r>
      <w:r w:rsidR="00EC0CCB">
        <w:t xml:space="preserve"> digital </w:t>
      </w:r>
      <w:r w:rsidRPr="003C3641">
        <w:t xml:space="preserve">automation </w:t>
      </w:r>
      <w:r w:rsidR="006A7933" w:rsidRPr="003C3641">
        <w:t xml:space="preserve">has had on employment </w:t>
      </w:r>
      <w:r w:rsidRPr="003C3641">
        <w:t xml:space="preserve">during </w:t>
      </w:r>
      <w:r w:rsidR="00EC0CCB">
        <w:t xml:space="preserve">what we call the </w:t>
      </w:r>
      <w:r w:rsidR="00EC0CCB" w:rsidRPr="008D1817">
        <w:t>“</w:t>
      </w:r>
      <w:r w:rsidR="00C24FDB" w:rsidRPr="008D1817">
        <w:t xml:space="preserve">IT </w:t>
      </w:r>
      <w:r w:rsidR="009C4817" w:rsidRPr="008D1817">
        <w:t>era</w:t>
      </w:r>
      <w:r w:rsidR="00CC11F7" w:rsidRPr="008D1817">
        <w:t>”</w:t>
      </w:r>
      <w:r w:rsidR="00EC0CCB" w:rsidRPr="008D1817">
        <w:t>—</w:t>
      </w:r>
      <w:r w:rsidR="00EC0CCB">
        <w:t xml:space="preserve">a period characterized by the </w:t>
      </w:r>
      <w:r w:rsidR="00CC11F7">
        <w:t xml:space="preserve">rise </w:t>
      </w:r>
      <w:r w:rsidR="00EC0CCB">
        <w:t xml:space="preserve">of </w:t>
      </w:r>
      <w:r w:rsidR="0043573D">
        <w:t xml:space="preserve">information technology and especially </w:t>
      </w:r>
      <w:r w:rsidR="00EC0CCB">
        <w:t>the personal computer</w:t>
      </w:r>
      <w:r w:rsidR="006A7933" w:rsidRPr="003C3641">
        <w:t>.</w:t>
      </w:r>
      <w:r w:rsidR="005A4BEA" w:rsidRPr="003C3641">
        <w:t xml:space="preserve"> </w:t>
      </w:r>
      <w:r w:rsidRPr="003C3641">
        <w:t>Th</w:t>
      </w:r>
      <w:r w:rsidR="000C22F0" w:rsidRPr="003C3641">
        <w:t xml:space="preserve">e </w:t>
      </w:r>
      <w:r w:rsidR="001F7CF0">
        <w:t xml:space="preserve">second </w:t>
      </w:r>
      <w:r w:rsidR="000C22F0" w:rsidRPr="003C3641">
        <w:t>analysis</w:t>
      </w:r>
      <w:r w:rsidRPr="003C3641">
        <w:t xml:space="preserve"> look</w:t>
      </w:r>
      <w:r w:rsidR="000C22F0" w:rsidRPr="003C3641">
        <w:t>s</w:t>
      </w:r>
      <w:r w:rsidRPr="003C3641">
        <w:t xml:space="preserve"> ahead, to reasonably speculate about how </w:t>
      </w:r>
      <w:r w:rsidR="00361B1E" w:rsidRPr="003C3641">
        <w:t xml:space="preserve">the next wave of </w:t>
      </w:r>
      <w:r w:rsidR="000C22F0" w:rsidRPr="003C3641">
        <w:t>digital</w:t>
      </w:r>
      <w:r w:rsidR="006817BA" w:rsidRPr="003C3641">
        <w:t xml:space="preserve">ly powered automation </w:t>
      </w:r>
      <w:r w:rsidRPr="003C3641">
        <w:t>may impact employment</w:t>
      </w:r>
      <w:r w:rsidR="00616546" w:rsidRPr="003C3641">
        <w:t xml:space="preserve"> in </w:t>
      </w:r>
      <w:r w:rsidR="006817BA" w:rsidRPr="003C3641">
        <w:t xml:space="preserve">what </w:t>
      </w:r>
      <w:r w:rsidR="00394EC8">
        <w:t>we are</w:t>
      </w:r>
      <w:r w:rsidR="006817BA" w:rsidRPr="003C3641">
        <w:t xml:space="preserve"> call</w:t>
      </w:r>
      <w:r w:rsidR="00394EC8">
        <w:t>ing</w:t>
      </w:r>
      <w:r w:rsidR="006817BA" w:rsidRPr="003C3641">
        <w:t xml:space="preserve"> the </w:t>
      </w:r>
      <w:r w:rsidR="00394EC8">
        <w:t>“</w:t>
      </w:r>
      <w:r w:rsidR="00C24FDB">
        <w:t>AI</w:t>
      </w:r>
      <w:r w:rsidR="006817BA" w:rsidRPr="003C3641">
        <w:t xml:space="preserve"> </w:t>
      </w:r>
      <w:r w:rsidR="009C4817">
        <w:t>era</w:t>
      </w:r>
      <w:r w:rsidR="00394EC8">
        <w:t>”</w:t>
      </w:r>
      <w:r w:rsidR="00EC0CCB">
        <w:t xml:space="preserve">—a period that may well be dominated by the adoption of </w:t>
      </w:r>
      <w:r w:rsidR="0043573D">
        <w:t>artificial intelligence</w:t>
      </w:r>
      <w:r w:rsidR="00EC0CCB">
        <w:t>.</w:t>
      </w:r>
    </w:p>
    <w:bookmarkEnd w:id="134"/>
    <w:p w14:paraId="042D55D3" w14:textId="03127A94" w:rsidR="005A2BD6" w:rsidRDefault="000C22F0" w:rsidP="00361B1E">
      <w:pPr>
        <w:pStyle w:val="Heading2"/>
        <w:spacing w:after="200"/>
      </w:pPr>
      <w:r w:rsidRPr="003C3641">
        <w:t>Backward-l</w:t>
      </w:r>
      <w:r w:rsidR="005C7E00" w:rsidRPr="003C3641">
        <w:t xml:space="preserve">ooking </w:t>
      </w:r>
      <w:r w:rsidRPr="003C3641">
        <w:t>a</w:t>
      </w:r>
      <w:r w:rsidR="005C7E00" w:rsidRPr="003C3641">
        <w:t>nalysis</w:t>
      </w:r>
    </w:p>
    <w:p w14:paraId="6E5F0F12" w14:textId="25EF3CFC" w:rsidR="00A94E45" w:rsidRDefault="00F61278" w:rsidP="00A94E45">
      <w:pPr>
        <w:pStyle w:val="Normal1"/>
        <w:spacing w:after="200"/>
      </w:pPr>
      <w:r>
        <w:t xml:space="preserve">To </w:t>
      </w:r>
      <w:r w:rsidR="000C22F0">
        <w:t xml:space="preserve">document </w:t>
      </w:r>
      <w:r w:rsidR="00D30430">
        <w:t>the</w:t>
      </w:r>
      <w:r w:rsidR="007B09C7">
        <w:t xml:space="preserve"> </w:t>
      </w:r>
      <w:r w:rsidR="000C22F0">
        <w:t xml:space="preserve">ways in which </w:t>
      </w:r>
      <w:r>
        <w:t xml:space="preserve">automation has </w:t>
      </w:r>
      <w:r w:rsidR="004027B6">
        <w:t>impacted the labor market</w:t>
      </w:r>
      <w:r>
        <w:t xml:space="preserve"> in the </w:t>
      </w:r>
      <w:r w:rsidR="00BB26CB">
        <w:t>last</w:t>
      </w:r>
      <w:r>
        <w:t xml:space="preserve"> </w:t>
      </w:r>
      <w:r w:rsidR="004027B6">
        <w:t xml:space="preserve">few </w:t>
      </w:r>
      <w:r>
        <w:t xml:space="preserve">decades, we </w:t>
      </w:r>
      <w:r w:rsidR="004027B6">
        <w:t>utilize and extend</w:t>
      </w:r>
      <w:r>
        <w:t xml:space="preserve"> the data and methodology </w:t>
      </w:r>
      <w:r w:rsidR="00BA06F2">
        <w:t xml:space="preserve">used by economists David Autor and David Dorn in their work on </w:t>
      </w:r>
      <w:ins w:id="135" w:author="david jackson" w:date="2018-12-05T13:56:00Z">
        <w:r w:rsidR="008C26E8">
          <w:t xml:space="preserve">shifting </w:t>
        </w:r>
      </w:ins>
      <w:r w:rsidR="00DB4893">
        <w:t xml:space="preserve">employment patterns </w:t>
      </w:r>
      <w:r w:rsidR="00BA06F2">
        <w:t>due to technological change.</w:t>
      </w:r>
      <w:r w:rsidR="00BA06F2">
        <w:rPr>
          <w:rStyle w:val="EndnoteReference"/>
        </w:rPr>
        <w:endnoteReference w:id="17"/>
      </w:r>
      <w:r w:rsidR="00BA06F2">
        <w:t xml:space="preserve"> </w:t>
      </w:r>
      <w:r>
        <w:t xml:space="preserve">These authors have generously provided their </w:t>
      </w:r>
      <w:r w:rsidR="007B09C7">
        <w:t xml:space="preserve">analytical files </w:t>
      </w:r>
      <w:r w:rsidR="00460821">
        <w:t xml:space="preserve">for the period 1970 through </w:t>
      </w:r>
      <w:r w:rsidR="00D30430">
        <w:t>2012</w:t>
      </w:r>
      <w:r w:rsidR="00510C87">
        <w:t xml:space="preserve">. To incorporate more current information, </w:t>
      </w:r>
      <w:r>
        <w:t>we have extended th</w:t>
      </w:r>
      <w:r w:rsidR="00460821">
        <w:t>ese</w:t>
      </w:r>
      <w:r>
        <w:t xml:space="preserve"> </w:t>
      </w:r>
      <w:r w:rsidR="00460821">
        <w:t xml:space="preserve">files </w:t>
      </w:r>
      <w:r>
        <w:t>through 201</w:t>
      </w:r>
      <w:r w:rsidR="00BA06F2">
        <w:t>6</w:t>
      </w:r>
      <w:r>
        <w:t>.</w:t>
      </w:r>
      <w:r w:rsidR="00A94E45">
        <w:t xml:space="preserve"> </w:t>
      </w:r>
      <w:r w:rsidR="00460821">
        <w:t>The</w:t>
      </w:r>
      <w:r>
        <w:t xml:space="preserve"> a</w:t>
      </w:r>
      <w:r w:rsidR="00A94E45">
        <w:t>pproach involves several steps.</w:t>
      </w:r>
    </w:p>
    <w:p w14:paraId="5F06F3B0" w14:textId="3242AE65" w:rsidR="009C5A20" w:rsidRDefault="00370465" w:rsidP="00A94E45">
      <w:pPr>
        <w:pStyle w:val="Normal1"/>
        <w:spacing w:after="200"/>
      </w:pPr>
      <w:r>
        <w:t>T</w:t>
      </w:r>
      <w:r w:rsidR="003F2062">
        <w:t xml:space="preserve">o </w:t>
      </w:r>
      <w:r w:rsidR="00D34586">
        <w:t>establish</w:t>
      </w:r>
      <w:r w:rsidR="003F2062">
        <w:t xml:space="preserve"> </w:t>
      </w:r>
      <w:r w:rsidR="00D34586">
        <w:t xml:space="preserve">the degree of </w:t>
      </w:r>
      <w:r w:rsidR="00DB4893">
        <w:t xml:space="preserve">IT-era </w:t>
      </w:r>
      <w:r w:rsidR="003F2062">
        <w:t>automation</w:t>
      </w:r>
      <w:r>
        <w:t xml:space="preserve"> </w:t>
      </w:r>
      <w:r w:rsidR="00460821">
        <w:t xml:space="preserve">across </w:t>
      </w:r>
      <w:r w:rsidR="00DB4893">
        <w:t>the economy</w:t>
      </w:r>
      <w:r w:rsidR="00D34586">
        <w:t xml:space="preserve">, the </w:t>
      </w:r>
      <w:r w:rsidR="003A3AE1">
        <w:t xml:space="preserve">analysis first adopts Autor and Dorn’s use and organization of </w:t>
      </w:r>
      <w:r w:rsidR="00D34586">
        <w:t xml:space="preserve">data from the U.S. Department of Labor’s </w:t>
      </w:r>
      <w:ins w:id="136" w:author="david jackson" w:date="2018-12-05T13:56:00Z">
        <w:r w:rsidR="00B16B6A">
          <w:t>“</w:t>
        </w:r>
      </w:ins>
      <w:r w:rsidR="00D34586" w:rsidRPr="00B16B6A">
        <w:rPr>
          <w:iCs/>
          <w:rPrChange w:id="137" w:author="david jackson" w:date="2018-12-05T13:56:00Z">
            <w:rPr>
              <w:i/>
              <w:iCs/>
            </w:rPr>
          </w:rPrChange>
        </w:rPr>
        <w:t>Dictionary of Occupational Titles</w:t>
      </w:r>
      <w:r w:rsidR="009C5A20" w:rsidRPr="009C5A20">
        <w:rPr>
          <w:iCs/>
        </w:rPr>
        <w:t>,</w:t>
      </w:r>
      <w:ins w:id="138" w:author="david jackson" w:date="2018-12-05T13:56:00Z">
        <w:r w:rsidR="00B16B6A">
          <w:rPr>
            <w:iCs/>
          </w:rPr>
          <w:t>”</w:t>
        </w:r>
      </w:ins>
      <w:r w:rsidR="009C5A20" w:rsidRPr="009C5A20">
        <w:rPr>
          <w:iCs/>
        </w:rPr>
        <w:t xml:space="preserve"> </w:t>
      </w:r>
      <w:r w:rsidR="000A221C">
        <w:rPr>
          <w:iCs/>
        </w:rPr>
        <w:t xml:space="preserve">a publication that documents occupational workplace activities and requirements </w:t>
      </w:r>
      <w:r>
        <w:t>going back in time.</w:t>
      </w:r>
      <w:r w:rsidR="003A3AE1">
        <w:rPr>
          <w:rStyle w:val="EndnoteReference"/>
        </w:rPr>
        <w:endnoteReference w:id="18"/>
      </w:r>
      <w:r>
        <w:t xml:space="preserve"> </w:t>
      </w:r>
      <w:r w:rsidR="003A3AE1">
        <w:t>Following Autor and Dorn</w:t>
      </w:r>
      <w:r w:rsidR="00DB4893">
        <w:t>,</w:t>
      </w:r>
      <w:r w:rsidR="003A3AE1">
        <w:t xml:space="preserve"> we have </w:t>
      </w:r>
      <w:r>
        <w:t>group</w:t>
      </w:r>
      <w:r w:rsidR="003A3AE1">
        <w:t>ed</w:t>
      </w:r>
      <w:r w:rsidR="000A221C">
        <w:t xml:space="preserve"> each occupation</w:t>
      </w:r>
      <w:r>
        <w:t xml:space="preserve"> in the workforce</w:t>
      </w:r>
      <w:r w:rsidR="000A221C">
        <w:t xml:space="preserve"> into one of three categories based on the predominant task content of </w:t>
      </w:r>
      <w:r w:rsidR="00283659">
        <w:t>that</w:t>
      </w:r>
      <w:r w:rsidR="000A221C">
        <w:t xml:space="preserve"> role: </w:t>
      </w:r>
      <w:r w:rsidR="005763F8">
        <w:t xml:space="preserve">abstract, manual, </w:t>
      </w:r>
      <w:ins w:id="139" w:author="david jackson" w:date="2018-12-05T13:57:00Z">
        <w:r w:rsidR="00D80605">
          <w:t>or</w:t>
        </w:r>
      </w:ins>
      <w:del w:id="140" w:author="david jackson" w:date="2018-12-05T13:57:00Z">
        <w:r w:rsidR="005763F8" w:rsidDel="00D80605">
          <w:delText>and</w:delText>
        </w:r>
      </w:del>
      <w:r w:rsidR="005763F8">
        <w:t xml:space="preserve"> routine.</w:t>
      </w:r>
    </w:p>
    <w:p w14:paraId="326B08F1" w14:textId="11773D7F" w:rsidR="005763F8" w:rsidRDefault="005763F8" w:rsidP="00A94E45">
      <w:pPr>
        <w:pStyle w:val="Normal1"/>
        <w:spacing w:after="200"/>
      </w:pPr>
      <w:r>
        <w:t xml:space="preserve">Routine occupations are generally most susceptible to automation because they involve a high degree of tasks that are repetitive and are therefore easily codified. </w:t>
      </w:r>
      <w:r w:rsidR="00DB4893">
        <w:t xml:space="preserve">Critically, routine </w:t>
      </w:r>
      <w:r>
        <w:t xml:space="preserve">occupations </w:t>
      </w:r>
      <w:r w:rsidR="00DB4893">
        <w:t xml:space="preserve">transcend traditional educational requirement categories. They can be found </w:t>
      </w:r>
      <w:r>
        <w:t>in areas that require some post-high school education (e.g. sales, clerical</w:t>
      </w:r>
      <w:r w:rsidR="00EC0CCB">
        <w:t>-retail</w:t>
      </w:r>
      <w:r>
        <w:t>, and administrative roles) or in occupations that require nothing more than a high school diploma (e.g. production and extraction roles).</w:t>
      </w:r>
    </w:p>
    <w:p w14:paraId="5B205114" w14:textId="7F7C2EA2" w:rsidR="00370465" w:rsidRDefault="00370465" w:rsidP="00A94E45">
      <w:pPr>
        <w:pStyle w:val="Normal1"/>
        <w:spacing w:after="200"/>
      </w:pPr>
      <w:r>
        <w:t xml:space="preserve">Abstract and manual occupations involve tasks that are either complex and therefore difficult to codify, or take place in </w:t>
      </w:r>
      <w:r w:rsidR="00DB4893">
        <w:t xml:space="preserve">physical </w:t>
      </w:r>
      <w:r>
        <w:t>environments that are difficult to control. In both such cases, automation is more of a challenge. Abstract roles</w:t>
      </w:r>
      <w:r w:rsidR="00104F00">
        <w:t>—typically in management, technology, or finance—</w:t>
      </w:r>
      <w:r>
        <w:t>tend to require more formal education and skills such as creativity, persuasion, intuition, and problem solving</w:t>
      </w:r>
      <w:r w:rsidR="00104F00">
        <w:t>.</w:t>
      </w:r>
      <w:r>
        <w:t xml:space="preserve"> Manual jobs, on the other hand, tend to require </w:t>
      </w:r>
      <w:r w:rsidR="00FC76B9">
        <w:t>less</w:t>
      </w:r>
      <w:r>
        <w:t xml:space="preserve"> education and </w:t>
      </w:r>
      <w:r w:rsidR="00FC76B9">
        <w:t>require</w:t>
      </w:r>
      <w:r>
        <w:t xml:space="preserve"> </w:t>
      </w:r>
      <w:r w:rsidR="00DB4893">
        <w:t xml:space="preserve">physical </w:t>
      </w:r>
      <w:r>
        <w:t>adaptability, dexterity, visual and auditory perception, and interpersonal engagement.</w:t>
      </w:r>
      <w:r w:rsidR="00104F00">
        <w:t xml:space="preserve"> Examples include construction, transportation, or service occupations.</w:t>
      </w:r>
    </w:p>
    <w:p w14:paraId="364EBAE0" w14:textId="372944B6" w:rsidR="00283659" w:rsidRDefault="003A3AE1" w:rsidP="00A94E45">
      <w:pPr>
        <w:pStyle w:val="Normal1"/>
        <w:spacing w:after="200"/>
      </w:pPr>
      <w:r>
        <w:t xml:space="preserve">With the above classification in </w:t>
      </w:r>
      <w:r w:rsidR="00E21932">
        <w:t>place</w:t>
      </w:r>
      <w:r>
        <w:t xml:space="preserve">, </w:t>
      </w:r>
      <w:r w:rsidR="00E21932">
        <w:t xml:space="preserve">the analysis </w:t>
      </w:r>
      <w:r w:rsidR="001F7CF0">
        <w:t>uses the</w:t>
      </w:r>
      <w:r w:rsidR="00510C87">
        <w:t xml:space="preserve"> decennial Census microdata </w:t>
      </w:r>
      <w:r w:rsidR="001F7CF0">
        <w:t>f</w:t>
      </w:r>
      <w:r w:rsidR="00510C87">
        <w:t xml:space="preserve">or </w:t>
      </w:r>
      <w:r w:rsidR="004E29A7">
        <w:t xml:space="preserve">1980, 1990, 2000, </w:t>
      </w:r>
      <w:r w:rsidR="001F7CF0">
        <w:t>and 2010 and the A</w:t>
      </w:r>
      <w:r w:rsidR="004E29A7">
        <w:t>merican Community Survey</w:t>
      </w:r>
      <w:r w:rsidR="001F7CF0">
        <w:t xml:space="preserve"> (ACS) microdata </w:t>
      </w:r>
      <w:r w:rsidR="001F7CF0">
        <w:lastRenderedPageBreak/>
        <w:t>for 2005, 2012, and 201</w:t>
      </w:r>
      <w:r w:rsidR="00104F00">
        <w:t>6</w:t>
      </w:r>
      <w:r w:rsidR="001F7CF0">
        <w:t xml:space="preserve"> to examine changes in the U.S. labor force by detailed occupations and geographies.</w:t>
      </w:r>
      <w:r w:rsidR="005B5A1D">
        <w:t xml:space="preserve"> </w:t>
      </w:r>
    </w:p>
    <w:p w14:paraId="46D07E44" w14:textId="6CCE9EBB" w:rsidR="00F61278" w:rsidRDefault="007B4EEC" w:rsidP="005A2BD6">
      <w:pPr>
        <w:pStyle w:val="Normal1"/>
        <w:spacing w:after="200"/>
      </w:pPr>
      <w:r>
        <w:t xml:space="preserve">Because occupational codes and geographic boundaries </w:t>
      </w:r>
      <w:r w:rsidR="00A94E45">
        <w:t xml:space="preserve">change over time, the authors </w:t>
      </w:r>
      <w:r w:rsidR="004E29A7">
        <w:t>construct</w:t>
      </w:r>
      <w:r w:rsidR="00BB26CB">
        <w:t>ed</w:t>
      </w:r>
      <w:r w:rsidR="004E29A7">
        <w:t xml:space="preserve"> time-consistent occupational codes </w:t>
      </w:r>
      <w:r>
        <w:t xml:space="preserve">and geographic areas. </w:t>
      </w:r>
      <w:r w:rsidR="00840C0B">
        <w:t>This required some tradeoff</w:t>
      </w:r>
      <w:r w:rsidR="00CC489B">
        <w:t>s</w:t>
      </w:r>
      <w:r w:rsidR="00840C0B">
        <w:t xml:space="preserve"> in terms of the granularity of occupations, but still </w:t>
      </w:r>
      <w:r>
        <w:t>yielded a set of</w:t>
      </w:r>
      <w:r w:rsidR="004E29A7">
        <w:t xml:space="preserve"> </w:t>
      </w:r>
      <w:r w:rsidR="004E02E6">
        <w:t>330</w:t>
      </w:r>
      <w:r>
        <w:t xml:space="preserve"> time-consistent occupations spanning the entire U.S. labor market and </w:t>
      </w:r>
      <w:r w:rsidR="00DF3AC6">
        <w:t>722</w:t>
      </w:r>
      <w:r>
        <w:t xml:space="preserve"> Commuting Zones (CZs), which cover all metropolitan and rural areas across the entire</w:t>
      </w:r>
      <w:r w:rsidR="00DF3AC6">
        <w:t xml:space="preserve"> mainland of the</w:t>
      </w:r>
      <w:r>
        <w:t xml:space="preserve"> United States.</w:t>
      </w:r>
    </w:p>
    <w:p w14:paraId="233C43DC" w14:textId="0218F2B6" w:rsidR="006A2306" w:rsidRDefault="006A2306" w:rsidP="005A2BD6">
      <w:pPr>
        <w:pStyle w:val="Normal1"/>
        <w:spacing w:after="200"/>
      </w:pPr>
      <w:r>
        <w:t xml:space="preserve">With these figures in hand, </w:t>
      </w:r>
      <w:r w:rsidR="008F2A31">
        <w:t>we</w:t>
      </w:r>
      <w:r>
        <w:t xml:space="preserve"> are able to observe employment and wage changes over several decades at the national and local level</w:t>
      </w:r>
      <w:r w:rsidR="002943C3">
        <w:t xml:space="preserve">, </w:t>
      </w:r>
      <w:r w:rsidR="00283659">
        <w:t>and determine</w:t>
      </w:r>
      <w:r w:rsidR="00314186">
        <w:t xml:space="preserve"> how these changes vary </w:t>
      </w:r>
      <w:r>
        <w:t xml:space="preserve">across the three major </w:t>
      </w:r>
      <w:r w:rsidR="00314186">
        <w:t>task-content</w:t>
      </w:r>
      <w:r>
        <w:t xml:space="preserve"> </w:t>
      </w:r>
      <w:r w:rsidR="00314186">
        <w:t>job types</w:t>
      </w:r>
      <w:r w:rsidR="00DB4893">
        <w:t>:</w:t>
      </w:r>
      <w:r w:rsidR="008F2A31">
        <w:t xml:space="preserve"> </w:t>
      </w:r>
      <w:r w:rsidR="00DB4893">
        <w:t xml:space="preserve">routine, </w:t>
      </w:r>
      <w:r w:rsidR="008F2A31">
        <w:t xml:space="preserve">abstract, </w:t>
      </w:r>
      <w:r w:rsidR="00DB4893">
        <w:t>and</w:t>
      </w:r>
      <w:r w:rsidR="008F2A31">
        <w:t xml:space="preserve"> manual</w:t>
      </w:r>
      <w:r w:rsidR="00840C0B">
        <w:t xml:space="preserve"> </w:t>
      </w:r>
      <w:r w:rsidR="00DB4893">
        <w:t>(</w:t>
      </w:r>
      <w:r w:rsidR="00840C0B">
        <w:t>though we will focus on routine and non-routine</w:t>
      </w:r>
      <w:r w:rsidR="00DB4893">
        <w:t>, by combining the latter two</w:t>
      </w:r>
      <w:r w:rsidR="008F2A31">
        <w:t>)</w:t>
      </w:r>
      <w:r>
        <w:t>.</w:t>
      </w:r>
      <w:r w:rsidR="008F2A31">
        <w:t xml:space="preserve"> </w:t>
      </w:r>
      <w:r w:rsidR="00840C0B">
        <w:t>This</w:t>
      </w:r>
      <w:r w:rsidR="008F2A31">
        <w:t xml:space="preserve"> analysis provides insight into how automation has impacted employment during the</w:t>
      </w:r>
      <w:r w:rsidR="001851F5">
        <w:t xml:space="preserve"> </w:t>
      </w:r>
      <w:r w:rsidR="00C24FDB">
        <w:t>IT</w:t>
      </w:r>
      <w:r w:rsidR="0039457A">
        <w:t>-era</w:t>
      </w:r>
      <w:r w:rsidR="008F2A31">
        <w:t xml:space="preserve"> so far.</w:t>
      </w:r>
    </w:p>
    <w:p w14:paraId="6E671D33" w14:textId="15B505B1" w:rsidR="004E134D" w:rsidRDefault="005C7E00" w:rsidP="00361B1E">
      <w:pPr>
        <w:pStyle w:val="Heading2"/>
        <w:spacing w:after="200"/>
      </w:pPr>
      <w:r>
        <w:t>Forward-</w:t>
      </w:r>
      <w:del w:id="141" w:author="david jackson" w:date="2018-12-05T15:07:00Z">
        <w:r w:rsidDel="00096BE0">
          <w:delText xml:space="preserve">Looking </w:delText>
        </w:r>
      </w:del>
      <w:ins w:id="142" w:author="david jackson" w:date="2018-12-05T15:07:00Z">
        <w:r w:rsidR="00096BE0">
          <w:t xml:space="preserve">looking </w:t>
        </w:r>
      </w:ins>
      <w:del w:id="143" w:author="david jackson" w:date="2018-12-05T15:07:00Z">
        <w:r w:rsidDel="00096BE0">
          <w:delText>Analysis</w:delText>
        </w:r>
      </w:del>
      <w:ins w:id="144" w:author="david jackson" w:date="2018-12-05T15:07:00Z">
        <w:r w:rsidR="00096BE0">
          <w:t>analysis</w:t>
        </w:r>
      </w:ins>
    </w:p>
    <w:p w14:paraId="692FABD9" w14:textId="18C6A0F6" w:rsidR="00307475" w:rsidRPr="00307475" w:rsidRDefault="00CC489B" w:rsidP="00314186">
      <w:pPr>
        <w:pStyle w:val="Normal1"/>
        <w:spacing w:after="200"/>
      </w:pPr>
      <w:r>
        <w:t>O</w:t>
      </w:r>
      <w:r w:rsidR="00CA483E">
        <w:t>ur</w:t>
      </w:r>
      <w:r w:rsidR="00307475">
        <w:t xml:space="preserve"> </w:t>
      </w:r>
      <w:r w:rsidR="00CA483E">
        <w:t xml:space="preserve">forward-looking </w:t>
      </w:r>
      <w:r w:rsidR="00307475">
        <w:t>analysis</w:t>
      </w:r>
      <w:r w:rsidR="002A4CF4">
        <w:t xml:space="preserve"> looks at the onset of the AI era and</w:t>
      </w:r>
      <w:r w:rsidR="00307475">
        <w:t xml:space="preserve"> is rooted in the “automation potential” of current </w:t>
      </w:r>
      <w:r>
        <w:t>workplace roles</w:t>
      </w:r>
      <w:r w:rsidR="00307475">
        <w:t xml:space="preserve">—specifically the extent to which the current task content of a particular occupation could be technically substituted </w:t>
      </w:r>
      <w:r w:rsidR="001851F5">
        <w:t xml:space="preserve">for </w:t>
      </w:r>
      <w:r w:rsidR="00307475">
        <w:t>in the future given currently demonstrable technologies</w:t>
      </w:r>
      <w:r w:rsidR="00D37435">
        <w:t xml:space="preserve">. </w:t>
      </w:r>
      <w:r w:rsidR="001851F5">
        <w:t>Employing such ratings of “automatability” we</w:t>
      </w:r>
      <w:r w:rsidR="00D37435">
        <w:t xml:space="preserve"> </w:t>
      </w:r>
      <w:r w:rsidR="001851F5">
        <w:t>then</w:t>
      </w:r>
      <w:r w:rsidR="00840C0B">
        <w:t xml:space="preserve"> </w:t>
      </w:r>
      <w:r w:rsidR="00D37435">
        <w:t>assess</w:t>
      </w:r>
      <w:r w:rsidR="00307475">
        <w:t xml:space="preserve"> the </w:t>
      </w:r>
      <w:r w:rsidR="001851F5">
        <w:t>automation exposure</w:t>
      </w:r>
      <w:ins w:id="145" w:author="david jackson" w:date="2018-12-05T15:05:00Z">
        <w:r w:rsidR="00690910">
          <w:t>,</w:t>
        </w:r>
      </w:ins>
      <w:r w:rsidR="001851F5">
        <w:t xml:space="preserve"> or lack thereof</w:t>
      </w:r>
      <w:ins w:id="146" w:author="david jackson" w:date="2018-12-05T15:05:00Z">
        <w:r w:rsidR="00690910">
          <w:t>,</w:t>
        </w:r>
      </w:ins>
      <w:r w:rsidR="001851F5">
        <w:t xml:space="preserve"> </w:t>
      </w:r>
      <w:r w:rsidR="0033546A">
        <w:t xml:space="preserve">of U.S. </w:t>
      </w:r>
      <w:r w:rsidR="00307475">
        <w:t>industries</w:t>
      </w:r>
      <w:r w:rsidR="002A4CF4">
        <w:t>;</w:t>
      </w:r>
      <w:r w:rsidR="00307475">
        <w:t xml:space="preserve"> geographies</w:t>
      </w:r>
      <w:r w:rsidR="008707C0">
        <w:t xml:space="preserve"> (</w:t>
      </w:r>
      <w:r w:rsidR="0039457A">
        <w:t xml:space="preserve">the </w:t>
      </w:r>
      <w:r w:rsidR="0033546A">
        <w:t xml:space="preserve">nation as a whole, </w:t>
      </w:r>
      <w:r w:rsidR="008707C0">
        <w:t>state</w:t>
      </w:r>
      <w:r w:rsidR="0033546A">
        <w:t>s</w:t>
      </w:r>
      <w:r w:rsidR="008707C0">
        <w:t>, metropolitan area</w:t>
      </w:r>
      <w:r w:rsidR="0033546A">
        <w:t>s</w:t>
      </w:r>
      <w:r w:rsidR="008707C0">
        <w:t>,</w:t>
      </w:r>
      <w:r w:rsidR="0039457A">
        <w:t xml:space="preserve"> and</w:t>
      </w:r>
      <w:r w:rsidR="008707C0">
        <w:t xml:space="preserve"> count</w:t>
      </w:r>
      <w:r w:rsidR="0033546A">
        <w:t>ies</w:t>
      </w:r>
      <w:r w:rsidR="008707C0">
        <w:t>)</w:t>
      </w:r>
      <w:r w:rsidR="002A4CF4">
        <w:t>; and demographic groups</w:t>
      </w:r>
      <w:r w:rsidR="00307475">
        <w:t>.</w:t>
      </w:r>
    </w:p>
    <w:p w14:paraId="04D813A9" w14:textId="000DA81B" w:rsidR="004E134D" w:rsidRDefault="0039457A" w:rsidP="004E134D">
      <w:pPr>
        <w:pStyle w:val="Normal1"/>
        <w:spacing w:after="200"/>
      </w:pPr>
      <w:r>
        <w:t xml:space="preserve">Estimates </w:t>
      </w:r>
      <w:r w:rsidR="0033546A">
        <w:t>o</w:t>
      </w:r>
      <w:r w:rsidR="002A4CF4">
        <w:t>f</w:t>
      </w:r>
      <w:r w:rsidR="0033546A">
        <w:t xml:space="preserve"> </w:t>
      </w:r>
      <w:r>
        <w:t xml:space="preserve">each </w:t>
      </w:r>
      <w:r w:rsidR="0033546A">
        <w:t>occupation</w:t>
      </w:r>
      <w:r>
        <w:t>’</w:t>
      </w:r>
      <w:r w:rsidR="0033546A">
        <w:t>s automation potential come from t</w:t>
      </w:r>
      <w:r w:rsidR="00B57758">
        <w:t>he McKinsey Global Institute</w:t>
      </w:r>
      <w:r w:rsidR="0033546A">
        <w:t>, which</w:t>
      </w:r>
      <w:r w:rsidR="00B57758">
        <w:t xml:space="preserve"> </w:t>
      </w:r>
      <w:r w:rsidR="004E134D">
        <w:t xml:space="preserve">provided us with </w:t>
      </w:r>
      <w:r>
        <w:t>figures</w:t>
      </w:r>
      <w:r w:rsidR="00D37435">
        <w:t xml:space="preserve"> from their 2017 report </w:t>
      </w:r>
      <w:r w:rsidR="00EC5665" w:rsidRPr="00EC5665">
        <w:t>“A</w:t>
      </w:r>
      <w:r w:rsidR="004E134D" w:rsidRPr="00EC5665">
        <w:t xml:space="preserve"> Future that Works: Automation, Employment, and Productivity</w:t>
      </w:r>
      <w:r w:rsidR="00CC11F7">
        <w:t>.</w:t>
      </w:r>
      <w:r w:rsidR="00EC5665" w:rsidRPr="002A4CF4">
        <w:t>”</w:t>
      </w:r>
      <w:r w:rsidR="00CC11F7" w:rsidRPr="002A4CF4">
        <w:rPr>
          <w:rStyle w:val="EndnoteReference"/>
        </w:rPr>
        <w:endnoteReference w:id="19"/>
      </w:r>
      <w:r w:rsidR="0033546A">
        <w:rPr>
          <w:i/>
        </w:rPr>
        <w:t xml:space="preserve"> </w:t>
      </w:r>
      <w:r w:rsidR="0033546A">
        <w:t xml:space="preserve">Employing an exhaustive research procedure, </w:t>
      </w:r>
      <w:r w:rsidR="004E134D">
        <w:t xml:space="preserve">McKinsey </w:t>
      </w:r>
      <w:r w:rsidR="00D37435">
        <w:t>calculated</w:t>
      </w:r>
      <w:r w:rsidR="004E134D">
        <w:t xml:space="preserve"> values for the “technical potential for automation” for each of the more than 800 occupations spanning the </w:t>
      </w:r>
      <w:r w:rsidR="00B57758">
        <w:t xml:space="preserve">entire </w:t>
      </w:r>
      <w:r w:rsidR="004E134D">
        <w:t>U.S. labor force</w:t>
      </w:r>
      <w:r>
        <w:t xml:space="preserve"> (under current occupational classifications)</w:t>
      </w:r>
      <w:r w:rsidR="004E134D">
        <w:t xml:space="preserve">. Each value </w:t>
      </w:r>
      <w:r w:rsidR="00B57758">
        <w:t>falls</w:t>
      </w:r>
      <w:r w:rsidR="004E134D">
        <w:t xml:space="preserve"> between 0</w:t>
      </w:r>
      <w:r w:rsidR="00AB39CD">
        <w:t xml:space="preserve"> percent</w:t>
      </w:r>
      <w:r w:rsidR="004E134D">
        <w:t xml:space="preserve"> and 100</w:t>
      </w:r>
      <w:r w:rsidR="00AB39CD">
        <w:t xml:space="preserve"> percent</w:t>
      </w:r>
      <w:r w:rsidR="004E134D">
        <w:t xml:space="preserve">, and refers to the share of current task content that could be </w:t>
      </w:r>
      <w:r w:rsidR="004E134D" w:rsidRPr="00D658A8">
        <w:rPr>
          <w:color w:val="auto"/>
        </w:rPr>
        <w:t>automated</w:t>
      </w:r>
      <w:r w:rsidR="00D04F02" w:rsidRPr="00D658A8">
        <w:rPr>
          <w:color w:val="auto"/>
        </w:rPr>
        <w:t xml:space="preserve"> by 2030</w:t>
      </w:r>
      <w:r w:rsidR="00A5427E">
        <w:rPr>
          <w:color w:val="auto"/>
        </w:rPr>
        <w:t xml:space="preserve"> or in next decades</w:t>
      </w:r>
      <w:r w:rsidR="004E134D" w:rsidRPr="00D658A8">
        <w:rPr>
          <w:color w:val="auto"/>
        </w:rPr>
        <w:t xml:space="preserve"> based </w:t>
      </w:r>
      <w:r w:rsidR="004E134D">
        <w:t>on currently demonstra</w:t>
      </w:r>
      <w:r w:rsidR="00B57758">
        <w:t>ted</w:t>
      </w:r>
      <w:r w:rsidR="004E134D">
        <w:t xml:space="preserve"> technologies</w:t>
      </w:r>
      <w:r w:rsidR="0033546A">
        <w:t>.</w:t>
      </w:r>
      <w:r w:rsidR="00B57758">
        <w:t xml:space="preserve"> (</w:t>
      </w:r>
      <w:r w:rsidR="0033546A">
        <w:t>F</w:t>
      </w:r>
      <w:r w:rsidR="00D37435">
        <w:t>or more detail on how McKinsey tabulated these figures see their report</w:t>
      </w:r>
      <w:r w:rsidR="0033546A">
        <w:t>’s Technical Appendix</w:t>
      </w:r>
      <w:r w:rsidR="00840C0B">
        <w:t>)</w:t>
      </w:r>
      <w:r w:rsidR="00D37435">
        <w:t>.</w:t>
      </w:r>
    </w:p>
    <w:p w14:paraId="0F081D12" w14:textId="4A8B9A3E" w:rsidR="004E134D" w:rsidRDefault="004E134D" w:rsidP="004E134D">
      <w:pPr>
        <w:pStyle w:val="Normal1"/>
        <w:spacing w:after="200"/>
      </w:pPr>
      <w:r>
        <w:t xml:space="preserve">To </w:t>
      </w:r>
      <w:r w:rsidR="00624EC2">
        <w:t xml:space="preserve">measure the extent </w:t>
      </w:r>
      <w:r>
        <w:t>automation may affect the workforce and regional economies, we apply McKinsey’s task automation values to data on occupational employment at the level of the U.S., states, metropolitan areas, and counties, provided to us by Economic Modeling Systems</w:t>
      </w:r>
      <w:r w:rsidR="0033546A">
        <w:t xml:space="preserve"> (EMSI)</w:t>
      </w:r>
      <w:r>
        <w:t>—a data vendor specializing in labor markets.</w:t>
      </w:r>
      <w:r w:rsidR="00546578">
        <w:rPr>
          <w:rStyle w:val="EndnoteReference"/>
        </w:rPr>
        <w:endnoteReference w:id="20"/>
      </w:r>
      <w:r w:rsidR="00546578">
        <w:t xml:space="preserve"> </w:t>
      </w:r>
      <w:r>
        <w:t>EMSI provided the data to us at both the six-digit SOC occupation</w:t>
      </w:r>
      <w:r w:rsidR="004E02E6">
        <w:t xml:space="preserve"> (</w:t>
      </w:r>
      <w:r w:rsidR="00CB52AE">
        <w:t>784)</w:t>
      </w:r>
      <w:r>
        <w:t xml:space="preserve"> and three-digit NAICS industry </w:t>
      </w:r>
      <w:r w:rsidR="00CB52AE">
        <w:t xml:space="preserve">(87) </w:t>
      </w:r>
      <w:r>
        <w:t xml:space="preserve">classification levels, both historically and forecasted </w:t>
      </w:r>
      <w:r w:rsidR="0033546A">
        <w:t xml:space="preserve">10 </w:t>
      </w:r>
      <w:r>
        <w:t>years forward</w:t>
      </w:r>
      <w:r w:rsidR="002A4CF4">
        <w:t>.</w:t>
      </w:r>
      <w:del w:id="147" w:author="david jackson" w:date="2018-11-29T14:33:00Z">
        <w:r w:rsidR="002A4CF4" w:rsidDel="00BE5ACE">
          <w:delText xml:space="preserve"> </w:delText>
        </w:r>
        <w:r w:rsidR="0039457A" w:rsidDel="00BE5ACE">
          <w:delText xml:space="preserve"> </w:delText>
        </w:r>
      </w:del>
      <w:ins w:id="148" w:author="david jackson" w:date="2018-11-29T14:33:00Z">
        <w:r w:rsidR="00BE5ACE">
          <w:t xml:space="preserve"> </w:t>
        </w:r>
      </w:ins>
      <w:r w:rsidR="0039457A">
        <w:t>(</w:t>
      </w:r>
      <w:r w:rsidR="002A4CF4">
        <w:t>N</w:t>
      </w:r>
      <w:r w:rsidR="0039457A">
        <w:t xml:space="preserve">ote: </w:t>
      </w:r>
      <w:del w:id="149" w:author="david jackson" w:date="2018-12-05T15:06:00Z">
        <w:r w:rsidR="0039457A" w:rsidDel="00391571">
          <w:delText>s</w:delText>
        </w:r>
      </w:del>
      <w:ins w:id="150" w:author="david jackson" w:date="2018-12-05T15:06:00Z">
        <w:r w:rsidR="00391571">
          <w:t>S</w:t>
        </w:r>
      </w:ins>
      <w:r w:rsidR="0039457A">
        <w:t>ome occupations in the McKinsey data were co</w:t>
      </w:r>
      <w:r w:rsidR="002A4CF4">
        <w:t>nsolidated</w:t>
      </w:r>
      <w:r w:rsidR="0039457A">
        <w:t xml:space="preserve"> into broader occupation groups in the EMSI </w:t>
      </w:r>
      <w:r w:rsidR="002A4CF4">
        <w:t>segmentation</w:t>
      </w:r>
      <w:r w:rsidR="0039457A">
        <w:t>)</w:t>
      </w:r>
      <w:r>
        <w:t>.</w:t>
      </w:r>
      <w:r>
        <w:rPr>
          <w:rStyle w:val="EndnoteReference"/>
        </w:rPr>
        <w:endnoteReference w:id="21"/>
      </w:r>
    </w:p>
    <w:p w14:paraId="45500066" w14:textId="712CC1D6" w:rsidR="004E134D" w:rsidRDefault="00EC5665" w:rsidP="004E134D">
      <w:pPr>
        <w:pStyle w:val="Normal1"/>
        <w:spacing w:after="200"/>
      </w:pPr>
      <w:r>
        <w:lastRenderedPageBreak/>
        <w:t>With these data in hand</w:t>
      </w:r>
      <w:r w:rsidR="0039457A">
        <w:t>,</w:t>
      </w:r>
      <w:r>
        <w:t xml:space="preserve"> the automation potential of each occupation from McKinsey w</w:t>
      </w:r>
      <w:r w:rsidR="00126AAD">
        <w:t>as</w:t>
      </w:r>
      <w:r w:rsidR="004E02E6">
        <w:t xml:space="preserve"> </w:t>
      </w:r>
      <w:r>
        <w:t xml:space="preserve">combined with </w:t>
      </w:r>
      <w:r w:rsidR="004E02E6">
        <w:t xml:space="preserve">the </w:t>
      </w:r>
      <w:r w:rsidR="00C320A3">
        <w:t xml:space="preserve">EMSI </w:t>
      </w:r>
      <w:r w:rsidR="004E02E6">
        <w:t xml:space="preserve">occupational-industry employment mixes </w:t>
      </w:r>
      <w:r>
        <w:t>for geographies</w:t>
      </w:r>
      <w:r w:rsidR="0039457A">
        <w:t>,</w:t>
      </w:r>
      <w:r w:rsidR="004E02E6">
        <w:t xml:space="preserve"> </w:t>
      </w:r>
      <w:r>
        <w:t xml:space="preserve">and </w:t>
      </w:r>
      <w:r w:rsidR="0039457A">
        <w:t xml:space="preserve">with </w:t>
      </w:r>
      <w:r w:rsidR="00C320A3">
        <w:t xml:space="preserve">economic </w:t>
      </w:r>
      <w:r w:rsidR="004E02E6">
        <w:t xml:space="preserve">data </w:t>
      </w:r>
      <w:r w:rsidR="00C320A3">
        <w:t xml:space="preserve">(output and employment) for the entire economy </w:t>
      </w:r>
      <w:r>
        <w:t xml:space="preserve">so as to make estimates about what occupations, industries, and places are likely to </w:t>
      </w:r>
      <w:r w:rsidR="00126AAD">
        <w:t>add or lose employment</w:t>
      </w:r>
      <w:r w:rsidR="00C320A3">
        <w:t>.</w:t>
      </w:r>
      <w:r w:rsidR="005B5A1D">
        <w:t xml:space="preserve"> </w:t>
      </w:r>
      <w:r w:rsidR="00C320A3">
        <w:t xml:space="preserve">The </w:t>
      </w:r>
      <w:r w:rsidR="00126AAD">
        <w:t>economic data</w:t>
      </w:r>
      <w:r w:rsidR="0039457A">
        <w:t xml:space="preserve"> on output and employment</w:t>
      </w:r>
      <w:r w:rsidR="00126AAD">
        <w:t xml:space="preserve"> employed here </w:t>
      </w:r>
      <w:r w:rsidR="00C320A3">
        <w:t xml:space="preserve">are produced by Moody’s Analytics, and </w:t>
      </w:r>
      <w:r w:rsidR="004E02E6">
        <w:t>are available both historically (to assess prior performance of industries or geographies) and forecast into the future.</w:t>
      </w:r>
    </w:p>
    <w:p w14:paraId="0762CD17" w14:textId="4A1AE521" w:rsidR="005A4BEA" w:rsidRDefault="00126AAD" w:rsidP="00361B1E">
      <w:pPr>
        <w:pStyle w:val="Heading2"/>
        <w:spacing w:after="200"/>
        <w:rPr>
          <w:color w:val="000000" w:themeColor="text1"/>
        </w:rPr>
      </w:pPr>
      <w:r>
        <w:rPr>
          <w:color w:val="000000" w:themeColor="text1"/>
        </w:rPr>
        <w:t xml:space="preserve">Strengths and </w:t>
      </w:r>
      <w:del w:id="151" w:author="david jackson" w:date="2018-12-05T15:08:00Z">
        <w:r w:rsidR="00F47127" w:rsidDel="00096BE0">
          <w:rPr>
            <w:color w:val="000000" w:themeColor="text1"/>
          </w:rPr>
          <w:delText>Limits</w:delText>
        </w:r>
      </w:del>
      <w:ins w:id="152" w:author="david jackson" w:date="2018-12-05T15:08:00Z">
        <w:r w:rsidR="00096BE0">
          <w:rPr>
            <w:color w:val="000000" w:themeColor="text1"/>
          </w:rPr>
          <w:t>limit</w:t>
        </w:r>
      </w:ins>
      <w:ins w:id="153" w:author="david jackson" w:date="2018-12-07T13:56:00Z">
        <w:r w:rsidR="00B610E8">
          <w:rPr>
            <w:color w:val="000000" w:themeColor="text1"/>
          </w:rPr>
          <w:t>ations</w:t>
        </w:r>
      </w:ins>
    </w:p>
    <w:p w14:paraId="59EEC05D" w14:textId="4587B4F5" w:rsidR="00126AAD" w:rsidRDefault="00126AAD" w:rsidP="00126AAD">
      <w:pPr>
        <w:pStyle w:val="Normal1"/>
        <w:rPr>
          <w:color w:val="auto"/>
        </w:rPr>
      </w:pPr>
      <w:r>
        <w:rPr>
          <w:color w:val="auto"/>
        </w:rPr>
        <w:t xml:space="preserve">The analysis that follows has strengths and weaknesses, and as such, the figures and trends here should all be viewed as </w:t>
      </w:r>
      <w:r w:rsidR="00BB26CB">
        <w:rPr>
          <w:color w:val="auto"/>
        </w:rPr>
        <w:t xml:space="preserve">prompts </w:t>
      </w:r>
      <w:r>
        <w:rPr>
          <w:color w:val="auto"/>
        </w:rPr>
        <w:t>to discussion.</w:t>
      </w:r>
    </w:p>
    <w:p w14:paraId="0D08A37A" w14:textId="0235FB71" w:rsidR="00126AAD" w:rsidRDefault="00126AAD" w:rsidP="00126AAD">
      <w:pPr>
        <w:pStyle w:val="Normal1"/>
        <w:rPr>
          <w:color w:val="auto"/>
        </w:rPr>
      </w:pPr>
    </w:p>
    <w:p w14:paraId="7D9BD764" w14:textId="4248882D" w:rsidR="0066453E" w:rsidRDefault="00126AAD" w:rsidP="00126AAD">
      <w:pPr>
        <w:pStyle w:val="Normal1"/>
        <w:rPr>
          <w:color w:val="auto"/>
        </w:rPr>
      </w:pPr>
      <w:r>
        <w:rPr>
          <w:color w:val="auto"/>
        </w:rPr>
        <w:t xml:space="preserve">The main strength </w:t>
      </w:r>
      <w:r w:rsidR="00BB26CB">
        <w:rPr>
          <w:color w:val="auto"/>
        </w:rPr>
        <w:t xml:space="preserve">of the analysis </w:t>
      </w:r>
      <w:r>
        <w:rPr>
          <w:color w:val="auto"/>
        </w:rPr>
        <w:t>is</w:t>
      </w:r>
      <w:r w:rsidR="00FD36DF">
        <w:rPr>
          <w:color w:val="auto"/>
        </w:rPr>
        <w:t xml:space="preserve"> that </w:t>
      </w:r>
      <w:r w:rsidR="00BB26CB">
        <w:rPr>
          <w:color w:val="auto"/>
        </w:rPr>
        <w:t>it</w:t>
      </w:r>
      <w:r w:rsidR="00FD36DF">
        <w:rPr>
          <w:color w:val="auto"/>
        </w:rPr>
        <w:t xml:space="preserve"> employs </w:t>
      </w:r>
      <w:r w:rsidR="00BB26CB">
        <w:rPr>
          <w:color w:val="auto"/>
        </w:rPr>
        <w:t xml:space="preserve">several </w:t>
      </w:r>
      <w:r w:rsidR="00FD36DF">
        <w:rPr>
          <w:color w:val="auto"/>
        </w:rPr>
        <w:t xml:space="preserve">credible datasets to provide both </w:t>
      </w:r>
      <w:r w:rsidR="00FD36DF" w:rsidRPr="003C3641">
        <w:rPr>
          <w:color w:val="auto"/>
        </w:rPr>
        <w:t>historical</w:t>
      </w:r>
      <w:r w:rsidR="00FD36DF">
        <w:rPr>
          <w:color w:val="auto"/>
        </w:rPr>
        <w:t xml:space="preserve"> and forward-looking estimates of the job, industry, and regional impacts of automation, based on fine-grained occupational ratings. The result speaks both to big-picture trends and local questions about how those trends are </w:t>
      </w:r>
      <w:del w:id="154" w:author="david jackson" w:date="2018-12-05T15:09:00Z">
        <w:r w:rsidR="00FD36DF" w:rsidDel="00BD02B0">
          <w:rPr>
            <w:color w:val="auto"/>
          </w:rPr>
          <w:delText>touching down</w:delText>
        </w:r>
      </w:del>
      <w:ins w:id="155" w:author="david jackson" w:date="2018-12-05T15:09:00Z">
        <w:r w:rsidR="00BD02B0">
          <w:rPr>
            <w:color w:val="auto"/>
          </w:rPr>
          <w:t>man</w:t>
        </w:r>
      </w:ins>
      <w:ins w:id="156" w:author="david jackson" w:date="2018-12-05T15:10:00Z">
        <w:r w:rsidR="00BD02B0">
          <w:rPr>
            <w:color w:val="auto"/>
          </w:rPr>
          <w:t>ifested</w:t>
        </w:r>
      </w:ins>
      <w:r w:rsidR="00FD36DF">
        <w:rPr>
          <w:color w:val="auto"/>
        </w:rPr>
        <w:t xml:space="preserve"> in particular jobs and industries in particular places.</w:t>
      </w:r>
    </w:p>
    <w:p w14:paraId="5A69E9B4" w14:textId="77777777" w:rsidR="0066453E" w:rsidRDefault="0066453E" w:rsidP="00126AAD">
      <w:pPr>
        <w:pStyle w:val="Normal1"/>
        <w:rPr>
          <w:color w:val="auto"/>
        </w:rPr>
      </w:pPr>
    </w:p>
    <w:p w14:paraId="48B0BA8F" w14:textId="61449DA2" w:rsidR="00126AAD" w:rsidRDefault="00CC11F7" w:rsidP="00126AAD">
      <w:pPr>
        <w:pStyle w:val="Normal1"/>
        <w:rPr>
          <w:color w:val="auto"/>
        </w:rPr>
      </w:pPr>
      <w:r>
        <w:rPr>
          <w:color w:val="auto"/>
        </w:rPr>
        <w:t xml:space="preserve">In doing so the present work draws on strong previous work and </w:t>
      </w:r>
      <w:r w:rsidR="007716E3">
        <w:rPr>
          <w:color w:val="auto"/>
        </w:rPr>
        <w:t xml:space="preserve">several </w:t>
      </w:r>
      <w:r>
        <w:rPr>
          <w:color w:val="auto"/>
        </w:rPr>
        <w:t xml:space="preserve">recognized methodologies, including </w:t>
      </w:r>
      <w:r w:rsidR="003B6975">
        <w:rPr>
          <w:color w:val="auto"/>
        </w:rPr>
        <w:t>solid previous efforts to</w:t>
      </w:r>
      <w:r w:rsidR="0066453E">
        <w:rPr>
          <w:color w:val="auto"/>
        </w:rPr>
        <w:t xml:space="preserve"> estimate the localized impacts of automation.</w:t>
      </w:r>
      <w:r w:rsidR="00B705A4">
        <w:rPr>
          <w:rStyle w:val="EndnoteReference"/>
          <w:color w:val="auto"/>
        </w:rPr>
        <w:endnoteReference w:id="22"/>
      </w:r>
      <w:r w:rsidR="0066453E">
        <w:rPr>
          <w:color w:val="auto"/>
        </w:rPr>
        <w:t xml:space="preserve"> </w:t>
      </w:r>
      <w:r w:rsidR="00D850EB">
        <w:rPr>
          <w:color w:val="auto"/>
        </w:rPr>
        <w:t xml:space="preserve">These efforts run from analyses by Autor and others, Benedikt Frey and Michael Osborne, Daron Acemoglu, and Morgan Frank to </w:t>
      </w:r>
      <w:ins w:id="157" w:author="david jackson" w:date="2018-12-05T15:11:00Z">
        <w:r w:rsidR="00366D16">
          <w:rPr>
            <w:color w:val="auto"/>
          </w:rPr>
          <w:t xml:space="preserve">the </w:t>
        </w:r>
      </w:ins>
      <w:r w:rsidR="00D850EB">
        <w:rPr>
          <w:color w:val="auto"/>
        </w:rPr>
        <w:t>McKinsey</w:t>
      </w:r>
      <w:ins w:id="158" w:author="david jackson" w:date="2018-12-05T15:11:00Z">
        <w:r w:rsidR="00366D16">
          <w:rPr>
            <w:color w:val="auto"/>
          </w:rPr>
          <w:t xml:space="preserve"> Global Institute</w:t>
        </w:r>
      </w:ins>
      <w:r w:rsidR="00D850EB">
        <w:rPr>
          <w:color w:val="auto"/>
        </w:rPr>
        <w:t>, Governing</w:t>
      </w:r>
      <w:ins w:id="159" w:author="david jackson" w:date="2018-12-05T15:11:00Z">
        <w:r w:rsidR="00366D16">
          <w:rPr>
            <w:color w:val="auto"/>
          </w:rPr>
          <w:t xml:space="preserve"> magazine</w:t>
        </w:r>
      </w:ins>
      <w:r w:rsidR="00D850EB">
        <w:rPr>
          <w:color w:val="auto"/>
        </w:rPr>
        <w:t xml:space="preserve">, </w:t>
      </w:r>
      <w:ins w:id="160" w:author="david jackson" w:date="2018-12-05T15:14:00Z">
        <w:r w:rsidR="008D69CD">
          <w:rPr>
            <w:color w:val="auto"/>
          </w:rPr>
          <w:t xml:space="preserve">the </w:t>
        </w:r>
      </w:ins>
      <w:r w:rsidR="00D850EB">
        <w:rPr>
          <w:color w:val="auto"/>
        </w:rPr>
        <w:t>New America</w:t>
      </w:r>
      <w:ins w:id="161" w:author="david jackson" w:date="2018-12-05T15:14:00Z">
        <w:r w:rsidR="008D69CD">
          <w:rPr>
            <w:color w:val="auto"/>
          </w:rPr>
          <w:t xml:space="preserve"> think tank</w:t>
        </w:r>
      </w:ins>
      <w:r w:rsidR="00D850EB">
        <w:rPr>
          <w:color w:val="auto"/>
        </w:rPr>
        <w:t>, and the National League of Cities.</w:t>
      </w:r>
      <w:r w:rsidR="00D850EB">
        <w:rPr>
          <w:rStyle w:val="EndnoteReference"/>
          <w:color w:val="auto"/>
        </w:rPr>
        <w:endnoteReference w:id="23"/>
      </w:r>
      <w:r w:rsidR="005B5A1D">
        <w:rPr>
          <w:color w:val="auto"/>
        </w:rPr>
        <w:t xml:space="preserve"> </w:t>
      </w:r>
      <w:r w:rsidR="0066453E">
        <w:rPr>
          <w:color w:val="auto"/>
        </w:rPr>
        <w:t>By utilizing alternative data sources and methodologies, this report seeks to expand upon the work of others and provide additional nuance to ongoing debates about the extent of</w:t>
      </w:r>
      <w:r w:rsidR="00B705A4">
        <w:rPr>
          <w:color w:val="auto"/>
        </w:rPr>
        <w:t xml:space="preserve"> economic</w:t>
      </w:r>
      <w:r w:rsidR="0066453E">
        <w:rPr>
          <w:color w:val="auto"/>
        </w:rPr>
        <w:t xml:space="preserve"> disruption future rounds of technological change portend.</w:t>
      </w:r>
    </w:p>
    <w:p w14:paraId="612396F9" w14:textId="08057A28" w:rsidR="00126AAD" w:rsidRPr="00126AAD" w:rsidRDefault="00126AAD" w:rsidP="00126AAD">
      <w:pPr>
        <w:pStyle w:val="Normal1"/>
        <w:rPr>
          <w:color w:val="auto"/>
        </w:rPr>
      </w:pPr>
    </w:p>
    <w:p w14:paraId="5271645E" w14:textId="3178A498" w:rsidR="005A4BEA" w:rsidRPr="00B70664" w:rsidRDefault="00FD36DF" w:rsidP="005A4BEA">
      <w:pPr>
        <w:pStyle w:val="Normal1"/>
        <w:spacing w:after="200"/>
        <w:rPr>
          <w:color w:val="000000" w:themeColor="text1"/>
        </w:rPr>
      </w:pPr>
      <w:r>
        <w:rPr>
          <w:color w:val="000000" w:themeColor="text1"/>
        </w:rPr>
        <w:t>With that said, our</w:t>
      </w:r>
      <w:r w:rsidR="005A4BEA" w:rsidRPr="00B70664">
        <w:rPr>
          <w:color w:val="000000" w:themeColor="text1"/>
        </w:rPr>
        <w:t xml:space="preserve"> approach</w:t>
      </w:r>
      <w:r w:rsidR="0066453E">
        <w:rPr>
          <w:color w:val="000000" w:themeColor="text1"/>
        </w:rPr>
        <w:t xml:space="preserve"> does </w:t>
      </w:r>
      <w:r w:rsidR="005A4BEA" w:rsidRPr="00B70664">
        <w:rPr>
          <w:color w:val="000000" w:themeColor="text1"/>
        </w:rPr>
        <w:t>carr</w:t>
      </w:r>
      <w:r w:rsidR="0066453E">
        <w:rPr>
          <w:color w:val="000000" w:themeColor="text1"/>
        </w:rPr>
        <w:t>y</w:t>
      </w:r>
      <w:r w:rsidR="005A4BEA" w:rsidRPr="00B70664">
        <w:rPr>
          <w:color w:val="000000" w:themeColor="text1"/>
        </w:rPr>
        <w:t xml:space="preserve"> with it </w:t>
      </w:r>
      <w:r w:rsidR="009D4A6D" w:rsidRPr="00B70664">
        <w:rPr>
          <w:color w:val="000000" w:themeColor="text1"/>
        </w:rPr>
        <w:t xml:space="preserve">certain </w:t>
      </w:r>
      <w:r w:rsidR="005A4BEA" w:rsidRPr="00B70664">
        <w:rPr>
          <w:color w:val="000000" w:themeColor="text1"/>
        </w:rPr>
        <w:t>limitations</w:t>
      </w:r>
      <w:r w:rsidR="0066453E">
        <w:rPr>
          <w:color w:val="000000" w:themeColor="text1"/>
        </w:rPr>
        <w:t xml:space="preserve"> as well</w:t>
      </w:r>
      <w:r w:rsidR="0039457A">
        <w:rPr>
          <w:color w:val="000000" w:themeColor="text1"/>
        </w:rPr>
        <w:t>,</w:t>
      </w:r>
      <w:r>
        <w:rPr>
          <w:color w:val="000000" w:themeColor="text1"/>
        </w:rPr>
        <w:t xml:space="preserve"> </w:t>
      </w:r>
      <w:r w:rsidR="00BB26CB">
        <w:rPr>
          <w:color w:val="000000" w:themeColor="text1"/>
        </w:rPr>
        <w:t>that</w:t>
      </w:r>
      <w:r w:rsidR="00411295">
        <w:rPr>
          <w:color w:val="000000" w:themeColor="text1"/>
        </w:rPr>
        <w:t>,</w:t>
      </w:r>
      <w:r w:rsidR="00BB26CB">
        <w:rPr>
          <w:color w:val="000000" w:themeColor="text1"/>
        </w:rPr>
        <w:t xml:space="preserve"> for the most part</w:t>
      </w:r>
      <w:r w:rsidR="0039457A">
        <w:rPr>
          <w:color w:val="000000" w:themeColor="text1"/>
        </w:rPr>
        <w:t>,</w:t>
      </w:r>
      <w:r w:rsidR="00BB26CB">
        <w:rPr>
          <w:color w:val="000000" w:themeColor="text1"/>
        </w:rPr>
        <w:t xml:space="preserve"> </w:t>
      </w:r>
      <w:r w:rsidR="00411295">
        <w:rPr>
          <w:color w:val="000000" w:themeColor="text1"/>
        </w:rPr>
        <w:t xml:space="preserve">affect </w:t>
      </w:r>
      <w:r w:rsidR="00FD1565">
        <w:rPr>
          <w:color w:val="000000" w:themeColor="text1"/>
        </w:rPr>
        <w:t>the forward-looking analysis</w:t>
      </w:r>
      <w:r w:rsidR="005A4BEA" w:rsidRPr="00B70664">
        <w:rPr>
          <w:color w:val="000000" w:themeColor="text1"/>
        </w:rPr>
        <w:t>.</w:t>
      </w:r>
    </w:p>
    <w:p w14:paraId="0A3FD511" w14:textId="05267876" w:rsidR="00FD1565" w:rsidRDefault="005A4BEA" w:rsidP="005A4BEA">
      <w:pPr>
        <w:pStyle w:val="Normal1"/>
        <w:spacing w:after="200"/>
        <w:rPr>
          <w:color w:val="000000" w:themeColor="text1"/>
        </w:rPr>
      </w:pPr>
      <w:r w:rsidRPr="00DE35E7">
        <w:rPr>
          <w:color w:val="000000" w:themeColor="text1"/>
        </w:rPr>
        <w:t>To begin with, the</w:t>
      </w:r>
      <w:r w:rsidR="00E20FD5" w:rsidRPr="00DE35E7">
        <w:rPr>
          <w:color w:val="000000" w:themeColor="text1"/>
        </w:rPr>
        <w:t xml:space="preserve"> future</w:t>
      </w:r>
      <w:r w:rsidRPr="00DE35E7">
        <w:rPr>
          <w:color w:val="000000" w:themeColor="text1"/>
        </w:rPr>
        <w:t xml:space="preserve"> automation potential figures</w:t>
      </w:r>
      <w:r w:rsidR="00EE1057">
        <w:rPr>
          <w:color w:val="000000" w:themeColor="text1"/>
        </w:rPr>
        <w:t xml:space="preserve">, </w:t>
      </w:r>
      <w:r w:rsidRPr="00DE35E7">
        <w:rPr>
          <w:color w:val="000000" w:themeColor="text1"/>
        </w:rPr>
        <w:t>while robust</w:t>
      </w:r>
      <w:r w:rsidR="00EE1057">
        <w:rPr>
          <w:color w:val="000000" w:themeColor="text1"/>
        </w:rPr>
        <w:t xml:space="preserve">, </w:t>
      </w:r>
      <w:r w:rsidRPr="00DE35E7">
        <w:rPr>
          <w:color w:val="000000" w:themeColor="text1"/>
        </w:rPr>
        <w:t>only deal with the current task content of current jobs and current capabilities of technology. This outcome</w:t>
      </w:r>
      <w:r w:rsidR="00FD1565">
        <w:rPr>
          <w:color w:val="000000" w:themeColor="text1"/>
        </w:rPr>
        <w:t xml:space="preserve"> is unavoidable</w:t>
      </w:r>
      <w:r w:rsidR="00FD36DF">
        <w:rPr>
          <w:color w:val="000000" w:themeColor="text1"/>
        </w:rPr>
        <w:t xml:space="preserve">, </w:t>
      </w:r>
      <w:r w:rsidR="00FD1565">
        <w:rPr>
          <w:color w:val="000000" w:themeColor="text1"/>
        </w:rPr>
        <w:t>as we don’t know what tomorrow’s task con</w:t>
      </w:r>
      <w:r w:rsidR="00A33C82">
        <w:rPr>
          <w:color w:val="000000" w:themeColor="text1"/>
        </w:rPr>
        <w:t xml:space="preserve">tent will be—we can only rely </w:t>
      </w:r>
      <w:r w:rsidR="00FD1565">
        <w:rPr>
          <w:color w:val="000000" w:themeColor="text1"/>
        </w:rPr>
        <w:t>on what we know about today, and where we think technology will go. New tasks and occupation</w:t>
      </w:r>
      <w:r w:rsidR="00A33C82">
        <w:rPr>
          <w:color w:val="000000" w:themeColor="text1"/>
        </w:rPr>
        <w:t>s</w:t>
      </w:r>
      <w:r w:rsidR="00FD1565">
        <w:rPr>
          <w:color w:val="000000" w:themeColor="text1"/>
        </w:rPr>
        <w:t xml:space="preserve"> will emerge, </w:t>
      </w:r>
      <w:r w:rsidR="00FD1565" w:rsidRPr="00DE35E7">
        <w:rPr>
          <w:color w:val="000000" w:themeColor="text1"/>
        </w:rPr>
        <w:t xml:space="preserve">as will </w:t>
      </w:r>
      <w:r w:rsidR="002C718C">
        <w:rPr>
          <w:color w:val="000000" w:themeColor="text1"/>
        </w:rPr>
        <w:t xml:space="preserve">new </w:t>
      </w:r>
      <w:r w:rsidR="002C718C" w:rsidRPr="00DE35E7">
        <w:rPr>
          <w:color w:val="000000" w:themeColor="text1"/>
        </w:rPr>
        <w:t>technolog</w:t>
      </w:r>
      <w:r w:rsidR="002C718C">
        <w:rPr>
          <w:color w:val="000000" w:themeColor="text1"/>
        </w:rPr>
        <w:t>ies and new industries</w:t>
      </w:r>
      <w:r w:rsidR="00FD1565" w:rsidRPr="00DE35E7">
        <w:rPr>
          <w:color w:val="000000" w:themeColor="text1"/>
        </w:rPr>
        <w:t xml:space="preserve">, and existing roles will adapt to evolving </w:t>
      </w:r>
      <w:r w:rsidR="00A33C82">
        <w:rPr>
          <w:color w:val="000000" w:themeColor="text1"/>
        </w:rPr>
        <w:t xml:space="preserve">task </w:t>
      </w:r>
      <w:r w:rsidR="00FD1565" w:rsidRPr="00DE35E7">
        <w:rPr>
          <w:color w:val="000000" w:themeColor="text1"/>
        </w:rPr>
        <w:t xml:space="preserve">demands </w:t>
      </w:r>
      <w:r w:rsidR="00BB26CB">
        <w:rPr>
          <w:color w:val="000000" w:themeColor="text1"/>
        </w:rPr>
        <w:t xml:space="preserve">as human ingenuity and </w:t>
      </w:r>
      <w:r w:rsidR="00FD1565" w:rsidRPr="00DE35E7">
        <w:rPr>
          <w:color w:val="000000" w:themeColor="text1"/>
        </w:rPr>
        <w:t>technolog</w:t>
      </w:r>
      <w:r w:rsidR="00BB26CB">
        <w:rPr>
          <w:color w:val="000000" w:themeColor="text1"/>
        </w:rPr>
        <w:t>y alike</w:t>
      </w:r>
      <w:r w:rsidR="00FD1565" w:rsidRPr="00DE35E7">
        <w:rPr>
          <w:color w:val="000000" w:themeColor="text1"/>
        </w:rPr>
        <w:t xml:space="preserve"> advance.</w:t>
      </w:r>
      <w:r w:rsidR="00FD1565" w:rsidRPr="00DE35E7">
        <w:rPr>
          <w:rStyle w:val="EndnoteReference"/>
          <w:color w:val="000000" w:themeColor="text1"/>
        </w:rPr>
        <w:endnoteReference w:id="24"/>
      </w:r>
      <w:r w:rsidR="00FD1565">
        <w:rPr>
          <w:color w:val="000000" w:themeColor="text1"/>
        </w:rPr>
        <w:t xml:space="preserve"> Our work is </w:t>
      </w:r>
      <w:r w:rsidR="0039457A">
        <w:rPr>
          <w:color w:val="000000" w:themeColor="text1"/>
        </w:rPr>
        <w:t xml:space="preserve">significantly </w:t>
      </w:r>
      <w:r w:rsidR="00FD1565">
        <w:rPr>
          <w:color w:val="000000" w:themeColor="text1"/>
        </w:rPr>
        <w:t>limited in this regard</w:t>
      </w:r>
      <w:r w:rsidR="002100D9">
        <w:rPr>
          <w:color w:val="000000" w:themeColor="text1"/>
        </w:rPr>
        <w:t xml:space="preserve">. For example, </w:t>
      </w:r>
      <w:r w:rsidR="0039457A">
        <w:rPr>
          <w:color w:val="000000" w:themeColor="text1"/>
        </w:rPr>
        <w:t>recall from before that during the 1980s, 1990s, and 2000s half of employment growth came from occupations that didn’t exist befor</w:t>
      </w:r>
      <w:r w:rsidR="002100D9">
        <w:rPr>
          <w:color w:val="000000" w:themeColor="text1"/>
        </w:rPr>
        <w:t>e.</w:t>
      </w:r>
      <w:r w:rsidR="002100D9" w:rsidRPr="002100D9">
        <w:rPr>
          <w:rStyle w:val="EndnoteReference"/>
        </w:rPr>
        <w:t xml:space="preserve"> </w:t>
      </w:r>
      <w:r w:rsidR="002100D9">
        <w:rPr>
          <w:rStyle w:val="EndnoteReference"/>
        </w:rPr>
        <w:endnoteReference w:id="25"/>
      </w:r>
      <w:r w:rsidR="002100D9">
        <w:rPr>
          <w:color w:val="000000" w:themeColor="text1"/>
        </w:rPr>
        <w:t xml:space="preserve"> Similarly, we are unable to say what any particular automation potential figure spells for future employment or wages because of the complex set of factors described before.</w:t>
      </w:r>
      <w:r w:rsidR="005B5A1D">
        <w:rPr>
          <w:color w:val="000000" w:themeColor="text1"/>
        </w:rPr>
        <w:t xml:space="preserve"> </w:t>
      </w:r>
    </w:p>
    <w:p w14:paraId="04DD69B8" w14:textId="72F182D3" w:rsidR="005A4BEA" w:rsidRDefault="00050D9C" w:rsidP="005A4BEA">
      <w:pPr>
        <w:pStyle w:val="Normal1"/>
        <w:spacing w:after="200"/>
        <w:rPr>
          <w:color w:val="000000" w:themeColor="text1"/>
        </w:rPr>
      </w:pPr>
      <w:r>
        <w:rPr>
          <w:color w:val="000000" w:themeColor="text1"/>
        </w:rPr>
        <w:lastRenderedPageBreak/>
        <w:t>Secondly</w:t>
      </w:r>
      <w:r w:rsidR="00DE35E7" w:rsidRPr="00DE35E7">
        <w:rPr>
          <w:color w:val="000000" w:themeColor="text1"/>
        </w:rPr>
        <w:t xml:space="preserve">, </w:t>
      </w:r>
      <w:r w:rsidR="005A4BEA" w:rsidRPr="00DE35E7">
        <w:rPr>
          <w:color w:val="000000" w:themeColor="text1"/>
        </w:rPr>
        <w:t xml:space="preserve">as described </w:t>
      </w:r>
      <w:r w:rsidR="00BB26CB">
        <w:rPr>
          <w:color w:val="000000" w:themeColor="text1"/>
        </w:rPr>
        <w:t>earlier</w:t>
      </w:r>
      <w:r w:rsidR="005A4BEA" w:rsidRPr="00DE35E7">
        <w:rPr>
          <w:color w:val="000000" w:themeColor="text1"/>
        </w:rPr>
        <w:t xml:space="preserve">, </w:t>
      </w:r>
      <w:r>
        <w:rPr>
          <w:color w:val="000000" w:themeColor="text1"/>
        </w:rPr>
        <w:t>there is a</w:t>
      </w:r>
      <w:r w:rsidR="00DE35E7" w:rsidRPr="00DE35E7">
        <w:rPr>
          <w:color w:val="000000" w:themeColor="text1"/>
        </w:rPr>
        <w:t xml:space="preserve"> well-established </w:t>
      </w:r>
      <w:r w:rsidR="005A4BEA" w:rsidRPr="00DE35E7">
        <w:rPr>
          <w:color w:val="000000" w:themeColor="text1"/>
        </w:rPr>
        <w:t xml:space="preserve">history </w:t>
      </w:r>
      <w:r w:rsidR="00DE35E7" w:rsidRPr="00DE35E7">
        <w:rPr>
          <w:color w:val="000000" w:themeColor="text1"/>
        </w:rPr>
        <w:t xml:space="preserve">of </w:t>
      </w:r>
      <w:r w:rsidR="00FD1565">
        <w:rPr>
          <w:color w:val="000000" w:themeColor="text1"/>
        </w:rPr>
        <w:t>divergence</w:t>
      </w:r>
      <w:r w:rsidR="005A4BEA" w:rsidRPr="00DE35E7">
        <w:rPr>
          <w:color w:val="000000" w:themeColor="text1"/>
        </w:rPr>
        <w:t xml:space="preserve"> between technological possibilities and </w:t>
      </w:r>
      <w:r w:rsidR="00FD1565">
        <w:rPr>
          <w:color w:val="000000" w:themeColor="text1"/>
        </w:rPr>
        <w:t>technological</w:t>
      </w:r>
      <w:r w:rsidR="005A4BEA" w:rsidRPr="00DE35E7">
        <w:rPr>
          <w:color w:val="000000" w:themeColor="text1"/>
        </w:rPr>
        <w:t xml:space="preserve"> adoption</w:t>
      </w:r>
      <w:r w:rsidR="00DE35E7" w:rsidRPr="00DE35E7">
        <w:rPr>
          <w:color w:val="000000" w:themeColor="text1"/>
        </w:rPr>
        <w:t xml:space="preserve">. </w:t>
      </w:r>
      <w:r w:rsidR="00DE35E7">
        <w:rPr>
          <w:color w:val="000000" w:themeColor="text1"/>
        </w:rPr>
        <w:t xml:space="preserve">We have no ability to assess how the gap between “automation potential” </w:t>
      </w:r>
      <w:r>
        <w:rPr>
          <w:color w:val="000000" w:themeColor="text1"/>
        </w:rPr>
        <w:t xml:space="preserve">(which our figures are based on) </w:t>
      </w:r>
      <w:r w:rsidR="00DE35E7">
        <w:rPr>
          <w:color w:val="000000" w:themeColor="text1"/>
        </w:rPr>
        <w:t>and “actual adoption”</w:t>
      </w:r>
      <w:r>
        <w:rPr>
          <w:color w:val="000000" w:themeColor="text1"/>
        </w:rPr>
        <w:t xml:space="preserve"> (what will actually </w:t>
      </w:r>
      <w:r w:rsidR="002A2700">
        <w:rPr>
          <w:color w:val="000000" w:themeColor="text1"/>
        </w:rPr>
        <w:t>occur</w:t>
      </w:r>
      <w:r>
        <w:rPr>
          <w:color w:val="000000" w:themeColor="text1"/>
        </w:rPr>
        <w:t xml:space="preserve">) will </w:t>
      </w:r>
      <w:r w:rsidR="00007737">
        <w:rPr>
          <w:color w:val="000000" w:themeColor="text1"/>
        </w:rPr>
        <w:t>evolve</w:t>
      </w:r>
      <w:r w:rsidR="00DE35E7">
        <w:rPr>
          <w:color w:val="000000" w:themeColor="text1"/>
        </w:rPr>
        <w:t>, so our estimates should be seen as an upper bound</w:t>
      </w:r>
      <w:r w:rsidR="00B36D7A">
        <w:rPr>
          <w:color w:val="000000" w:themeColor="text1"/>
        </w:rPr>
        <w:t>—perhaps even an extreme one</w:t>
      </w:r>
      <w:r w:rsidR="00DE35E7">
        <w:rPr>
          <w:color w:val="000000" w:themeColor="text1"/>
        </w:rPr>
        <w:t>. Ou</w:t>
      </w:r>
      <w:r>
        <w:rPr>
          <w:color w:val="000000" w:themeColor="text1"/>
        </w:rPr>
        <w:t>r figures describe what is</w:t>
      </w:r>
      <w:r w:rsidR="00DE35E7">
        <w:rPr>
          <w:color w:val="000000" w:themeColor="text1"/>
        </w:rPr>
        <w:t xml:space="preserve"> possible—not what is likely</w:t>
      </w:r>
      <w:r w:rsidR="005A4BEA" w:rsidRPr="00DE35E7">
        <w:rPr>
          <w:color w:val="000000" w:themeColor="text1"/>
        </w:rPr>
        <w:t>.</w:t>
      </w:r>
      <w:r w:rsidR="002A2700">
        <w:rPr>
          <w:color w:val="000000" w:themeColor="text1"/>
        </w:rPr>
        <w:t xml:space="preserve"> In that regard, one might interpret our figures more as a </w:t>
      </w:r>
      <w:r w:rsidR="00B36D7A">
        <w:rPr>
          <w:color w:val="000000" w:themeColor="text1"/>
        </w:rPr>
        <w:t xml:space="preserve">degree </w:t>
      </w:r>
      <w:r w:rsidR="002A2700">
        <w:rPr>
          <w:color w:val="000000" w:themeColor="text1"/>
        </w:rPr>
        <w:t xml:space="preserve">measure of workplace task </w:t>
      </w:r>
      <w:r w:rsidR="002A2700" w:rsidRPr="008D1817">
        <w:rPr>
          <w:i/>
          <w:color w:val="000000" w:themeColor="text1"/>
        </w:rPr>
        <w:t>change</w:t>
      </w:r>
      <w:r w:rsidR="002A2700">
        <w:rPr>
          <w:color w:val="000000" w:themeColor="text1"/>
        </w:rPr>
        <w:t xml:space="preserve"> rather than as a predictor of employment or wage</w:t>
      </w:r>
      <w:r w:rsidR="00B36D7A">
        <w:rPr>
          <w:color w:val="000000" w:themeColor="text1"/>
        </w:rPr>
        <w:t>s</w:t>
      </w:r>
      <w:r w:rsidR="002A2700">
        <w:rPr>
          <w:color w:val="000000" w:themeColor="text1"/>
        </w:rPr>
        <w:t xml:space="preserve"> </w:t>
      </w:r>
      <w:r w:rsidR="00B36D7A">
        <w:rPr>
          <w:color w:val="000000" w:themeColor="text1"/>
        </w:rPr>
        <w:t>per se</w:t>
      </w:r>
      <w:r w:rsidR="002A2700">
        <w:rPr>
          <w:color w:val="000000" w:themeColor="text1"/>
        </w:rPr>
        <w:t>.</w:t>
      </w:r>
    </w:p>
    <w:p w14:paraId="4CF67F72" w14:textId="249299C1" w:rsidR="00B5615F" w:rsidRPr="004B44ED" w:rsidRDefault="00083E6D" w:rsidP="005A4BEA">
      <w:pPr>
        <w:pStyle w:val="Normal1"/>
        <w:spacing w:after="200"/>
      </w:pPr>
      <w:r>
        <w:rPr>
          <w:color w:val="000000" w:themeColor="text1"/>
        </w:rPr>
        <w:t xml:space="preserve">Third, while we don’t specifically address </w:t>
      </w:r>
      <w:r w:rsidR="00007737">
        <w:rPr>
          <w:color w:val="000000" w:themeColor="text1"/>
        </w:rPr>
        <w:t xml:space="preserve">the </w:t>
      </w:r>
      <w:r>
        <w:rPr>
          <w:color w:val="000000" w:themeColor="text1"/>
        </w:rPr>
        <w:t>time</w:t>
      </w:r>
      <w:r w:rsidR="00007737">
        <w:rPr>
          <w:color w:val="000000" w:themeColor="text1"/>
        </w:rPr>
        <w:t xml:space="preserve">line of automation’s </w:t>
      </w:r>
      <w:r w:rsidR="00B36D7A">
        <w:rPr>
          <w:color w:val="000000" w:themeColor="text1"/>
        </w:rPr>
        <w:t>absorption</w:t>
      </w:r>
      <w:r w:rsidR="00007737">
        <w:rPr>
          <w:color w:val="000000" w:themeColor="text1"/>
        </w:rPr>
        <w:t>, it is important: T</w:t>
      </w:r>
      <w:r>
        <w:rPr>
          <w:color w:val="000000" w:themeColor="text1"/>
        </w:rPr>
        <w:t>he</w:t>
      </w:r>
      <w:r w:rsidR="00007737">
        <w:rPr>
          <w:color w:val="000000" w:themeColor="text1"/>
        </w:rPr>
        <w:t xml:space="preserve"> </w:t>
      </w:r>
      <w:r w:rsidR="00BB26CB">
        <w:rPr>
          <w:color w:val="000000" w:themeColor="text1"/>
        </w:rPr>
        <w:t xml:space="preserve">faster </w:t>
      </w:r>
      <w:r w:rsidR="00007737">
        <w:rPr>
          <w:color w:val="000000" w:themeColor="text1"/>
        </w:rPr>
        <w:t>automation</w:t>
      </w:r>
      <w:r w:rsidR="00BF2867">
        <w:rPr>
          <w:color w:val="000000" w:themeColor="text1"/>
        </w:rPr>
        <w:t xml:space="preserve"> </w:t>
      </w:r>
      <w:r w:rsidR="00BB26CB">
        <w:rPr>
          <w:color w:val="000000" w:themeColor="text1"/>
        </w:rPr>
        <w:t>takes place</w:t>
      </w:r>
      <w:r w:rsidR="00B36D7A">
        <w:rPr>
          <w:color w:val="000000" w:themeColor="text1"/>
        </w:rPr>
        <w:t>,</w:t>
      </w:r>
      <w:r w:rsidR="00BB26CB">
        <w:rPr>
          <w:color w:val="000000" w:themeColor="text1"/>
        </w:rPr>
        <w:t xml:space="preserve"> </w:t>
      </w:r>
      <w:r w:rsidR="00007737">
        <w:rPr>
          <w:color w:val="000000" w:themeColor="text1"/>
        </w:rPr>
        <w:t xml:space="preserve">the more disrupting it will be in the workplace and the more difficult </w:t>
      </w:r>
      <w:r w:rsidR="00B36D7A">
        <w:rPr>
          <w:color w:val="000000" w:themeColor="text1"/>
        </w:rPr>
        <w:t xml:space="preserve">it </w:t>
      </w:r>
      <w:r w:rsidR="00007737">
        <w:rPr>
          <w:color w:val="000000" w:themeColor="text1"/>
        </w:rPr>
        <w:t xml:space="preserve">will be for workers to </w:t>
      </w:r>
      <w:r w:rsidR="004B44ED">
        <w:rPr>
          <w:color w:val="000000" w:themeColor="text1"/>
        </w:rPr>
        <w:t xml:space="preserve">adapt. </w:t>
      </w:r>
      <w:r w:rsidR="00BF2867">
        <w:rPr>
          <w:color w:val="000000" w:themeColor="text1"/>
        </w:rPr>
        <w:t xml:space="preserve">And yet, </w:t>
      </w:r>
      <w:r w:rsidR="004B44ED">
        <w:rPr>
          <w:color w:val="000000" w:themeColor="text1"/>
        </w:rPr>
        <w:t>predicting these timelines is a challenge</w:t>
      </w:r>
      <w:r>
        <w:rPr>
          <w:color w:val="000000" w:themeColor="text1"/>
        </w:rPr>
        <w:t>. Instead</w:t>
      </w:r>
      <w:r w:rsidR="004B44ED">
        <w:rPr>
          <w:color w:val="000000" w:themeColor="text1"/>
        </w:rPr>
        <w:t>,</w:t>
      </w:r>
      <w:r>
        <w:rPr>
          <w:color w:val="000000" w:themeColor="text1"/>
        </w:rPr>
        <w:t xml:space="preserve"> we’ll direct readers to t</w:t>
      </w:r>
      <w:r w:rsidR="004B44ED">
        <w:rPr>
          <w:color w:val="000000" w:themeColor="text1"/>
        </w:rPr>
        <w:t xml:space="preserve">he </w:t>
      </w:r>
      <w:r w:rsidR="00A33C82">
        <w:rPr>
          <w:color w:val="000000" w:themeColor="text1"/>
        </w:rPr>
        <w:t xml:space="preserve">McKinsey work. Their adoption </w:t>
      </w:r>
      <w:r w:rsidR="00B5615F">
        <w:t xml:space="preserve">estimates are both </w:t>
      </w:r>
      <w:r w:rsidR="004B44ED">
        <w:t xml:space="preserve">responsibly </w:t>
      </w:r>
      <w:r w:rsidR="00B5615F">
        <w:t>variable and distant</w:t>
      </w:r>
      <w:r w:rsidR="004B44ED">
        <w:t xml:space="preserve"> in the future</w:t>
      </w:r>
      <w:r w:rsidR="00B5615F">
        <w:t xml:space="preserve">. They predict that technical automation </w:t>
      </w:r>
      <w:r w:rsidR="00B5615F">
        <w:rPr>
          <w:i/>
          <w:iCs/>
        </w:rPr>
        <w:t>potential</w:t>
      </w:r>
      <w:r w:rsidR="00B5615F">
        <w:t xml:space="preserve"> makes major strides by 2030, with full potential </w:t>
      </w:r>
      <w:r w:rsidR="004B44ED">
        <w:t xml:space="preserve">being achieved </w:t>
      </w:r>
      <w:r w:rsidR="00B5615F">
        <w:t xml:space="preserve">as early as 2040 or as late as 2050. For </w:t>
      </w:r>
      <w:r w:rsidR="00B5615F">
        <w:rPr>
          <w:i/>
          <w:iCs/>
        </w:rPr>
        <w:t>adoption</w:t>
      </w:r>
      <w:r w:rsidR="00B5615F">
        <w:t>—that is, automation</w:t>
      </w:r>
      <w:r w:rsidR="004B44ED">
        <w:t xml:space="preserve"> potential</w:t>
      </w:r>
      <w:r w:rsidR="00B5615F">
        <w:t xml:space="preserve"> after adjusting for technical, economic, and social factors affecting the pace of uptake—things begin to pick</w:t>
      </w:r>
      <w:r w:rsidR="004B44ED">
        <w:t>-</w:t>
      </w:r>
      <w:r w:rsidR="00B5615F">
        <w:t>up by 2045 with full</w:t>
      </w:r>
      <w:r w:rsidR="004B44ED">
        <w:t xml:space="preserve"> adoption no earlier than 2065. </w:t>
      </w:r>
      <w:r w:rsidR="005B258A">
        <w:t>E</w:t>
      </w:r>
      <w:r w:rsidR="00B5615F">
        <w:t>ven under the</w:t>
      </w:r>
      <w:r w:rsidR="00BF2867">
        <w:t>ir</w:t>
      </w:r>
      <w:r w:rsidR="00B5615F">
        <w:t xml:space="preserve"> most</w:t>
      </w:r>
      <w:r w:rsidR="00BF2867">
        <w:t xml:space="preserve"> aggressive </w:t>
      </w:r>
      <w:r w:rsidR="00B5615F">
        <w:t xml:space="preserve">scenarios, </w:t>
      </w:r>
      <w:r w:rsidR="00BF2867">
        <w:t xml:space="preserve">then, </w:t>
      </w:r>
      <w:r w:rsidR="004B44ED">
        <w:t>it will take</w:t>
      </w:r>
      <w:r w:rsidR="00B5615F">
        <w:t xml:space="preserve"> </w:t>
      </w:r>
      <w:r w:rsidR="00B36D7A">
        <w:t xml:space="preserve">at least </w:t>
      </w:r>
      <w:r w:rsidR="005B258A">
        <w:t xml:space="preserve">a few </w:t>
      </w:r>
      <w:r w:rsidR="00B5615F">
        <w:t xml:space="preserve">decades </w:t>
      </w:r>
      <w:r w:rsidR="004B44ED">
        <w:t>for</w:t>
      </w:r>
      <w:r w:rsidR="00B5615F">
        <w:t xml:space="preserve"> the economy </w:t>
      </w:r>
      <w:r w:rsidR="004B44ED">
        <w:t>to feel</w:t>
      </w:r>
      <w:r w:rsidR="00B5615F">
        <w:t xml:space="preserve"> the impac</w:t>
      </w:r>
      <w:r w:rsidR="004B44ED">
        <w:t xml:space="preserve">t of </w:t>
      </w:r>
      <w:r w:rsidR="005B258A">
        <w:t xml:space="preserve">currently </w:t>
      </w:r>
      <w:r w:rsidR="004B44ED">
        <w:t>emerging technologies.</w:t>
      </w:r>
      <w:r w:rsidR="002A2700">
        <w:t xml:space="preserve"> Said differently, we </w:t>
      </w:r>
      <w:r w:rsidR="00B36D7A">
        <w:t>might be thinking about</w:t>
      </w:r>
      <w:r w:rsidR="002A2700">
        <w:t xml:space="preserve"> </w:t>
      </w:r>
      <w:r w:rsidR="00B36D7A">
        <w:t>preparedness</w:t>
      </w:r>
      <w:r w:rsidR="002A2700">
        <w:t xml:space="preserve"> for changing workplace requirements</w:t>
      </w:r>
      <w:r w:rsidR="00B36D7A">
        <w:t xml:space="preserve"> in terms of generations (not in terms of years)</w:t>
      </w:r>
      <w:r w:rsidR="002A2700">
        <w:t>—something that is encouraging from a policy standpoint</w:t>
      </w:r>
      <w:r w:rsidR="00B36D7A">
        <w:t>, particularly because young workers can be trained from the beginning for roles that show the least susceptibility to future automation and steered away from those with the most</w:t>
      </w:r>
      <w:r w:rsidR="002A2700">
        <w:t>.</w:t>
      </w:r>
    </w:p>
    <w:p w14:paraId="4D21B27B" w14:textId="0601BB1E" w:rsidR="00034BD0" w:rsidRDefault="00034BD0" w:rsidP="00034BD0">
      <w:pPr>
        <w:pStyle w:val="Normal1"/>
        <w:spacing w:after="200"/>
        <w:rPr>
          <w:color w:val="000000" w:themeColor="text1"/>
        </w:rPr>
      </w:pPr>
      <w:r>
        <w:rPr>
          <w:color w:val="000000" w:themeColor="text1"/>
        </w:rPr>
        <w:t>Fourth, and related to the above, much of the impression created by our analyses and others depends on the cut-off used to characterize “high” susceptibility to automation.</w:t>
      </w:r>
      <w:r w:rsidR="005B5A1D">
        <w:rPr>
          <w:color w:val="000000" w:themeColor="text1"/>
        </w:rPr>
        <w:t xml:space="preserve"> </w:t>
      </w:r>
      <w:r w:rsidR="002A4CF4">
        <w:rPr>
          <w:color w:val="000000" w:themeColor="text1"/>
        </w:rPr>
        <w:t>Along these lines, we</w:t>
      </w:r>
      <w:r>
        <w:rPr>
          <w:color w:val="000000" w:themeColor="text1"/>
        </w:rPr>
        <w:t xml:space="preserve"> deem a 70</w:t>
      </w:r>
      <w:r w:rsidR="006F7672">
        <w:rPr>
          <w:color w:val="000000" w:themeColor="text1"/>
        </w:rPr>
        <w:t>-</w:t>
      </w:r>
      <w:r>
        <w:rPr>
          <w:color w:val="000000" w:themeColor="text1"/>
        </w:rPr>
        <w:t xml:space="preserve">percent share of automatable task content in an occupation </w:t>
      </w:r>
      <w:r w:rsidR="002A4CF4">
        <w:rPr>
          <w:color w:val="000000" w:themeColor="text1"/>
        </w:rPr>
        <w:t xml:space="preserve">by 2030 or 2040 </w:t>
      </w:r>
      <w:r>
        <w:rPr>
          <w:color w:val="000000" w:themeColor="text1"/>
        </w:rPr>
        <w:t xml:space="preserve">as “high” risk. However, while this threshold is consistent with many other studies and aligns with statistical breaks in the occupational data, it </w:t>
      </w:r>
      <w:r w:rsidR="001253CB">
        <w:rPr>
          <w:color w:val="000000" w:themeColor="text1"/>
        </w:rPr>
        <w:t>bears noting that this is not a</w:t>
      </w:r>
      <w:r>
        <w:rPr>
          <w:color w:val="000000" w:themeColor="text1"/>
        </w:rPr>
        <w:t xml:space="preserve"> theoretically grounded</w:t>
      </w:r>
      <w:r w:rsidR="001253CB">
        <w:rPr>
          <w:color w:val="000000" w:themeColor="text1"/>
        </w:rPr>
        <w:t xml:space="preserve"> threshold</w:t>
      </w:r>
      <w:r>
        <w:rPr>
          <w:color w:val="000000" w:themeColor="text1"/>
        </w:rPr>
        <w:t>.</w:t>
      </w:r>
      <w:r w:rsidR="002A4CF4">
        <w:rPr>
          <w:color w:val="000000" w:themeColor="text1"/>
        </w:rPr>
        <w:t xml:space="preserve"> Rather, it is a mostly </w:t>
      </w:r>
      <w:r w:rsidR="002A2700">
        <w:rPr>
          <w:color w:val="000000" w:themeColor="text1"/>
        </w:rPr>
        <w:t xml:space="preserve">arbitrary one. In fact, we performed a number of statistical tests that indicate a more realistic threshold for “high” </w:t>
      </w:r>
      <w:r w:rsidR="002A4CF4">
        <w:rPr>
          <w:color w:val="000000" w:themeColor="text1"/>
        </w:rPr>
        <w:t>c</w:t>
      </w:r>
      <w:r w:rsidR="002A2700">
        <w:rPr>
          <w:color w:val="000000" w:themeColor="text1"/>
        </w:rPr>
        <w:t xml:space="preserve">ould be between 75 percent and 85 percent. However, for now, we’ll stick with </w:t>
      </w:r>
      <w:r w:rsidR="002A4CF4">
        <w:rPr>
          <w:color w:val="000000" w:themeColor="text1"/>
        </w:rPr>
        <w:t>widely-employed</w:t>
      </w:r>
      <w:r w:rsidR="002A2700">
        <w:rPr>
          <w:color w:val="000000" w:themeColor="text1"/>
        </w:rPr>
        <w:t xml:space="preserve"> thresholds. More broadly,</w:t>
      </w:r>
      <w:r>
        <w:rPr>
          <w:color w:val="000000" w:themeColor="text1"/>
        </w:rPr>
        <w:t xml:space="preserve"> </w:t>
      </w:r>
      <w:r w:rsidR="008D1817">
        <w:rPr>
          <w:color w:val="000000" w:themeColor="text1"/>
        </w:rPr>
        <w:t xml:space="preserve">it bears noting that </w:t>
      </w:r>
      <w:r w:rsidR="002A2700">
        <w:rPr>
          <w:color w:val="000000" w:themeColor="text1"/>
        </w:rPr>
        <w:t xml:space="preserve">assessing </w:t>
      </w:r>
      <w:r>
        <w:rPr>
          <w:color w:val="000000" w:themeColor="text1"/>
        </w:rPr>
        <w:t>qualitative and quantitative differences in the extent and pace of task-level job change in occupations remains an underdeveloped aspect of the preexisting literature on automation.</w:t>
      </w:r>
      <w:r>
        <w:rPr>
          <w:rStyle w:val="EndnoteReference"/>
          <w:color w:val="000000" w:themeColor="text1"/>
        </w:rPr>
        <w:endnoteReference w:id="26"/>
      </w:r>
    </w:p>
    <w:p w14:paraId="5D17C163" w14:textId="6706FDB9" w:rsidR="002C718C" w:rsidRDefault="002C718C" w:rsidP="00034BD0">
      <w:pPr>
        <w:pStyle w:val="Normal1"/>
        <w:spacing w:after="200"/>
        <w:rPr>
          <w:color w:val="000000" w:themeColor="text1"/>
        </w:rPr>
      </w:pPr>
      <w:r>
        <w:rPr>
          <w:color w:val="000000" w:themeColor="text1"/>
        </w:rPr>
        <w:t xml:space="preserve">Fifth, while a significant portion of our analysis focuses on </w:t>
      </w:r>
      <w:r w:rsidR="00F60F19">
        <w:rPr>
          <w:color w:val="000000" w:themeColor="text1"/>
        </w:rPr>
        <w:t xml:space="preserve">how the impact of </w:t>
      </w:r>
      <w:r>
        <w:rPr>
          <w:color w:val="000000" w:themeColor="text1"/>
        </w:rPr>
        <w:t xml:space="preserve">automation </w:t>
      </w:r>
      <w:r w:rsidR="009970F3">
        <w:rPr>
          <w:color w:val="000000" w:themeColor="text1"/>
        </w:rPr>
        <w:t xml:space="preserve">will vary </w:t>
      </w:r>
      <w:r>
        <w:rPr>
          <w:color w:val="000000" w:themeColor="text1"/>
        </w:rPr>
        <w:t>across geograph</w:t>
      </w:r>
      <w:r w:rsidR="00B36D7A">
        <w:rPr>
          <w:color w:val="000000" w:themeColor="text1"/>
        </w:rPr>
        <w:t>ies</w:t>
      </w:r>
      <w:r>
        <w:rPr>
          <w:color w:val="000000" w:themeColor="text1"/>
        </w:rPr>
        <w:t xml:space="preserve">, </w:t>
      </w:r>
      <w:r w:rsidR="009970F3">
        <w:rPr>
          <w:color w:val="000000" w:themeColor="text1"/>
        </w:rPr>
        <w:t xml:space="preserve">a key input into our analysis—the McKinsey </w:t>
      </w:r>
      <w:r>
        <w:rPr>
          <w:color w:val="000000" w:themeColor="text1"/>
        </w:rPr>
        <w:t xml:space="preserve">automation potential </w:t>
      </w:r>
      <w:r w:rsidR="009970F3">
        <w:rPr>
          <w:color w:val="000000" w:themeColor="text1"/>
        </w:rPr>
        <w:t>estimates</w:t>
      </w:r>
      <w:r>
        <w:rPr>
          <w:color w:val="000000" w:themeColor="text1"/>
        </w:rPr>
        <w:t xml:space="preserve"> </w:t>
      </w:r>
      <w:r w:rsidR="009970F3">
        <w:rPr>
          <w:color w:val="000000" w:themeColor="text1"/>
        </w:rPr>
        <w:t>for each occupation—</w:t>
      </w:r>
      <w:r>
        <w:rPr>
          <w:color w:val="000000" w:themeColor="text1"/>
        </w:rPr>
        <w:t xml:space="preserve">are </w:t>
      </w:r>
      <w:r w:rsidR="009970F3">
        <w:rPr>
          <w:color w:val="000000" w:themeColor="text1"/>
        </w:rPr>
        <w:t xml:space="preserve">produced </w:t>
      </w:r>
      <w:r>
        <w:rPr>
          <w:color w:val="000000" w:themeColor="text1"/>
        </w:rPr>
        <w:t xml:space="preserve">at the national level. As a result, our estimates for how automation might affect regions </w:t>
      </w:r>
      <w:r w:rsidR="009970F3">
        <w:rPr>
          <w:color w:val="000000" w:themeColor="text1"/>
        </w:rPr>
        <w:t>differently</w:t>
      </w:r>
      <w:r>
        <w:rPr>
          <w:color w:val="000000" w:themeColor="text1"/>
        </w:rPr>
        <w:t xml:space="preserve"> </w:t>
      </w:r>
      <w:r w:rsidR="00B36D7A">
        <w:rPr>
          <w:color w:val="000000" w:themeColor="text1"/>
        </w:rPr>
        <w:t>depend</w:t>
      </w:r>
      <w:r>
        <w:rPr>
          <w:color w:val="000000" w:themeColor="text1"/>
        </w:rPr>
        <w:t xml:space="preserve"> </w:t>
      </w:r>
      <w:r w:rsidR="00B36D7A">
        <w:rPr>
          <w:color w:val="000000" w:themeColor="text1"/>
        </w:rPr>
        <w:t xml:space="preserve">purely </w:t>
      </w:r>
      <w:r>
        <w:rPr>
          <w:color w:val="000000" w:themeColor="text1"/>
        </w:rPr>
        <w:t xml:space="preserve">on the current industrial and occupational mix of these states, metropolitan areas, and counties. Surely, some regions will uptake automating technologies more aggressively—or more effectively—than will others. However, we have no good information to say what this will look like, </w:t>
      </w:r>
      <w:r w:rsidR="009970F3">
        <w:rPr>
          <w:color w:val="000000" w:themeColor="text1"/>
        </w:rPr>
        <w:t>at least not at a level that we feel is sufficiently defensible</w:t>
      </w:r>
      <w:r w:rsidR="00B36D7A">
        <w:rPr>
          <w:color w:val="000000" w:themeColor="text1"/>
        </w:rPr>
        <w:t xml:space="preserve">. </w:t>
      </w:r>
      <w:r w:rsidR="008D1817">
        <w:rPr>
          <w:color w:val="000000" w:themeColor="text1"/>
        </w:rPr>
        <w:t xml:space="preserve">Given that, </w:t>
      </w:r>
      <w:r w:rsidR="008D1817">
        <w:rPr>
          <w:color w:val="000000" w:themeColor="text1"/>
        </w:rPr>
        <w:lastRenderedPageBreak/>
        <w:t xml:space="preserve">consumers of data should bear in mind that </w:t>
      </w:r>
      <w:r>
        <w:rPr>
          <w:color w:val="000000" w:themeColor="text1"/>
        </w:rPr>
        <w:t xml:space="preserve">our automation potential figures </w:t>
      </w:r>
      <w:r w:rsidR="008D1817">
        <w:rPr>
          <w:color w:val="000000" w:themeColor="text1"/>
        </w:rPr>
        <w:t>do not account for</w:t>
      </w:r>
      <w:del w:id="164" w:author="david jackson" w:date="2018-11-29T14:33:00Z">
        <w:r w:rsidR="008D1817" w:rsidDel="00BE5ACE">
          <w:rPr>
            <w:color w:val="000000" w:themeColor="text1"/>
          </w:rPr>
          <w:delText xml:space="preserve"> </w:delText>
        </w:r>
        <w:r w:rsidR="00B36D7A" w:rsidDel="00BE5ACE">
          <w:rPr>
            <w:color w:val="000000" w:themeColor="text1"/>
          </w:rPr>
          <w:delText xml:space="preserve"> </w:delText>
        </w:r>
      </w:del>
      <w:ins w:id="165" w:author="david jackson" w:date="2018-11-29T14:33:00Z">
        <w:r w:rsidR="00BE5ACE">
          <w:rPr>
            <w:color w:val="000000" w:themeColor="text1"/>
          </w:rPr>
          <w:t xml:space="preserve"> </w:t>
        </w:r>
      </w:ins>
      <w:r w:rsidR="008D1817">
        <w:rPr>
          <w:color w:val="000000" w:themeColor="text1"/>
        </w:rPr>
        <w:t>local adoption differences.</w:t>
      </w:r>
    </w:p>
    <w:p w14:paraId="450E02E3" w14:textId="3F2285CF" w:rsidR="00DE35E7" w:rsidRDefault="00B55CB3" w:rsidP="004E134D">
      <w:pPr>
        <w:pStyle w:val="Normal1"/>
        <w:spacing w:after="200"/>
        <w:rPr>
          <w:color w:val="000000" w:themeColor="text1"/>
        </w:rPr>
      </w:pPr>
      <w:r>
        <w:rPr>
          <w:color w:val="000000" w:themeColor="text1"/>
        </w:rPr>
        <w:t>Finally</w:t>
      </w:r>
      <w:r w:rsidR="00DE35E7">
        <w:rPr>
          <w:color w:val="000000" w:themeColor="text1"/>
        </w:rPr>
        <w:t xml:space="preserve">, and related to </w:t>
      </w:r>
      <w:r w:rsidR="00034BD0">
        <w:rPr>
          <w:color w:val="000000" w:themeColor="text1"/>
        </w:rPr>
        <w:t>all of the above points</w:t>
      </w:r>
      <w:r w:rsidR="00DE35E7">
        <w:rPr>
          <w:color w:val="000000" w:themeColor="text1"/>
        </w:rPr>
        <w:t xml:space="preserve">, the economy is a dynamic system that will evolve, expand into new areas, and reallocate among existing </w:t>
      </w:r>
      <w:r w:rsidR="00093DDB">
        <w:rPr>
          <w:color w:val="000000" w:themeColor="text1"/>
        </w:rPr>
        <w:t>activities</w:t>
      </w:r>
      <w:r w:rsidR="00DE35E7">
        <w:rPr>
          <w:color w:val="000000" w:themeColor="text1"/>
        </w:rPr>
        <w:t xml:space="preserve">. These factors make it </w:t>
      </w:r>
      <w:r w:rsidR="00DD122E">
        <w:rPr>
          <w:color w:val="000000" w:themeColor="text1"/>
        </w:rPr>
        <w:t>impossible</w:t>
      </w:r>
      <w:r w:rsidR="00046C59">
        <w:rPr>
          <w:color w:val="000000" w:themeColor="text1"/>
        </w:rPr>
        <w:t xml:space="preserve"> </w:t>
      </w:r>
      <w:r w:rsidR="00DE35E7">
        <w:rPr>
          <w:color w:val="000000" w:themeColor="text1"/>
        </w:rPr>
        <w:t xml:space="preserve">to predict how the economy will </w:t>
      </w:r>
      <w:r w:rsidR="00BF2867">
        <w:rPr>
          <w:color w:val="000000" w:themeColor="text1"/>
        </w:rPr>
        <w:t>re</w:t>
      </w:r>
      <w:r w:rsidR="00DE35E7">
        <w:rPr>
          <w:color w:val="000000" w:themeColor="text1"/>
        </w:rPr>
        <w:t>shape itself over the com</w:t>
      </w:r>
      <w:del w:id="166" w:author="david jackson" w:date="2018-12-05T15:20:00Z">
        <w:r w:rsidR="00DE35E7" w:rsidDel="002547BB">
          <w:rPr>
            <w:color w:val="000000" w:themeColor="text1"/>
          </w:rPr>
          <w:delText>p</w:delText>
        </w:r>
      </w:del>
      <w:r w:rsidR="00DE35E7">
        <w:rPr>
          <w:color w:val="000000" w:themeColor="text1"/>
        </w:rPr>
        <w:t xml:space="preserve">ing decades. </w:t>
      </w:r>
      <w:r w:rsidR="00093DDB">
        <w:rPr>
          <w:color w:val="000000" w:themeColor="text1"/>
        </w:rPr>
        <w:t>As a result</w:t>
      </w:r>
      <w:r w:rsidR="00DE35E7">
        <w:rPr>
          <w:color w:val="000000" w:themeColor="text1"/>
        </w:rPr>
        <w:t xml:space="preserve">, </w:t>
      </w:r>
      <w:commentRangeStart w:id="167"/>
      <w:r w:rsidR="00046C59" w:rsidRPr="008D1817">
        <w:rPr>
          <w:color w:val="000000" w:themeColor="text1"/>
          <w:highlight w:val="yellow"/>
        </w:rPr>
        <w:t xml:space="preserve">the present analysis should </w:t>
      </w:r>
      <w:r w:rsidR="00DE35E7" w:rsidRPr="008D1817">
        <w:rPr>
          <w:color w:val="000000" w:themeColor="text1"/>
          <w:highlight w:val="yellow"/>
        </w:rPr>
        <w:t xml:space="preserve">be seen more as a measure of which </w:t>
      </w:r>
      <w:r w:rsidR="006817BA" w:rsidRPr="008D1817">
        <w:rPr>
          <w:color w:val="000000" w:themeColor="text1"/>
          <w:highlight w:val="yellow"/>
        </w:rPr>
        <w:t xml:space="preserve">occupational </w:t>
      </w:r>
      <w:r w:rsidR="00DE35E7" w:rsidRPr="008D1817">
        <w:rPr>
          <w:color w:val="000000" w:themeColor="text1"/>
          <w:highlight w:val="yellow"/>
        </w:rPr>
        <w:t xml:space="preserve">areas </w:t>
      </w:r>
      <w:ins w:id="168" w:author="david jackson" w:date="2018-12-05T15:20:00Z">
        <w:r w:rsidR="00C02FE2">
          <w:rPr>
            <w:color w:val="000000" w:themeColor="text1"/>
            <w:highlight w:val="yellow"/>
          </w:rPr>
          <w:t xml:space="preserve">and </w:t>
        </w:r>
      </w:ins>
      <w:r w:rsidR="006817BA" w:rsidRPr="008D1817">
        <w:rPr>
          <w:color w:val="000000" w:themeColor="text1"/>
          <w:highlight w:val="yellow"/>
        </w:rPr>
        <w:t xml:space="preserve">geographies </w:t>
      </w:r>
      <w:r w:rsidR="00DE35E7" w:rsidRPr="008D1817">
        <w:rPr>
          <w:color w:val="000000" w:themeColor="text1"/>
          <w:highlight w:val="yellow"/>
        </w:rPr>
        <w:t xml:space="preserve">are </w:t>
      </w:r>
      <w:r w:rsidR="006817BA" w:rsidRPr="008D1817">
        <w:rPr>
          <w:color w:val="000000" w:themeColor="text1"/>
          <w:highlight w:val="yellow"/>
        </w:rPr>
        <w:t xml:space="preserve">the </w:t>
      </w:r>
      <w:r w:rsidR="00DE35E7" w:rsidRPr="008D1817">
        <w:rPr>
          <w:color w:val="000000" w:themeColor="text1"/>
          <w:highlight w:val="yellow"/>
        </w:rPr>
        <w:t xml:space="preserve">most likely </w:t>
      </w:r>
      <w:r w:rsidR="006817BA" w:rsidRPr="008D1817">
        <w:rPr>
          <w:color w:val="000000" w:themeColor="text1"/>
          <w:highlight w:val="yellow"/>
        </w:rPr>
        <w:t xml:space="preserve">to see great </w:t>
      </w:r>
      <w:r w:rsidR="00DE35E7" w:rsidRPr="008D1817">
        <w:rPr>
          <w:color w:val="000000" w:themeColor="text1"/>
          <w:highlight w:val="yellow"/>
        </w:rPr>
        <w:t>change—rather than predictive of the number of jobs available in a particular area or the size of sectors</w:t>
      </w:r>
      <w:r w:rsidR="00093DDB" w:rsidRPr="008D1817">
        <w:rPr>
          <w:color w:val="000000" w:themeColor="text1"/>
          <w:highlight w:val="yellow"/>
        </w:rPr>
        <w:t xml:space="preserve"> that employ those roles</w:t>
      </w:r>
      <w:r w:rsidR="00DE35E7" w:rsidRPr="008D1817">
        <w:rPr>
          <w:color w:val="000000" w:themeColor="text1"/>
          <w:highlight w:val="yellow"/>
        </w:rPr>
        <w:t>.</w:t>
      </w:r>
      <w:commentRangeEnd w:id="167"/>
      <w:r w:rsidR="008D1817">
        <w:rPr>
          <w:rStyle w:val="CommentReference"/>
          <w:rFonts w:ascii="Times New Roman" w:hAnsi="Times New Roman" w:cs="Times New Roman"/>
          <w:color w:val="auto"/>
        </w:rPr>
        <w:commentReference w:id="167"/>
      </w:r>
    </w:p>
    <w:p w14:paraId="3BA0C958" w14:textId="67AD661B" w:rsidR="004E134D" w:rsidRPr="001939E6" w:rsidRDefault="004E134D" w:rsidP="004E134D">
      <w:pPr>
        <w:pStyle w:val="Normal1"/>
        <w:spacing w:after="200"/>
        <w:rPr>
          <w:color w:val="FF0000"/>
        </w:rPr>
      </w:pPr>
      <w:r>
        <w:rPr>
          <w:rFonts w:cs="Arial"/>
          <w:color w:val="F79646" w:themeColor="accent6"/>
          <w:sz w:val="40"/>
          <w:szCs w:val="40"/>
        </w:rPr>
        <w:br w:type="page"/>
      </w:r>
    </w:p>
    <w:p w14:paraId="1BC77C88" w14:textId="7F8E8BBC" w:rsidR="00C43FE7" w:rsidRPr="004A35B1" w:rsidRDefault="00FB2EAD" w:rsidP="00361B1E">
      <w:pPr>
        <w:spacing w:before="360" w:after="240"/>
        <w:rPr>
          <w:rFonts w:ascii="Arial" w:hAnsi="Arial" w:cs="Arial"/>
          <w:color w:val="F79646" w:themeColor="accent6"/>
          <w:sz w:val="40"/>
          <w:szCs w:val="40"/>
        </w:rPr>
      </w:pPr>
      <w:r>
        <w:rPr>
          <w:rFonts w:ascii="Arial" w:hAnsi="Arial" w:cs="Arial"/>
          <w:color w:val="F79646" w:themeColor="accent6"/>
          <w:sz w:val="40"/>
          <w:szCs w:val="40"/>
        </w:rPr>
        <w:lastRenderedPageBreak/>
        <w:t>4. Findings</w:t>
      </w:r>
    </w:p>
    <w:p w14:paraId="48425FE9" w14:textId="4CB62AA9" w:rsidR="00DF03B6" w:rsidRPr="003C3641" w:rsidRDefault="00DF03B6" w:rsidP="00F012FA">
      <w:pPr>
        <w:pStyle w:val="Heading2"/>
        <w:spacing w:after="200"/>
        <w:rPr>
          <w:sz w:val="22"/>
          <w:szCs w:val="22"/>
        </w:rPr>
      </w:pPr>
      <w:bookmarkStart w:id="169" w:name="_yx0j2et4imz1"/>
      <w:bookmarkEnd w:id="116"/>
      <w:r>
        <w:rPr>
          <w:sz w:val="22"/>
          <w:szCs w:val="22"/>
        </w:rPr>
        <w:t>To gauge the nature of automation dynamics in the U.S. labor market and across places</w:t>
      </w:r>
      <w:r w:rsidR="00DD122E">
        <w:rPr>
          <w:sz w:val="22"/>
          <w:szCs w:val="22"/>
        </w:rPr>
        <w:t>,</w:t>
      </w:r>
      <w:r>
        <w:rPr>
          <w:sz w:val="22"/>
          <w:szCs w:val="22"/>
        </w:rPr>
        <w:t xml:space="preserve"> </w:t>
      </w:r>
      <w:r w:rsidR="006817BA" w:rsidRPr="003C3641">
        <w:rPr>
          <w:sz w:val="22"/>
          <w:szCs w:val="22"/>
        </w:rPr>
        <w:t>multiple datasets</w:t>
      </w:r>
      <w:r w:rsidRPr="003C3641">
        <w:rPr>
          <w:sz w:val="22"/>
          <w:szCs w:val="22"/>
        </w:rPr>
        <w:t xml:space="preserve"> </w:t>
      </w:r>
      <w:r w:rsidR="00DD122E">
        <w:rPr>
          <w:sz w:val="22"/>
          <w:szCs w:val="22"/>
        </w:rPr>
        <w:t xml:space="preserve">as described above </w:t>
      </w:r>
      <w:r w:rsidR="00BC46ED" w:rsidRPr="003C3641">
        <w:rPr>
          <w:sz w:val="22"/>
          <w:szCs w:val="22"/>
        </w:rPr>
        <w:t xml:space="preserve">are </w:t>
      </w:r>
      <w:r w:rsidRPr="003C3641">
        <w:rPr>
          <w:sz w:val="22"/>
          <w:szCs w:val="22"/>
        </w:rPr>
        <w:t xml:space="preserve">utilized </w:t>
      </w:r>
      <w:r w:rsidR="00DD122E">
        <w:rPr>
          <w:sz w:val="22"/>
          <w:szCs w:val="22"/>
        </w:rPr>
        <w:t xml:space="preserve">here </w:t>
      </w:r>
      <w:r w:rsidRPr="003C3641">
        <w:rPr>
          <w:sz w:val="22"/>
          <w:szCs w:val="22"/>
        </w:rPr>
        <w:t xml:space="preserve">to assess both past trends and </w:t>
      </w:r>
      <w:r w:rsidR="00DD122E">
        <w:rPr>
          <w:sz w:val="22"/>
          <w:szCs w:val="22"/>
        </w:rPr>
        <w:t>to provide a picture about some possible</w:t>
      </w:r>
      <w:r w:rsidR="00DD122E" w:rsidRPr="003C3641">
        <w:rPr>
          <w:sz w:val="22"/>
          <w:szCs w:val="22"/>
        </w:rPr>
        <w:t xml:space="preserve"> </w:t>
      </w:r>
      <w:r w:rsidRPr="003C3641">
        <w:rPr>
          <w:sz w:val="22"/>
          <w:szCs w:val="22"/>
        </w:rPr>
        <w:t>future ones.</w:t>
      </w:r>
      <w:r w:rsidR="005B5A1D">
        <w:rPr>
          <w:sz w:val="22"/>
          <w:szCs w:val="22"/>
        </w:rPr>
        <w:t xml:space="preserve"> </w:t>
      </w:r>
    </w:p>
    <w:p w14:paraId="649032DB" w14:textId="1BAA7BD1" w:rsidR="006817BA" w:rsidRPr="003C3641" w:rsidRDefault="00DF03B6" w:rsidP="00F012FA">
      <w:pPr>
        <w:pStyle w:val="Heading2"/>
        <w:spacing w:after="200"/>
        <w:rPr>
          <w:sz w:val="22"/>
          <w:szCs w:val="22"/>
        </w:rPr>
      </w:pPr>
      <w:r w:rsidRPr="003C3641">
        <w:rPr>
          <w:sz w:val="22"/>
          <w:szCs w:val="22"/>
        </w:rPr>
        <w:t xml:space="preserve">This assessment first reviews </w:t>
      </w:r>
      <w:r w:rsidR="00D04F02" w:rsidRPr="003C3641">
        <w:rPr>
          <w:sz w:val="22"/>
          <w:szCs w:val="22"/>
        </w:rPr>
        <w:t xml:space="preserve">the impacts of </w:t>
      </w:r>
      <w:r w:rsidRPr="003C3641">
        <w:rPr>
          <w:sz w:val="22"/>
          <w:szCs w:val="22"/>
        </w:rPr>
        <w:t xml:space="preserve">automation in the recent </w:t>
      </w:r>
      <w:r w:rsidR="00C24FDB">
        <w:rPr>
          <w:sz w:val="22"/>
          <w:szCs w:val="22"/>
        </w:rPr>
        <w:t>IT</w:t>
      </w:r>
      <w:r w:rsidR="00DD122E">
        <w:rPr>
          <w:sz w:val="22"/>
          <w:szCs w:val="22"/>
        </w:rPr>
        <w:t>-</w:t>
      </w:r>
      <w:r w:rsidR="009C4817">
        <w:rPr>
          <w:sz w:val="22"/>
          <w:szCs w:val="22"/>
        </w:rPr>
        <w:t>era</w:t>
      </w:r>
      <w:r w:rsidR="00D04F02" w:rsidRPr="003C3641">
        <w:rPr>
          <w:sz w:val="22"/>
          <w:szCs w:val="22"/>
        </w:rPr>
        <w:t xml:space="preserve">. Then it forecasts the potential future progress of automation in the </w:t>
      </w:r>
      <w:r w:rsidR="00B758AB">
        <w:rPr>
          <w:sz w:val="22"/>
          <w:szCs w:val="22"/>
        </w:rPr>
        <w:t>AI</w:t>
      </w:r>
      <w:r w:rsidR="00DD122E">
        <w:rPr>
          <w:sz w:val="22"/>
          <w:szCs w:val="22"/>
        </w:rPr>
        <w:t>-</w:t>
      </w:r>
      <w:r w:rsidR="009C4817">
        <w:rPr>
          <w:sz w:val="22"/>
          <w:szCs w:val="22"/>
        </w:rPr>
        <w:t>era</w:t>
      </w:r>
      <w:r w:rsidR="00D04F02" w:rsidRPr="003C3641">
        <w:rPr>
          <w:sz w:val="22"/>
          <w:szCs w:val="22"/>
        </w:rPr>
        <w:t xml:space="preserve"> </w:t>
      </w:r>
      <w:del w:id="170" w:author="david jackson" w:date="2018-12-05T15:23:00Z">
        <w:r w:rsidR="00BC46ED" w:rsidRPr="003C3641" w:rsidDel="00933AC3">
          <w:rPr>
            <w:sz w:val="22"/>
            <w:szCs w:val="22"/>
          </w:rPr>
          <w:delText xml:space="preserve">looking forward from </w:delText>
        </w:r>
        <w:r w:rsidR="00D04F02" w:rsidRPr="003C3641" w:rsidDel="00933AC3">
          <w:rPr>
            <w:sz w:val="22"/>
            <w:szCs w:val="22"/>
          </w:rPr>
          <w:delText>now</w:delText>
        </w:r>
      </w:del>
      <w:ins w:id="171" w:author="david jackson" w:date="2018-12-05T15:23:00Z">
        <w:r w:rsidR="00933AC3">
          <w:rPr>
            <w:sz w:val="22"/>
            <w:szCs w:val="22"/>
          </w:rPr>
          <w:t>up</w:t>
        </w:r>
      </w:ins>
      <w:r w:rsidR="00D04F02" w:rsidRPr="003C3641">
        <w:rPr>
          <w:sz w:val="22"/>
          <w:szCs w:val="22"/>
        </w:rPr>
        <w:t xml:space="preserve"> to 2030. </w:t>
      </w:r>
    </w:p>
    <w:p w14:paraId="765F44F8" w14:textId="529C40E3" w:rsidR="000F4904" w:rsidRPr="003C3641" w:rsidRDefault="005D33FB" w:rsidP="00F012FA">
      <w:pPr>
        <w:pStyle w:val="Heading2"/>
        <w:spacing w:after="200"/>
      </w:pPr>
      <w:r w:rsidRPr="003C3641">
        <w:t xml:space="preserve">Automation in the </w:t>
      </w:r>
      <w:r w:rsidR="00C24FDB" w:rsidRPr="003C3641">
        <w:t>I</w:t>
      </w:r>
      <w:r w:rsidR="00C24FDB">
        <w:t>T</w:t>
      </w:r>
      <w:r w:rsidR="00C24FDB" w:rsidRPr="003C3641">
        <w:t xml:space="preserve"> </w:t>
      </w:r>
      <w:del w:id="172" w:author="david jackson" w:date="2018-12-05T15:20:00Z">
        <w:r w:rsidR="009C4817" w:rsidDel="00C02FE2">
          <w:delText>Era</w:delText>
        </w:r>
      </w:del>
      <w:ins w:id="173" w:author="david jackson" w:date="2018-12-05T15:20:00Z">
        <w:r w:rsidR="00C02FE2">
          <w:t>era</w:t>
        </w:r>
      </w:ins>
    </w:p>
    <w:p w14:paraId="4A7F4FF1" w14:textId="1A2C93B6" w:rsidR="009503D7" w:rsidRPr="003C3641" w:rsidRDefault="00BC46ED" w:rsidP="00F012FA">
      <w:pPr>
        <w:pStyle w:val="Normal1"/>
      </w:pPr>
      <w:r w:rsidRPr="003C3641">
        <w:t>T</w:t>
      </w:r>
      <w:r w:rsidR="009503D7" w:rsidRPr="003C3641">
        <w:t xml:space="preserve">o the extent the spread of IT through the economy </w:t>
      </w:r>
      <w:r w:rsidRPr="003C3641">
        <w:t>since the 19</w:t>
      </w:r>
      <w:r w:rsidR="008E62CB">
        <w:t>8</w:t>
      </w:r>
      <w:r w:rsidRPr="003C3641">
        <w:t>0s represents a first episode of digitally driven automation</w:t>
      </w:r>
      <w:r w:rsidR="00CC0150">
        <w:t>,</w:t>
      </w:r>
      <w:r w:rsidR="009503D7" w:rsidRPr="003C3641">
        <w:t xml:space="preserve"> it provides a source of initial insights about current and future change.</w:t>
      </w:r>
      <w:r w:rsidR="005B5A1D">
        <w:t xml:space="preserve"> </w:t>
      </w:r>
    </w:p>
    <w:p w14:paraId="2BE05B20" w14:textId="77777777" w:rsidR="009503D7" w:rsidRPr="003C3641" w:rsidRDefault="009503D7" w:rsidP="00F012FA">
      <w:pPr>
        <w:pStyle w:val="Normal1"/>
      </w:pPr>
    </w:p>
    <w:p w14:paraId="2C56ED83" w14:textId="4EDFE657" w:rsidR="0049436C" w:rsidRDefault="009503D7" w:rsidP="00F012FA">
      <w:pPr>
        <w:pStyle w:val="Normal1"/>
      </w:pPr>
      <w:r w:rsidRPr="003C3641">
        <w:t xml:space="preserve">National and regional patterns of growth and displacement from the past </w:t>
      </w:r>
      <w:r w:rsidR="00CC0150">
        <w:t>several decades</w:t>
      </w:r>
      <w:del w:id="174" w:author="david jackson" w:date="2018-12-05T15:24:00Z">
        <w:r w:rsidR="00153089" w:rsidRPr="003C3641" w:rsidDel="00856010">
          <w:delText>,</w:delText>
        </w:r>
      </w:del>
      <w:r w:rsidR="00153089" w:rsidRPr="003C3641">
        <w:t xml:space="preserve"> t</w:t>
      </w:r>
      <w:r w:rsidR="008E62CB">
        <w:t>herefore</w:t>
      </w:r>
      <w:del w:id="175" w:author="david jackson" w:date="2018-12-05T15:24:00Z">
        <w:r w:rsidR="00153089" w:rsidRPr="003C3641" w:rsidDel="00856010">
          <w:delText>,</w:delText>
        </w:r>
      </w:del>
      <w:r w:rsidRPr="003C3641">
        <w:t xml:space="preserve"> provide hints about</w:t>
      </w:r>
      <w:r w:rsidR="003143F2" w:rsidRPr="003C3641">
        <w:t xml:space="preserve"> possible</w:t>
      </w:r>
      <w:r w:rsidRPr="003C3641">
        <w:t xml:space="preserve"> future patterns</w:t>
      </w:r>
      <w:r w:rsidR="002B4585" w:rsidRPr="003C3641">
        <w:t xml:space="preserve"> of change</w:t>
      </w:r>
      <w:r w:rsidRPr="003C3641">
        <w:t>.</w:t>
      </w:r>
    </w:p>
    <w:p w14:paraId="2B6DF269" w14:textId="77777777" w:rsidR="00153089" w:rsidRPr="003C3641" w:rsidRDefault="00153089" w:rsidP="00F012FA">
      <w:pPr>
        <w:pStyle w:val="Normal1"/>
      </w:pPr>
    </w:p>
    <w:p w14:paraId="112924A1" w14:textId="5E4EFF4D" w:rsidR="005C3A0A" w:rsidRPr="003C3641" w:rsidRDefault="005C3A0A" w:rsidP="00F012FA">
      <w:pPr>
        <w:pStyle w:val="Normal1"/>
        <w:spacing w:after="200"/>
        <w:rPr>
          <w:b/>
        </w:rPr>
      </w:pPr>
      <w:r w:rsidRPr="003C3641">
        <w:rPr>
          <w:b/>
        </w:rPr>
        <w:t xml:space="preserve">1. </w:t>
      </w:r>
      <w:r w:rsidR="00153089" w:rsidRPr="003C3641">
        <w:rPr>
          <w:b/>
          <w:color w:val="auto"/>
        </w:rPr>
        <w:t xml:space="preserve">Overall employment has grown </w:t>
      </w:r>
      <w:r w:rsidR="00E86D0D">
        <w:rPr>
          <w:b/>
          <w:color w:val="auto"/>
        </w:rPr>
        <w:t xml:space="preserve">in the </w:t>
      </w:r>
      <w:r w:rsidR="00C24FDB">
        <w:rPr>
          <w:b/>
          <w:color w:val="auto"/>
        </w:rPr>
        <w:t xml:space="preserve">IT </w:t>
      </w:r>
      <w:r w:rsidR="009C4817">
        <w:rPr>
          <w:b/>
          <w:color w:val="auto"/>
        </w:rPr>
        <w:t>era</w:t>
      </w:r>
      <w:r w:rsidR="00E86D0D">
        <w:rPr>
          <w:b/>
          <w:color w:val="auto"/>
        </w:rPr>
        <w:t xml:space="preserve"> </w:t>
      </w:r>
      <w:r w:rsidR="001C3708">
        <w:rPr>
          <w:b/>
          <w:color w:val="auto"/>
        </w:rPr>
        <w:t>nationally</w:t>
      </w:r>
      <w:ins w:id="176" w:author="david jackson" w:date="2018-12-05T15:24:00Z">
        <w:r w:rsidR="00EC2F4D">
          <w:rPr>
            <w:b/>
            <w:color w:val="auto"/>
          </w:rPr>
          <w:t>,</w:t>
        </w:r>
      </w:ins>
      <w:r w:rsidR="001C3708">
        <w:rPr>
          <w:b/>
          <w:color w:val="auto"/>
        </w:rPr>
        <w:t xml:space="preserve"> </w:t>
      </w:r>
      <w:r w:rsidR="00153089" w:rsidRPr="003C3641">
        <w:rPr>
          <w:b/>
          <w:color w:val="auto"/>
        </w:rPr>
        <w:t xml:space="preserve">but </w:t>
      </w:r>
      <w:r w:rsidR="00FD07DE" w:rsidRPr="003C3641">
        <w:rPr>
          <w:b/>
          <w:color w:val="auto"/>
        </w:rPr>
        <w:t xml:space="preserve">the middle of the wage continuum </w:t>
      </w:r>
      <w:r w:rsidRPr="003C3641">
        <w:rPr>
          <w:b/>
        </w:rPr>
        <w:t>ha</w:t>
      </w:r>
      <w:r w:rsidR="00FD07DE" w:rsidRPr="003C3641">
        <w:rPr>
          <w:b/>
        </w:rPr>
        <w:t>s</w:t>
      </w:r>
      <w:r w:rsidRPr="003C3641">
        <w:rPr>
          <w:b/>
        </w:rPr>
        <w:t xml:space="preserve"> been “hollowed out”—with </w:t>
      </w:r>
      <w:r w:rsidR="00DD122E">
        <w:rPr>
          <w:b/>
        </w:rPr>
        <w:t>changes</w:t>
      </w:r>
      <w:r w:rsidR="00DD122E" w:rsidRPr="003C3641">
        <w:rPr>
          <w:b/>
        </w:rPr>
        <w:t xml:space="preserve"> </w:t>
      </w:r>
      <w:r w:rsidRPr="003C3641">
        <w:rPr>
          <w:b/>
        </w:rPr>
        <w:t xml:space="preserve">in employment and wages </w:t>
      </w:r>
      <w:r w:rsidR="00DD122E">
        <w:rPr>
          <w:b/>
        </w:rPr>
        <w:t>greatest</w:t>
      </w:r>
      <w:r w:rsidR="00DD122E" w:rsidRPr="003C3641">
        <w:rPr>
          <w:b/>
        </w:rPr>
        <w:t xml:space="preserve"> </w:t>
      </w:r>
      <w:r w:rsidRPr="003C3641">
        <w:rPr>
          <w:b/>
        </w:rPr>
        <w:t>at the high and low ends of the wage distribution.</w:t>
      </w:r>
    </w:p>
    <w:p w14:paraId="4D5AB5E1" w14:textId="5C8B0A83" w:rsidR="00164DDB" w:rsidRPr="003C3641" w:rsidRDefault="00164DDB" w:rsidP="00F012FA">
      <w:pPr>
        <w:pStyle w:val="Normal1"/>
        <w:spacing w:after="200"/>
        <w:rPr>
          <w:color w:val="auto"/>
        </w:rPr>
      </w:pPr>
      <w:r w:rsidRPr="003C3641">
        <w:t xml:space="preserve">One thing that has </w:t>
      </w:r>
      <w:r w:rsidRPr="00EC2F4D">
        <w:rPr>
          <w:rPrChange w:id="177" w:author="david jackson" w:date="2018-12-05T15:24:00Z">
            <w:rPr>
              <w:i/>
            </w:rPr>
          </w:rPrChange>
        </w:rPr>
        <w:t>not</w:t>
      </w:r>
      <w:r w:rsidRPr="00EC2F4D">
        <w:t xml:space="preserve"> </w:t>
      </w:r>
      <w:r w:rsidRPr="003C3641">
        <w:t xml:space="preserve">happened during the </w:t>
      </w:r>
      <w:r w:rsidR="00B36D7A">
        <w:t>past several decades</w:t>
      </w:r>
      <w:r w:rsidRPr="003C3641">
        <w:t xml:space="preserve"> of digitally powered automation </w:t>
      </w:r>
      <w:r w:rsidR="001C3708">
        <w:t xml:space="preserve">associated with the widespread adoption of the personal computer in the </w:t>
      </w:r>
      <w:del w:id="178" w:author="david jackson" w:date="2018-12-05T15:25:00Z">
        <w:r w:rsidR="005922E3" w:rsidRPr="003C3641" w:rsidDel="00901589">
          <w:delText>U.S.</w:delText>
        </w:r>
      </w:del>
      <w:ins w:id="179" w:author="david jackson" w:date="2018-12-05T15:25:00Z">
        <w:r w:rsidR="00901589">
          <w:t>United States</w:t>
        </w:r>
      </w:ins>
      <w:r w:rsidR="005922E3" w:rsidRPr="003C3641">
        <w:t xml:space="preserve"> </w:t>
      </w:r>
      <w:r w:rsidRPr="003C3641">
        <w:t>is any whole</w:t>
      </w:r>
      <w:r w:rsidR="005922E3" w:rsidRPr="003C3641">
        <w:t>sale</w:t>
      </w:r>
      <w:r w:rsidRPr="003C3641">
        <w:t xml:space="preserve"> decline </w:t>
      </w:r>
      <w:del w:id="180" w:author="david jackson" w:date="2018-12-05T15:25:00Z">
        <w:r w:rsidRPr="003C3641" w:rsidDel="00901589">
          <w:delText xml:space="preserve">of </w:delText>
        </w:r>
      </w:del>
      <w:ins w:id="181" w:author="david jackson" w:date="2018-12-05T15:25:00Z">
        <w:r w:rsidR="00901589">
          <w:t>in</w:t>
        </w:r>
        <w:r w:rsidR="00901589" w:rsidRPr="003C3641">
          <w:t xml:space="preserve"> </w:t>
        </w:r>
      </w:ins>
      <w:r w:rsidRPr="003C3641">
        <w:t>employment.</w:t>
      </w:r>
      <w:r w:rsidR="005922E3" w:rsidRPr="003C3641">
        <w:t xml:space="preserve"> Over the years 1980 to 201</w:t>
      </w:r>
      <w:r w:rsidR="004B76E1">
        <w:t>6</w:t>
      </w:r>
      <w:r w:rsidR="005922E3" w:rsidRPr="003C3641">
        <w:t xml:space="preserve">, </w:t>
      </w:r>
      <w:r w:rsidR="00E86D0D">
        <w:t xml:space="preserve">the economy created </w:t>
      </w:r>
      <w:r w:rsidR="00E86D0D">
        <w:rPr>
          <w:color w:val="auto"/>
        </w:rPr>
        <w:t>54</w:t>
      </w:r>
      <w:r w:rsidR="00E86D0D" w:rsidRPr="003C3641">
        <w:rPr>
          <w:color w:val="auto"/>
        </w:rPr>
        <w:t xml:space="preserve"> million</w:t>
      </w:r>
      <w:r w:rsidR="00DD122E">
        <w:rPr>
          <w:color w:val="auto"/>
        </w:rPr>
        <w:t xml:space="preserve"> net new</w:t>
      </w:r>
      <w:r w:rsidR="00E86D0D" w:rsidRPr="003C3641">
        <w:rPr>
          <w:color w:val="auto"/>
        </w:rPr>
        <w:t xml:space="preserve"> jobs</w:t>
      </w:r>
      <w:r w:rsidR="00DD122E">
        <w:rPr>
          <w:color w:val="auto"/>
        </w:rPr>
        <w:t>,</w:t>
      </w:r>
      <w:r w:rsidR="00E86D0D">
        <w:rPr>
          <w:color w:val="auto"/>
        </w:rPr>
        <w:t xml:space="preserve"> even as</w:t>
      </w:r>
      <w:r w:rsidR="00E86D0D" w:rsidRPr="003C3641">
        <w:rPr>
          <w:color w:val="auto"/>
        </w:rPr>
        <w:t xml:space="preserve"> </w:t>
      </w:r>
      <w:r w:rsidR="005922E3" w:rsidRPr="003C3641">
        <w:t xml:space="preserve">exponential gains in computer adoption and processing speed were </w:t>
      </w:r>
      <w:r w:rsidR="00E86D0D">
        <w:t>realized</w:t>
      </w:r>
      <w:r w:rsidR="005922E3" w:rsidRPr="003C3641">
        <w:rPr>
          <w:color w:val="auto"/>
        </w:rPr>
        <w:t>.</w:t>
      </w:r>
      <w:r w:rsidR="004E1C6E" w:rsidRPr="003C3641">
        <w:rPr>
          <w:rStyle w:val="EndnoteReference"/>
          <w:color w:val="auto"/>
        </w:rPr>
        <w:endnoteReference w:id="27"/>
      </w:r>
      <w:r w:rsidR="005922E3" w:rsidRPr="003C3641">
        <w:rPr>
          <w:color w:val="auto"/>
        </w:rPr>
        <w:t xml:space="preserve"> </w:t>
      </w:r>
      <w:r w:rsidR="00E86D0D">
        <w:rPr>
          <w:color w:val="auto"/>
        </w:rPr>
        <w:t>During</w:t>
      </w:r>
      <w:r w:rsidR="00B0632F" w:rsidRPr="003C3641">
        <w:rPr>
          <w:color w:val="auto"/>
        </w:rPr>
        <w:t xml:space="preserve"> that time</w:t>
      </w:r>
      <w:r w:rsidR="00DD122E">
        <w:rPr>
          <w:color w:val="auto"/>
        </w:rPr>
        <w:t>,</w:t>
      </w:r>
      <w:r w:rsidR="00B0632F" w:rsidRPr="003C3641">
        <w:rPr>
          <w:color w:val="auto"/>
        </w:rPr>
        <w:t xml:space="preserve"> the ratio of jobs to the civilian</w:t>
      </w:r>
      <w:del w:id="182" w:author="david jackson" w:date="2018-12-05T15:25:00Z">
        <w:r w:rsidR="00B0632F" w:rsidRPr="003C3641" w:rsidDel="004104C6">
          <w:rPr>
            <w:color w:val="auto"/>
          </w:rPr>
          <w:delText>,</w:delText>
        </w:r>
      </w:del>
      <w:r w:rsidR="00B0632F" w:rsidRPr="003C3641">
        <w:rPr>
          <w:color w:val="auto"/>
        </w:rPr>
        <w:t xml:space="preserve"> non-institutionalized population over age 16 actually </w:t>
      </w:r>
      <w:r w:rsidR="00B0632F" w:rsidRPr="004104C6">
        <w:rPr>
          <w:color w:val="auto"/>
          <w:rPrChange w:id="183" w:author="david jackson" w:date="2018-12-05T15:26:00Z">
            <w:rPr>
              <w:i/>
              <w:color w:val="auto"/>
            </w:rPr>
          </w:rPrChange>
        </w:rPr>
        <w:t>increased</w:t>
      </w:r>
      <w:r w:rsidR="00B0632F" w:rsidRPr="003C3641">
        <w:rPr>
          <w:color w:val="auto"/>
        </w:rPr>
        <w:t xml:space="preserve"> from </w:t>
      </w:r>
      <w:r w:rsidR="00DD122E">
        <w:rPr>
          <w:color w:val="auto"/>
        </w:rPr>
        <w:t>55 percent</w:t>
      </w:r>
      <w:r w:rsidR="00B0632F" w:rsidRPr="003C3641">
        <w:rPr>
          <w:color w:val="auto"/>
        </w:rPr>
        <w:t xml:space="preserve"> in January, 1980 to </w:t>
      </w:r>
      <w:r w:rsidR="00DD122E">
        <w:rPr>
          <w:color w:val="auto"/>
        </w:rPr>
        <w:t>57 percent</w:t>
      </w:r>
      <w:r w:rsidR="00B0632F" w:rsidRPr="003C3641">
        <w:rPr>
          <w:color w:val="auto"/>
        </w:rPr>
        <w:t xml:space="preserve"> in December, 201</w:t>
      </w:r>
      <w:r w:rsidR="004B76E1">
        <w:rPr>
          <w:color w:val="auto"/>
        </w:rPr>
        <w:t>6</w:t>
      </w:r>
      <w:r w:rsidR="00B0632F" w:rsidRPr="003C3641">
        <w:rPr>
          <w:color w:val="auto"/>
        </w:rPr>
        <w:t xml:space="preserve">. </w:t>
      </w:r>
      <w:r w:rsidR="005922E3" w:rsidRPr="003C3641">
        <w:rPr>
          <w:color w:val="auto"/>
        </w:rPr>
        <w:t>That implies that automation does not necessarily diminish the overall pool of available jobs, even in periods of rapid technological advance</w:t>
      </w:r>
      <w:r w:rsidR="00CF0A68" w:rsidRPr="003C3641">
        <w:rPr>
          <w:color w:val="auto"/>
        </w:rPr>
        <w:t xml:space="preserve">. </w:t>
      </w:r>
    </w:p>
    <w:p w14:paraId="3FC348FD" w14:textId="1A79094B" w:rsidR="00405406" w:rsidRPr="003C3641" w:rsidRDefault="004E1C6E" w:rsidP="00F012FA">
      <w:pPr>
        <w:pStyle w:val="Normal1"/>
        <w:spacing w:after="200"/>
      </w:pPr>
      <w:r w:rsidRPr="003C3641">
        <w:rPr>
          <w:color w:val="auto"/>
        </w:rPr>
        <w:t xml:space="preserve">And yet, automation does seem to have </w:t>
      </w:r>
      <w:r w:rsidR="00CF0A68" w:rsidRPr="003C3641">
        <w:rPr>
          <w:color w:val="auto"/>
        </w:rPr>
        <w:t xml:space="preserve">coincided with </w:t>
      </w:r>
      <w:r w:rsidRPr="003C3641">
        <w:rPr>
          <w:color w:val="auto"/>
        </w:rPr>
        <w:t>a significant</w:t>
      </w:r>
      <w:del w:id="184" w:author="david jackson" w:date="2018-12-05T15:26:00Z">
        <w:r w:rsidRPr="003C3641" w:rsidDel="00067467">
          <w:rPr>
            <w:color w:val="auto"/>
          </w:rPr>
          <w:delText xml:space="preserve"> “</w:delText>
        </w:r>
      </w:del>
      <w:ins w:id="185" w:author="david jackson" w:date="2018-12-05T15:26:00Z">
        <w:r w:rsidR="00067467">
          <w:rPr>
            <w:color w:val="auto"/>
          </w:rPr>
          <w:t xml:space="preserve"> </w:t>
        </w:r>
      </w:ins>
      <w:r w:rsidRPr="003C3641">
        <w:rPr>
          <w:color w:val="auto"/>
        </w:rPr>
        <w:t>hollowing out</w:t>
      </w:r>
      <w:del w:id="186" w:author="david jackson" w:date="2018-12-05T15:26:00Z">
        <w:r w:rsidRPr="003C3641" w:rsidDel="00067467">
          <w:rPr>
            <w:color w:val="auto"/>
          </w:rPr>
          <w:delText>”</w:delText>
        </w:r>
      </w:del>
      <w:r w:rsidRPr="003C3641">
        <w:rPr>
          <w:color w:val="auto"/>
        </w:rPr>
        <w:t xml:space="preserve"> of the employment distribution in the last </w:t>
      </w:r>
      <w:r w:rsidR="00B36D7A">
        <w:rPr>
          <w:color w:val="auto"/>
        </w:rPr>
        <w:t>nearly four decades</w:t>
      </w:r>
      <w:r w:rsidRPr="003C3641">
        <w:rPr>
          <w:color w:val="auto"/>
        </w:rPr>
        <w:t xml:space="preserve">. </w:t>
      </w:r>
      <w:r w:rsidR="00B0632F" w:rsidRPr="003C3641">
        <w:rPr>
          <w:color w:val="auto"/>
        </w:rPr>
        <w:t>In this regard, w</w:t>
      </w:r>
      <w:r w:rsidR="00405406" w:rsidRPr="003C3641">
        <w:t>ork led by David Au</w:t>
      </w:r>
      <w:r w:rsidR="007616BA" w:rsidRPr="003C3641">
        <w:t>tor</w:t>
      </w:r>
      <w:r w:rsidR="00405406" w:rsidRPr="003C3641">
        <w:t xml:space="preserve"> </w:t>
      </w:r>
      <w:r w:rsidR="00580643" w:rsidRPr="003C3641">
        <w:t xml:space="preserve">and his collaborators </w:t>
      </w:r>
      <w:r w:rsidR="00405406" w:rsidRPr="003C3641">
        <w:t>document</w:t>
      </w:r>
      <w:r w:rsidR="00A418EA">
        <w:t>s</w:t>
      </w:r>
      <w:r w:rsidR="00405406" w:rsidRPr="003C3641">
        <w:t xml:space="preserve"> a</w:t>
      </w:r>
      <w:r w:rsidRPr="003C3641">
        <w:t xml:space="preserve"> striking</w:t>
      </w:r>
      <w:r w:rsidR="00405406" w:rsidRPr="003C3641">
        <w:t xml:space="preserve"> </w:t>
      </w:r>
      <w:del w:id="187" w:author="david jackson" w:date="2018-12-05T15:26:00Z">
        <w:r w:rsidR="00405406" w:rsidRPr="003C3641" w:rsidDel="00D47C8D">
          <w:delText>“</w:delText>
        </w:r>
      </w:del>
      <w:r w:rsidR="00405406" w:rsidRPr="003C3641">
        <w:t>polarization</w:t>
      </w:r>
      <w:del w:id="188" w:author="david jackson" w:date="2018-12-05T15:26:00Z">
        <w:r w:rsidR="00405406" w:rsidRPr="003C3641" w:rsidDel="00D47C8D">
          <w:delText>”</w:delText>
        </w:r>
      </w:del>
      <w:r w:rsidR="00405406" w:rsidRPr="003C3641">
        <w:t xml:space="preserve"> of the U.S. labor market, whereby</w:t>
      </w:r>
      <w:r w:rsidRPr="003C3641">
        <w:t xml:space="preserve"> the </w:t>
      </w:r>
      <w:r w:rsidR="00CF0A68" w:rsidRPr="003C3641">
        <w:t xml:space="preserve">demand for work at </w:t>
      </w:r>
      <w:r w:rsidR="00405406" w:rsidRPr="003C3641">
        <w:t xml:space="preserve">both the high and low ends of the </w:t>
      </w:r>
      <w:r w:rsidR="004F7CEF" w:rsidRPr="003C3641">
        <w:t>wage</w:t>
      </w:r>
      <w:r w:rsidR="00405406" w:rsidRPr="003C3641">
        <w:t xml:space="preserve"> distribution ha</w:t>
      </w:r>
      <w:r w:rsidR="00CF0A68" w:rsidRPr="003C3641">
        <w:t>s</w:t>
      </w:r>
      <w:r w:rsidR="00405406" w:rsidRPr="003C3641">
        <w:t xml:space="preserve"> grown, </w:t>
      </w:r>
      <w:r w:rsidR="00CF0A68" w:rsidRPr="003C3641">
        <w:t xml:space="preserve">even as it has slumped </w:t>
      </w:r>
      <w:r w:rsidR="00405406" w:rsidRPr="003C3641">
        <w:t>in the middle—</w:t>
      </w:r>
      <w:r w:rsidR="00571E9A" w:rsidRPr="003C3641">
        <w:t xml:space="preserve">contributing to a reduction of </w:t>
      </w:r>
      <w:r w:rsidR="00405406" w:rsidRPr="003C3641">
        <w:t>middle</w:t>
      </w:r>
      <w:r w:rsidR="00571E9A" w:rsidRPr="003C3641">
        <w:t>-</w:t>
      </w:r>
      <w:r w:rsidR="00405406" w:rsidRPr="003C3641">
        <w:t xml:space="preserve">skill </w:t>
      </w:r>
      <w:r w:rsidR="00571E9A" w:rsidRPr="003C3641">
        <w:t>employment</w:t>
      </w:r>
      <w:r w:rsidR="00405406" w:rsidRPr="003C3641">
        <w:t>.</w:t>
      </w:r>
      <w:r w:rsidR="00405406" w:rsidRPr="003C3641">
        <w:rPr>
          <w:rStyle w:val="EndnoteReference"/>
        </w:rPr>
        <w:endnoteReference w:id="28"/>
      </w:r>
      <w:r w:rsidR="00405406" w:rsidRPr="003C3641">
        <w:t xml:space="preserve"> </w:t>
      </w:r>
      <w:r w:rsidR="00571E9A" w:rsidRPr="003C3641">
        <w:t xml:space="preserve">Nor is </w:t>
      </w:r>
      <w:r w:rsidR="00E86D0D">
        <w:t xml:space="preserve">the </w:t>
      </w:r>
      <w:del w:id="189" w:author="david jackson" w:date="2018-12-05T15:27:00Z">
        <w:r w:rsidR="00405406" w:rsidRPr="003C3641" w:rsidDel="00EB1C37">
          <w:delText>U.S.</w:delText>
        </w:r>
      </w:del>
      <w:ins w:id="190" w:author="david jackson" w:date="2018-12-05T15:27:00Z">
        <w:r w:rsidR="00EB1C37">
          <w:t>United States</w:t>
        </w:r>
      </w:ins>
      <w:r w:rsidR="00405406" w:rsidRPr="003C3641">
        <w:t xml:space="preserve"> is alone</w:t>
      </w:r>
      <w:r w:rsidR="00A418EA">
        <w:t xml:space="preserve"> in facing this dynamic</w:t>
      </w:r>
      <w:r w:rsidR="00405406" w:rsidRPr="003C3641">
        <w:t xml:space="preserve">—this same trend has </w:t>
      </w:r>
      <w:r w:rsidR="00CF0A68" w:rsidRPr="003C3641">
        <w:t xml:space="preserve">also </w:t>
      </w:r>
      <w:r w:rsidR="00405406" w:rsidRPr="003C3641">
        <w:t>been documented across the whole of Western Europe.</w:t>
      </w:r>
      <w:r w:rsidR="00405406" w:rsidRPr="003C3641">
        <w:rPr>
          <w:rStyle w:val="EndnoteReference"/>
        </w:rPr>
        <w:endnoteReference w:id="29"/>
      </w:r>
    </w:p>
    <w:p w14:paraId="2699EE87" w14:textId="4F5E2BAE" w:rsidR="00543976" w:rsidRDefault="00580643" w:rsidP="00F012FA">
      <w:pPr>
        <w:pStyle w:val="Normal1"/>
        <w:spacing w:after="200"/>
      </w:pPr>
      <w:r w:rsidRPr="003C3641">
        <w:t xml:space="preserve">Figure </w:t>
      </w:r>
      <w:r w:rsidRPr="001F6CC0">
        <w:rPr>
          <w:highlight w:val="yellow"/>
        </w:rPr>
        <w:t>X</w:t>
      </w:r>
      <w:r w:rsidR="00E86D0D">
        <w:t xml:space="preserve">, derived from </w:t>
      </w:r>
      <w:r w:rsidR="001F6CC0">
        <w:t>Autor</w:t>
      </w:r>
      <w:r w:rsidR="00A418EA">
        <w:t xml:space="preserve"> and Dorn</w:t>
      </w:r>
      <w:r w:rsidR="001F6CC0">
        <w:t>,</w:t>
      </w:r>
      <w:r w:rsidRPr="003C3641">
        <w:t xml:space="preserve"> illustrates these trends</w:t>
      </w:r>
      <w:r w:rsidR="00C3043F" w:rsidRPr="003C3641">
        <w:t xml:space="preserve"> in the United States</w:t>
      </w:r>
      <w:r w:rsidRPr="003C3641">
        <w:t xml:space="preserve">. </w:t>
      </w:r>
      <w:r w:rsidR="00817187" w:rsidRPr="003C3641">
        <w:t>As such</w:t>
      </w:r>
      <w:r w:rsidR="00DD122E">
        <w:t>,</w:t>
      </w:r>
      <w:r w:rsidR="00817187" w:rsidRPr="003C3641">
        <w:t xml:space="preserve"> </w:t>
      </w:r>
      <w:r w:rsidR="00571E9A" w:rsidRPr="003C3641">
        <w:t xml:space="preserve">the graph </w:t>
      </w:r>
      <w:r w:rsidRPr="003C3641">
        <w:t>plots</w:t>
      </w:r>
      <w:r w:rsidR="00C3043F" w:rsidRPr="003C3641">
        <w:t xml:space="preserve"> </w:t>
      </w:r>
      <w:r w:rsidR="008E233A" w:rsidRPr="003C3641">
        <w:t xml:space="preserve">smoothed </w:t>
      </w:r>
      <w:r w:rsidR="00817187" w:rsidRPr="003C3641">
        <w:t>c</w:t>
      </w:r>
      <w:r w:rsidRPr="003C3641">
        <w:t>hanges in employment</w:t>
      </w:r>
      <w:r>
        <w:t xml:space="preserve"> (</w:t>
      </w:r>
      <w:r w:rsidR="00817187">
        <w:t xml:space="preserve">the </w:t>
      </w:r>
      <w:r>
        <w:t xml:space="preserve">dark blue line) and wages </w:t>
      </w:r>
      <w:r>
        <w:lastRenderedPageBreak/>
        <w:t>(</w:t>
      </w:r>
      <w:r w:rsidR="00817187">
        <w:t xml:space="preserve">the </w:t>
      </w:r>
      <w:r>
        <w:t xml:space="preserve">light blue line) </w:t>
      </w:r>
      <w:r w:rsidR="00817187">
        <w:t>between 1980 and 201</w:t>
      </w:r>
      <w:r w:rsidR="004B76E1">
        <w:t>6</w:t>
      </w:r>
      <w:r w:rsidR="00817187">
        <w:t xml:space="preserve"> </w:t>
      </w:r>
      <w:r w:rsidR="00B8451E">
        <w:t>ordered by occupational wage percentile at the start of the period</w:t>
      </w:r>
      <w:r w:rsidR="00772C28">
        <w:t>.</w:t>
      </w:r>
      <w:r w:rsidR="00C3043F">
        <w:t xml:space="preserve"> </w:t>
      </w:r>
      <w:r w:rsidR="00817187">
        <w:t>L</w:t>
      </w:r>
      <w:r>
        <w:t>ower paying jobs</w:t>
      </w:r>
      <w:r w:rsidR="00DD122E">
        <w:t xml:space="preserve"> (that generally imply lower education </w:t>
      </w:r>
      <w:del w:id="191" w:author="david jackson" w:date="2018-12-05T15:28:00Z">
        <w:r w:rsidR="00DD122E" w:rsidDel="008D3043">
          <w:delText>roles</w:delText>
        </w:r>
      </w:del>
      <w:ins w:id="192" w:author="david jackson" w:date="2018-12-05T15:28:00Z">
        <w:r w:rsidR="008D3043">
          <w:t>requirements</w:t>
        </w:r>
      </w:ins>
      <w:r w:rsidR="00DD122E">
        <w:t xml:space="preserve">) </w:t>
      </w:r>
      <w:r w:rsidR="00817187">
        <w:t xml:space="preserve">lie </w:t>
      </w:r>
      <w:r>
        <w:t xml:space="preserve">to the left </w:t>
      </w:r>
      <w:r w:rsidR="00340761">
        <w:t xml:space="preserve">while </w:t>
      </w:r>
      <w:r>
        <w:t>higher paying</w:t>
      </w:r>
      <w:r w:rsidR="00340761">
        <w:t>, higher-</w:t>
      </w:r>
      <w:r w:rsidR="00DD122E">
        <w:t xml:space="preserve">education </w:t>
      </w:r>
      <w:r>
        <w:t xml:space="preserve">jobs </w:t>
      </w:r>
      <w:r w:rsidR="00340761">
        <w:t xml:space="preserve">range </w:t>
      </w:r>
      <w:r>
        <w:t>to the right.</w:t>
      </w:r>
      <w:r w:rsidR="00817187">
        <w:t xml:space="preserve"> </w:t>
      </w:r>
      <w:r w:rsidR="00340761">
        <w:t xml:space="preserve">Overall, it is very clear that both employment </w:t>
      </w:r>
      <w:r w:rsidR="008E233A">
        <w:t xml:space="preserve">growth </w:t>
      </w:r>
      <w:r w:rsidR="00340761">
        <w:t>and wage progress have slumped in the middle of the skill distribution</w:t>
      </w:r>
      <w:r w:rsidR="00B671D6">
        <w:t xml:space="preserve"> for occupations </w:t>
      </w:r>
      <w:r w:rsidR="00FD7E8E">
        <w:t>such</w:t>
      </w:r>
      <w:r w:rsidR="00B671D6">
        <w:t xml:space="preserve"> </w:t>
      </w:r>
      <w:r w:rsidR="00FD7E8E">
        <w:t xml:space="preserve">as </w:t>
      </w:r>
      <w:r w:rsidR="00B671D6">
        <w:t xml:space="preserve">production helpers and </w:t>
      </w:r>
      <w:r w:rsidR="00FD7E8E">
        <w:t>c</w:t>
      </w:r>
      <w:r w:rsidR="00B671D6">
        <w:t>ler</w:t>
      </w:r>
      <w:r w:rsidR="00FD7E8E">
        <w:t>ical workers</w:t>
      </w:r>
      <w:r w:rsidR="008D149D">
        <w:t xml:space="preserve"> during the first era of widespread digital automation.</w:t>
      </w:r>
      <w:r w:rsidR="00B671D6">
        <w:t xml:space="preserve"> </w:t>
      </w:r>
      <w:r w:rsidR="00340761">
        <w:t xml:space="preserve">Gains have come </w:t>
      </w:r>
      <w:r w:rsidR="00DD122E">
        <w:t xml:space="preserve">predominently </w:t>
      </w:r>
      <w:r w:rsidR="00340761">
        <w:t xml:space="preserve">at the low and high ends of the </w:t>
      </w:r>
      <w:r w:rsidR="001C3708">
        <w:t>scale and those have become more pronounced over time.</w:t>
      </w:r>
    </w:p>
    <w:p w14:paraId="3757E44A" w14:textId="203D14C7" w:rsidR="00C3043F" w:rsidRDefault="00D12DDA" w:rsidP="00F012FA">
      <w:pPr>
        <w:pStyle w:val="Normal1"/>
        <w:spacing w:after="200"/>
      </w:pPr>
      <w:r w:rsidRPr="00D12DDA">
        <w:rPr>
          <w:noProof/>
        </w:rPr>
        <w:drawing>
          <wp:inline distT="0" distB="0" distL="0" distR="0" wp14:anchorId="69DCDA2E" wp14:editId="25F53B9F">
            <wp:extent cx="5486400" cy="4458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58789"/>
                    </a:xfrm>
                    <a:prstGeom prst="rect">
                      <a:avLst/>
                    </a:prstGeom>
                    <a:noFill/>
                    <a:ln>
                      <a:noFill/>
                    </a:ln>
                  </pic:spPr>
                </pic:pic>
              </a:graphicData>
            </a:graphic>
          </wp:inline>
        </w:drawing>
      </w:r>
    </w:p>
    <w:p w14:paraId="17DD6EFC" w14:textId="16FA782D" w:rsidR="003D0DC3" w:rsidRPr="00FC75C0" w:rsidRDefault="00223583" w:rsidP="00F012FA">
      <w:pPr>
        <w:pStyle w:val="Normal1"/>
        <w:spacing w:after="200"/>
        <w:rPr>
          <w:b/>
        </w:rPr>
      </w:pPr>
      <w:r w:rsidRPr="00FC75C0">
        <w:rPr>
          <w:b/>
        </w:rPr>
        <w:t>2</w:t>
      </w:r>
      <w:r w:rsidR="00FC75C0">
        <w:rPr>
          <w:b/>
        </w:rPr>
        <w:t xml:space="preserve">. </w:t>
      </w:r>
      <w:r w:rsidR="00AA007B">
        <w:rPr>
          <w:b/>
        </w:rPr>
        <w:t>The</w:t>
      </w:r>
      <w:r w:rsidR="00F47127">
        <w:rPr>
          <w:b/>
        </w:rPr>
        <w:t xml:space="preserve"> middle</w:t>
      </w:r>
      <w:r w:rsidR="008E233A">
        <w:rPr>
          <w:b/>
        </w:rPr>
        <w:t>-</w:t>
      </w:r>
      <w:r w:rsidR="00F47127">
        <w:rPr>
          <w:b/>
        </w:rPr>
        <w:t xml:space="preserve">wage jobs in decline are </w:t>
      </w:r>
      <w:r w:rsidR="00AA007B">
        <w:rPr>
          <w:b/>
        </w:rPr>
        <w:t xml:space="preserve">also </w:t>
      </w:r>
      <w:r w:rsidR="00F47127">
        <w:rPr>
          <w:b/>
        </w:rPr>
        <w:t>most closely</w:t>
      </w:r>
      <w:r w:rsidR="00FC75C0">
        <w:rPr>
          <w:b/>
        </w:rPr>
        <w:t xml:space="preserve"> associated with </w:t>
      </w:r>
      <w:del w:id="193" w:author="david jackson" w:date="2018-12-05T15:29:00Z">
        <w:r w:rsidR="008D149D" w:rsidDel="0022740A">
          <w:rPr>
            <w:b/>
          </w:rPr>
          <w:delText>“</w:delText>
        </w:r>
      </w:del>
      <w:r w:rsidR="00FC75C0">
        <w:rPr>
          <w:b/>
        </w:rPr>
        <w:t>routine</w:t>
      </w:r>
      <w:del w:id="194" w:author="david jackson" w:date="2018-12-05T15:29:00Z">
        <w:r w:rsidR="008D149D" w:rsidDel="0022740A">
          <w:rPr>
            <w:b/>
          </w:rPr>
          <w:delText>”</w:delText>
        </w:r>
      </w:del>
      <w:r w:rsidR="00FC75C0">
        <w:rPr>
          <w:b/>
        </w:rPr>
        <w:t xml:space="preserve"> task content—</w:t>
      </w:r>
      <w:r w:rsidR="009A0DAC">
        <w:rPr>
          <w:b/>
        </w:rPr>
        <w:t xml:space="preserve">which </w:t>
      </w:r>
      <w:r w:rsidR="00DD122E">
        <w:rPr>
          <w:b/>
        </w:rPr>
        <w:t xml:space="preserve">made </w:t>
      </w:r>
      <w:r w:rsidR="00FC75C0">
        <w:rPr>
          <w:b/>
        </w:rPr>
        <w:t>the</w:t>
      </w:r>
      <w:r w:rsidR="009C4817">
        <w:rPr>
          <w:b/>
        </w:rPr>
        <w:t>m</w:t>
      </w:r>
      <w:r w:rsidR="00FC75C0">
        <w:rPr>
          <w:b/>
        </w:rPr>
        <w:t xml:space="preserve"> susceptible to automation.</w:t>
      </w:r>
    </w:p>
    <w:bookmarkEnd w:id="169"/>
    <w:p w14:paraId="0CECACC2" w14:textId="3F07B22F" w:rsidR="004E134D" w:rsidRDefault="008E233A" w:rsidP="00F012FA">
      <w:pPr>
        <w:pStyle w:val="Normal1"/>
        <w:spacing w:after="200"/>
      </w:pPr>
      <w:r>
        <w:t xml:space="preserve">Of course, the </w:t>
      </w:r>
      <w:del w:id="195" w:author="david jackson" w:date="2018-12-05T15:29:00Z">
        <w:r w:rsidDel="00466300">
          <w:delText>“</w:delText>
        </w:r>
      </w:del>
      <w:r>
        <w:t>U</w:t>
      </w:r>
      <w:del w:id="196" w:author="david jackson" w:date="2018-12-05T15:29:00Z">
        <w:r w:rsidDel="00466300">
          <w:delText>”</w:delText>
        </w:r>
      </w:del>
      <w:r>
        <w:t>-shaped employment and wage curves</w:t>
      </w:r>
      <w:r w:rsidR="00CF0A68">
        <w:t xml:space="preserve"> </w:t>
      </w:r>
      <w:r w:rsidR="00AC7368">
        <w:t>of the 1980 to 201</w:t>
      </w:r>
      <w:r w:rsidR="004B76E1">
        <w:t>6</w:t>
      </w:r>
      <w:r w:rsidR="00AC7368">
        <w:t xml:space="preserve"> period </w:t>
      </w:r>
      <w:r w:rsidR="00CF0A68">
        <w:t xml:space="preserve">might only coincide with the rise of digital automation. </w:t>
      </w:r>
      <w:r w:rsidR="00A06886">
        <w:t xml:space="preserve">Why does it </w:t>
      </w:r>
      <w:r w:rsidR="000F6491">
        <w:t xml:space="preserve">increasingly appear </w:t>
      </w:r>
      <w:r w:rsidR="00A06886">
        <w:t xml:space="preserve">that automation </w:t>
      </w:r>
      <w:r w:rsidR="00A06886" w:rsidRPr="00466300">
        <w:rPr>
          <w:rPrChange w:id="197" w:author="david jackson" w:date="2018-12-05T15:29:00Z">
            <w:rPr>
              <w:i/>
            </w:rPr>
          </w:rPrChange>
        </w:rPr>
        <w:t>caused</w:t>
      </w:r>
      <w:r w:rsidR="00A06886" w:rsidRPr="00AC7368">
        <w:rPr>
          <w:i/>
        </w:rPr>
        <w:t xml:space="preserve"> </w:t>
      </w:r>
      <w:r w:rsidR="00A06886">
        <w:t xml:space="preserve">them? </w:t>
      </w:r>
      <w:r w:rsidR="007616BA">
        <w:t>Data and the</w:t>
      </w:r>
      <w:r w:rsidR="00AA007B">
        <w:t xml:space="preserve"> t</w:t>
      </w:r>
      <w:r w:rsidR="005144F5">
        <w:t xml:space="preserve">ask framework </w:t>
      </w:r>
      <w:r w:rsidR="00AA007B">
        <w:t xml:space="preserve">provide </w:t>
      </w:r>
      <w:r w:rsidR="007616BA">
        <w:t xml:space="preserve">some </w:t>
      </w:r>
      <w:r w:rsidR="00AA007B">
        <w:t>insight</w:t>
      </w:r>
      <w:r w:rsidR="00152CD2">
        <w:t xml:space="preserve">. </w:t>
      </w:r>
      <w:r w:rsidR="00152CD2" w:rsidRPr="00054ED4">
        <w:rPr>
          <w:color w:val="FF0000"/>
          <w:highlight w:val="yellow"/>
        </w:rPr>
        <w:t>Figure X</w:t>
      </w:r>
      <w:r w:rsidR="00152CD2" w:rsidRPr="00054ED4">
        <w:rPr>
          <w:color w:val="FF0000"/>
        </w:rPr>
        <w:t xml:space="preserve"> </w:t>
      </w:r>
      <w:r w:rsidR="00152CD2">
        <w:t xml:space="preserve">shows the same horizontal axis </w:t>
      </w:r>
      <w:r w:rsidR="00AA007B">
        <w:t>as</w:t>
      </w:r>
      <w:r w:rsidR="00152CD2">
        <w:t xml:space="preserve"> above (</w:t>
      </w:r>
      <w:r w:rsidR="005144F5">
        <w:t>distribution of wages in 1980 from low to high</w:t>
      </w:r>
      <w:r w:rsidR="00152CD2">
        <w:t>), but instead,</w:t>
      </w:r>
      <w:r w:rsidR="007616BA">
        <w:t xml:space="preserve"> </w:t>
      </w:r>
      <w:r w:rsidR="00152CD2">
        <w:t xml:space="preserve">the vertical axis shows </w:t>
      </w:r>
      <w:r w:rsidR="007616BA">
        <w:t>the</w:t>
      </w:r>
      <w:r w:rsidR="00152CD2">
        <w:t xml:space="preserve"> share of occupations in </w:t>
      </w:r>
      <w:r w:rsidR="005144F5">
        <w:t>each</w:t>
      </w:r>
      <w:r w:rsidR="00152CD2">
        <w:t xml:space="preserve"> percentile grouping </w:t>
      </w:r>
      <w:r w:rsidR="007616BA">
        <w:t xml:space="preserve">that </w:t>
      </w:r>
      <w:r w:rsidR="00152CD2">
        <w:t xml:space="preserve">are predominantly comprised of </w:t>
      </w:r>
      <w:r w:rsidR="00A06886">
        <w:t xml:space="preserve">rote, or </w:t>
      </w:r>
      <w:del w:id="198" w:author="david jackson" w:date="2018-12-05T15:30:00Z">
        <w:r w:rsidR="00A06886" w:rsidDel="00EF0192">
          <w:delText>“</w:delText>
        </w:r>
      </w:del>
      <w:r w:rsidR="00152CD2">
        <w:t>routine</w:t>
      </w:r>
      <w:r w:rsidR="00A06886">
        <w:t>,</w:t>
      </w:r>
      <w:del w:id="199" w:author="david jackson" w:date="2018-12-05T15:30:00Z">
        <w:r w:rsidR="00A06886" w:rsidDel="00EF0192">
          <w:delText>”</w:delText>
        </w:r>
      </w:del>
      <w:r w:rsidR="00152CD2">
        <w:t xml:space="preserve"> </w:t>
      </w:r>
      <w:r w:rsidR="00A06886">
        <w:t xml:space="preserve">or </w:t>
      </w:r>
      <w:del w:id="200" w:author="david jackson" w:date="2018-12-05T15:30:00Z">
        <w:r w:rsidR="00511F95" w:rsidDel="00EF0192">
          <w:delText>“</w:delText>
        </w:r>
      </w:del>
      <w:r w:rsidR="00A06886">
        <w:t>codifiable</w:t>
      </w:r>
      <w:r w:rsidR="00511F95">
        <w:t>,</w:t>
      </w:r>
      <w:del w:id="201" w:author="david jackson" w:date="2018-12-05T15:30:00Z">
        <w:r w:rsidR="00511F95" w:rsidDel="00EF0192">
          <w:delText>”</w:delText>
        </w:r>
      </w:del>
      <w:r w:rsidR="00A06886">
        <w:t xml:space="preserve"> </w:t>
      </w:r>
      <w:r w:rsidR="00152CD2">
        <w:t xml:space="preserve">tasks (as opposed to being predominantly </w:t>
      </w:r>
      <w:r w:rsidR="00AA007B">
        <w:t>non-routine</w:t>
      </w:r>
      <w:r w:rsidR="00EB5281">
        <w:t xml:space="preserve"> physical</w:t>
      </w:r>
      <w:r w:rsidR="00AC7368">
        <w:t>, interpersonal, or higher-level cognitive skills</w:t>
      </w:r>
      <w:r w:rsidR="00152CD2">
        <w:t>).</w:t>
      </w:r>
    </w:p>
    <w:p w14:paraId="1EFB8121" w14:textId="76C29084" w:rsidR="00543976" w:rsidRDefault="00795231" w:rsidP="00F012FA">
      <w:pPr>
        <w:pStyle w:val="Normal1"/>
        <w:spacing w:after="200"/>
      </w:pPr>
      <w:r w:rsidRPr="00795231">
        <w:rPr>
          <w:noProof/>
        </w:rPr>
        <w:lastRenderedPageBreak/>
        <w:drawing>
          <wp:inline distT="0" distB="0" distL="0" distR="0" wp14:anchorId="7217E4BE" wp14:editId="5B0F1369">
            <wp:extent cx="5486400" cy="45748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574866"/>
                    </a:xfrm>
                    <a:prstGeom prst="rect">
                      <a:avLst/>
                    </a:prstGeom>
                    <a:noFill/>
                    <a:ln>
                      <a:noFill/>
                    </a:ln>
                  </pic:spPr>
                </pic:pic>
              </a:graphicData>
            </a:graphic>
          </wp:inline>
        </w:drawing>
      </w:r>
    </w:p>
    <w:p w14:paraId="29C071B5" w14:textId="5AC13682" w:rsidR="00152CD2" w:rsidRDefault="00F3261D" w:rsidP="00F012FA">
      <w:pPr>
        <w:pStyle w:val="Normal1"/>
        <w:spacing w:after="200"/>
      </w:pPr>
      <w:r>
        <w:t>B</w:t>
      </w:r>
      <w:r w:rsidR="00152CD2">
        <w:t xml:space="preserve">efore, </w:t>
      </w:r>
      <w:r w:rsidR="00AC7368">
        <w:t xml:space="preserve">employment and wage growth reflected </w:t>
      </w:r>
      <w:r w:rsidR="00152CD2">
        <w:t xml:space="preserve">a U-shaped relationship between wage levels in 1980 and </w:t>
      </w:r>
      <w:r w:rsidR="005144F5">
        <w:t xml:space="preserve">subsequent </w:t>
      </w:r>
      <w:r w:rsidR="00152CD2" w:rsidRPr="005144F5">
        <w:rPr>
          <w:i/>
        </w:rPr>
        <w:t>growth</w:t>
      </w:r>
      <w:r w:rsidR="00152CD2">
        <w:t xml:space="preserve"> </w:t>
      </w:r>
      <w:r w:rsidR="00AC7368">
        <w:t>patterns. Lower and higher skilled occupations saw gains but middle-waged work slumped.</w:t>
      </w:r>
      <w:r w:rsidR="002673B8">
        <w:t xml:space="preserve"> </w:t>
      </w:r>
      <w:r w:rsidR="0042381A">
        <w:t>B</w:t>
      </w:r>
      <w:r>
        <w:t xml:space="preserve">ut </w:t>
      </w:r>
      <w:r w:rsidR="00152CD2">
        <w:t xml:space="preserve">here, </w:t>
      </w:r>
      <w:r w:rsidR="000F6491">
        <w:t xml:space="preserve">a </w:t>
      </w:r>
      <w:r w:rsidR="00757C3D">
        <w:t xml:space="preserve">plotting </w:t>
      </w:r>
      <w:r w:rsidR="000F6491">
        <w:t xml:space="preserve">of the routine task content of occupations reveals </w:t>
      </w:r>
      <w:r w:rsidR="00EB5281">
        <w:t xml:space="preserve">a strikingly </w:t>
      </w:r>
      <w:r w:rsidR="005E715A">
        <w:t>symmetric</w:t>
      </w:r>
      <w:del w:id="202" w:author="david jackson" w:date="2018-11-29T14:33:00Z">
        <w:r w:rsidR="005E715A" w:rsidDel="00BE5ACE">
          <w:delText xml:space="preserve"> </w:delText>
        </w:r>
        <w:r w:rsidR="00EB5281" w:rsidDel="00BE5ACE">
          <w:delText xml:space="preserve"> </w:delText>
        </w:r>
      </w:del>
      <w:ins w:id="203" w:author="david jackson" w:date="2018-11-29T14:33:00Z">
        <w:r w:rsidR="00BE5ACE">
          <w:t xml:space="preserve"> </w:t>
        </w:r>
      </w:ins>
      <w:r w:rsidR="00152CD2" w:rsidRPr="00F963B9">
        <w:rPr>
          <w:rPrChange w:id="204" w:author="david jackson" w:date="2018-12-05T15:31:00Z">
            <w:rPr>
              <w:i/>
            </w:rPr>
          </w:rPrChange>
        </w:rPr>
        <w:t>inverted</w:t>
      </w:r>
      <w:r w:rsidR="00152CD2">
        <w:t xml:space="preserve"> U. </w:t>
      </w:r>
      <w:r w:rsidR="00B474D0">
        <w:t>This</w:t>
      </w:r>
      <w:r w:rsidR="00152CD2">
        <w:t xml:space="preserve"> means the same </w:t>
      </w:r>
      <w:r w:rsidR="002A36AF">
        <w:t>occupations</w:t>
      </w:r>
      <w:r w:rsidR="00152CD2">
        <w:t xml:space="preserve"> that saw relative declines (slow</w:t>
      </w:r>
      <w:r w:rsidR="00EB5281">
        <w:t>er</w:t>
      </w:r>
      <w:r w:rsidR="00152CD2">
        <w:t xml:space="preserve"> or negative job growth; slow</w:t>
      </w:r>
      <w:r w:rsidR="00EB5281">
        <w:t>er</w:t>
      </w:r>
      <w:r w:rsidR="00152CD2">
        <w:t xml:space="preserve"> </w:t>
      </w:r>
      <w:r>
        <w:t xml:space="preserve">real </w:t>
      </w:r>
      <w:r w:rsidR="00152CD2">
        <w:t>wage growth)</w:t>
      </w:r>
      <w:r w:rsidR="00502DD2">
        <w:t xml:space="preserve"> </w:t>
      </w:r>
      <w:r w:rsidR="000F6491">
        <w:t xml:space="preserve">during </w:t>
      </w:r>
      <w:r w:rsidR="002A36AF">
        <w:t xml:space="preserve">last few decades </w:t>
      </w:r>
      <w:r w:rsidR="00502DD2">
        <w:t xml:space="preserve">were also much more likely to be oriented </w:t>
      </w:r>
      <w:del w:id="205" w:author="david jackson" w:date="2018-12-05T15:32:00Z">
        <w:r w:rsidR="00502DD2" w:rsidDel="009A1D3B">
          <w:delText>toward</w:delText>
        </w:r>
      </w:del>
      <w:del w:id="206" w:author="david jackson" w:date="2018-12-05T15:31:00Z">
        <w:r w:rsidR="00502DD2" w:rsidDel="009A1D3B">
          <w:delText>s</w:delText>
        </w:r>
      </w:del>
      <w:ins w:id="207" w:author="david jackson" w:date="2018-12-05T15:32:00Z">
        <w:r w:rsidR="009A1D3B">
          <w:t>toward</w:t>
        </w:r>
      </w:ins>
      <w:r w:rsidR="00502DD2">
        <w:t xml:space="preserve"> routine tasks</w:t>
      </w:r>
      <w:r w:rsidR="000F6491">
        <w:t>.</w:t>
      </w:r>
      <w:r w:rsidR="0021186B">
        <w:t xml:space="preserve"> Typical examples include factory workers and office clerical staff. </w:t>
      </w:r>
      <w:r w:rsidR="000F6491">
        <w:t xml:space="preserve">And </w:t>
      </w:r>
      <w:r w:rsidR="00757C3D">
        <w:t xml:space="preserve">as it happens </w:t>
      </w:r>
      <w:r w:rsidR="000F6491">
        <w:t xml:space="preserve">these are the </w:t>
      </w:r>
      <w:r w:rsidR="00502DD2">
        <w:t xml:space="preserve">same types of tasks that </w:t>
      </w:r>
      <w:r w:rsidR="006A2EF5">
        <w:t>have been</w:t>
      </w:r>
      <w:r w:rsidR="0042381A">
        <w:t xml:space="preserve"> most susceptible to automation</w:t>
      </w:r>
      <w:r w:rsidR="00AD750B">
        <w:t xml:space="preserve"> (as well as offshoring</w:t>
      </w:r>
      <w:r w:rsidR="00EB5281">
        <w:t xml:space="preserve">—another </w:t>
      </w:r>
      <w:commentRangeStart w:id="208"/>
      <w:r w:rsidR="00EB5281">
        <w:t>confounding</w:t>
      </w:r>
      <w:commentRangeEnd w:id="208"/>
      <w:r w:rsidR="009A1D3B">
        <w:rPr>
          <w:rStyle w:val="CommentReference"/>
          <w:rFonts w:ascii="Times New Roman" w:hAnsi="Times New Roman" w:cs="Times New Roman"/>
          <w:color w:val="auto"/>
        </w:rPr>
        <w:commentReference w:id="208"/>
      </w:r>
      <w:r w:rsidR="00EB5281">
        <w:t xml:space="preserve"> factor</w:t>
      </w:r>
      <w:r w:rsidR="00AD750B">
        <w:t>)</w:t>
      </w:r>
      <w:r w:rsidR="0042381A">
        <w:t xml:space="preserve"> in the </w:t>
      </w:r>
      <w:r w:rsidR="005E715A">
        <w:t>IT era</w:t>
      </w:r>
      <w:r w:rsidR="0042381A">
        <w:t>.</w:t>
      </w:r>
      <w:r w:rsidR="005E352F">
        <w:rPr>
          <w:rStyle w:val="EndnoteReference"/>
        </w:rPr>
        <w:endnoteReference w:id="30"/>
      </w:r>
    </w:p>
    <w:p w14:paraId="640E80EB" w14:textId="51F2E500" w:rsidR="004E134D" w:rsidRDefault="00757C3D" w:rsidP="00F012FA">
      <w:pPr>
        <w:pStyle w:val="Normal1"/>
        <w:spacing w:after="200"/>
      </w:pPr>
      <w:r>
        <w:t>The takeaway: Automation has substituted for</w:t>
      </w:r>
      <w:r w:rsidR="00E721F1">
        <w:t xml:space="preserve"> many</w:t>
      </w:r>
      <w:r>
        <w:t xml:space="preserve"> jobs, but not all jobs—and it has complemented other work</w:t>
      </w:r>
      <w:r w:rsidR="00E721F1">
        <w:t xml:space="preserve"> and so also supported growth</w:t>
      </w:r>
      <w:r>
        <w:t xml:space="preserve">. </w:t>
      </w:r>
      <w:r w:rsidR="00511F95">
        <w:t>In this fashion, technological pro</w:t>
      </w:r>
      <w:r w:rsidR="00FD7E8E">
        <w:t>gress</w:t>
      </w:r>
      <w:r w:rsidR="00511F95">
        <w:t xml:space="preserve"> </w:t>
      </w:r>
      <w:r w:rsidR="00AD750B">
        <w:t xml:space="preserve">in the years from 1980 to the </w:t>
      </w:r>
      <w:r w:rsidR="00A033F7">
        <w:t>2000s</w:t>
      </w:r>
      <w:r w:rsidR="00AD750B">
        <w:t xml:space="preserve"> </w:t>
      </w:r>
      <w:r w:rsidR="00511F95">
        <w:t>dr</w:t>
      </w:r>
      <w:r w:rsidR="00A033F7">
        <w:t>ove</w:t>
      </w:r>
      <w:r w:rsidR="00511F95">
        <w:t xml:space="preserve"> a pronounced polarization of U.S. employment and wages</w:t>
      </w:r>
      <w:r w:rsidR="00DD0549">
        <w:t xml:space="preserve"> that has only show</w:t>
      </w:r>
      <w:r w:rsidR="00494687">
        <w:t>n</w:t>
      </w:r>
      <w:r w:rsidR="00DD0549">
        <w:t xml:space="preserve"> signs of easing somewhat in the last </w:t>
      </w:r>
      <w:r w:rsidR="00494687">
        <w:t>few years</w:t>
      </w:r>
      <w:r w:rsidR="00853C90">
        <w:t>.</w:t>
      </w:r>
      <w:r w:rsidR="00376A2E">
        <w:rPr>
          <w:rStyle w:val="EndnoteReference"/>
        </w:rPr>
        <w:endnoteReference w:id="31"/>
      </w:r>
      <w:r w:rsidR="00511F95">
        <w:t xml:space="preserve"> </w:t>
      </w:r>
      <w:r>
        <w:t xml:space="preserve">Central to how this has played out is the fact that machine substitution for human tasks requires an understanding of </w:t>
      </w:r>
      <w:r w:rsidR="001F5302">
        <w:t xml:space="preserve">workplace activitites </w:t>
      </w:r>
      <w:r>
        <w:t xml:space="preserve">to the point where they can be codified (and therefore programmed). This feature of automation has ensured that jobs with </w:t>
      </w:r>
      <w:r w:rsidR="00E721F1">
        <w:t xml:space="preserve">repetitive </w:t>
      </w:r>
      <w:r>
        <w:t>task</w:t>
      </w:r>
      <w:r w:rsidR="0021186B">
        <w:t xml:space="preserve"> content</w:t>
      </w:r>
      <w:r>
        <w:t>—</w:t>
      </w:r>
      <w:r w:rsidR="00E721F1">
        <w:t xml:space="preserve">whether </w:t>
      </w:r>
      <w:r>
        <w:t xml:space="preserve">of a </w:t>
      </w:r>
      <w:r w:rsidR="001F5302">
        <w:t xml:space="preserve">physical </w:t>
      </w:r>
      <w:r>
        <w:t xml:space="preserve">or cognitive </w:t>
      </w:r>
      <w:r w:rsidR="00E721F1">
        <w:t>nature</w:t>
      </w:r>
      <w:r>
        <w:t xml:space="preserve">—have </w:t>
      </w:r>
      <w:r>
        <w:lastRenderedPageBreak/>
        <w:t>been placed at a comparative disadvantage relative to machines</w:t>
      </w:r>
      <w:r w:rsidR="00E721F1">
        <w:t xml:space="preserve">. </w:t>
      </w:r>
      <w:r w:rsidR="0021186B">
        <w:t>This is why production jobs in factories</w:t>
      </w:r>
      <w:r w:rsidR="001F5302">
        <w:t>,</w:t>
      </w:r>
      <w:r w:rsidR="0021186B">
        <w:t xml:space="preserve"> as well as clerical, sale, and administrative jobs in offices</w:t>
      </w:r>
      <w:r w:rsidR="001F5302">
        <w:t>,</w:t>
      </w:r>
      <w:r w:rsidR="0021186B">
        <w:t xml:space="preserve"> have been at the forefront of recent automation fears.</w:t>
      </w:r>
    </w:p>
    <w:p w14:paraId="4387FC9C" w14:textId="4366B1AB" w:rsidR="004856B2" w:rsidRDefault="004856B2" w:rsidP="00F012FA">
      <w:pPr>
        <w:pStyle w:val="Normal1"/>
        <w:spacing w:after="200"/>
        <w:rPr>
          <w:b/>
        </w:rPr>
      </w:pPr>
      <w:r>
        <w:rPr>
          <w:b/>
        </w:rPr>
        <w:t xml:space="preserve">3. </w:t>
      </w:r>
      <w:r w:rsidR="0049436C">
        <w:rPr>
          <w:b/>
        </w:rPr>
        <w:t>M</w:t>
      </w:r>
      <w:r w:rsidR="00F47127">
        <w:rPr>
          <w:b/>
        </w:rPr>
        <w:t xml:space="preserve">anufacturing </w:t>
      </w:r>
      <w:r w:rsidR="00AA214A">
        <w:rPr>
          <w:b/>
        </w:rPr>
        <w:t>and office</w:t>
      </w:r>
      <w:ins w:id="209" w:author="david jackson" w:date="2018-12-05T15:36:00Z">
        <w:r w:rsidR="009A1D3B">
          <w:rPr>
            <w:b/>
          </w:rPr>
          <w:t xml:space="preserve"> </w:t>
        </w:r>
      </w:ins>
      <w:r w:rsidR="001F5302">
        <w:rPr>
          <w:b/>
        </w:rPr>
        <w:t>administrati</w:t>
      </w:r>
      <w:r w:rsidR="005E715A">
        <w:rPr>
          <w:b/>
        </w:rPr>
        <w:t>on</w:t>
      </w:r>
      <w:r w:rsidR="00AA214A">
        <w:rPr>
          <w:b/>
        </w:rPr>
        <w:t xml:space="preserve">-oriented regions </w:t>
      </w:r>
      <w:r w:rsidR="00F47127">
        <w:rPr>
          <w:b/>
        </w:rPr>
        <w:t xml:space="preserve">areas of the Midwest, Northeast, </w:t>
      </w:r>
      <w:r w:rsidR="00AA214A">
        <w:rPr>
          <w:b/>
        </w:rPr>
        <w:t>South</w:t>
      </w:r>
      <w:r w:rsidR="00970591">
        <w:rPr>
          <w:b/>
        </w:rPr>
        <w:t>, and West C</w:t>
      </w:r>
      <w:r w:rsidR="00AA214A">
        <w:rPr>
          <w:b/>
        </w:rPr>
        <w:t>oast</w:t>
      </w:r>
      <w:r w:rsidR="0049436C">
        <w:rPr>
          <w:b/>
        </w:rPr>
        <w:t xml:space="preserve"> with the highest concentrations of routine employment were also the places </w:t>
      </w:r>
      <w:r w:rsidR="00A70419">
        <w:rPr>
          <w:b/>
        </w:rPr>
        <w:t>that</w:t>
      </w:r>
      <w:r w:rsidR="0049436C">
        <w:rPr>
          <w:b/>
        </w:rPr>
        <w:t xml:space="preserve"> saw the largest shift to low-wage service employment</w:t>
      </w:r>
      <w:r w:rsidR="00970591">
        <w:rPr>
          <w:b/>
        </w:rPr>
        <w:t xml:space="preserve"> in the </w:t>
      </w:r>
      <w:r w:rsidR="009C4817">
        <w:rPr>
          <w:b/>
        </w:rPr>
        <w:t>information</w:t>
      </w:r>
      <w:r w:rsidR="00C24FDB">
        <w:rPr>
          <w:b/>
        </w:rPr>
        <w:t xml:space="preserve"> </w:t>
      </w:r>
      <w:r w:rsidR="00970591">
        <w:rPr>
          <w:b/>
        </w:rPr>
        <w:t>age</w:t>
      </w:r>
      <w:r w:rsidR="0049436C">
        <w:rPr>
          <w:b/>
        </w:rPr>
        <w:t xml:space="preserve">. </w:t>
      </w:r>
    </w:p>
    <w:p w14:paraId="592EB70E" w14:textId="24BC3B9F" w:rsidR="00626E62" w:rsidRDefault="00970591" w:rsidP="00F012FA">
      <w:pPr>
        <w:pStyle w:val="Normal1"/>
        <w:spacing w:after="200"/>
      </w:pPr>
      <w:r>
        <w:t xml:space="preserve">A </w:t>
      </w:r>
      <w:r w:rsidR="00CE04ED">
        <w:t xml:space="preserve">look at the geographic distribution of routine jobs </w:t>
      </w:r>
      <w:r w:rsidR="009D4915">
        <w:t xml:space="preserve">in </w:t>
      </w:r>
      <w:r w:rsidR="004856B2">
        <w:t>1980</w:t>
      </w:r>
      <w:r w:rsidR="009D4915">
        <w:t>, meanwhile,</w:t>
      </w:r>
      <w:r w:rsidR="00B46E21">
        <w:t xml:space="preserve"> </w:t>
      </w:r>
      <w:r>
        <w:t xml:space="preserve">begins to </w:t>
      </w:r>
      <w:r w:rsidR="00B46E21">
        <w:t xml:space="preserve">suggest </w:t>
      </w:r>
      <w:r>
        <w:t xml:space="preserve">how different communities have been exposed to </w:t>
      </w:r>
      <w:r w:rsidR="00DC543D">
        <w:t xml:space="preserve">significant </w:t>
      </w:r>
      <w:r>
        <w:t>dis</w:t>
      </w:r>
      <w:r w:rsidR="00B46E21">
        <w:t>placement</w:t>
      </w:r>
      <w:r>
        <w:t xml:space="preserve"> via automation</w:t>
      </w:r>
      <w:r w:rsidR="00CE04ED">
        <w:t xml:space="preserve">. </w:t>
      </w:r>
    </w:p>
    <w:p w14:paraId="4EE4E9EE" w14:textId="2FEE8146" w:rsidR="004856B2" w:rsidRDefault="00626E62" w:rsidP="00F012FA">
      <w:pPr>
        <w:pStyle w:val="Normal1"/>
        <w:keepNext/>
      </w:pPr>
      <w:r>
        <w:t xml:space="preserve">To be sure, </w:t>
      </w:r>
      <w:r w:rsidR="009C4817">
        <w:t xml:space="preserve">routine work </w:t>
      </w:r>
      <w:r w:rsidR="00CE04ED">
        <w:t>was spread widely throughout the country</w:t>
      </w:r>
      <w:r w:rsidR="009C4817" w:rsidRPr="009C4817">
        <w:t xml:space="preserve"> </w:t>
      </w:r>
      <w:r w:rsidR="009C4817">
        <w:t xml:space="preserve">at the onset of the heaviest phase of the IT era as </w:t>
      </w:r>
      <w:r w:rsidR="009C4817" w:rsidRPr="00626E62">
        <w:rPr>
          <w:color w:val="FF0000"/>
          <w:highlight w:val="yellow"/>
        </w:rPr>
        <w:t>Figure X</w:t>
      </w:r>
      <w:r w:rsidR="009C4817">
        <w:t xml:space="preserve"> shows</w:t>
      </w:r>
      <w:r w:rsidR="00CE04ED">
        <w:t xml:space="preserve">—with </w:t>
      </w:r>
      <w:r w:rsidR="00B46E21">
        <w:t xml:space="preserve">virtually all regions </w:t>
      </w:r>
      <w:r w:rsidR="004856B2">
        <w:t xml:space="preserve">except the Great Plains </w:t>
      </w:r>
      <w:r w:rsidR="00B46E21">
        <w:t>containing commuting zones with substantial rote or routine task content in occupations.</w:t>
      </w:r>
      <w:r w:rsidR="005B5A1D">
        <w:t xml:space="preserve"> </w:t>
      </w:r>
    </w:p>
    <w:p w14:paraId="5392F7D1" w14:textId="77777777" w:rsidR="004856B2" w:rsidRDefault="004856B2" w:rsidP="00F012FA">
      <w:pPr>
        <w:pStyle w:val="Normal1"/>
        <w:keepNext/>
      </w:pPr>
    </w:p>
    <w:p w14:paraId="3F1EAD45" w14:textId="4697BA5B" w:rsidR="009C3B3A" w:rsidRPr="007278F0" w:rsidRDefault="009C3B3A" w:rsidP="00F012FA">
      <w:pPr>
        <w:pStyle w:val="Normal1"/>
        <w:keepNext/>
        <w:rPr>
          <w:b/>
        </w:rPr>
      </w:pPr>
      <w:r w:rsidRPr="007278F0">
        <w:rPr>
          <w:b/>
        </w:rPr>
        <w:t xml:space="preserve">Routine </w:t>
      </w:r>
      <w:r w:rsidR="006D75EC">
        <w:rPr>
          <w:b/>
        </w:rPr>
        <w:t xml:space="preserve">occupation </w:t>
      </w:r>
      <w:r w:rsidR="00590F69">
        <w:rPr>
          <w:b/>
        </w:rPr>
        <w:t>s</w:t>
      </w:r>
      <w:r w:rsidRPr="007278F0">
        <w:rPr>
          <w:b/>
        </w:rPr>
        <w:t xml:space="preserve">hare of </w:t>
      </w:r>
      <w:r w:rsidR="00590F69">
        <w:rPr>
          <w:b/>
        </w:rPr>
        <w:t>e</w:t>
      </w:r>
      <w:r w:rsidR="00590F69" w:rsidRPr="007278F0">
        <w:rPr>
          <w:b/>
        </w:rPr>
        <w:t xml:space="preserve">mployment </w:t>
      </w:r>
      <w:r w:rsidRPr="007278F0">
        <w:rPr>
          <w:b/>
        </w:rPr>
        <w:t xml:space="preserve">by </w:t>
      </w:r>
      <w:r w:rsidR="00590F69">
        <w:rPr>
          <w:b/>
        </w:rPr>
        <w:t>c</w:t>
      </w:r>
      <w:r w:rsidR="00590F69" w:rsidRPr="007278F0">
        <w:rPr>
          <w:b/>
        </w:rPr>
        <w:t xml:space="preserve">ommuting </w:t>
      </w:r>
      <w:r w:rsidR="00590F69">
        <w:rPr>
          <w:b/>
        </w:rPr>
        <w:t>z</w:t>
      </w:r>
      <w:r w:rsidR="00590F69" w:rsidRPr="007278F0">
        <w:rPr>
          <w:b/>
        </w:rPr>
        <w:t>one</w:t>
      </w:r>
      <w:r w:rsidR="00590F69">
        <w:rPr>
          <w:b/>
        </w:rPr>
        <w:t>,</w:t>
      </w:r>
      <w:r w:rsidR="00590F69" w:rsidRPr="007278F0">
        <w:rPr>
          <w:b/>
        </w:rPr>
        <w:t xml:space="preserve"> </w:t>
      </w:r>
      <w:r w:rsidR="00590F69">
        <w:rPr>
          <w:b/>
        </w:rPr>
        <w:t>1980</w:t>
      </w:r>
    </w:p>
    <w:p w14:paraId="61FD413B" w14:textId="3656C6A2" w:rsidR="00626E62" w:rsidRPr="008908EB" w:rsidRDefault="00CB3EA5" w:rsidP="00F012FA">
      <w:pPr>
        <w:pStyle w:val="Normal1"/>
        <w:rPr>
          <w:i/>
          <w:sz w:val="20"/>
        </w:rPr>
      </w:pPr>
      <w:r>
        <w:rPr>
          <w:noProof/>
        </w:rPr>
        <w:drawing>
          <wp:inline distT="0" distB="0" distL="0" distR="0" wp14:anchorId="133D768D" wp14:editId="7B9F3B03">
            <wp:extent cx="5486400" cy="421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ineShare80_CZs.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213225"/>
                    </a:xfrm>
                    <a:prstGeom prst="rect">
                      <a:avLst/>
                    </a:prstGeom>
                  </pic:spPr>
                </pic:pic>
              </a:graphicData>
            </a:graphic>
          </wp:inline>
        </w:drawing>
      </w:r>
      <w:r w:rsidR="00626E62" w:rsidRPr="00626E62">
        <w:t xml:space="preserve"> </w:t>
      </w:r>
    </w:p>
    <w:p w14:paraId="24385166" w14:textId="3D4C6D59" w:rsidR="00570224" w:rsidRPr="008908EB" w:rsidRDefault="00570224" w:rsidP="00F012FA">
      <w:pPr>
        <w:pStyle w:val="Normal1"/>
        <w:spacing w:after="200"/>
        <w:rPr>
          <w:i/>
          <w:sz w:val="20"/>
        </w:rPr>
      </w:pPr>
      <w:r w:rsidRPr="008908EB">
        <w:rPr>
          <w:i/>
          <w:sz w:val="20"/>
        </w:rPr>
        <w:t>Source: Brookings analysis of Autor and Dorn (2013)</w:t>
      </w:r>
    </w:p>
    <w:p w14:paraId="69F7DC43" w14:textId="7EA3EA90" w:rsidR="000612C4" w:rsidRDefault="00626E62" w:rsidP="00F012FA">
      <w:pPr>
        <w:pStyle w:val="Normal1"/>
        <w:spacing w:after="200"/>
      </w:pPr>
      <w:r>
        <w:t xml:space="preserve">Yet with that said, the </w:t>
      </w:r>
      <w:r w:rsidR="009D4915">
        <w:t>incidence of routine</w:t>
      </w:r>
      <w:r w:rsidR="006D75EC">
        <w:t>-oriented</w:t>
      </w:r>
      <w:r w:rsidR="009D4915">
        <w:t xml:space="preserve"> </w:t>
      </w:r>
      <w:r>
        <w:t>work differ</w:t>
      </w:r>
      <w:r w:rsidR="00C06BE9">
        <w:t>ed</w:t>
      </w:r>
      <w:r>
        <w:t xml:space="preserve"> </w:t>
      </w:r>
      <w:r w:rsidR="00C06BE9">
        <w:t>widely across places in 1980</w:t>
      </w:r>
      <w:r w:rsidR="009D4915">
        <w:t>.</w:t>
      </w:r>
      <w:r w:rsidR="00353FDA">
        <w:t xml:space="preserve"> </w:t>
      </w:r>
    </w:p>
    <w:p w14:paraId="4C39BFCD" w14:textId="158D45BA" w:rsidR="00A70881" w:rsidRDefault="009D4915" w:rsidP="00F012FA">
      <w:pPr>
        <w:pStyle w:val="Normal1"/>
        <w:spacing w:after="200"/>
      </w:pPr>
      <w:r>
        <w:lastRenderedPageBreak/>
        <w:t xml:space="preserve">Without doubt some of the </w:t>
      </w:r>
      <w:r w:rsidR="00CE04ED">
        <w:t xml:space="preserve">the highest concentrations </w:t>
      </w:r>
      <w:r w:rsidR="00213323">
        <w:t xml:space="preserve">of routine work </w:t>
      </w:r>
      <w:r w:rsidR="00CE04ED">
        <w:t>were in the manufacturing belts of the Midwest, Northeast, and Southeast</w:t>
      </w:r>
      <w:r w:rsidR="00213323">
        <w:t xml:space="preserve">, ranging </w:t>
      </w:r>
      <w:r w:rsidR="00213323" w:rsidRPr="007A38E5">
        <w:rPr>
          <w:color w:val="auto"/>
        </w:rPr>
        <w:t xml:space="preserve">from </w:t>
      </w:r>
      <w:r w:rsidR="00B40D52" w:rsidRPr="007A38E5">
        <w:rPr>
          <w:color w:val="auto"/>
        </w:rPr>
        <w:t xml:space="preserve">Michigan </w:t>
      </w:r>
      <w:r w:rsidR="00213323" w:rsidRPr="007A38E5">
        <w:rPr>
          <w:color w:val="auto"/>
        </w:rPr>
        <w:t xml:space="preserve">to </w:t>
      </w:r>
      <w:r w:rsidR="00B40D52" w:rsidRPr="007A38E5">
        <w:rPr>
          <w:color w:val="auto"/>
        </w:rPr>
        <w:t xml:space="preserve">Massachusetts </w:t>
      </w:r>
      <w:r w:rsidR="00213323" w:rsidRPr="007A38E5">
        <w:rPr>
          <w:color w:val="auto"/>
        </w:rPr>
        <w:t xml:space="preserve">to </w:t>
      </w:r>
      <w:r w:rsidR="00B40D52" w:rsidRPr="007A38E5">
        <w:rPr>
          <w:color w:val="auto"/>
        </w:rPr>
        <w:t>N</w:t>
      </w:r>
      <w:r w:rsidR="008A5031">
        <w:rPr>
          <w:color w:val="auto"/>
        </w:rPr>
        <w:t>orth</w:t>
      </w:r>
      <w:r w:rsidR="00B40D52" w:rsidRPr="007A38E5">
        <w:rPr>
          <w:color w:val="auto"/>
        </w:rPr>
        <w:t xml:space="preserve"> Carolina</w:t>
      </w:r>
      <w:r w:rsidR="00213323" w:rsidRPr="007A38E5">
        <w:rPr>
          <w:color w:val="auto"/>
        </w:rPr>
        <w:t>.</w:t>
      </w:r>
      <w:r w:rsidR="00213323">
        <w:t xml:space="preserve"> </w:t>
      </w:r>
      <w:r w:rsidR="00D273ED">
        <w:t>C</w:t>
      </w:r>
      <w:r w:rsidR="00EB5281">
        <w:t xml:space="preserve">ommuniting zones (CZs) </w:t>
      </w:r>
      <w:r w:rsidR="00897D15">
        <w:t xml:space="preserve">like </w:t>
      </w:r>
      <w:r w:rsidR="0012205F">
        <w:rPr>
          <w:b/>
          <w:color w:val="auto"/>
        </w:rPr>
        <w:t xml:space="preserve">Detroit </w:t>
      </w:r>
      <w:r w:rsidR="0012205F">
        <w:rPr>
          <w:color w:val="auto"/>
        </w:rPr>
        <w:t xml:space="preserve">(37.7 percent); </w:t>
      </w:r>
      <w:r w:rsidR="00780A2A" w:rsidRPr="009D4915">
        <w:rPr>
          <w:b/>
          <w:color w:val="auto"/>
        </w:rPr>
        <w:t>Greensboro, N.C.</w:t>
      </w:r>
      <w:r w:rsidR="00517E54">
        <w:rPr>
          <w:b/>
          <w:color w:val="auto"/>
        </w:rPr>
        <w:t xml:space="preserve"> </w:t>
      </w:r>
      <w:r w:rsidR="00517E54">
        <w:rPr>
          <w:color w:val="auto"/>
        </w:rPr>
        <w:t>(37.6 percent)</w:t>
      </w:r>
      <w:r w:rsidR="008A5031">
        <w:rPr>
          <w:color w:val="auto"/>
        </w:rPr>
        <w:t xml:space="preserve">, and </w:t>
      </w:r>
      <w:r w:rsidR="00545937" w:rsidRPr="008908EB">
        <w:rPr>
          <w:b/>
          <w:color w:val="auto"/>
        </w:rPr>
        <w:t xml:space="preserve">Providence, R.I. </w:t>
      </w:r>
      <w:r w:rsidR="00545937" w:rsidRPr="008908EB">
        <w:rPr>
          <w:color w:val="auto"/>
        </w:rPr>
        <w:t>(37.0 perent)</w:t>
      </w:r>
      <w:r w:rsidR="00897D15" w:rsidRPr="008A5031">
        <w:rPr>
          <w:color w:val="FF0000"/>
        </w:rPr>
        <w:t xml:space="preserve"> </w:t>
      </w:r>
      <w:r w:rsidR="005329BD">
        <w:t>a</w:t>
      </w:r>
      <w:r w:rsidR="00897D15">
        <w:t xml:space="preserve">re indicative of this pattern. </w:t>
      </w:r>
      <w:r w:rsidR="00213323">
        <w:t xml:space="preserve">Moreover, </w:t>
      </w:r>
      <w:r w:rsidR="00CE04ED">
        <w:t xml:space="preserve">there </w:t>
      </w:r>
      <w:r w:rsidR="006236B5">
        <w:t>i</w:t>
      </w:r>
      <w:r w:rsidR="00213323">
        <w:t>s</w:t>
      </w:r>
      <w:r w:rsidR="00CE04ED">
        <w:t xml:space="preserve"> </w:t>
      </w:r>
      <w:r w:rsidR="00780A2A">
        <w:t xml:space="preserve">also </w:t>
      </w:r>
      <w:r w:rsidR="00CE04ED">
        <w:t xml:space="preserve">a strong positive correlation between the routine share of employment in a CZ in 1980 and the manufacturing share of employment in that same region—a relationship that </w:t>
      </w:r>
      <w:r w:rsidR="00213323">
        <w:t xml:space="preserve">sharpens </w:t>
      </w:r>
      <w:r w:rsidR="00CE04ED">
        <w:t>at the high end of the routine employment distribution</w:t>
      </w:r>
      <w:r w:rsidR="00EB5281">
        <w:t xml:space="preserve"> (in other words, the highest routine-intensive regions were also the highest manufacturing-intensive)</w:t>
      </w:r>
      <w:r w:rsidR="00CE04ED">
        <w:t>.</w:t>
      </w:r>
      <w:r w:rsidR="0001318B">
        <w:rPr>
          <w:rStyle w:val="EndnoteReference"/>
        </w:rPr>
        <w:endnoteReference w:id="32"/>
      </w:r>
      <w:r w:rsidR="008A5031">
        <w:t xml:space="preserve"> </w:t>
      </w:r>
    </w:p>
    <w:p w14:paraId="5A445497" w14:textId="25A27EED" w:rsidR="00C615E9" w:rsidRDefault="008A5031" w:rsidP="00F012FA">
      <w:pPr>
        <w:pStyle w:val="Normal1"/>
        <w:spacing w:after="200"/>
      </w:pPr>
      <w:r>
        <w:t>And yet, knowledge</w:t>
      </w:r>
      <w:r w:rsidR="006D75EC">
        <w:t>-</w:t>
      </w:r>
      <w:r>
        <w:t xml:space="preserve">intensive cities such as </w:t>
      </w:r>
      <w:r w:rsidRPr="000612C4">
        <w:rPr>
          <w:b/>
        </w:rPr>
        <w:t>New York</w:t>
      </w:r>
      <w:r>
        <w:t xml:space="preserve">, </w:t>
      </w:r>
      <w:r w:rsidRPr="000612C4">
        <w:rPr>
          <w:b/>
        </w:rPr>
        <w:t>San Francisco</w:t>
      </w:r>
      <w:r>
        <w:t xml:space="preserve">, and </w:t>
      </w:r>
      <w:r w:rsidR="00F561F3">
        <w:rPr>
          <w:b/>
          <w:color w:val="auto"/>
        </w:rPr>
        <w:t>Washington, D.C.</w:t>
      </w:r>
      <w:r w:rsidR="00334A4B">
        <w:t xml:space="preserve"> </w:t>
      </w:r>
      <w:r>
        <w:t>also rank</w:t>
      </w:r>
      <w:r w:rsidR="00E66B80">
        <w:t>ed</w:t>
      </w:r>
      <w:r>
        <w:t xml:space="preserve"> high for their 1980 routine-work intensity. </w:t>
      </w:r>
      <w:r w:rsidR="000612C4">
        <w:t xml:space="preserve">Routine-work percentages in these knowledge hubs also reached </w:t>
      </w:r>
      <w:r w:rsidR="00EB5281">
        <w:t>in</w:t>
      </w:r>
      <w:r w:rsidR="006D75EC">
        <w:t>to</w:t>
      </w:r>
      <w:r w:rsidR="00EB5281">
        <w:t xml:space="preserve"> </w:t>
      </w:r>
      <w:r w:rsidR="000612C4">
        <w:t>the high 30</w:t>
      </w:r>
      <w:r w:rsidR="00EB5281">
        <w:t xml:space="preserve"> percent range</w:t>
      </w:r>
      <w:r w:rsidR="000612C4">
        <w:t xml:space="preserve"> and underscore the </w:t>
      </w:r>
      <w:r w:rsidR="00DD0549">
        <w:t xml:space="preserve">early </w:t>
      </w:r>
      <w:r w:rsidR="000612C4">
        <w:t xml:space="preserve">office-clerical </w:t>
      </w:r>
      <w:r w:rsidR="00DD0549">
        <w:t>focus of these cities in 1980 (combined with continued modest manufacturing in New York and San Francisco).</w:t>
      </w:r>
      <w:r w:rsidR="005B5A1D">
        <w:t xml:space="preserve"> </w:t>
      </w:r>
      <w:r w:rsidR="000612C4">
        <w:t>By contrast, local labor markets specialized in such industries as hospitality and tourist services (</w:t>
      </w:r>
      <w:r w:rsidR="00A70881">
        <w:t xml:space="preserve">like </w:t>
      </w:r>
      <w:r w:rsidR="00B042B6">
        <w:rPr>
          <w:b/>
        </w:rPr>
        <w:t>Las Vegas</w:t>
      </w:r>
      <w:r w:rsidR="000612C4">
        <w:t>); education and health (</w:t>
      </w:r>
      <w:r w:rsidR="00A70881">
        <w:t xml:space="preserve">like </w:t>
      </w:r>
      <w:r w:rsidR="00CC31D5">
        <w:rPr>
          <w:b/>
        </w:rPr>
        <w:t>Raleigh</w:t>
      </w:r>
      <w:r w:rsidR="00905973">
        <w:rPr>
          <w:b/>
        </w:rPr>
        <w:t>, N.C.</w:t>
      </w:r>
      <w:r w:rsidR="000612C4">
        <w:t>); or construction</w:t>
      </w:r>
      <w:r w:rsidR="001512B6">
        <w:t>,</w:t>
      </w:r>
      <w:r w:rsidR="000612C4">
        <w:t xml:space="preserve"> mining</w:t>
      </w:r>
      <w:r w:rsidR="001512B6">
        <w:t>, and energy</w:t>
      </w:r>
      <w:r w:rsidR="000612C4">
        <w:t xml:space="preserve"> (</w:t>
      </w:r>
      <w:r w:rsidR="00A70881">
        <w:t xml:space="preserve">like </w:t>
      </w:r>
      <w:r w:rsidR="00CC31D5">
        <w:rPr>
          <w:b/>
        </w:rPr>
        <w:t>Houston</w:t>
      </w:r>
      <w:r w:rsidR="000612C4">
        <w:t xml:space="preserve">) tended to display relatively low routine employment. </w:t>
      </w:r>
      <w:r w:rsidR="002060FA">
        <w:t xml:space="preserve">In short, </w:t>
      </w:r>
      <w:r w:rsidR="00C615E9">
        <w:t xml:space="preserve">the heavily rules-based nature of </w:t>
      </w:r>
      <w:r w:rsidR="002060FA">
        <w:t xml:space="preserve">manufacturing </w:t>
      </w:r>
      <w:r w:rsidR="000612C4">
        <w:t>and office</w:t>
      </w:r>
      <w:r w:rsidR="006D75EC">
        <w:t>-clerical</w:t>
      </w:r>
      <w:r w:rsidR="000612C4">
        <w:t xml:space="preserve"> work </w:t>
      </w:r>
      <w:r w:rsidR="00A70881">
        <w:t xml:space="preserve">in the 1980s </w:t>
      </w:r>
      <w:r w:rsidR="00C615E9">
        <w:t xml:space="preserve">was a </w:t>
      </w:r>
      <w:r w:rsidR="00AC4FA8">
        <w:t>significant</w:t>
      </w:r>
      <w:r w:rsidR="00E9179D">
        <w:t xml:space="preserve"> </w:t>
      </w:r>
      <w:r w:rsidR="00C615E9">
        <w:t>determinant o</w:t>
      </w:r>
      <w:r w:rsidR="0028208A">
        <w:t>f</w:t>
      </w:r>
      <w:r w:rsidR="00C615E9">
        <w:t xml:space="preserve"> </w:t>
      </w:r>
      <w:r w:rsidR="00A70881">
        <w:t xml:space="preserve">local </w:t>
      </w:r>
      <w:r w:rsidR="00C615E9">
        <w:t>task content</w:t>
      </w:r>
      <w:r w:rsidR="00A70881">
        <w:t xml:space="preserve"> then and going forward</w:t>
      </w:r>
      <w:r w:rsidR="00C615E9">
        <w:t xml:space="preserve">, with large implications for the disruption of work by automation in the </w:t>
      </w:r>
      <w:r w:rsidR="005E715A">
        <w:t>IT era</w:t>
      </w:r>
      <w:r w:rsidR="00C615E9">
        <w:t>.</w:t>
      </w:r>
      <w:r w:rsidR="005B5A1D">
        <w:t xml:space="preserve"> </w:t>
      </w:r>
    </w:p>
    <w:p w14:paraId="4F5BE952" w14:textId="1BE95535" w:rsidR="00C615E9" w:rsidRDefault="00DC543D" w:rsidP="00F012FA">
      <w:pPr>
        <w:pStyle w:val="Normal1"/>
        <w:spacing w:after="200"/>
      </w:pPr>
      <w:r>
        <w:t xml:space="preserve">As to what happened next, it </w:t>
      </w:r>
      <w:r w:rsidR="009C4817">
        <w:t xml:space="preserve">has been </w:t>
      </w:r>
      <w:r w:rsidR="007B4EDB">
        <w:t>dramatic</w:t>
      </w:r>
      <w:r>
        <w:t>. After 1980</w:t>
      </w:r>
      <w:r w:rsidR="006D78FB">
        <w:t xml:space="preserve">, </w:t>
      </w:r>
      <w:r>
        <w:t>the</w:t>
      </w:r>
      <w:r w:rsidR="00C24B93">
        <w:t xml:space="preserve"> rapid adoption of the personal computer and</w:t>
      </w:r>
      <w:r>
        <w:t xml:space="preserve"> “digitalization” </w:t>
      </w:r>
      <w:r w:rsidR="00C24B93">
        <w:t xml:space="preserve">of </w:t>
      </w:r>
      <w:r>
        <w:t>the economy greatly reduced the cost of automating routine</w:t>
      </w:r>
      <w:del w:id="210" w:author="david jackson" w:date="2018-12-05T15:39:00Z">
        <w:r w:rsidDel="009A1D3B">
          <w:delText>,</w:delText>
        </w:r>
      </w:del>
      <w:r>
        <w:t xml:space="preserve"> codifiable tasks</w:t>
      </w:r>
      <w:r w:rsidR="00C24B93">
        <w:t>.</w:t>
      </w:r>
      <w:r w:rsidR="00C24B93">
        <w:rPr>
          <w:rStyle w:val="EndnoteReference"/>
        </w:rPr>
        <w:endnoteReference w:id="33"/>
      </w:r>
      <w:r w:rsidR="00C24B93">
        <w:t xml:space="preserve"> This, in turn</w:t>
      </w:r>
      <w:r>
        <w:t xml:space="preserve">, drove </w:t>
      </w:r>
      <w:r w:rsidR="00C615E9">
        <w:t xml:space="preserve">a decline </w:t>
      </w:r>
      <w:r w:rsidR="009A47C7">
        <w:t xml:space="preserve">in </w:t>
      </w:r>
      <w:r w:rsidR="00C615E9">
        <w:t xml:space="preserve">routine jobs nationally, which meant </w:t>
      </w:r>
      <w:r>
        <w:t xml:space="preserve">in turn </w:t>
      </w:r>
      <w:r w:rsidR="00C615E9">
        <w:t>that routine-work oriented regions</w:t>
      </w:r>
      <w:r w:rsidR="001941D7">
        <w:t xml:space="preserve"> (especially manufacturing </w:t>
      </w:r>
      <w:r>
        <w:t xml:space="preserve">and clerical </w:t>
      </w:r>
      <w:r w:rsidR="001941D7">
        <w:t>regions)</w:t>
      </w:r>
      <w:r w:rsidR="00C615E9">
        <w:t xml:space="preserve"> were hit especially hard by the widespread deployment of automation</w:t>
      </w:r>
      <w:r w:rsidR="00925736">
        <w:t xml:space="preserve"> (along with the arrival of low-cost foreign imports with the onset of globalization)</w:t>
      </w:r>
      <w:r w:rsidR="00C615E9">
        <w:t xml:space="preserve">. </w:t>
      </w:r>
      <w:r w:rsidR="00C24B93">
        <w:t xml:space="preserve">These regions </w:t>
      </w:r>
      <w:r w:rsidR="006D78FB">
        <w:t xml:space="preserve">therefore </w:t>
      </w:r>
      <w:r w:rsidR="00C24B93">
        <w:t>saw not only the “hollowing out” of their middle-skill job base</w:t>
      </w:r>
      <w:r w:rsidR="00EB5281">
        <w:t>,</w:t>
      </w:r>
      <w:r w:rsidR="00C24B93">
        <w:t xml:space="preserve"> but also—</w:t>
      </w:r>
      <w:r w:rsidR="00925736">
        <w:t>a</w:t>
      </w:r>
      <w:r w:rsidR="00C615E9">
        <w:t>s middle-skill jobs declined</w:t>
      </w:r>
      <w:r w:rsidR="00C24B93">
        <w:t>—a massive</w:t>
      </w:r>
      <w:r w:rsidR="00C615E9">
        <w:t xml:space="preserve"> shift</w:t>
      </w:r>
      <w:r w:rsidR="00C24B93">
        <w:t xml:space="preserve"> of middle-skilled, often non-college educated workers</w:t>
      </w:r>
      <w:r w:rsidR="00C615E9">
        <w:t xml:space="preserve"> into lower</w:t>
      </w:r>
      <w:r w:rsidR="006D75EC">
        <w:t>-</w:t>
      </w:r>
      <w:r w:rsidR="00C615E9">
        <w:t xml:space="preserve">wage local service </w:t>
      </w:r>
      <w:r w:rsidR="006D75EC">
        <w:t>activities</w:t>
      </w:r>
      <w:r w:rsidR="00C615E9">
        <w:t>.</w:t>
      </w:r>
    </w:p>
    <w:p w14:paraId="48124D97" w14:textId="29D1BE31" w:rsidR="0032688A" w:rsidRDefault="00C24B93" w:rsidP="00F012FA">
      <w:pPr>
        <w:pStyle w:val="Normal1"/>
        <w:spacing w:after="200"/>
      </w:pPr>
      <w:r>
        <w:t xml:space="preserve">The </w:t>
      </w:r>
      <w:r w:rsidR="0021363A">
        <w:t>scatterplot</w:t>
      </w:r>
      <w:r w:rsidR="006D75EC">
        <w:t xml:space="preserve"> below</w:t>
      </w:r>
      <w:r w:rsidR="0021363A">
        <w:t xml:space="preserve"> </w:t>
      </w:r>
      <w:r w:rsidR="006D75EC">
        <w:t>shows how this has played out</w:t>
      </w:r>
      <w:r w:rsidR="0021363A">
        <w:t xml:space="preserve">, </w:t>
      </w:r>
      <w:r w:rsidR="006D75EC">
        <w:t xml:space="preserve">as </w:t>
      </w:r>
      <w:r w:rsidR="0021363A">
        <w:t>the CZs with the largest shares of routine jobs in 1980 also saw the largest increases</w:t>
      </w:r>
      <w:r w:rsidR="006D75EC">
        <w:t>, through 2016,</w:t>
      </w:r>
      <w:r w:rsidR="0021363A">
        <w:t xml:space="preserve"> in their share of workers without a college education employed in low-skill service occupations. </w:t>
      </w:r>
    </w:p>
    <w:p w14:paraId="57416F62" w14:textId="55E066F5" w:rsidR="0032688A" w:rsidRPr="00B042B6" w:rsidRDefault="007466BA" w:rsidP="00F012FA">
      <w:pPr>
        <w:pStyle w:val="Normal1"/>
        <w:spacing w:after="200"/>
      </w:pPr>
      <w:r w:rsidRPr="007466BA">
        <w:rPr>
          <w:noProof/>
        </w:rPr>
        <w:lastRenderedPageBreak/>
        <w:drawing>
          <wp:inline distT="0" distB="0" distL="0" distR="0" wp14:anchorId="05E60DF2" wp14:editId="2295D8C1">
            <wp:extent cx="5486400" cy="5014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14605"/>
                    </a:xfrm>
                    <a:prstGeom prst="rect">
                      <a:avLst/>
                    </a:prstGeom>
                    <a:noFill/>
                    <a:ln>
                      <a:noFill/>
                    </a:ln>
                  </pic:spPr>
                </pic:pic>
              </a:graphicData>
            </a:graphic>
          </wp:inline>
        </w:drawing>
      </w:r>
    </w:p>
    <w:p w14:paraId="6874B7E6" w14:textId="22073CDB" w:rsidR="00C24B93" w:rsidRDefault="006D78FB" w:rsidP="00F012FA">
      <w:pPr>
        <w:pStyle w:val="Normal1"/>
        <w:spacing w:after="200"/>
      </w:pPr>
      <w:r>
        <w:t xml:space="preserve">In considering this transition, meanwhile, it is important to recognize that the low-skill service occupations that proliferated in the </w:t>
      </w:r>
      <w:r w:rsidR="005E715A">
        <w:t>IT era</w:t>
      </w:r>
      <w:r>
        <w:t xml:space="preserve"> </w:t>
      </w:r>
      <w:r w:rsidR="0021363A">
        <w:t xml:space="preserve">are </w:t>
      </w:r>
      <w:r w:rsidR="0021363A" w:rsidRPr="009A1D3B">
        <w:rPr>
          <w:rPrChange w:id="211" w:author="david jackson" w:date="2018-12-05T15:41:00Z">
            <w:rPr>
              <w:i/>
            </w:rPr>
          </w:rPrChange>
        </w:rPr>
        <w:t>not</w:t>
      </w:r>
      <w:r w:rsidR="0021363A" w:rsidRPr="009A1D3B">
        <w:t xml:space="preserve"> </w:t>
      </w:r>
      <w:r w:rsidR="0032688A">
        <w:t xml:space="preserve">the </w:t>
      </w:r>
      <w:r>
        <w:t xml:space="preserve">relatively better-paying ones </w:t>
      </w:r>
      <w:r w:rsidR="0021363A">
        <w:t xml:space="preserve">in </w:t>
      </w:r>
      <w:r w:rsidR="0032688A">
        <w:t xml:space="preserve">“service” </w:t>
      </w:r>
      <w:r w:rsidR="0021363A">
        <w:t xml:space="preserve">industries ranging from </w:t>
      </w:r>
      <w:commentRangeStart w:id="212"/>
      <w:r w:rsidR="0021363A">
        <w:t>health</w:t>
      </w:r>
      <w:ins w:id="213" w:author="david jackson" w:date="2018-12-05T15:41:00Z">
        <w:r w:rsidR="009A1D3B">
          <w:t xml:space="preserve"> </w:t>
        </w:r>
      </w:ins>
      <w:r w:rsidR="0021363A">
        <w:t xml:space="preserve">care </w:t>
      </w:r>
      <w:commentRangeEnd w:id="212"/>
      <w:r w:rsidR="009A1D3B">
        <w:rPr>
          <w:rStyle w:val="CommentReference"/>
          <w:rFonts w:ascii="Times New Roman" w:hAnsi="Times New Roman" w:cs="Times New Roman"/>
          <w:color w:val="auto"/>
        </w:rPr>
        <w:commentReference w:id="212"/>
      </w:r>
      <w:r w:rsidR="0021363A">
        <w:t>to communications</w:t>
      </w:r>
      <w:r w:rsidR="0032688A">
        <w:t xml:space="preserve"> to business</w:t>
      </w:r>
      <w:r>
        <w:t>. Rather</w:t>
      </w:r>
      <w:r w:rsidR="0021363A">
        <w:t xml:space="preserve">, the occupations </w:t>
      </w:r>
      <w:r w:rsidR="0032688A">
        <w:t xml:space="preserve">that spiked </w:t>
      </w:r>
      <w:r>
        <w:t>in the 1990s and 2000s</w:t>
      </w:r>
      <w:r w:rsidR="000220F2">
        <w:t xml:space="preserve"> </w:t>
      </w:r>
      <w:r w:rsidR="0032688A">
        <w:t>are those that involve assisting or caring for others, such as, for example, food service workers, security guards, janitors</w:t>
      </w:r>
      <w:r w:rsidR="0022343C">
        <w:t xml:space="preserve">, gardeners, </w:t>
      </w:r>
      <w:r w:rsidR="0032688A">
        <w:t xml:space="preserve">, cleaners, home health aides, </w:t>
      </w:r>
      <w:commentRangeStart w:id="214"/>
      <w:r w:rsidR="0032688A">
        <w:t>child</w:t>
      </w:r>
      <w:ins w:id="215" w:author="david jackson" w:date="2018-12-05T15:46:00Z">
        <w:r w:rsidR="00FA00AD">
          <w:t xml:space="preserve"> </w:t>
        </w:r>
      </w:ins>
      <w:r w:rsidR="0032688A">
        <w:t xml:space="preserve">care </w:t>
      </w:r>
      <w:commentRangeEnd w:id="214"/>
      <w:r w:rsidR="00FA00AD">
        <w:rPr>
          <w:rStyle w:val="CommentReference"/>
          <w:rFonts w:ascii="Times New Roman" w:hAnsi="Times New Roman" w:cs="Times New Roman"/>
          <w:color w:val="auto"/>
        </w:rPr>
        <w:commentReference w:id="214"/>
      </w:r>
      <w:r w:rsidR="0032688A">
        <w:t>workers, hairdressers, and recreational occupations.</w:t>
      </w:r>
      <w:r w:rsidR="0021363A">
        <w:t xml:space="preserve"> And </w:t>
      </w:r>
      <w:commentRangeStart w:id="216"/>
      <w:r w:rsidR="0021363A" w:rsidRPr="0022343C">
        <w:rPr>
          <w:highlight w:val="yellow"/>
        </w:rPr>
        <w:t xml:space="preserve">while these increases in service employment did entail continued employment opportunities, rather than joblessness, they </w:t>
      </w:r>
      <w:r w:rsidR="00CE5F08" w:rsidRPr="0022343C">
        <w:rPr>
          <w:highlight w:val="yellow"/>
        </w:rPr>
        <w:t xml:space="preserve">provided </w:t>
      </w:r>
      <w:r w:rsidRPr="0022343C">
        <w:rPr>
          <w:highlight w:val="yellow"/>
        </w:rPr>
        <w:t>work</w:t>
      </w:r>
      <w:r w:rsidR="0021363A" w:rsidRPr="0022343C">
        <w:rPr>
          <w:highlight w:val="yellow"/>
        </w:rPr>
        <w:t xml:space="preserve"> at lower wages than what many of these workers previously earned in middle-wage manufacturing </w:t>
      </w:r>
      <w:r w:rsidR="00F8762B" w:rsidRPr="0022343C">
        <w:rPr>
          <w:highlight w:val="yellow"/>
        </w:rPr>
        <w:t xml:space="preserve">or clerical </w:t>
      </w:r>
      <w:r w:rsidR="0021363A" w:rsidRPr="0022343C">
        <w:rPr>
          <w:highlight w:val="yellow"/>
        </w:rPr>
        <w:t>jobs</w:t>
      </w:r>
      <w:r w:rsidR="0021363A">
        <w:t>.</w:t>
      </w:r>
      <w:commentRangeEnd w:id="216"/>
      <w:r w:rsidR="0022343C">
        <w:rPr>
          <w:rStyle w:val="CommentReference"/>
          <w:rFonts w:ascii="Times New Roman" w:hAnsi="Times New Roman" w:cs="Times New Roman"/>
          <w:color w:val="auto"/>
        </w:rPr>
        <w:commentReference w:id="216"/>
      </w:r>
    </w:p>
    <w:p w14:paraId="7F2A5649" w14:textId="06D20FCC" w:rsidR="00D04047" w:rsidRDefault="00F900F8" w:rsidP="00F012FA">
      <w:pPr>
        <w:pStyle w:val="Normal1"/>
        <w:spacing w:after="200"/>
      </w:pPr>
      <w:r>
        <w:t>In this regard, the expansion of digitally powered automation in the decades after 1980 played a large role in ensuring that the regions most heavily concentrated in routine (often manufacturing</w:t>
      </w:r>
      <w:r w:rsidR="00F8762B">
        <w:t xml:space="preserve"> or clerical</w:t>
      </w:r>
      <w:r>
        <w:t xml:space="preserve">) work experienced </w:t>
      </w:r>
      <w:r w:rsidR="00F108C7">
        <w:t xml:space="preserve">some of </w:t>
      </w:r>
      <w:r>
        <w:t xml:space="preserve">the largest shifts into low-wage services employment as </w:t>
      </w:r>
      <w:r w:rsidR="00620446">
        <w:t>robots and computers substituted for large numbers of middle-skill jobs</w:t>
      </w:r>
      <w:r w:rsidR="00E1111B">
        <w:t xml:space="preserve"> and </w:t>
      </w:r>
      <w:r w:rsidR="008A5C48">
        <w:t xml:space="preserve">helped </w:t>
      </w:r>
      <w:r w:rsidR="00E1111B">
        <w:t xml:space="preserve">create </w:t>
      </w:r>
      <w:r w:rsidR="008A5C48">
        <w:t xml:space="preserve">new consumer </w:t>
      </w:r>
      <w:r w:rsidR="00E1111B">
        <w:t>demand for lower-end services</w:t>
      </w:r>
      <w:r w:rsidR="00620446">
        <w:t>.</w:t>
      </w:r>
    </w:p>
    <w:p w14:paraId="5634A98B" w14:textId="5F57E78C" w:rsidR="00952032" w:rsidRDefault="00F8762B" w:rsidP="009078E4">
      <w:pPr>
        <w:pStyle w:val="Normal1"/>
        <w:spacing w:after="200"/>
      </w:pPr>
      <w:r>
        <w:lastRenderedPageBreak/>
        <w:t xml:space="preserve">Manufacturing </w:t>
      </w:r>
      <w:r w:rsidR="00905973">
        <w:t xml:space="preserve">centers </w:t>
      </w:r>
      <w:r>
        <w:t xml:space="preserve">like </w:t>
      </w:r>
      <w:r w:rsidR="00D26D3A">
        <w:rPr>
          <w:b/>
        </w:rPr>
        <w:t>Winston-Sale</w:t>
      </w:r>
      <w:r w:rsidR="00636104">
        <w:rPr>
          <w:b/>
        </w:rPr>
        <w:t>m</w:t>
      </w:r>
      <w:r w:rsidR="00D26D3A">
        <w:rPr>
          <w:b/>
        </w:rPr>
        <w:t>, N.C.</w:t>
      </w:r>
      <w:r>
        <w:t xml:space="preserve">, </w:t>
      </w:r>
      <w:r w:rsidR="00D26D3A">
        <w:rPr>
          <w:b/>
        </w:rPr>
        <w:t>Chicago</w:t>
      </w:r>
      <w:r w:rsidR="009649A5">
        <w:t xml:space="preserve">, and </w:t>
      </w:r>
      <w:r w:rsidR="009649A5">
        <w:rPr>
          <w:b/>
        </w:rPr>
        <w:t>Pittsburgh</w:t>
      </w:r>
      <w:r w:rsidR="00E536CF">
        <w:t xml:space="preserve"> </w:t>
      </w:r>
      <w:r>
        <w:t xml:space="preserve">as well as </w:t>
      </w:r>
      <w:r w:rsidR="00850CFE">
        <w:t xml:space="preserve">transitioning </w:t>
      </w:r>
      <w:r>
        <w:t xml:space="preserve">knowledge centers </w:t>
      </w:r>
      <w:r w:rsidR="00D33BF4">
        <w:t xml:space="preserve">like </w:t>
      </w:r>
      <w:r w:rsidR="007917DB" w:rsidRPr="007A38E5">
        <w:rPr>
          <w:b/>
          <w:color w:val="auto"/>
        </w:rPr>
        <w:t>New York</w:t>
      </w:r>
      <w:r w:rsidR="00D33BF4">
        <w:rPr>
          <w:color w:val="auto"/>
        </w:rPr>
        <w:t>,</w:t>
      </w:r>
      <w:r w:rsidR="00F108C7" w:rsidRPr="007A38E5">
        <w:rPr>
          <w:color w:val="auto"/>
        </w:rPr>
        <w:t xml:space="preserve"> </w:t>
      </w:r>
      <w:r w:rsidR="00D33BF4">
        <w:rPr>
          <w:b/>
          <w:color w:val="auto"/>
        </w:rPr>
        <w:t>San Francisco</w:t>
      </w:r>
      <w:r w:rsidR="00D33BF4">
        <w:rPr>
          <w:color w:val="auto"/>
        </w:rPr>
        <w:t>,</w:t>
      </w:r>
      <w:r w:rsidR="00D33BF4" w:rsidRPr="007A38E5">
        <w:rPr>
          <w:color w:val="auto"/>
        </w:rPr>
        <w:t xml:space="preserve"> </w:t>
      </w:r>
      <w:r w:rsidR="00F108C7" w:rsidRPr="007A38E5">
        <w:rPr>
          <w:color w:val="auto"/>
        </w:rPr>
        <w:t xml:space="preserve">and </w:t>
      </w:r>
      <w:r w:rsidR="00D26D3A">
        <w:rPr>
          <w:b/>
          <w:color w:val="auto"/>
        </w:rPr>
        <w:t>Washington, D.C.</w:t>
      </w:r>
      <w:r w:rsidR="00D33BF4">
        <w:rPr>
          <w:color w:val="auto"/>
        </w:rPr>
        <w:t xml:space="preserve">, </w:t>
      </w:r>
      <w:r>
        <w:rPr>
          <w:color w:val="auto"/>
        </w:rPr>
        <w:t xml:space="preserve">all of </w:t>
      </w:r>
      <w:r w:rsidR="00D33BF4">
        <w:rPr>
          <w:color w:val="auto"/>
        </w:rPr>
        <w:t xml:space="preserve">which </w:t>
      </w:r>
      <w:r w:rsidR="00D33BF4">
        <w:t>had</w:t>
      </w:r>
      <w:r w:rsidR="00F108C7">
        <w:t xml:space="preserve"> </w:t>
      </w:r>
      <w:commentRangeStart w:id="217"/>
      <w:r w:rsidR="00F108C7">
        <w:t>upward</w:t>
      </w:r>
      <w:commentRangeEnd w:id="217"/>
      <w:r w:rsidR="00FA00AD">
        <w:rPr>
          <w:rStyle w:val="CommentReference"/>
          <w:rFonts w:ascii="Times New Roman" w:hAnsi="Times New Roman" w:cs="Times New Roman"/>
          <w:color w:val="auto"/>
        </w:rPr>
        <w:commentReference w:id="217"/>
      </w:r>
      <w:del w:id="218" w:author="david jackson" w:date="2018-12-05T15:48:00Z">
        <w:r w:rsidR="00F108C7" w:rsidDel="00FA00AD">
          <w:delText>s</w:delText>
        </w:r>
      </w:del>
      <w:r w:rsidR="00F108C7">
        <w:t xml:space="preserve"> of </w:t>
      </w:r>
      <w:r w:rsidR="007917DB" w:rsidRPr="007A38E5">
        <w:rPr>
          <w:color w:val="auto"/>
        </w:rPr>
        <w:t>3</w:t>
      </w:r>
      <w:r w:rsidR="00903545">
        <w:rPr>
          <w:color w:val="auto"/>
        </w:rPr>
        <w:t>2</w:t>
      </w:r>
      <w:r w:rsidR="007917DB">
        <w:t xml:space="preserve"> </w:t>
      </w:r>
      <w:r w:rsidR="00F108C7">
        <w:t xml:space="preserve">percent of their jobs in </w:t>
      </w:r>
      <w:r w:rsidR="00D33BF4">
        <w:t xml:space="preserve">routine-intensive </w:t>
      </w:r>
      <w:r w:rsidR="00F108C7">
        <w:t>employment</w:t>
      </w:r>
      <w:r>
        <w:t xml:space="preserve"> in 1980</w:t>
      </w:r>
      <w:r w:rsidR="00D33BF4">
        <w:t>,</w:t>
      </w:r>
      <w:r w:rsidR="00F108C7">
        <w:t xml:space="preserve"> </w:t>
      </w:r>
      <w:r w:rsidR="00D04047">
        <w:t xml:space="preserve">experienced increases in </w:t>
      </w:r>
      <w:r w:rsidR="00D8118D">
        <w:t>low-skill service employment</w:t>
      </w:r>
      <w:r w:rsidR="00F108C7">
        <w:t xml:space="preserve"> of more than </w:t>
      </w:r>
      <w:r w:rsidR="00E536CF">
        <w:rPr>
          <w:color w:val="auto"/>
        </w:rPr>
        <w:t>12</w:t>
      </w:r>
      <w:r w:rsidR="00E536CF">
        <w:t xml:space="preserve"> </w:t>
      </w:r>
      <w:r w:rsidR="00F108C7">
        <w:t>percent</w:t>
      </w:r>
      <w:r w:rsidR="004A3989">
        <w:t>age points</w:t>
      </w:r>
      <w:r w:rsidR="00F108C7">
        <w:t xml:space="preserve"> between 1980 and 20</w:t>
      </w:r>
      <w:r w:rsidR="00D33BF4">
        <w:t>16</w:t>
      </w:r>
      <w:r w:rsidR="00F108C7">
        <w:t xml:space="preserve">. </w:t>
      </w:r>
    </w:p>
    <w:p w14:paraId="5964273B" w14:textId="19C6D0BD" w:rsidR="001D3B54" w:rsidRDefault="00F108C7" w:rsidP="009078E4">
      <w:pPr>
        <w:pStyle w:val="Normal1"/>
        <w:spacing w:after="200"/>
      </w:pPr>
      <w:r>
        <w:t>By contrast,</w:t>
      </w:r>
      <w:r w:rsidR="00850CFE">
        <w:t xml:space="preserve"> </w:t>
      </w:r>
      <w:r w:rsidR="00CC31D5" w:rsidRPr="008908EB">
        <w:rPr>
          <w:b/>
          <w:color w:val="auto"/>
        </w:rPr>
        <w:t>Las Vegas</w:t>
      </w:r>
      <w:r w:rsidR="00093D65">
        <w:rPr>
          <w:b/>
          <w:color w:val="auto"/>
        </w:rPr>
        <w:t xml:space="preserve"> </w:t>
      </w:r>
      <w:r w:rsidR="00093D65">
        <w:rPr>
          <w:color w:val="auto"/>
        </w:rPr>
        <w:t>(</w:t>
      </w:r>
      <w:r w:rsidR="00895E12">
        <w:rPr>
          <w:color w:val="auto"/>
        </w:rPr>
        <w:t xml:space="preserve">a </w:t>
      </w:r>
      <w:r w:rsidR="00093D65">
        <w:rPr>
          <w:color w:val="auto"/>
        </w:rPr>
        <w:t>longstanding international tourism hub)</w:t>
      </w:r>
      <w:r w:rsidR="00CC31D5">
        <w:rPr>
          <w:color w:val="auto"/>
        </w:rPr>
        <w:t>,</w:t>
      </w:r>
      <w:r w:rsidR="003B38D9" w:rsidRPr="008908EB">
        <w:rPr>
          <w:b/>
          <w:color w:val="auto"/>
        </w:rPr>
        <w:t xml:space="preserve"> </w:t>
      </w:r>
      <w:r w:rsidR="00804381">
        <w:rPr>
          <w:b/>
          <w:color w:val="auto"/>
        </w:rPr>
        <w:t>Raleigh, N.C.</w:t>
      </w:r>
      <w:r w:rsidR="00093D65">
        <w:rPr>
          <w:b/>
          <w:color w:val="auto"/>
        </w:rPr>
        <w:t xml:space="preserve"> </w:t>
      </w:r>
      <w:r w:rsidR="00093D65">
        <w:rPr>
          <w:color w:val="auto"/>
        </w:rPr>
        <w:t xml:space="preserve">(home of </w:t>
      </w:r>
      <w:r w:rsidR="00804381">
        <w:rPr>
          <w:color w:val="auto"/>
        </w:rPr>
        <w:t>North Carolina State University</w:t>
      </w:r>
      <w:r w:rsidR="00B042B6">
        <w:rPr>
          <w:color w:val="auto"/>
        </w:rPr>
        <w:t xml:space="preserve"> and a number of large hospitals</w:t>
      </w:r>
      <w:r w:rsidR="00093D65">
        <w:rPr>
          <w:color w:val="auto"/>
        </w:rPr>
        <w:t>)</w:t>
      </w:r>
      <w:r w:rsidR="00CC31D5">
        <w:rPr>
          <w:color w:val="auto"/>
        </w:rPr>
        <w:t>,</w:t>
      </w:r>
      <w:r w:rsidR="00761E83" w:rsidRPr="008908EB">
        <w:rPr>
          <w:color w:val="auto"/>
        </w:rPr>
        <w:t xml:space="preserve"> </w:t>
      </w:r>
      <w:r w:rsidRPr="008908EB">
        <w:rPr>
          <w:color w:val="auto"/>
        </w:rPr>
        <w:t xml:space="preserve">and </w:t>
      </w:r>
      <w:r w:rsidR="00093D65">
        <w:rPr>
          <w:b/>
          <w:color w:val="auto"/>
        </w:rPr>
        <w:t>Modesto, Calif</w:t>
      </w:r>
      <w:r w:rsidR="00093D65" w:rsidRPr="008908EB">
        <w:t>.</w:t>
      </w:r>
      <w:r w:rsidR="00093D65">
        <w:rPr>
          <w:b/>
          <w:color w:val="auto"/>
        </w:rPr>
        <w:t xml:space="preserve"> </w:t>
      </w:r>
      <w:r w:rsidR="00093D65">
        <w:rPr>
          <w:color w:val="auto"/>
        </w:rPr>
        <w:t>(in the heart of California’</w:t>
      </w:r>
      <w:r w:rsidR="00BF295E">
        <w:rPr>
          <w:color w:val="auto"/>
        </w:rPr>
        <w:t>s agriculturally rich Central V</w:t>
      </w:r>
      <w:r w:rsidR="00093D65">
        <w:rPr>
          <w:color w:val="auto"/>
        </w:rPr>
        <w:t>alley) all</w:t>
      </w:r>
      <w:r w:rsidR="003B38D9" w:rsidRPr="008908EB">
        <w:rPr>
          <w:b/>
          <w:color w:val="auto"/>
        </w:rPr>
        <w:t xml:space="preserve"> </w:t>
      </w:r>
      <w:r w:rsidR="00093D65">
        <w:rPr>
          <w:color w:val="auto"/>
        </w:rPr>
        <w:t>had</w:t>
      </w:r>
      <w:r w:rsidR="00093D65" w:rsidRPr="007A38E5">
        <w:rPr>
          <w:color w:val="auto"/>
        </w:rPr>
        <w:t xml:space="preserve"> </w:t>
      </w:r>
      <w:r w:rsidR="00850CFE">
        <w:rPr>
          <w:color w:val="auto"/>
        </w:rPr>
        <w:t xml:space="preserve">lower levels of </w:t>
      </w:r>
      <w:r w:rsidR="003B38D9">
        <w:t xml:space="preserve">routine work </w:t>
      </w:r>
      <w:r w:rsidR="00850CFE">
        <w:t>in 1980</w:t>
      </w:r>
      <w:r w:rsidR="00093D65">
        <w:t xml:space="preserve"> and</w:t>
      </w:r>
      <w:r w:rsidR="00850CFE">
        <w:t xml:space="preserve"> </w:t>
      </w:r>
      <w:r w:rsidR="003B38D9">
        <w:t>saw</w:t>
      </w:r>
      <w:r w:rsidR="00B8258B">
        <w:t xml:space="preserve"> </w:t>
      </w:r>
      <w:r w:rsidR="00850CFE">
        <w:t xml:space="preserve">much </w:t>
      </w:r>
      <w:r w:rsidR="00B8258B">
        <w:t xml:space="preserve">more </w:t>
      </w:r>
      <w:r>
        <w:t xml:space="preserve">muted increases </w:t>
      </w:r>
      <w:r w:rsidR="00D8118D">
        <w:t xml:space="preserve">in </w:t>
      </w:r>
      <w:r>
        <w:t>low-skill service work</w:t>
      </w:r>
      <w:r w:rsidR="00850CFE">
        <w:t xml:space="preserve"> in the neighborhood of </w:t>
      </w:r>
      <w:r w:rsidR="00BF295E">
        <w:t xml:space="preserve">4 </w:t>
      </w:r>
      <w:r w:rsidR="003B38D9">
        <w:t>percentage points</w:t>
      </w:r>
      <w:r>
        <w:t>.</w:t>
      </w:r>
    </w:p>
    <w:p w14:paraId="6A85F8F2" w14:textId="70CF9B1C" w:rsidR="00620446" w:rsidRPr="00B638B4" w:rsidRDefault="00620446" w:rsidP="009078E4">
      <w:pPr>
        <w:pStyle w:val="Normal1"/>
        <w:spacing w:after="200"/>
        <w:rPr>
          <w:color w:val="FF0000"/>
        </w:rPr>
      </w:pPr>
      <w:r>
        <w:t>In sum, the places with the largest exposure to routine work</w:t>
      </w:r>
      <w:r w:rsidR="0028208A">
        <w:t xml:space="preserve"> (and implicitly automation, especially in the </w:t>
      </w:r>
      <w:r w:rsidR="0028208A" w:rsidRPr="005A2D00">
        <w:rPr>
          <w:color w:val="auto"/>
        </w:rPr>
        <w:t xml:space="preserve">production sector) saw </w:t>
      </w:r>
      <w:r w:rsidR="0090715B" w:rsidRPr="005A2D00">
        <w:rPr>
          <w:color w:val="auto"/>
        </w:rPr>
        <w:t xml:space="preserve">some </w:t>
      </w:r>
      <w:r w:rsidR="00E1111B" w:rsidRPr="005A2D00">
        <w:rPr>
          <w:color w:val="auto"/>
        </w:rPr>
        <w:t xml:space="preserve">of </w:t>
      </w:r>
      <w:r w:rsidRPr="005A2D00">
        <w:rPr>
          <w:color w:val="auto"/>
        </w:rPr>
        <w:t xml:space="preserve">the greatest </w:t>
      </w:r>
      <w:r w:rsidR="0028208A" w:rsidRPr="005A2D00">
        <w:rPr>
          <w:color w:val="auto"/>
        </w:rPr>
        <w:t>increases of low</w:t>
      </w:r>
      <w:r w:rsidR="00E1111B" w:rsidRPr="005A2D00">
        <w:rPr>
          <w:color w:val="auto"/>
        </w:rPr>
        <w:t>er-skill</w:t>
      </w:r>
      <w:r w:rsidR="0028208A" w:rsidRPr="005A2D00">
        <w:rPr>
          <w:color w:val="auto"/>
        </w:rPr>
        <w:t xml:space="preserve"> service employment i</w:t>
      </w:r>
      <w:r w:rsidRPr="005A2D00">
        <w:rPr>
          <w:color w:val="auto"/>
        </w:rPr>
        <w:t xml:space="preserve">n the </w:t>
      </w:r>
      <w:r w:rsidR="005E715A">
        <w:rPr>
          <w:color w:val="auto"/>
        </w:rPr>
        <w:t>IT era</w:t>
      </w:r>
      <w:r w:rsidR="001C6670">
        <w:rPr>
          <w:color w:val="auto"/>
        </w:rPr>
        <w:t xml:space="preserve"> as their relatively larger routine, or middle-skill, workforces came under pressure from automation</w:t>
      </w:r>
      <w:r w:rsidRPr="005A2D00">
        <w:rPr>
          <w:color w:val="auto"/>
        </w:rPr>
        <w:t>.</w:t>
      </w:r>
      <w:r w:rsidR="0028208A" w:rsidRPr="005A2D00">
        <w:rPr>
          <w:color w:val="auto"/>
        </w:rPr>
        <w:t xml:space="preserve"> </w:t>
      </w:r>
      <w:r w:rsidR="00E1111B" w:rsidRPr="005A2D00">
        <w:rPr>
          <w:color w:val="auto"/>
        </w:rPr>
        <w:t xml:space="preserve">Conversely, </w:t>
      </w:r>
      <w:r w:rsidR="0090715B" w:rsidRPr="005A2D00">
        <w:rPr>
          <w:color w:val="auto"/>
        </w:rPr>
        <w:t xml:space="preserve">other </w:t>
      </w:r>
      <w:r w:rsidR="007A38E5" w:rsidRPr="005A2D00">
        <w:rPr>
          <w:color w:val="auto"/>
        </w:rPr>
        <w:t>metro</w:t>
      </w:r>
      <w:ins w:id="219" w:author="david jackson" w:date="2018-12-05T15:49:00Z">
        <w:r w:rsidR="00FA00AD">
          <w:rPr>
            <w:color w:val="auto"/>
          </w:rPr>
          <w:t xml:space="preserve"> area</w:t>
        </w:r>
      </w:ins>
      <w:r w:rsidR="007A38E5" w:rsidRPr="005A2D00">
        <w:rPr>
          <w:color w:val="auto"/>
        </w:rPr>
        <w:t>s</w:t>
      </w:r>
      <w:r w:rsidR="005A2D00" w:rsidRPr="005A2D00">
        <w:rPr>
          <w:color w:val="auto"/>
        </w:rPr>
        <w:t xml:space="preserve"> with lower shares of routine employment</w:t>
      </w:r>
      <w:r w:rsidR="00D37E4B">
        <w:rPr>
          <w:color w:val="auto"/>
        </w:rPr>
        <w:t xml:space="preserve"> </w:t>
      </w:r>
      <w:r w:rsidR="0090715B" w:rsidRPr="005A2D00">
        <w:rPr>
          <w:color w:val="auto"/>
        </w:rPr>
        <w:t xml:space="preserve">saw </w:t>
      </w:r>
      <w:r w:rsidR="001C6670">
        <w:rPr>
          <w:color w:val="auto"/>
        </w:rPr>
        <w:t xml:space="preserve">less dramatic </w:t>
      </w:r>
      <w:r w:rsidR="002F6A45" w:rsidRPr="005A2D00">
        <w:rPr>
          <w:color w:val="auto"/>
        </w:rPr>
        <w:t>labor market</w:t>
      </w:r>
      <w:r w:rsidR="001C6670">
        <w:rPr>
          <w:color w:val="auto"/>
        </w:rPr>
        <w:t xml:space="preserve"> transitions</w:t>
      </w:r>
      <w:r w:rsidR="002F6A45" w:rsidRPr="005A2D00">
        <w:rPr>
          <w:color w:val="auto"/>
        </w:rPr>
        <w:t>.</w:t>
      </w:r>
      <w:r w:rsidR="005A2D00">
        <w:rPr>
          <w:color w:val="auto"/>
        </w:rPr>
        <w:t xml:space="preserve"> In that fashion, the local impact of </w:t>
      </w:r>
      <w:r w:rsidR="002939BD">
        <w:rPr>
          <w:color w:val="auto"/>
        </w:rPr>
        <w:t xml:space="preserve">automation </w:t>
      </w:r>
      <w:r w:rsidR="005A2D00">
        <w:rPr>
          <w:color w:val="auto"/>
        </w:rPr>
        <w:t xml:space="preserve">during the </w:t>
      </w:r>
      <w:r w:rsidR="005E715A">
        <w:rPr>
          <w:color w:val="auto"/>
        </w:rPr>
        <w:t>IT era</w:t>
      </w:r>
      <w:r w:rsidR="005A2D00">
        <w:rPr>
          <w:color w:val="auto"/>
        </w:rPr>
        <w:t xml:space="preserve"> from 1980 to </w:t>
      </w:r>
      <w:r w:rsidR="00952032">
        <w:rPr>
          <w:color w:val="auto"/>
        </w:rPr>
        <w:t xml:space="preserve">today </w:t>
      </w:r>
      <w:r w:rsidR="002939BD">
        <w:rPr>
          <w:color w:val="auto"/>
        </w:rPr>
        <w:t>varied significantly depending on the degree of routine or rote task content in the local job mix.</w:t>
      </w:r>
      <w:r w:rsidR="005A2D00">
        <w:rPr>
          <w:color w:val="auto"/>
        </w:rPr>
        <w:t xml:space="preserve"> </w:t>
      </w:r>
    </w:p>
    <w:p w14:paraId="2682F76B" w14:textId="7A3702A4" w:rsidR="000B4A58" w:rsidRDefault="000B4A58" w:rsidP="009078E4">
      <w:pPr>
        <w:pStyle w:val="Heading2"/>
        <w:spacing w:after="200"/>
      </w:pPr>
      <w:r>
        <w:t xml:space="preserve">Automation in the </w:t>
      </w:r>
      <w:r w:rsidR="00B758AB">
        <w:t xml:space="preserve">AI </w:t>
      </w:r>
      <w:r w:rsidR="009078E4">
        <w:t>Era</w:t>
      </w:r>
    </w:p>
    <w:p w14:paraId="07B6B27D" w14:textId="7157309C" w:rsidR="000B749A" w:rsidRDefault="008E62CB" w:rsidP="009078E4">
      <w:pPr>
        <w:pStyle w:val="Normal1"/>
        <w:spacing w:after="200"/>
      </w:pPr>
      <w:del w:id="220" w:author="david jackson" w:date="2018-12-06T15:33:00Z">
        <w:r w:rsidDel="00F92FB9">
          <w:delText xml:space="preserve">But those </w:delText>
        </w:r>
        <w:r w:rsidR="009078E4" w:rsidDel="00F92FB9">
          <w:delText>are</w:delText>
        </w:r>
        <w:r w:rsidDel="00F92FB9">
          <w:delText xml:space="preserve"> trends from the </w:delText>
        </w:r>
        <w:r w:rsidR="0090715B" w:rsidDel="00F92FB9">
          <w:delText xml:space="preserve">recent </w:delText>
        </w:r>
        <w:r w:rsidR="00B758AB" w:rsidDel="00F92FB9">
          <w:delText>IT</w:delText>
        </w:r>
        <w:r w:rsidR="000B749A" w:rsidDel="00F92FB9">
          <w:delText xml:space="preserve"> a</w:delText>
        </w:r>
        <w:r w:rsidR="00620446" w:rsidDel="00F92FB9">
          <w:delText>ge</w:delText>
        </w:r>
        <w:r w:rsidDel="00F92FB9">
          <w:delText xml:space="preserve">. </w:delText>
        </w:r>
      </w:del>
      <w:r>
        <w:t xml:space="preserve">Now that </w:t>
      </w:r>
      <w:ins w:id="221" w:author="david jackson" w:date="2018-12-06T15:33:00Z">
        <w:r w:rsidR="00F92FB9">
          <w:t xml:space="preserve">the IT </w:t>
        </w:r>
      </w:ins>
      <w:r>
        <w:t xml:space="preserve">era is </w:t>
      </w:r>
      <w:r w:rsidR="00620446">
        <w:t>transform</w:t>
      </w:r>
      <w:r w:rsidR="000B749A">
        <w:t xml:space="preserve">ing into an </w:t>
      </w:r>
      <w:r w:rsidR="00B758AB">
        <w:t xml:space="preserve">AI </w:t>
      </w:r>
      <w:r w:rsidR="009078E4">
        <w:t>era</w:t>
      </w:r>
      <w:r w:rsidR="000B749A">
        <w:t xml:space="preserve"> pervaded by more powerful digital technologies</w:t>
      </w:r>
      <w:del w:id="222" w:author="david jackson" w:date="2018-12-06T15:34:00Z">
        <w:r w:rsidR="008A5C48" w:rsidDel="00636985">
          <w:delText xml:space="preserve"> such as artificial intelligence</w:delText>
        </w:r>
      </w:del>
      <w:r w:rsidR="000B749A">
        <w:t xml:space="preserve">. </w:t>
      </w:r>
      <w:r>
        <w:t xml:space="preserve">Which raises the question: </w:t>
      </w:r>
      <w:r w:rsidR="000B749A">
        <w:t>W</w:t>
      </w:r>
      <w:r w:rsidR="00620446">
        <w:t>hat</w:t>
      </w:r>
      <w:r w:rsidR="00D2292B">
        <w:t xml:space="preserve"> </w:t>
      </w:r>
      <w:r w:rsidR="00620446">
        <w:t xml:space="preserve">will the </w:t>
      </w:r>
      <w:r w:rsidR="000B749A">
        <w:t xml:space="preserve">next phase of the </w:t>
      </w:r>
      <w:r w:rsidR="00B9788A">
        <w:t xml:space="preserve">interplay </w:t>
      </w:r>
      <w:r w:rsidR="00620446">
        <w:t xml:space="preserve">between automation and employment look like? </w:t>
      </w:r>
      <w:r w:rsidR="000F2473">
        <w:t>Will it be different</w:t>
      </w:r>
      <w:r w:rsidR="00620446">
        <w:t xml:space="preserve">? </w:t>
      </w:r>
    </w:p>
    <w:p w14:paraId="0BC3582B" w14:textId="1C570712" w:rsidR="000B749A" w:rsidRDefault="000B749A" w:rsidP="009078E4">
      <w:pPr>
        <w:pStyle w:val="Normal1"/>
        <w:spacing w:after="200"/>
      </w:pPr>
      <w:del w:id="223" w:author="david jackson" w:date="2018-12-06T15:36:00Z">
        <w:r w:rsidDel="00CF79CA">
          <w:delText xml:space="preserve">To shed some light on this, the </w:delText>
        </w:r>
        <w:r w:rsidR="008E62CB" w:rsidDel="00CF79CA">
          <w:delText>coming</w:delText>
        </w:r>
      </w:del>
      <w:ins w:id="224" w:author="david jackson" w:date="2018-12-06T15:36:00Z">
        <w:r w:rsidR="00CF79CA">
          <w:t>The</w:t>
        </w:r>
      </w:ins>
      <w:r w:rsidR="00D2292B">
        <w:t xml:space="preserve"> </w:t>
      </w:r>
      <w:r w:rsidR="008E62CB">
        <w:t>finding</w:t>
      </w:r>
      <w:r w:rsidR="00D2292B">
        <w:t>s</w:t>
      </w:r>
      <w:r w:rsidR="008E62CB">
        <w:t xml:space="preserve"> </w:t>
      </w:r>
      <w:r>
        <w:t>on national</w:t>
      </w:r>
      <w:r w:rsidR="001C6670">
        <w:t>,</w:t>
      </w:r>
      <w:r>
        <w:t xml:space="preserve"> regional</w:t>
      </w:r>
      <w:r w:rsidR="001C6670">
        <w:t>, and social-group</w:t>
      </w:r>
      <w:r>
        <w:t xml:space="preserve"> trends </w:t>
      </w:r>
      <w:r w:rsidR="009078E4">
        <w:t>utilize</w:t>
      </w:r>
      <w:r>
        <w:t xml:space="preserve"> data on the current task content of occupations as well as </w:t>
      </w:r>
      <w:r w:rsidR="0081040E">
        <w:t xml:space="preserve">McKinsey’s </w:t>
      </w:r>
      <w:r>
        <w:t xml:space="preserve">estimates </w:t>
      </w:r>
      <w:r w:rsidR="00952032">
        <w:t xml:space="preserve">of workplace </w:t>
      </w:r>
      <w:r w:rsidR="0090715B">
        <w:t xml:space="preserve">susceptibility to </w:t>
      </w:r>
      <w:r>
        <w:t>automat</w:t>
      </w:r>
      <w:r w:rsidR="0090715B">
        <w:t xml:space="preserve">ion </w:t>
      </w:r>
      <w:r w:rsidR="00DF59D3">
        <w:t>in the next few decades</w:t>
      </w:r>
      <w:r>
        <w:t xml:space="preserve"> to get a sense of which</w:t>
      </w:r>
      <w:r w:rsidR="00B9788A">
        <w:t xml:space="preserve"> jobs</w:t>
      </w:r>
      <w:r w:rsidR="0090715B">
        <w:t>, industries, places</w:t>
      </w:r>
      <w:r w:rsidR="008A5C48">
        <w:t xml:space="preserve">, and </w:t>
      </w:r>
      <w:r w:rsidR="008E62CB">
        <w:t xml:space="preserve">demographic </w:t>
      </w:r>
      <w:r w:rsidR="008A5C48">
        <w:t>groups</w:t>
      </w:r>
      <w:r w:rsidR="0090715B">
        <w:t xml:space="preserve"> </w:t>
      </w:r>
      <w:r>
        <w:t xml:space="preserve">may be most exposed to disruption </w:t>
      </w:r>
      <w:del w:id="225" w:author="david jackson" w:date="2018-12-06T15:36:00Z">
        <w:r w:rsidDel="00F44BC5">
          <w:delText xml:space="preserve">from emerging technologies </w:delText>
        </w:r>
      </w:del>
      <w:r>
        <w:t>in the coming decades.</w:t>
      </w:r>
    </w:p>
    <w:p w14:paraId="589B0E90" w14:textId="40A0FC18" w:rsidR="004F2AF1" w:rsidRDefault="004F2AF1" w:rsidP="009078E4">
      <w:pPr>
        <w:pStyle w:val="Normal1"/>
        <w:spacing w:after="200"/>
      </w:pPr>
      <w:r>
        <w:t>Several points emerge at the national level:</w:t>
      </w:r>
    </w:p>
    <w:p w14:paraId="27618943" w14:textId="3AF72156" w:rsidR="008908EB" w:rsidDel="0054550A" w:rsidRDefault="00BD2AD6" w:rsidP="009078E4">
      <w:pPr>
        <w:pStyle w:val="Normal1"/>
        <w:spacing w:after="200"/>
        <w:rPr>
          <w:b/>
        </w:rPr>
      </w:pPr>
      <w:r w:rsidDel="0054550A">
        <w:rPr>
          <w:b/>
        </w:rPr>
        <w:t>4</w:t>
      </w:r>
      <w:r w:rsidR="004045FA" w:rsidDel="0054550A">
        <w:rPr>
          <w:b/>
        </w:rPr>
        <w:t xml:space="preserve">. </w:t>
      </w:r>
      <w:del w:id="226" w:author="david jackson" w:date="2018-12-06T15:37:00Z">
        <w:r w:rsidR="008908EB" w:rsidDel="00F44BC5">
          <w:rPr>
            <w:b/>
          </w:rPr>
          <w:delText>Looking forward</w:delText>
        </w:r>
        <w:r w:rsidR="00D2292B" w:rsidDel="00F44BC5">
          <w:rPr>
            <w:b/>
          </w:rPr>
          <w:delText>,</w:delText>
        </w:r>
        <w:r w:rsidR="008908EB" w:rsidDel="00F44BC5">
          <w:rPr>
            <w:b/>
          </w:rPr>
          <w:delText xml:space="preserve"> automation </w:delText>
        </w:r>
      </w:del>
      <w:ins w:id="227" w:author="david jackson" w:date="2018-12-06T15:37:00Z">
        <w:r w:rsidR="00F44BC5">
          <w:rPr>
            <w:b/>
          </w:rPr>
          <w:t>A</w:t>
        </w:r>
        <w:r w:rsidR="00F44BC5" w:rsidDel="0054550A">
          <w:rPr>
            <w:b/>
          </w:rPr>
          <w:t xml:space="preserve">utomation </w:t>
        </w:r>
      </w:ins>
      <w:r w:rsidR="008908EB" w:rsidDel="0054550A">
        <w:rPr>
          <w:b/>
        </w:rPr>
        <w:t>will</w:t>
      </w:r>
      <w:r w:rsidR="00F012FA">
        <w:rPr>
          <w:b/>
        </w:rPr>
        <w:t xml:space="preserve"> </w:t>
      </w:r>
      <w:r w:rsidR="008908EB" w:rsidDel="0054550A">
        <w:rPr>
          <w:b/>
        </w:rPr>
        <w:t xml:space="preserve">affect tasks </w:t>
      </w:r>
      <w:r w:rsidR="002260A2">
        <w:rPr>
          <w:b/>
        </w:rPr>
        <w:t xml:space="preserve">in virtually all occupational groups </w:t>
      </w:r>
      <w:ins w:id="228" w:author="david jackson" w:date="2018-12-06T15:37:00Z">
        <w:r w:rsidR="00873220">
          <w:rPr>
            <w:b/>
          </w:rPr>
          <w:t xml:space="preserve">in the future </w:t>
        </w:r>
      </w:ins>
      <w:r w:rsidR="008908EB" w:rsidDel="0054550A">
        <w:rPr>
          <w:b/>
        </w:rPr>
        <w:t xml:space="preserve">but will </w:t>
      </w:r>
      <w:r w:rsidR="009078E4">
        <w:rPr>
          <w:b/>
        </w:rPr>
        <w:t xml:space="preserve">likely </w:t>
      </w:r>
      <w:r w:rsidR="008908EB" w:rsidDel="0054550A">
        <w:rPr>
          <w:b/>
        </w:rPr>
        <w:t>continue to have a muted net impact on total employment</w:t>
      </w:r>
    </w:p>
    <w:p w14:paraId="40CC3EDF" w14:textId="639BF42B" w:rsidR="006F47E4" w:rsidRDefault="0054550A" w:rsidP="009078E4">
      <w:pPr>
        <w:pStyle w:val="Normal1"/>
        <w:spacing w:after="200"/>
      </w:pPr>
      <w:del w:id="229" w:author="david jackson" w:date="2018-12-06T15:38:00Z">
        <w:r w:rsidDel="007B6FCD">
          <w:delText>Looking forward, i</w:delText>
        </w:r>
      </w:del>
      <w:ins w:id="230" w:author="david jackson" w:date="2018-12-06T15:38:00Z">
        <w:r w:rsidR="007B6FCD">
          <w:t>I</w:t>
        </w:r>
      </w:ins>
      <w:r w:rsidR="00A025D4" w:rsidDel="0054550A">
        <w:t xml:space="preserve">ntelligent machines may well </w:t>
      </w:r>
      <w:r w:rsidR="004F2AF1">
        <w:t xml:space="preserve">take </w:t>
      </w:r>
      <w:r w:rsidR="002B0FE7">
        <w:t>over</w:t>
      </w:r>
      <w:r w:rsidR="004F2AF1">
        <w:t xml:space="preserve"> </w:t>
      </w:r>
      <w:r w:rsidR="004F2AF1" w:rsidDel="0054550A">
        <w:t xml:space="preserve">from humans </w:t>
      </w:r>
      <w:r w:rsidR="001253CB">
        <w:t>many</w:t>
      </w:r>
      <w:r w:rsidR="00A025D4" w:rsidDel="0054550A">
        <w:t xml:space="preserve"> </w:t>
      </w:r>
      <w:r w:rsidR="00A432DD" w:rsidDel="0054550A">
        <w:t xml:space="preserve">traditionally </w:t>
      </w:r>
      <w:r w:rsidR="00A025D4" w:rsidDel="0054550A">
        <w:t xml:space="preserve">protected </w:t>
      </w:r>
      <w:r w:rsidR="00A432DD" w:rsidDel="0054550A">
        <w:t xml:space="preserve">task </w:t>
      </w:r>
      <w:r w:rsidR="00A025D4" w:rsidDel="0054550A">
        <w:t xml:space="preserve">areas, but </w:t>
      </w:r>
      <w:r w:rsidR="004F2AF1" w:rsidDel="0054550A">
        <w:t xml:space="preserve">expert </w:t>
      </w:r>
      <w:r w:rsidR="00A025D4" w:rsidDel="0054550A">
        <w:t xml:space="preserve">opinion converges around </w:t>
      </w:r>
      <w:r w:rsidR="00830D27" w:rsidDel="0054550A">
        <w:t>several broad areas</w:t>
      </w:r>
      <w:r w:rsidR="00A025D4" w:rsidDel="0054550A">
        <w:t xml:space="preserve"> that</w:t>
      </w:r>
      <w:r w:rsidR="00830D27" w:rsidDel="0054550A">
        <w:t xml:space="preserve"> </w:t>
      </w:r>
      <w:r w:rsidR="00B479C5" w:rsidDel="0054550A">
        <w:t>appear to be</w:t>
      </w:r>
      <w:r w:rsidR="00830D27" w:rsidDel="0054550A">
        <w:t xml:space="preserve"> </w:t>
      </w:r>
      <w:r w:rsidR="00B479C5" w:rsidDel="0054550A">
        <w:t>particularly</w:t>
      </w:r>
      <w:r w:rsidR="00830D27" w:rsidDel="0054550A">
        <w:t xml:space="preserve"> </w:t>
      </w:r>
      <w:r w:rsidR="00830D27">
        <w:t>challenging for machines</w:t>
      </w:r>
      <w:r w:rsidR="00B479C5">
        <w:t xml:space="preserve"> now and </w:t>
      </w:r>
      <w:r w:rsidR="004F2AF1">
        <w:t xml:space="preserve">likely will remain so </w:t>
      </w:r>
      <w:r w:rsidR="00B479C5">
        <w:t>in the future</w:t>
      </w:r>
      <w:r w:rsidR="004F2AF1">
        <w:t>. This work that machines can’t readily do includes</w:t>
      </w:r>
      <w:r w:rsidR="006F47E4">
        <w:t>:</w:t>
      </w:r>
    </w:p>
    <w:p w14:paraId="08EDAC74" w14:textId="3574AD61" w:rsidR="006F47E4" w:rsidRDefault="001253CB" w:rsidP="007150DC">
      <w:pPr>
        <w:pStyle w:val="Normal1"/>
        <w:numPr>
          <w:ilvl w:val="0"/>
          <w:numId w:val="5"/>
        </w:numPr>
      </w:pPr>
      <w:r>
        <w:t xml:space="preserve">non-routine </w:t>
      </w:r>
      <w:r w:rsidR="00BB74E1">
        <w:t>“</w:t>
      </w:r>
      <w:r w:rsidR="00830D27">
        <w:t>abstract manual</w:t>
      </w:r>
      <w:r w:rsidR="00BB74E1">
        <w:t>”</w:t>
      </w:r>
      <w:r w:rsidR="00830D27">
        <w:t xml:space="preserve"> activities (perception, manipulation, dext</w:t>
      </w:r>
      <w:r w:rsidR="006F47E4">
        <w:t>erity, physical adaptability)</w:t>
      </w:r>
    </w:p>
    <w:p w14:paraId="70D287DF" w14:textId="714C65BE" w:rsidR="006F47E4" w:rsidRDefault="00830D27" w:rsidP="007150DC">
      <w:pPr>
        <w:pStyle w:val="Normal1"/>
        <w:numPr>
          <w:ilvl w:val="0"/>
          <w:numId w:val="5"/>
        </w:numPr>
      </w:pPr>
      <w:r>
        <w:lastRenderedPageBreak/>
        <w:t xml:space="preserve">creative intelligence (ideation, critical </w:t>
      </w:r>
      <w:r w:rsidR="006F47E4">
        <w:t>thinking, problem solving)</w:t>
      </w:r>
    </w:p>
    <w:p w14:paraId="296FD3F6" w14:textId="43C3C2EE" w:rsidR="00830D27" w:rsidRDefault="00830D27" w:rsidP="007150DC">
      <w:pPr>
        <w:pStyle w:val="Normal1"/>
        <w:numPr>
          <w:ilvl w:val="0"/>
          <w:numId w:val="5"/>
        </w:numPr>
        <w:spacing w:after="200"/>
      </w:pPr>
      <w:r>
        <w:t xml:space="preserve">social intelligence </w:t>
      </w:r>
      <w:r w:rsidR="00A432DD">
        <w:t>(intuition, teamwork, persuasion</w:t>
      </w:r>
      <w:r>
        <w:t>, situational adaptability, perceptiveness, caring for others)</w:t>
      </w:r>
      <w:r>
        <w:rPr>
          <w:rStyle w:val="EndnoteReference"/>
        </w:rPr>
        <w:endnoteReference w:id="34"/>
      </w:r>
    </w:p>
    <w:p w14:paraId="61CDC9D4" w14:textId="1CA0C8F9" w:rsidR="00830D27" w:rsidRDefault="008725E3">
      <w:pPr>
        <w:pStyle w:val="Normal1"/>
        <w:spacing w:after="200"/>
      </w:pPr>
      <w:r>
        <w:t xml:space="preserve">Given that, </w:t>
      </w:r>
      <w:r w:rsidR="00D04047">
        <w:t>t</w:t>
      </w:r>
      <w:r w:rsidR="00830D27">
        <w:t>ask</w:t>
      </w:r>
      <w:r w:rsidR="00557338">
        <w:t>s that involve information collection and</w:t>
      </w:r>
      <w:r w:rsidR="00830D27">
        <w:t xml:space="preserve"> processing or the performance of physical activities and operating machinery in </w:t>
      </w:r>
      <w:r w:rsidR="00830D27" w:rsidRPr="00694C11">
        <w:rPr>
          <w:iCs/>
          <w:rPrChange w:id="231" w:author="david jackson" w:date="2018-12-06T15:39:00Z">
            <w:rPr>
              <w:i/>
              <w:iCs/>
            </w:rPr>
          </w:rPrChange>
        </w:rPr>
        <w:t>predictable</w:t>
      </w:r>
      <w:r w:rsidR="00830D27">
        <w:t xml:space="preserve"> </w:t>
      </w:r>
      <w:r w:rsidR="00895E12">
        <w:t xml:space="preserve">physical </w:t>
      </w:r>
      <w:r w:rsidR="00830D27">
        <w:t xml:space="preserve">environments </w:t>
      </w:r>
      <w:r w:rsidR="00B479C5">
        <w:t>will be</w:t>
      </w:r>
      <w:r w:rsidR="00830D27">
        <w:t xml:space="preserve"> </w:t>
      </w:r>
      <w:r w:rsidR="00895E12">
        <w:t xml:space="preserve">more </w:t>
      </w:r>
      <w:r w:rsidR="00830D27">
        <w:t xml:space="preserve">vulnerable </w:t>
      </w:r>
      <w:r w:rsidR="00B479C5">
        <w:t xml:space="preserve">to </w:t>
      </w:r>
      <w:r w:rsidR="00557338">
        <w:t xml:space="preserve">new </w:t>
      </w:r>
      <w:r w:rsidR="006F47E4">
        <w:t xml:space="preserve">digital </w:t>
      </w:r>
      <w:r w:rsidR="00557338">
        <w:t>technologies</w:t>
      </w:r>
      <w:r w:rsidR="00830D27">
        <w:t xml:space="preserve">. These activities are </w:t>
      </w:r>
      <w:r w:rsidR="00895E12">
        <w:t xml:space="preserve">prevalent </w:t>
      </w:r>
      <w:r w:rsidR="00830D27">
        <w:t>i</w:t>
      </w:r>
      <w:r w:rsidR="00557338">
        <w:t>n many middle-skill</w:t>
      </w:r>
      <w:r w:rsidR="00830D27">
        <w:t xml:space="preserve"> roles—including office administration, construction, maintenance, repair, production, and</w:t>
      </w:r>
      <w:r w:rsidR="00557338">
        <w:t xml:space="preserve"> transportation, and </w:t>
      </w:r>
      <w:r>
        <w:t xml:space="preserve">the </w:t>
      </w:r>
      <w:r w:rsidR="00557338">
        <w:t>low-</w:t>
      </w:r>
      <w:r w:rsidR="00895E12">
        <w:t>wage</w:t>
      </w:r>
      <w:del w:id="232" w:author="david jackson" w:date="2018-12-06T15:43:00Z">
        <w:r w:rsidR="00895E12" w:rsidDel="00D7136A">
          <w:delText>,</w:delText>
        </w:r>
      </w:del>
      <w:r w:rsidR="00830D27">
        <w:t xml:space="preserve"> </w:t>
      </w:r>
      <w:r w:rsidR="00557338">
        <w:t xml:space="preserve">manual-intensive </w:t>
      </w:r>
      <w:r w:rsidR="00830D27">
        <w:t>areas of food preparation and agricultural activities.</w:t>
      </w:r>
    </w:p>
    <w:p w14:paraId="728CB8D1" w14:textId="1D596FEC" w:rsidR="00830D27" w:rsidRDefault="006F47E4">
      <w:pPr>
        <w:pStyle w:val="Normal1"/>
        <w:spacing w:after="200"/>
      </w:pPr>
      <w:r>
        <w:t>Activities</w:t>
      </w:r>
      <w:r w:rsidR="00FA08C4">
        <w:t xml:space="preserve"> </w:t>
      </w:r>
      <w:r>
        <w:t>that seem relatively secure</w:t>
      </w:r>
      <w:r w:rsidR="00D04047">
        <w:t>, by contrast,</w:t>
      </w:r>
      <w:r>
        <w:t xml:space="preserve"> </w:t>
      </w:r>
      <w:r w:rsidR="00830D27">
        <w:t xml:space="preserve">include: the management and development of people; applying expertise to decision making, planning and creative tasks; interfacing with people; and the performance of physical activities and operating machinery in </w:t>
      </w:r>
      <w:r w:rsidR="00830D27" w:rsidRPr="00DA5B1E">
        <w:rPr>
          <w:iCs/>
          <w:rPrChange w:id="233" w:author="david jackson" w:date="2018-12-06T15:44:00Z">
            <w:rPr>
              <w:i/>
              <w:iCs/>
            </w:rPr>
          </w:rPrChange>
        </w:rPr>
        <w:t>unpredictable</w:t>
      </w:r>
      <w:r w:rsidR="00830D27">
        <w:t xml:space="preserve"> </w:t>
      </w:r>
      <w:r w:rsidR="00895E12">
        <w:t xml:space="preserve">physical </w:t>
      </w:r>
      <w:r w:rsidR="00830D27">
        <w:t xml:space="preserve">environments. These </w:t>
      </w:r>
      <w:r>
        <w:t>activities</w:t>
      </w:r>
      <w:r w:rsidR="00830D27">
        <w:t xml:space="preserve"> are </w:t>
      </w:r>
      <w:r w:rsidR="00895E12">
        <w:t>most prominent</w:t>
      </w:r>
      <w:r w:rsidR="00830D27">
        <w:t xml:space="preserve"> in highly skilled management, professional, and technical roles; high, middle and low</w:t>
      </w:r>
      <w:ins w:id="234" w:author="david jackson" w:date="2018-12-06T15:44:00Z">
        <w:r w:rsidR="00DA5B1E">
          <w:t>-</w:t>
        </w:r>
      </w:ins>
      <w:del w:id="235" w:author="david jackson" w:date="2018-12-06T15:44:00Z">
        <w:r w:rsidR="00830D27" w:rsidDel="00DA5B1E">
          <w:delText xml:space="preserve"> </w:delText>
        </w:r>
      </w:del>
      <w:r w:rsidR="00830D27">
        <w:t>skilled roles involving health and personal care or interacting with others; and low</w:t>
      </w:r>
      <w:ins w:id="236" w:author="david jackson" w:date="2018-12-06T15:49:00Z">
        <w:r w:rsidR="00E84B1F">
          <w:t>-</w:t>
        </w:r>
      </w:ins>
      <w:del w:id="237" w:author="david jackson" w:date="2018-12-06T15:49:00Z">
        <w:r w:rsidR="00830D27" w:rsidDel="00E84B1F">
          <w:delText xml:space="preserve"> </w:delText>
        </w:r>
      </w:del>
      <w:r w:rsidR="00830D27">
        <w:t>skilled roles that involve cleaning and protective services.</w:t>
      </w:r>
      <w:r w:rsidR="00596920">
        <w:t xml:space="preserve"> </w:t>
      </w:r>
      <w:del w:id="238" w:author="david jackson" w:date="2018-12-06T15:49:00Z">
        <w:r w:rsidR="00EF215B" w:rsidDel="00560B64">
          <w:delText xml:space="preserve">To illustrate, </w:delText>
        </w:r>
      </w:del>
      <w:r w:rsidR="005508FF" w:rsidRPr="005508FF">
        <w:rPr>
          <w:color w:val="FF0000"/>
          <w:highlight w:val="yellow"/>
        </w:rPr>
        <w:t>T</w:t>
      </w:r>
      <w:r w:rsidR="00EF215B" w:rsidRPr="005508FF">
        <w:rPr>
          <w:color w:val="FF0000"/>
          <w:highlight w:val="yellow"/>
        </w:rPr>
        <w:t xml:space="preserve">able </w:t>
      </w:r>
      <w:r w:rsidR="005508FF" w:rsidRPr="005508FF">
        <w:rPr>
          <w:color w:val="FF0000"/>
          <w:highlight w:val="yellow"/>
        </w:rPr>
        <w:t>X</w:t>
      </w:r>
      <w:r w:rsidR="005508FF">
        <w:t xml:space="preserve"> </w:t>
      </w:r>
      <w:r w:rsidR="00EF215B">
        <w:t>below displays some representative occupations and their associated task-level automation potential from McKinsey</w:t>
      </w:r>
      <w:r w:rsidR="005508FF">
        <w:t xml:space="preserve"> as utilized by this report</w:t>
      </w:r>
      <w:r w:rsidR="00EF215B">
        <w:t>, average wages, and educational requirements.</w:t>
      </w:r>
    </w:p>
    <w:p w14:paraId="2A3E3C3D" w14:textId="1B6FE80A" w:rsidR="00596920" w:rsidRDefault="00F87068">
      <w:pPr>
        <w:pStyle w:val="Normal1"/>
        <w:spacing w:after="200"/>
      </w:pPr>
      <w:r w:rsidRPr="00F87068">
        <w:rPr>
          <w:noProof/>
        </w:rPr>
        <w:drawing>
          <wp:inline distT="0" distB="0" distL="0" distR="0" wp14:anchorId="5A8F4D24" wp14:editId="54802A1D">
            <wp:extent cx="5486400" cy="311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10345"/>
                    </a:xfrm>
                    <a:prstGeom prst="rect">
                      <a:avLst/>
                    </a:prstGeom>
                    <a:noFill/>
                    <a:ln>
                      <a:noFill/>
                    </a:ln>
                  </pic:spPr>
                </pic:pic>
              </a:graphicData>
            </a:graphic>
          </wp:inline>
        </w:drawing>
      </w:r>
    </w:p>
    <w:p w14:paraId="3211B645" w14:textId="278E183C" w:rsidR="0081040E" w:rsidRPr="00E26104" w:rsidRDefault="00B8258B">
      <w:pPr>
        <w:pStyle w:val="Normal1"/>
        <w:spacing w:after="200"/>
      </w:pPr>
      <w:del w:id="239" w:author="david jackson" w:date="2018-12-06T15:50:00Z">
        <w:r w:rsidDel="003616E7">
          <w:delText>Along these lines</w:delText>
        </w:r>
      </w:del>
      <w:ins w:id="240" w:author="david jackson" w:date="2018-12-06T15:50:00Z">
        <w:r w:rsidR="003616E7">
          <w:t>Similarly</w:t>
        </w:r>
      </w:ins>
      <w:r>
        <w:t xml:space="preserve">, </w:t>
      </w:r>
      <w:r w:rsidR="00625997" w:rsidRPr="005A4A10">
        <w:rPr>
          <w:color w:val="FF0000"/>
          <w:highlight w:val="yellow"/>
        </w:rPr>
        <w:t>Figure X</w:t>
      </w:r>
      <w:r w:rsidR="00206535">
        <w:t xml:space="preserve"> shows</w:t>
      </w:r>
      <w:r w:rsidR="00625997">
        <w:t xml:space="preserve"> the </w:t>
      </w:r>
      <w:r w:rsidR="00AD62D5">
        <w:t xml:space="preserve">future </w:t>
      </w:r>
      <w:r w:rsidR="00625997">
        <w:t xml:space="preserve">automation potential of occupations </w:t>
      </w:r>
      <w:r w:rsidR="00596920">
        <w:t>by</w:t>
      </w:r>
      <w:r w:rsidR="00625997">
        <w:t xml:space="preserve"> occupational families (two-digit SOC codes</w:t>
      </w:r>
      <w:r w:rsidR="0020678D">
        <w:t>)</w:t>
      </w:r>
      <w:r>
        <w:t xml:space="preserve"> as derived from the McKinsey ratings</w:t>
      </w:r>
      <w:r w:rsidR="00206535">
        <w:t>.</w:t>
      </w:r>
      <w:r w:rsidR="007C287D">
        <w:t xml:space="preserve"> </w:t>
      </w:r>
      <w:r w:rsidR="00C43609">
        <w:t>Regardless of whether technological reality will keep up with technological possibility,</w:t>
      </w:r>
      <w:r w:rsidR="007C753D">
        <w:t xml:space="preserve"> </w:t>
      </w:r>
      <w:r w:rsidR="00C43609">
        <w:t>the pattern of automatability is clear r</w:t>
      </w:r>
      <w:r>
        <w:t xml:space="preserve">anging from left to right. </w:t>
      </w:r>
      <w:r w:rsidR="007C287D">
        <w:t xml:space="preserve">Occupations in </w:t>
      </w:r>
      <w:r>
        <w:t xml:space="preserve">complex, </w:t>
      </w:r>
      <w:del w:id="241" w:author="david jackson" w:date="2018-12-06T15:50:00Z">
        <w:r w:rsidDel="00550841">
          <w:delText>“</w:delText>
        </w:r>
      </w:del>
      <w:r>
        <w:t>creative</w:t>
      </w:r>
      <w:del w:id="242" w:author="david jackson" w:date="2018-12-06T15:50:00Z">
        <w:r w:rsidDel="00550841">
          <w:delText>”</w:delText>
        </w:r>
      </w:del>
      <w:r>
        <w:t xml:space="preserve"> and social fields like </w:t>
      </w:r>
      <w:r w:rsidR="007C287D">
        <w:t xml:space="preserve">management, </w:t>
      </w:r>
      <w:r w:rsidR="008A4E3C">
        <w:t xml:space="preserve">business and finance, science and technology (computer, math, physical and life sciences, </w:t>
      </w:r>
      <w:r w:rsidR="008A4E3C">
        <w:lastRenderedPageBreak/>
        <w:t>architecture and engineering)</w:t>
      </w:r>
      <w:r w:rsidR="00FD421A">
        <w:t xml:space="preserve">, law, education, arts, media, and entertainment, </w:t>
      </w:r>
      <w:del w:id="243" w:author="david jackson" w:date="2018-12-05T15:43:00Z">
        <w:r w:rsidR="00FD421A" w:rsidDel="00FA00AD">
          <w:delText>healthcare</w:delText>
        </w:r>
      </w:del>
      <w:ins w:id="244" w:author="david jackson" w:date="2018-12-05T15:43:00Z">
        <w:r w:rsidR="00FA00AD">
          <w:t>health care</w:t>
        </w:r>
      </w:ins>
      <w:r w:rsidR="00FD421A">
        <w:t xml:space="preserve">, and social and community services have among the lowest automation potential across the workforce. </w:t>
      </w:r>
      <w:r>
        <w:t xml:space="preserve">At </w:t>
      </w:r>
      <w:r w:rsidR="00FD421A">
        <w:t>the high end of automation potential</w:t>
      </w:r>
      <w:r>
        <w:t xml:space="preserve">, by contrast, </w:t>
      </w:r>
      <w:r w:rsidR="00FD421A">
        <w:t xml:space="preserve">are roles </w:t>
      </w:r>
      <w:r w:rsidR="008725E3">
        <w:t>in</w:t>
      </w:r>
      <w:r>
        <w:t xml:space="preserve"> more </w:t>
      </w:r>
      <w:r w:rsidR="00054ED4">
        <w:t>cut-and-dried activity areas such as</w:t>
      </w:r>
      <w:r w:rsidR="00FD421A">
        <w:t xml:space="preserve"> office and administration, agricultur</w:t>
      </w:r>
      <w:r w:rsidR="00054ED4">
        <w:t>e</w:t>
      </w:r>
      <w:r w:rsidR="00FD421A">
        <w:t>, construction and extraction, maintenance and repair, production, transportation, and food services</w:t>
      </w:r>
      <w:r w:rsidR="007C753D">
        <w:t xml:space="preserve">—in general, </w:t>
      </w:r>
      <w:ins w:id="245" w:author="david jackson" w:date="2018-12-07T14:36:00Z">
        <w:r w:rsidR="00F44E6B">
          <w:t xml:space="preserve">the </w:t>
        </w:r>
      </w:ins>
      <w:r w:rsidR="007C753D">
        <w:t>areas that saw the most impact in the previous IT era</w:t>
      </w:r>
      <w:r w:rsidR="00FD421A">
        <w:t>. In the middle are protective services, building and ground maintenance, and personal services.</w:t>
      </w:r>
    </w:p>
    <w:p w14:paraId="2A530666" w14:textId="035D5783" w:rsidR="00A47403" w:rsidRPr="007F02E0" w:rsidRDefault="00C86FD8">
      <w:pPr>
        <w:pStyle w:val="Normal1"/>
        <w:spacing w:after="200"/>
        <w:rPr>
          <w:sz w:val="16"/>
          <w:szCs w:val="16"/>
        </w:rPr>
      </w:pPr>
      <w:r>
        <w:rPr>
          <w:noProof/>
        </w:rPr>
        <w:drawing>
          <wp:inline distT="0" distB="0" distL="0" distR="0" wp14:anchorId="14462632" wp14:editId="252E1A9F">
            <wp:extent cx="5932170" cy="6041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6041390"/>
                    </a:xfrm>
                    <a:prstGeom prst="rect">
                      <a:avLst/>
                    </a:prstGeom>
                    <a:noFill/>
                  </pic:spPr>
                </pic:pic>
              </a:graphicData>
            </a:graphic>
          </wp:inline>
        </w:drawing>
      </w:r>
      <w:r w:rsidR="00A47403" w:rsidRPr="007F02E0">
        <w:rPr>
          <w:sz w:val="16"/>
          <w:szCs w:val="16"/>
        </w:rPr>
        <w:t xml:space="preserve">Note: 11=Management Occupations; 13=Business and Financial Operations Occupations; 15=Computer and Mathematical Occupations; 17=Architecture and Engineering Occupations; 19=Life, Physical, and Social Science Occupations; 21=Community and Social Services Occupations; 23=Legal Occupations; 25=Education, Training, and Library Occupations; 27=Arts, Design, Entertainment, Sports, and Media Occupations; 29=Healthcare Practitioners and </w:t>
      </w:r>
      <w:r w:rsidR="00A47403" w:rsidRPr="007F02E0">
        <w:rPr>
          <w:sz w:val="16"/>
          <w:szCs w:val="16"/>
        </w:rPr>
        <w:lastRenderedPageBreak/>
        <w:t>Technical Occupations; 31=Healthcare Support Occupations; 33=Protective Service Occupations; 35=Food Preparation and Serving Related Occupations; 37=Building and Grounds Cleaning and Maintenance Occupations; 39=Personal Care and Service Occupations; 41=Sales and Related Occupations; 43=Office and Administrative Support Occupations; 45=Farming, Fishing, and Forestry Occupations; 47=Construction and Extraction Occupations; 49=Installation, Maintenance, and Repair Occupations; 51=Production Occupations; 53=Transportation and Material Moving Occupations</w:t>
      </w:r>
    </w:p>
    <w:p w14:paraId="01BCB395" w14:textId="543D493F" w:rsidR="008853FD" w:rsidRDefault="00A44B88">
      <w:pPr>
        <w:pStyle w:val="Normal1"/>
        <w:keepNext/>
        <w:spacing w:after="200"/>
      </w:pPr>
      <w:r>
        <w:t>How do</w:t>
      </w:r>
      <w:r w:rsidR="00054ED4" w:rsidRPr="00054ED4">
        <w:t xml:space="preserve"> these exposures break out as shares of the nation’s employment</w:t>
      </w:r>
      <w:r w:rsidR="00054ED4">
        <w:t xml:space="preserve">? The picture seems </w:t>
      </w:r>
      <w:r w:rsidR="00E4133A">
        <w:t xml:space="preserve">significant but </w:t>
      </w:r>
      <w:r w:rsidR="00054ED4">
        <w:t>less than dire</w:t>
      </w:r>
      <w:r w:rsidR="008E2C98">
        <w:t xml:space="preserve"> at the national level</w:t>
      </w:r>
      <w:r w:rsidR="00054ED4">
        <w:t>.</w:t>
      </w:r>
      <w:r w:rsidR="00054ED4" w:rsidRPr="00054ED4">
        <w:t xml:space="preserve"> </w:t>
      </w:r>
      <w:r w:rsidR="00874BE8" w:rsidRPr="00421CD0">
        <w:rPr>
          <w:highlight w:val="yellow"/>
        </w:rPr>
        <w:t>Figure X</w:t>
      </w:r>
      <w:r w:rsidR="00874BE8">
        <w:t xml:space="preserve"> shows the distribution employment by</w:t>
      </w:r>
      <w:r w:rsidR="002D59C1">
        <w:t xml:space="preserve"> task-level</w:t>
      </w:r>
      <w:r w:rsidR="00874BE8">
        <w:t xml:space="preserve"> automation potential</w:t>
      </w:r>
      <w:r w:rsidR="00D97AAF">
        <w:t xml:space="preserve">, broken into </w:t>
      </w:r>
      <w:r w:rsidR="002D59C1">
        <w:t xml:space="preserve">low (0 to 30 percent), medium (30 to 70 percent), and high </w:t>
      </w:r>
      <w:r w:rsidR="00F562F5">
        <w:t>potential</w:t>
      </w:r>
      <w:r w:rsidR="002D59C1">
        <w:t xml:space="preserve"> (70 to 100 percent) groupings</w:t>
      </w:r>
      <w:r w:rsidR="00D97AAF">
        <w:t>.</w:t>
      </w:r>
      <w:r w:rsidR="00BB6E62">
        <w:rPr>
          <w:rStyle w:val="EndnoteReference"/>
        </w:rPr>
        <w:endnoteReference w:id="35"/>
      </w:r>
    </w:p>
    <w:p w14:paraId="25BACD54" w14:textId="01608A27" w:rsidR="002C2F1B" w:rsidRDefault="00050C0C">
      <w:pPr>
        <w:pStyle w:val="Normal1"/>
        <w:keepNext/>
        <w:spacing w:after="200"/>
        <w:jc w:val="center"/>
      </w:pPr>
      <w:r w:rsidRPr="00050C0C">
        <w:rPr>
          <w:noProof/>
        </w:rPr>
        <w:drawing>
          <wp:inline distT="0" distB="0" distL="0" distR="0" wp14:anchorId="3024450C" wp14:editId="3A72FFFC">
            <wp:extent cx="4572000" cy="36924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692464"/>
                    </a:xfrm>
                    <a:prstGeom prst="rect">
                      <a:avLst/>
                    </a:prstGeom>
                    <a:noFill/>
                    <a:ln>
                      <a:noFill/>
                    </a:ln>
                  </pic:spPr>
                </pic:pic>
              </a:graphicData>
            </a:graphic>
          </wp:inline>
        </w:drawing>
      </w:r>
    </w:p>
    <w:p w14:paraId="63F142C1" w14:textId="7848649C" w:rsidR="00996DE2" w:rsidRDefault="00AD62D5">
      <w:pPr>
        <w:pStyle w:val="Normal1"/>
        <w:spacing w:after="200"/>
      </w:pPr>
      <w:r>
        <w:t>Over the next few decades</w:t>
      </w:r>
      <w:r w:rsidR="00E4133A">
        <w:t xml:space="preserve">, </w:t>
      </w:r>
      <w:r w:rsidR="00934DB9">
        <w:t>some</w:t>
      </w:r>
      <w:r w:rsidR="00E4133A">
        <w:t xml:space="preserve"> </w:t>
      </w:r>
      <w:r w:rsidR="00BB6E62" w:rsidRPr="002B0FE7">
        <w:rPr>
          <w:color w:val="auto"/>
        </w:rPr>
        <w:t xml:space="preserve">25 </w:t>
      </w:r>
      <w:r w:rsidR="00E4133A" w:rsidRPr="002B0FE7">
        <w:rPr>
          <w:color w:val="auto"/>
        </w:rPr>
        <w:t xml:space="preserve">percent of U.S. employment </w:t>
      </w:r>
      <w:r w:rsidR="00934DB9">
        <w:t>(</w:t>
      </w:r>
      <w:r w:rsidR="00F562F5" w:rsidRPr="002B0FE7">
        <w:rPr>
          <w:color w:val="auto"/>
        </w:rPr>
        <w:t>36</w:t>
      </w:r>
      <w:r w:rsidR="00934DB9" w:rsidRPr="00934DB9">
        <w:rPr>
          <w:color w:val="FF0000"/>
        </w:rPr>
        <w:t xml:space="preserve"> </w:t>
      </w:r>
      <w:r w:rsidR="00934DB9" w:rsidRPr="00B638B4">
        <w:rPr>
          <w:color w:val="auto"/>
        </w:rPr>
        <w:t>million jobs</w:t>
      </w:r>
      <w:r w:rsidR="00934DB9">
        <w:rPr>
          <w:color w:val="auto"/>
        </w:rPr>
        <w:t xml:space="preserve"> in 2016</w:t>
      </w:r>
      <w:r w:rsidR="00934DB9">
        <w:t xml:space="preserve">) </w:t>
      </w:r>
      <w:r w:rsidR="00E4133A" w:rsidRPr="00D27DA5">
        <w:rPr>
          <w:color w:val="auto"/>
        </w:rPr>
        <w:t xml:space="preserve">will have experienced high exposure to automation (with greater than </w:t>
      </w:r>
      <w:r w:rsidR="00934DB9" w:rsidRPr="00D27DA5">
        <w:rPr>
          <w:color w:val="auto"/>
        </w:rPr>
        <w:t>7</w:t>
      </w:r>
      <w:r w:rsidR="00E4133A" w:rsidRPr="00D27DA5">
        <w:rPr>
          <w:color w:val="auto"/>
        </w:rPr>
        <w:t>0 per</w:t>
      </w:r>
      <w:r w:rsidR="00E4133A">
        <w:t>cent of current task content at risk of substitution</w:t>
      </w:r>
      <w:r w:rsidR="00934DB9">
        <w:t xml:space="preserve">. </w:t>
      </w:r>
      <w:r w:rsidR="00996DE2">
        <w:t>At the same, the data suggest t</w:t>
      </w:r>
      <w:r w:rsidR="00996DE2" w:rsidRPr="002B0FE7">
        <w:rPr>
          <w:color w:val="auto"/>
        </w:rPr>
        <w:t xml:space="preserve">hat another </w:t>
      </w:r>
      <w:r w:rsidR="00F562F5" w:rsidRPr="002B0FE7">
        <w:rPr>
          <w:color w:val="auto"/>
        </w:rPr>
        <w:t xml:space="preserve">36 </w:t>
      </w:r>
      <w:r w:rsidR="00996DE2" w:rsidRPr="002B0FE7">
        <w:rPr>
          <w:color w:val="auto"/>
        </w:rPr>
        <w:t>percent of U.S. employment (</w:t>
      </w:r>
      <w:r w:rsidR="00F562F5" w:rsidRPr="002B0FE7">
        <w:rPr>
          <w:color w:val="auto"/>
        </w:rPr>
        <w:t>52</w:t>
      </w:r>
      <w:r w:rsidR="00996DE2" w:rsidRPr="002B0FE7">
        <w:rPr>
          <w:color w:val="auto"/>
        </w:rPr>
        <w:t xml:space="preserve"> </w:t>
      </w:r>
      <w:r w:rsidR="00996DE2" w:rsidRPr="00F562F5">
        <w:rPr>
          <w:color w:val="auto"/>
        </w:rPr>
        <w:t xml:space="preserve">million </w:t>
      </w:r>
      <w:r w:rsidR="00996DE2" w:rsidRPr="00B638B4">
        <w:rPr>
          <w:color w:val="auto"/>
        </w:rPr>
        <w:t>jobs</w:t>
      </w:r>
      <w:r w:rsidR="00996DE2">
        <w:rPr>
          <w:color w:val="auto"/>
        </w:rPr>
        <w:t xml:space="preserve"> in 2016</w:t>
      </w:r>
      <w:r w:rsidR="00996DE2">
        <w:t xml:space="preserve">) </w:t>
      </w:r>
      <w:r w:rsidR="00996DE2" w:rsidRPr="00D27DA5">
        <w:rPr>
          <w:color w:val="auto"/>
        </w:rPr>
        <w:t xml:space="preserve">will experience medium exposure to automation by 2030, while </w:t>
      </w:r>
      <w:r w:rsidR="00996DE2">
        <w:t xml:space="preserve">another </w:t>
      </w:r>
      <w:r w:rsidR="00F562F5" w:rsidRPr="002B0FE7">
        <w:rPr>
          <w:color w:val="auto"/>
        </w:rPr>
        <w:t xml:space="preserve">39 </w:t>
      </w:r>
      <w:r w:rsidR="00996DE2" w:rsidRPr="002B0FE7">
        <w:rPr>
          <w:color w:val="auto"/>
        </w:rPr>
        <w:t>percent</w:t>
      </w:r>
      <w:r w:rsidR="00996DE2">
        <w:rPr>
          <w:color w:val="FF0000"/>
        </w:rPr>
        <w:t xml:space="preserve"> </w:t>
      </w:r>
      <w:r w:rsidR="00996DE2">
        <w:t>(</w:t>
      </w:r>
      <w:r w:rsidR="00F562F5">
        <w:t xml:space="preserve">57 </w:t>
      </w:r>
      <w:r w:rsidR="00996DE2" w:rsidRPr="00B638B4">
        <w:rPr>
          <w:color w:val="auto"/>
        </w:rPr>
        <w:t>million jobs</w:t>
      </w:r>
      <w:r w:rsidR="00996DE2">
        <w:t xml:space="preserve">) </w:t>
      </w:r>
      <w:r w:rsidR="00996DE2" w:rsidRPr="002B0FE7">
        <w:rPr>
          <w:color w:val="auto"/>
        </w:rPr>
        <w:t>will experience low exposure.</w:t>
      </w:r>
      <w:r w:rsidR="005B5A1D">
        <w:rPr>
          <w:color w:val="auto"/>
        </w:rPr>
        <w:t xml:space="preserve"> </w:t>
      </w:r>
    </w:p>
    <w:p w14:paraId="372FF9CA" w14:textId="4543D350" w:rsidR="00674287" w:rsidRDefault="00D27DA5" w:rsidP="00A62586">
      <w:pPr>
        <w:pStyle w:val="Normal1"/>
        <w:spacing w:after="200"/>
      </w:pPr>
      <w:del w:id="246" w:author="david jackson" w:date="2018-12-06T15:59:00Z">
        <w:r w:rsidDel="00EA134D">
          <w:delText xml:space="preserve">To put this in perspective: </w:delText>
        </w:r>
        <w:r w:rsidR="00E14A7D" w:rsidDel="00EA134D">
          <w:delText xml:space="preserve">This is significant change. </w:delText>
        </w:r>
      </w:del>
      <w:r w:rsidR="00E14A7D">
        <w:t xml:space="preserve">That one-quarter of American jobs will be seriously disrupted is sobering. </w:t>
      </w:r>
      <w:del w:id="247" w:author="david jackson" w:date="2018-12-06T16:00:00Z">
        <w:r w:rsidR="00E14A7D" w:rsidDel="00AC5973">
          <w:delText>And y</w:delText>
        </w:r>
      </w:del>
      <w:ins w:id="248" w:author="david jackson" w:date="2018-12-06T16:00:00Z">
        <w:r w:rsidR="00AC5973">
          <w:t>Y</w:t>
        </w:r>
      </w:ins>
      <w:r w:rsidR="00E14A7D">
        <w:t xml:space="preserve">et, it is </w:t>
      </w:r>
      <w:r w:rsidR="00A62586">
        <w:t xml:space="preserve">somewhat reassuring </w:t>
      </w:r>
      <w:r w:rsidR="00E14A7D">
        <w:t xml:space="preserve">that </w:t>
      </w:r>
      <w:r w:rsidR="002260A2">
        <w:t xml:space="preserve">more than </w:t>
      </w:r>
      <w:r w:rsidR="00E14A7D">
        <w:t>6</w:t>
      </w:r>
      <w:r w:rsidR="002260A2">
        <w:t>0</w:t>
      </w:r>
      <w:r w:rsidR="00E14A7D">
        <w:t xml:space="preserve"> percent of jobs will see only mid-level or low disruption, while j</w:t>
      </w:r>
      <w:r>
        <w:t>ust 4 percent of U.S.employment in 2016 (</w:t>
      </w:r>
      <w:r w:rsidRPr="00B638B4">
        <w:rPr>
          <w:color w:val="auto"/>
        </w:rPr>
        <w:t>7 million jobs</w:t>
      </w:r>
      <w:r>
        <w:t xml:space="preserve">) </w:t>
      </w:r>
      <w:r w:rsidR="00F10EE8">
        <w:t>reside</w:t>
      </w:r>
      <w:ins w:id="249" w:author="david jackson" w:date="2018-12-06T16:00:00Z">
        <w:r w:rsidR="00AC5973">
          <w:t>s</w:t>
        </w:r>
      </w:ins>
      <w:r w:rsidR="00F10EE8">
        <w:t xml:space="preserve"> </w:t>
      </w:r>
      <w:r>
        <w:t xml:space="preserve">in occupations with greater than 90 percent automation potential </w:t>
      </w:r>
      <w:r w:rsidR="00A5427E">
        <w:t xml:space="preserve">in the next two </w:t>
      </w:r>
      <w:del w:id="250" w:author="david jackson" w:date="2018-12-06T16:00:00Z">
        <w:r w:rsidR="00A5427E" w:rsidDel="00383488">
          <w:delText xml:space="preserve">or </w:delText>
        </w:r>
      </w:del>
      <w:ins w:id="251" w:author="david jackson" w:date="2018-12-06T16:00:00Z">
        <w:r w:rsidR="00383488">
          <w:t xml:space="preserve">to </w:t>
        </w:r>
      </w:ins>
      <w:r w:rsidR="00A5427E">
        <w:t>three decades</w:t>
      </w:r>
      <w:r w:rsidR="00E14A7D">
        <w:t xml:space="preserve">. Still more reassurance comes from the fact that </w:t>
      </w:r>
      <w:r>
        <w:t>just half of a percent</w:t>
      </w:r>
      <w:r w:rsidR="00E14A7D">
        <w:t xml:space="preserve"> of the workforce</w:t>
      </w:r>
      <w:r>
        <w:t xml:space="preserve"> (</w:t>
      </w:r>
      <w:r>
        <w:rPr>
          <w:color w:val="auto"/>
        </w:rPr>
        <w:t>740,000</w:t>
      </w:r>
      <w:r w:rsidRPr="00B638B4">
        <w:rPr>
          <w:color w:val="auto"/>
        </w:rPr>
        <w:t xml:space="preserve"> </w:t>
      </w:r>
      <w:r w:rsidR="00F10EE8">
        <w:rPr>
          <w:color w:val="auto"/>
        </w:rPr>
        <w:t>people</w:t>
      </w:r>
      <w:r w:rsidR="002260A2">
        <w:rPr>
          <w:color w:val="auto"/>
        </w:rPr>
        <w:t xml:space="preserve">) </w:t>
      </w:r>
      <w:r w:rsidR="00E14A7D">
        <w:t xml:space="preserve">labor </w:t>
      </w:r>
      <w:r w:rsidR="00F10EE8">
        <w:t xml:space="preserve">in roles </w:t>
      </w:r>
      <w:r>
        <w:t>that are 100 percent au</w:t>
      </w:r>
      <w:r w:rsidR="00F10EE8">
        <w:t>tomatable.</w:t>
      </w:r>
      <w:r w:rsidR="009E6207">
        <w:t xml:space="preserve"> </w:t>
      </w:r>
      <w:r w:rsidR="00A62586">
        <w:t>In short</w:t>
      </w:r>
      <w:r w:rsidR="009E6207">
        <w:t xml:space="preserve">, </w:t>
      </w:r>
      <w:r w:rsidR="00A62586">
        <w:t xml:space="preserve">much work is going to be quite durable </w:t>
      </w:r>
      <w:r w:rsidR="00A62586">
        <w:lastRenderedPageBreak/>
        <w:t xml:space="preserve">even though </w:t>
      </w:r>
      <w:r w:rsidR="009E6207">
        <w:t>very few roles will see no task change</w:t>
      </w:r>
      <w:r w:rsidR="00A62586">
        <w:t xml:space="preserve"> as </w:t>
      </w:r>
      <w:r w:rsidR="009E6207">
        <w:t xml:space="preserve">much work </w:t>
      </w:r>
      <w:del w:id="252" w:author="david jackson" w:date="2018-12-06T16:01:00Z">
        <w:r w:rsidR="009E6207" w:rsidDel="00742BAD">
          <w:delText xml:space="preserve">for many workers </w:delText>
        </w:r>
      </w:del>
      <w:r w:rsidR="009E6207">
        <w:t xml:space="preserve">is going to </w:t>
      </w:r>
      <w:r w:rsidR="00BB74E1">
        <w:t xml:space="preserve">evolve—likely at faster rates of </w:t>
      </w:r>
      <w:r w:rsidR="009E6207">
        <w:t>change</w:t>
      </w:r>
      <w:r w:rsidR="00A62586">
        <w:t>.</w:t>
      </w:r>
    </w:p>
    <w:p w14:paraId="488D29E3" w14:textId="5F54F0CB" w:rsidR="00A015DB" w:rsidRPr="00A015DB" w:rsidRDefault="00BD2AD6">
      <w:pPr>
        <w:pStyle w:val="Normal1"/>
        <w:spacing w:after="200"/>
        <w:rPr>
          <w:b/>
        </w:rPr>
      </w:pPr>
      <w:r>
        <w:rPr>
          <w:b/>
        </w:rPr>
        <w:t>5</w:t>
      </w:r>
      <w:r w:rsidR="00A015DB">
        <w:rPr>
          <w:b/>
        </w:rPr>
        <w:t xml:space="preserve">. </w:t>
      </w:r>
      <w:del w:id="253" w:author="david jackson" w:date="2018-12-06T16:02:00Z">
        <w:r w:rsidR="00DF59D3" w:rsidDel="00993C63">
          <w:rPr>
            <w:b/>
          </w:rPr>
          <w:delText>With that said,</w:delText>
        </w:r>
        <w:r w:rsidR="001919E8" w:rsidDel="00993C63">
          <w:rPr>
            <w:b/>
          </w:rPr>
          <w:delText xml:space="preserve"> the</w:delText>
        </w:r>
        <w:r w:rsidR="00DF59D3" w:rsidDel="00993C63">
          <w:rPr>
            <w:b/>
          </w:rPr>
          <w:delText xml:space="preserve"> </w:delText>
        </w:r>
      </w:del>
      <w:ins w:id="254" w:author="david jackson" w:date="2018-12-06T16:02:00Z">
        <w:r w:rsidR="00993C63">
          <w:rPr>
            <w:b/>
          </w:rPr>
          <w:t xml:space="preserve">The </w:t>
        </w:r>
      </w:ins>
      <w:r w:rsidR="00DF59D3">
        <w:rPr>
          <w:b/>
        </w:rPr>
        <w:t xml:space="preserve">impacts of automation in the coming decades will be variable across occupations, and </w:t>
      </w:r>
      <w:r w:rsidR="008908EB">
        <w:rPr>
          <w:b/>
        </w:rPr>
        <w:t xml:space="preserve">will be </w:t>
      </w:r>
      <w:r w:rsidR="00DF59D3">
        <w:rPr>
          <w:b/>
        </w:rPr>
        <w:t xml:space="preserve">visible </w:t>
      </w:r>
      <w:r w:rsidR="001919E8">
        <w:rPr>
          <w:b/>
        </w:rPr>
        <w:t xml:space="preserve">especially </w:t>
      </w:r>
      <w:r w:rsidR="00DF59D3">
        <w:rPr>
          <w:b/>
        </w:rPr>
        <w:t xml:space="preserve">among </w:t>
      </w:r>
      <w:r w:rsidR="008908EB">
        <w:rPr>
          <w:b/>
        </w:rPr>
        <w:t>lower-wage, lower-education roles in occupations characterized by rote work.</w:t>
      </w:r>
    </w:p>
    <w:p w14:paraId="467D0B3C" w14:textId="7FA57249" w:rsidR="001A6A60" w:rsidRDefault="00280AD5">
      <w:pPr>
        <w:pStyle w:val="Normal1"/>
        <w:spacing w:after="200"/>
      </w:pPr>
      <w:r>
        <w:t>Looking more closely, a</w:t>
      </w:r>
      <w:r w:rsidR="00960542">
        <w:t xml:space="preserve">utomation’s likely </w:t>
      </w:r>
      <w:r>
        <w:t xml:space="preserve">future </w:t>
      </w:r>
      <w:r w:rsidR="00960542">
        <w:t xml:space="preserve">impacts on occupations </w:t>
      </w:r>
      <w:r>
        <w:t xml:space="preserve">reflect </w:t>
      </w:r>
      <w:r w:rsidR="00A90B04">
        <w:t>distinct patterns of labor</w:t>
      </w:r>
      <w:r w:rsidR="005276B2">
        <w:t>-</w:t>
      </w:r>
      <w:r w:rsidR="00A90B04">
        <w:t xml:space="preserve">market impact. </w:t>
      </w:r>
    </w:p>
    <w:p w14:paraId="295EF068" w14:textId="4FBF5671" w:rsidR="00E82A8C" w:rsidRDefault="00D37E7A">
      <w:pPr>
        <w:pStyle w:val="Normal1"/>
        <w:spacing w:after="200"/>
      </w:pPr>
      <w:del w:id="255" w:author="david jackson" w:date="2018-12-07T14:37:00Z">
        <w:r w:rsidDel="00910EE2">
          <w:delText>To begin</w:delText>
        </w:r>
        <w:r w:rsidR="00A90B04" w:rsidDel="00910EE2">
          <w:delText xml:space="preserve"> with</w:delText>
        </w:r>
        <w:r w:rsidDel="00910EE2">
          <w:delText xml:space="preserve">, </w:delText>
        </w:r>
      </w:del>
      <w:r w:rsidRPr="00501831">
        <w:rPr>
          <w:highlight w:val="yellow"/>
        </w:rPr>
        <w:t xml:space="preserve">Figure </w:t>
      </w:r>
      <w:r w:rsidRPr="00BB74E1">
        <w:rPr>
          <w:color w:val="FF0000"/>
          <w:highlight w:val="yellow"/>
        </w:rPr>
        <w:t>X</w:t>
      </w:r>
      <w:r>
        <w:t xml:space="preserve"> </w:t>
      </w:r>
      <w:r w:rsidR="00C96764">
        <w:t>illustrates</w:t>
      </w:r>
      <w:r w:rsidR="00EA4AE2">
        <w:t xml:space="preserve"> clearly that </w:t>
      </w:r>
      <w:r w:rsidR="005276B2">
        <w:t xml:space="preserve">occupations’ </w:t>
      </w:r>
      <w:r w:rsidR="00432365">
        <w:t xml:space="preserve">current-task </w:t>
      </w:r>
      <w:r w:rsidR="005276B2">
        <w:t>automation potential</w:t>
      </w:r>
      <w:r w:rsidR="00C43609">
        <w:t xml:space="preserve"> </w:t>
      </w:r>
      <w:r w:rsidR="00BE045F">
        <w:t xml:space="preserve">(moving up the vertical axis) </w:t>
      </w:r>
      <w:r w:rsidR="00C43609">
        <w:t>are</w:t>
      </w:r>
      <w:r w:rsidR="00EA4AE2">
        <w:t xml:space="preserve"> highest for roles with the lowest </w:t>
      </w:r>
      <w:r>
        <w:t>wages</w:t>
      </w:r>
      <w:r w:rsidR="00612DB9">
        <w:t xml:space="preserve"> </w:t>
      </w:r>
      <w:r w:rsidR="00BE045F">
        <w:t xml:space="preserve">(to the left on the horizontal axis) </w:t>
      </w:r>
      <w:r w:rsidR="00612DB9">
        <w:t>and decline</w:t>
      </w:r>
      <w:r w:rsidR="000D51B3">
        <w:t>s</w:t>
      </w:r>
      <w:r w:rsidR="00612DB9">
        <w:t xml:space="preserve"> as wage</w:t>
      </w:r>
      <w:r w:rsidR="00887361">
        <w:t>s</w:t>
      </w:r>
      <w:r w:rsidR="00612DB9">
        <w:t xml:space="preserve"> rise (</w:t>
      </w:r>
      <w:del w:id="256" w:author="david jackson" w:date="2018-12-05T15:31:00Z">
        <w:r w:rsidR="00612DB9" w:rsidDel="009A1D3B">
          <w:delText>towards</w:delText>
        </w:r>
      </w:del>
      <w:ins w:id="257" w:author="david jackson" w:date="2018-12-05T15:31:00Z">
        <w:r w:rsidR="009A1D3B">
          <w:t>toward</w:t>
        </w:r>
      </w:ins>
      <w:r w:rsidR="00612DB9">
        <w:t xml:space="preserve"> the right of the figure). </w:t>
      </w:r>
    </w:p>
    <w:p w14:paraId="5235F941" w14:textId="6FA09EE1" w:rsidR="00060A99" w:rsidRDefault="00AC40BD">
      <w:pPr>
        <w:pStyle w:val="Normal1"/>
        <w:spacing w:after="200"/>
      </w:pPr>
      <w:r w:rsidRPr="00AC40BD">
        <w:rPr>
          <w:noProof/>
        </w:rPr>
        <w:drawing>
          <wp:inline distT="0" distB="0" distL="0" distR="0" wp14:anchorId="1F0DDCBA" wp14:editId="090D021C">
            <wp:extent cx="5486400" cy="443581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35813"/>
                    </a:xfrm>
                    <a:prstGeom prst="rect">
                      <a:avLst/>
                    </a:prstGeom>
                    <a:noFill/>
                    <a:ln>
                      <a:noFill/>
                    </a:ln>
                  </pic:spPr>
                </pic:pic>
              </a:graphicData>
            </a:graphic>
          </wp:inline>
        </w:drawing>
      </w:r>
    </w:p>
    <w:p w14:paraId="4ED0ADA0" w14:textId="15A673A2" w:rsidR="006D76AD" w:rsidRDefault="00997A25">
      <w:pPr>
        <w:pStyle w:val="Normal1"/>
        <w:spacing w:after="200"/>
      </w:pPr>
      <w:r>
        <w:t xml:space="preserve">In </w:t>
      </w:r>
      <w:r w:rsidR="00C43609">
        <w:t xml:space="preserve">this regard, it is worthwhile to </w:t>
      </w:r>
      <w:r>
        <w:t>compar</w:t>
      </w:r>
      <w:r w:rsidR="00C43609">
        <w:t>e</w:t>
      </w:r>
      <w:r>
        <w:t xml:space="preserve"> th</w:t>
      </w:r>
      <w:r w:rsidR="00C43609">
        <w:t>e</w:t>
      </w:r>
      <w:r>
        <w:t xml:space="preserve"> </w:t>
      </w:r>
      <w:r w:rsidR="00C43609">
        <w:t xml:space="preserve">nearby </w:t>
      </w:r>
      <w:r w:rsidR="00644061">
        <w:t>plot</w:t>
      </w:r>
      <w:r w:rsidR="00A87BD3">
        <w:t xml:space="preserve"> of </w:t>
      </w:r>
      <w:r w:rsidR="00432365">
        <w:t xml:space="preserve">current-task </w:t>
      </w:r>
      <w:r w:rsidR="00A87BD3">
        <w:t>a</w:t>
      </w:r>
      <w:r w:rsidR="00644061">
        <w:t>utomation potential with wage</w:t>
      </w:r>
      <w:r w:rsidR="00A87BD3">
        <w:t>s</w:t>
      </w:r>
      <w:r>
        <w:t xml:space="preserve"> with th</w:t>
      </w:r>
      <w:r w:rsidR="00C43609">
        <w:t xml:space="preserve">e earlier </w:t>
      </w:r>
      <w:r w:rsidR="00A87BD3">
        <w:t>one</w:t>
      </w:r>
      <w:r>
        <w:t xml:space="preserve"> displaying </w:t>
      </w:r>
      <w:r w:rsidR="00A87BD3">
        <w:t xml:space="preserve">the 1980 relationship of </w:t>
      </w:r>
      <w:r>
        <w:t xml:space="preserve">routine task-intensity </w:t>
      </w:r>
      <w:r w:rsidR="00A87BD3">
        <w:t>and</w:t>
      </w:r>
      <w:r>
        <w:t xml:space="preserve"> wage percentile</w:t>
      </w:r>
      <w:r w:rsidR="00A87BD3">
        <w:t>s.</w:t>
      </w:r>
      <w:r w:rsidR="005B5A1D">
        <w:t xml:space="preserve"> </w:t>
      </w:r>
      <w:r w:rsidR="00BF7254">
        <w:t>Whereas b</w:t>
      </w:r>
      <w:r w:rsidR="00B941B4">
        <w:t>efore routine task content below the 20</w:t>
      </w:r>
      <w:r w:rsidR="00B941B4" w:rsidRPr="00BF2976">
        <w:rPr>
          <w:rPrChange w:id="258" w:author="david jackson" w:date="2018-12-07T14:38:00Z">
            <w:rPr>
              <w:vertAlign w:val="superscript"/>
            </w:rPr>
          </w:rPrChange>
        </w:rPr>
        <w:t>th</w:t>
      </w:r>
      <w:r w:rsidR="00B941B4">
        <w:t xml:space="preserve"> wage percentile</w:t>
      </w:r>
      <w:r w:rsidR="00D37E7A">
        <w:t xml:space="preserve"> </w:t>
      </w:r>
      <w:r w:rsidR="00392D19">
        <w:t>was low, here</w:t>
      </w:r>
      <w:r w:rsidR="00B941B4">
        <w:t xml:space="preserve"> the </w:t>
      </w:r>
      <w:r w:rsidR="00B941B4" w:rsidRPr="00485456">
        <w:rPr>
          <w:rPrChange w:id="259" w:author="david jackson" w:date="2018-12-07T14:38:00Z">
            <w:rPr>
              <w:i/>
            </w:rPr>
          </w:rPrChange>
        </w:rPr>
        <w:t>highest</w:t>
      </w:r>
      <w:r w:rsidR="00B941B4" w:rsidRPr="00485456">
        <w:t xml:space="preserve"> </w:t>
      </w:r>
      <w:r w:rsidR="00B941B4">
        <w:t xml:space="preserve">potential for future automation </w:t>
      </w:r>
      <w:r w:rsidR="00B17016">
        <w:t xml:space="preserve">of current tasks </w:t>
      </w:r>
      <w:r w:rsidR="00F843A0">
        <w:t>is concentrated among the lowest wage earners</w:t>
      </w:r>
      <w:r w:rsidR="002B4E09">
        <w:t>, reflecting increased</w:t>
      </w:r>
      <w:r w:rsidR="008753F8">
        <w:t xml:space="preserve"> </w:t>
      </w:r>
      <w:r w:rsidR="002B4E09">
        <w:t>projected inroads of automation into the</w:t>
      </w:r>
      <w:r w:rsidR="00D14961">
        <w:t xml:space="preserve"> large</w:t>
      </w:r>
      <w:r w:rsidR="002B4E09">
        <w:t xml:space="preserve"> service sector</w:t>
      </w:r>
      <w:r w:rsidR="00BF7254">
        <w:t>.</w:t>
      </w:r>
      <w:r w:rsidR="006D76AD">
        <w:t xml:space="preserve"> </w:t>
      </w:r>
      <w:r w:rsidR="00D14961">
        <w:t>Task-level automation potential</w:t>
      </w:r>
      <w:r w:rsidR="00A87BD3">
        <w:t>, meanwhile,</w:t>
      </w:r>
      <w:r w:rsidR="00D14961">
        <w:t xml:space="preserve"> </w:t>
      </w:r>
      <w:r w:rsidR="00D14961">
        <w:lastRenderedPageBreak/>
        <w:t xml:space="preserve">falls steadily as average wages rise. </w:t>
      </w:r>
      <w:r w:rsidR="00BF7254">
        <w:t>H</w:t>
      </w:r>
      <w:r w:rsidR="006D76AD">
        <w:t>igher earners</w:t>
      </w:r>
      <w:r w:rsidR="006C0C21">
        <w:t xml:space="preserve"> for the most part</w:t>
      </w:r>
      <w:r w:rsidR="006D76AD">
        <w:t xml:space="preserve"> </w:t>
      </w:r>
      <w:r w:rsidR="00BF7254">
        <w:t xml:space="preserve">continue </w:t>
      </w:r>
      <w:r w:rsidR="006C0C21">
        <w:t>t</w:t>
      </w:r>
      <w:r w:rsidR="00BF7254">
        <w:t>o</w:t>
      </w:r>
      <w:r w:rsidR="006D76AD">
        <w:t xml:space="preserve"> face low automation threats</w:t>
      </w:r>
      <w:r w:rsidR="00B17016">
        <w:t xml:space="preserve"> based on current task content</w:t>
      </w:r>
      <w:r w:rsidR="002B4E09">
        <w:t>—though that could change as AI begins to put pressure on some higher-wage “non-routine” jobs</w:t>
      </w:r>
      <w:r w:rsidR="00B17016">
        <w:t>. A</w:t>
      </w:r>
      <w:r w:rsidR="002B4E09">
        <w:t xml:space="preserve">t least one new research inquiry suggests </w:t>
      </w:r>
      <w:r w:rsidR="005D0120">
        <w:t>exactly that</w:t>
      </w:r>
      <w:del w:id="260" w:author="david jackson" w:date="2018-12-07T14:39:00Z">
        <w:r w:rsidR="005D0120" w:rsidDel="004E3C16">
          <w:delText xml:space="preserve"> </w:delText>
        </w:r>
        <w:r w:rsidR="002B4E09" w:rsidDel="004E3C16">
          <w:delText>could happen</w:delText>
        </w:r>
      </w:del>
      <w:r w:rsidR="00F843A0">
        <w:t>.</w:t>
      </w:r>
      <w:r w:rsidR="003B7C75">
        <w:rPr>
          <w:rStyle w:val="EndnoteReference"/>
        </w:rPr>
        <w:endnoteReference w:id="36"/>
      </w:r>
    </w:p>
    <w:p w14:paraId="02513B55" w14:textId="3701A73B" w:rsidR="001A5968" w:rsidRPr="00CD10E7" w:rsidRDefault="001A5968">
      <w:pPr>
        <w:pStyle w:val="Normal1"/>
        <w:spacing w:after="200"/>
      </w:pPr>
      <w:r>
        <w:t xml:space="preserve">Undoubtedly, though, it is </w:t>
      </w:r>
      <w:r w:rsidR="006F668C">
        <w:t xml:space="preserve">the changed situation of </w:t>
      </w:r>
      <w:r>
        <w:t xml:space="preserve">occupations in the bottom third of the wage distribution </w:t>
      </w:r>
      <w:r w:rsidR="006F668C">
        <w:t>that stands out as</w:t>
      </w:r>
      <w:del w:id="261" w:author="david jackson" w:date="2018-11-29T14:33:00Z">
        <w:r w:rsidR="006F668C" w:rsidDel="00BE5ACE">
          <w:delText xml:space="preserve"> </w:delText>
        </w:r>
        <w:r w:rsidDel="00BE5ACE">
          <w:delText xml:space="preserve"> </w:delText>
        </w:r>
      </w:del>
      <w:ins w:id="262" w:author="david jackson" w:date="2018-11-29T14:33:00Z">
        <w:r w:rsidR="00BE5ACE">
          <w:t xml:space="preserve"> </w:t>
        </w:r>
      </w:ins>
      <w:r w:rsidR="00606C0F">
        <w:t xml:space="preserve">change in the impacts of </w:t>
      </w:r>
      <w:r>
        <w:t xml:space="preserve">IT and AI era automation. Some occupations with relatively low routine task-intensity—bus and taxi drivers, wait staff, carpenters, electricians—and that consequently were relatively immune to tech-driven automation over the last </w:t>
      </w:r>
      <w:del w:id="263" w:author="david jackson" w:date="2018-12-07T14:39:00Z">
        <w:r w:rsidDel="00467AF5">
          <w:delText xml:space="preserve">thirty </w:delText>
        </w:r>
      </w:del>
      <w:ins w:id="264" w:author="david jackson" w:date="2018-12-07T14:39:00Z">
        <w:r w:rsidR="00467AF5">
          <w:t xml:space="preserve">30 </w:t>
        </w:r>
      </w:ins>
      <w:r>
        <w:t xml:space="preserve">years, now have the potential to see significant change in their task composition. This implies a shift in the composition of the low-wage workforce </w:t>
      </w:r>
      <w:del w:id="265" w:author="david jackson" w:date="2018-12-05T15:31:00Z">
        <w:r w:rsidDel="009A1D3B">
          <w:delText>towards</w:delText>
        </w:r>
      </w:del>
      <w:ins w:id="266" w:author="david jackson" w:date="2018-12-05T15:31:00Z">
        <w:r w:rsidR="009A1D3B">
          <w:t>toward</w:t>
        </w:r>
      </w:ins>
      <w:r>
        <w:t xml:space="preserve"> occupations for which automation remains a more </w:t>
      </w:r>
      <w:del w:id="267" w:author="david jackson" w:date="2018-12-07T14:40:00Z">
        <w:r w:rsidDel="00361059">
          <w:delText xml:space="preserve">distinant </w:delText>
        </w:r>
      </w:del>
      <w:ins w:id="268" w:author="david jackson" w:date="2018-12-07T14:40:00Z">
        <w:r w:rsidR="00361059">
          <w:t xml:space="preserve">distant </w:t>
        </w:r>
      </w:ins>
      <w:r>
        <w:t>prospect, like protective services, personal care work, or building maintenance and groundskeeping.</w:t>
      </w:r>
    </w:p>
    <w:p w14:paraId="4F44E162" w14:textId="45600BBC" w:rsidR="005152A4" w:rsidRDefault="00A34CB2">
      <w:pPr>
        <w:pStyle w:val="Normal1"/>
        <w:spacing w:after="200"/>
      </w:pPr>
      <w:r w:rsidRPr="00A34CB2">
        <w:rPr>
          <w:noProof/>
        </w:rPr>
        <w:drawing>
          <wp:inline distT="0" distB="0" distL="0" distR="0" wp14:anchorId="072D089C" wp14:editId="7D8600BA">
            <wp:extent cx="5486400" cy="38676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67652"/>
                    </a:xfrm>
                    <a:prstGeom prst="rect">
                      <a:avLst/>
                    </a:prstGeom>
                    <a:noFill/>
                    <a:ln>
                      <a:noFill/>
                    </a:ln>
                  </pic:spPr>
                </pic:pic>
              </a:graphicData>
            </a:graphic>
          </wp:inline>
        </w:drawing>
      </w:r>
    </w:p>
    <w:p w14:paraId="5D6D0171" w14:textId="324B0834" w:rsidR="00B60B0E" w:rsidRDefault="002B4E09">
      <w:pPr>
        <w:pStyle w:val="Normal1"/>
        <w:spacing w:after="200"/>
      </w:pPr>
      <w:r>
        <w:t xml:space="preserve">With that said, </w:t>
      </w:r>
      <w:r w:rsidR="00332DD4">
        <w:t xml:space="preserve">lower-pay </w:t>
      </w:r>
      <w:r w:rsidR="00392D19">
        <w:t>occupations requiring less than a bachelor’s degree for entry, including both low-</w:t>
      </w:r>
      <w:r w:rsidR="00332DD4">
        <w:t xml:space="preserve"> and middle-skill</w:t>
      </w:r>
      <w:r w:rsidR="00392D19">
        <w:t xml:space="preserve"> job areas, </w:t>
      </w:r>
      <w:r w:rsidR="00EE61F2">
        <w:t xml:space="preserve">will still for the most part </w:t>
      </w:r>
      <w:r w:rsidR="00D9397E">
        <w:t xml:space="preserve">face the greatest chance of </w:t>
      </w:r>
      <w:r w:rsidR="00B17016">
        <w:t xml:space="preserve">workplace activity change </w:t>
      </w:r>
      <w:r w:rsidR="001938A5">
        <w:t xml:space="preserve">in the coming </w:t>
      </w:r>
      <w:r w:rsidR="00B17016">
        <w:t>decades</w:t>
      </w:r>
      <w:r w:rsidR="00EE61F2">
        <w:t xml:space="preserve">. Many of </w:t>
      </w:r>
      <w:r w:rsidR="00D9397E">
        <w:t>the most routin</w:t>
      </w:r>
      <w:r w:rsidR="00392D19">
        <w:t>e</w:t>
      </w:r>
      <w:r w:rsidR="003802CD">
        <w:t>-</w:t>
      </w:r>
      <w:r w:rsidR="00392D19">
        <w:t xml:space="preserve"> and </w:t>
      </w:r>
      <w:r w:rsidR="003802CD">
        <w:t>manually-</w:t>
      </w:r>
      <w:r w:rsidR="00D9397E">
        <w:t xml:space="preserve">oriented </w:t>
      </w:r>
      <w:r w:rsidR="00392D19">
        <w:t>roles</w:t>
      </w:r>
      <w:r w:rsidR="00EE61F2">
        <w:t xml:space="preserve"> in productio</w:t>
      </w:r>
      <w:r w:rsidR="003802CD">
        <w:t>n and office administration will also continue to require less and less human involvement</w:t>
      </w:r>
      <w:r w:rsidR="00392D19">
        <w:t>.</w:t>
      </w:r>
      <w:r w:rsidR="007000E2">
        <w:t xml:space="preserve"> The</w:t>
      </w:r>
      <w:r w:rsidR="002F244A">
        <w:t xml:space="preserve"> average</w:t>
      </w:r>
      <w:r w:rsidR="007000E2">
        <w:t xml:space="preserve"> automation potential </w:t>
      </w:r>
      <w:r w:rsidR="00DB2DF1">
        <w:t>of</w:t>
      </w:r>
      <w:r w:rsidR="007000E2">
        <w:t xml:space="preserve"> occupations requiring less than a </w:t>
      </w:r>
      <w:r w:rsidR="00BE045F">
        <w:t xml:space="preserve">bachelor’s degree </w:t>
      </w:r>
      <w:r w:rsidR="007000E2">
        <w:t>is 55 percent</w:t>
      </w:r>
      <w:r w:rsidR="00D9397E">
        <w:t>, more than double t</w:t>
      </w:r>
      <w:r w:rsidR="0077260B">
        <w:t>he 24 percent</w:t>
      </w:r>
      <w:ins w:id="269" w:author="david jackson" w:date="2018-12-07T14:41:00Z">
        <w:r w:rsidR="00994599">
          <w:t xml:space="preserve"> </w:t>
        </w:r>
      </w:ins>
      <w:del w:id="270" w:author="david jackson" w:date="2018-12-07T14:41:00Z">
        <w:r w:rsidR="00D9397E" w:rsidDel="00994599">
          <w:delText>-</w:delText>
        </w:r>
      </w:del>
      <w:r w:rsidR="00D9397E">
        <w:t>susceptibility</w:t>
      </w:r>
      <w:r w:rsidR="0077260B">
        <w:t xml:space="preserve"> among</w:t>
      </w:r>
      <w:r w:rsidR="007000E2">
        <w:t xml:space="preserve"> occupation</w:t>
      </w:r>
      <w:r w:rsidR="0077260B">
        <w:t>s requiring a</w:t>
      </w:r>
      <w:r w:rsidR="00BE045F">
        <w:t>t least a bachelor’s degree</w:t>
      </w:r>
      <w:r w:rsidR="007000E2">
        <w:t>.</w:t>
      </w:r>
      <w:r w:rsidR="007127C3">
        <w:t xml:space="preserve"> </w:t>
      </w:r>
      <w:r w:rsidR="00CA14FF">
        <w:t xml:space="preserve">Given this pattern, occupational groups like food preparation and serving, production, </w:t>
      </w:r>
      <w:r w:rsidR="00CA14FF">
        <w:lastRenderedPageBreak/>
        <w:t xml:space="preserve">and administrative support—paying wages of only </w:t>
      </w:r>
      <w:r w:rsidR="00650B4B">
        <w:t xml:space="preserve">50 </w:t>
      </w:r>
      <w:r w:rsidR="00CA14FF">
        <w:t xml:space="preserve">to </w:t>
      </w:r>
      <w:r w:rsidR="00650B4B">
        <w:t xml:space="preserve">75 </w:t>
      </w:r>
      <w:r w:rsidR="00CA14FF">
        <w:t>percent of the national average—</w:t>
      </w:r>
      <w:r w:rsidR="00B17016">
        <w:t>could</w:t>
      </w:r>
      <w:r w:rsidR="00CA14FF">
        <w:t xml:space="preserve"> experience </w:t>
      </w:r>
      <w:r w:rsidR="00BE045F">
        <w:t>current</w:t>
      </w:r>
      <w:ins w:id="271" w:author="david jackson" w:date="2018-12-07T14:41:00Z">
        <w:r w:rsidR="00006443">
          <w:t xml:space="preserve"> </w:t>
        </w:r>
      </w:ins>
      <w:del w:id="272" w:author="david jackson" w:date="2018-12-07T14:41:00Z">
        <w:r w:rsidR="00BE045F" w:rsidDel="00006443">
          <w:delText>-</w:delText>
        </w:r>
      </w:del>
      <w:r w:rsidR="00CA14FF">
        <w:t xml:space="preserve">task-level disruption in excess of 60 percent and ranging up to 80 percent. By contrast, </w:t>
      </w:r>
      <w:r w:rsidR="007127C3">
        <w:t xml:space="preserve">occupations </w:t>
      </w:r>
      <w:r w:rsidR="00B17016">
        <w:t xml:space="preserve">that require higher levels of educational attainment, such as </w:t>
      </w:r>
      <w:r w:rsidR="007127C3">
        <w:t>business and financial operations or engineering</w:t>
      </w:r>
      <w:r w:rsidR="00B17016">
        <w:t>,</w:t>
      </w:r>
      <w:r w:rsidR="00CA14FF">
        <w:t xml:space="preserve"> </w:t>
      </w:r>
      <w:r w:rsidR="00B17016">
        <w:t xml:space="preserve">which </w:t>
      </w:r>
      <w:r w:rsidR="00CA14FF">
        <w:t>pay more than 150 percent of the average wage</w:t>
      </w:r>
      <w:r w:rsidR="00B17016">
        <w:t>,</w:t>
      </w:r>
      <w:r w:rsidR="00CA14FF">
        <w:t xml:space="preserve"> will see as little as </w:t>
      </w:r>
      <w:r w:rsidR="007127C3">
        <w:t>just 14 percent of their</w:t>
      </w:r>
      <w:r w:rsidR="00516679">
        <w:t xml:space="preserve"> current</w:t>
      </w:r>
      <w:r w:rsidR="007127C3">
        <w:t xml:space="preserve"> task</w:t>
      </w:r>
      <w:r w:rsidR="00EB194A">
        <w:t xml:space="preserve">s </w:t>
      </w:r>
      <w:r w:rsidR="00CA14FF">
        <w:t>be displaced by</w:t>
      </w:r>
      <w:r w:rsidR="00EB194A">
        <w:t xml:space="preserve"> automation</w:t>
      </w:r>
      <w:r w:rsidR="00CA14FF">
        <w:t>.</w:t>
      </w:r>
    </w:p>
    <w:p w14:paraId="4EA70AE7" w14:textId="36DF6767" w:rsidR="00DC3236" w:rsidRDefault="002F244A">
      <w:pPr>
        <w:pStyle w:val="Normal1"/>
        <w:spacing w:after="200"/>
      </w:pPr>
      <w:r>
        <w:t>Similar results surface when looking at the</w:t>
      </w:r>
      <w:r w:rsidR="001B5F0B">
        <w:t xml:space="preserve"> average automation potential</w:t>
      </w:r>
      <w:r>
        <w:t xml:space="preserve"> of</w:t>
      </w:r>
      <w:r w:rsidR="00D0656C">
        <w:t xml:space="preserve"> </w:t>
      </w:r>
      <w:r w:rsidRPr="00E75F79">
        <w:rPr>
          <w:i/>
        </w:rPr>
        <w:t>workers</w:t>
      </w:r>
      <w:r>
        <w:t xml:space="preserve"> </w:t>
      </w:r>
      <w:r w:rsidR="00D0656C">
        <w:t xml:space="preserve">by actual educational attainment, </w:t>
      </w:r>
      <w:r w:rsidR="00E75F79">
        <w:t xml:space="preserve">rather than </w:t>
      </w:r>
      <w:r>
        <w:t xml:space="preserve">the estimated educational requirements of </w:t>
      </w:r>
      <w:r w:rsidR="00D0656C">
        <w:t>the roles they inhabit</w:t>
      </w:r>
      <w:r>
        <w:t>. By that measure, workers with</w:t>
      </w:r>
      <w:r w:rsidR="00A12DE6">
        <w:t>out</w:t>
      </w:r>
      <w:r>
        <w:t xml:space="preserve"> a bachelor’s degree </w:t>
      </w:r>
      <w:r w:rsidR="001B5F0B">
        <w:t>are on average employed in jobs with task</w:t>
      </w:r>
      <w:r>
        <w:t xml:space="preserve"> automation potential of </w:t>
      </w:r>
      <w:r w:rsidR="0000597C">
        <w:t>49</w:t>
      </w:r>
      <w:r>
        <w:t xml:space="preserve"> percent</w:t>
      </w:r>
      <w:r w:rsidR="00F10321">
        <w:t xml:space="preserve">. </w:t>
      </w:r>
      <w:r w:rsidR="00E75F79">
        <w:t xml:space="preserve">Some </w:t>
      </w:r>
      <w:r w:rsidR="0000597C">
        <w:t>29</w:t>
      </w:r>
      <w:r w:rsidR="00A12DE6">
        <w:t xml:space="preserve"> percent of such workers </w:t>
      </w:r>
      <w:r w:rsidR="00D0656C">
        <w:t xml:space="preserve">are </w:t>
      </w:r>
      <w:r w:rsidR="00A12DE6">
        <w:t>currently</w:t>
      </w:r>
      <w:r w:rsidR="00E75F79">
        <w:t xml:space="preserve"> </w:t>
      </w:r>
      <w:r w:rsidR="00D0656C">
        <w:t xml:space="preserve">employed </w:t>
      </w:r>
      <w:r w:rsidR="00A12DE6">
        <w:t xml:space="preserve">in jobs with an </w:t>
      </w:r>
      <w:r w:rsidR="00D0656C">
        <w:t xml:space="preserve">current-task </w:t>
      </w:r>
      <w:r w:rsidR="00A12DE6">
        <w:t xml:space="preserve">automation potential over 70 percent. These estimates differ markedly from those for workers with at least a </w:t>
      </w:r>
      <w:r w:rsidR="00E06EDB">
        <w:t>bachelor’s degree</w:t>
      </w:r>
      <w:r w:rsidR="00A12DE6">
        <w:t xml:space="preserve">, whose </w:t>
      </w:r>
      <w:r w:rsidR="00E75F79">
        <w:t xml:space="preserve">jobs have an </w:t>
      </w:r>
      <w:r w:rsidR="00A12DE6">
        <w:t xml:space="preserve">average automation potential </w:t>
      </w:r>
      <w:r w:rsidR="00E75F79">
        <w:t xml:space="preserve">of </w:t>
      </w:r>
      <w:r w:rsidR="00A12DE6">
        <w:t xml:space="preserve">only </w:t>
      </w:r>
      <w:r w:rsidR="0000597C">
        <w:t>29</w:t>
      </w:r>
      <w:r w:rsidR="00A12DE6">
        <w:t xml:space="preserve"> percent. </w:t>
      </w:r>
      <w:r w:rsidR="00E75F79">
        <w:t>What is more,</w:t>
      </w:r>
      <w:r w:rsidR="005B5A1D">
        <w:t xml:space="preserve"> </w:t>
      </w:r>
      <w:r w:rsidR="00E75F79">
        <w:t>just</w:t>
      </w:r>
      <w:r w:rsidR="005B5A1D">
        <w:t xml:space="preserve"> </w:t>
      </w:r>
      <w:r w:rsidR="0000597C">
        <w:t>6</w:t>
      </w:r>
      <w:r w:rsidR="00A12DE6">
        <w:t xml:space="preserve"> percent of workers with a four-year degree or more are employed in jobs with high potential </w:t>
      </w:r>
      <w:r w:rsidR="00221FD8">
        <w:t xml:space="preserve">for </w:t>
      </w:r>
      <w:r w:rsidR="00A12DE6">
        <w:t>disruption.</w:t>
      </w:r>
    </w:p>
    <w:p w14:paraId="37CDA333" w14:textId="6592A21E" w:rsidR="00DB2CEC" w:rsidRDefault="000D51B3">
      <w:pPr>
        <w:pStyle w:val="Normal1"/>
        <w:spacing w:after="200"/>
        <w:rPr>
          <w:color w:val="FF0000"/>
        </w:rPr>
      </w:pPr>
      <w:r w:rsidRPr="000D51B3">
        <w:rPr>
          <w:noProof/>
        </w:rPr>
        <w:drawing>
          <wp:inline distT="0" distB="0" distL="0" distR="0" wp14:anchorId="12588F06" wp14:editId="559A7838">
            <wp:extent cx="5486400" cy="413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35670"/>
                    </a:xfrm>
                    <a:prstGeom prst="rect">
                      <a:avLst/>
                    </a:prstGeom>
                    <a:noFill/>
                    <a:ln>
                      <a:noFill/>
                    </a:ln>
                  </pic:spPr>
                </pic:pic>
              </a:graphicData>
            </a:graphic>
          </wp:inline>
        </w:drawing>
      </w:r>
    </w:p>
    <w:p w14:paraId="3B6BF6F4" w14:textId="3050ECA1" w:rsidR="006B69B1" w:rsidRDefault="00F843A0">
      <w:pPr>
        <w:pStyle w:val="Normal1"/>
        <w:spacing w:after="200"/>
      </w:pPr>
      <w:r>
        <w:t xml:space="preserve">Turning to industries, automation potential is highest among </w:t>
      </w:r>
      <w:r w:rsidR="00B62475">
        <w:t>primary and secondary activities</w:t>
      </w:r>
      <w:r w:rsidR="001938A5">
        <w:t xml:space="preserve"> such as manufacturing, agriculture, and mining</w:t>
      </w:r>
      <w:r w:rsidR="00B43E52">
        <w:t xml:space="preserve"> as well as </w:t>
      </w:r>
      <w:r w:rsidR="001938A5">
        <w:t xml:space="preserve">in </w:t>
      </w:r>
      <w:r w:rsidR="00B43E52">
        <w:t>some large service sectors</w:t>
      </w:r>
      <w:r w:rsidR="00956D62">
        <w:t xml:space="preserve"> such as retail and food preparation</w:t>
      </w:r>
      <w:r w:rsidR="00B43E52">
        <w:t>.</w:t>
      </w:r>
      <w:r w:rsidR="00956D62">
        <w:t xml:space="preserve"> </w:t>
      </w:r>
      <w:r w:rsidR="00A745F4">
        <w:t>The inclusion of the latter again points to the main difference between AI and</w:t>
      </w:r>
      <w:r w:rsidR="00956D62">
        <w:t xml:space="preserve"> IT era</w:t>
      </w:r>
      <w:r w:rsidR="00A745F4">
        <w:t xml:space="preserve"> automation</w:t>
      </w:r>
      <w:r w:rsidR="00956D62">
        <w:t>,</w:t>
      </w:r>
      <w:r w:rsidR="00A745F4">
        <w:t xml:space="preserve"> namely,</w:t>
      </w:r>
      <w:r w:rsidR="00956D62">
        <w:t xml:space="preserve"> </w:t>
      </w:r>
      <w:r w:rsidR="00A745F4">
        <w:t>that such</w:t>
      </w:r>
      <w:r w:rsidR="00956D62">
        <w:t xml:space="preserve"> low-wage service activities </w:t>
      </w:r>
      <w:r w:rsidR="00C4238F">
        <w:t>have in recent decades absorbed</w:t>
      </w:r>
      <w:r w:rsidR="00956D62">
        <w:t xml:space="preserve"> employment shifted into them from </w:t>
      </w:r>
      <w:r w:rsidR="00A745F4">
        <w:t xml:space="preserve">industries </w:t>
      </w:r>
      <w:r w:rsidR="00A745F4">
        <w:lastRenderedPageBreak/>
        <w:t xml:space="preserve">that </w:t>
      </w:r>
      <w:r w:rsidR="00E9729D">
        <w:t>are</w:t>
      </w:r>
      <w:r w:rsidR="00A745F4">
        <w:t xml:space="preserve"> more reliant on routine-intensive labor</w:t>
      </w:r>
      <w:r w:rsidR="00956D62">
        <w:t xml:space="preserve">. </w:t>
      </w:r>
      <w:r w:rsidR="00256E51">
        <w:t>Now</w:t>
      </w:r>
      <w:r w:rsidR="00956D62">
        <w:t>,</w:t>
      </w:r>
      <w:r w:rsidR="00256E51">
        <w:t xml:space="preserve"> though,</w:t>
      </w:r>
      <w:r w:rsidR="00956D62">
        <w:t xml:space="preserve"> a</w:t>
      </w:r>
      <w:r w:rsidR="00B43E52">
        <w:t>utom</w:t>
      </w:r>
      <w:ins w:id="273" w:author="david jackson" w:date="2018-12-07T14:43:00Z">
        <w:r w:rsidR="00974109">
          <w:t>r</w:t>
        </w:r>
      </w:ins>
      <w:r w:rsidR="00B43E52">
        <w:t>ation</w:t>
      </w:r>
      <w:r w:rsidR="00B62475">
        <w:t xml:space="preserve"> </w:t>
      </w:r>
      <w:r w:rsidR="008A6E90">
        <w:t xml:space="preserve">risk </w:t>
      </w:r>
      <w:r w:rsidR="00A21E23">
        <w:t xml:space="preserve">could </w:t>
      </w:r>
      <w:r w:rsidR="008A6E90">
        <w:t>reach</w:t>
      </w:r>
      <w:r w:rsidR="00B43E52">
        <w:t xml:space="preserve"> as high as</w:t>
      </w:r>
      <w:r w:rsidR="008A6E90">
        <w:t xml:space="preserve"> </w:t>
      </w:r>
      <w:r w:rsidR="00B43E52">
        <w:t xml:space="preserve">73 </w:t>
      </w:r>
      <w:r w:rsidR="008A6E90">
        <w:t xml:space="preserve">percent of the </w:t>
      </w:r>
      <w:r w:rsidR="00E06EDB">
        <w:t xml:space="preserve">current </w:t>
      </w:r>
      <w:r w:rsidR="008A6E90">
        <w:t xml:space="preserve">task content of </w:t>
      </w:r>
      <w:r w:rsidR="00E06EDB">
        <w:t xml:space="preserve">today’s occupations </w:t>
      </w:r>
      <w:r w:rsidR="00B43E52">
        <w:t>in accommodation</w:t>
      </w:r>
      <w:r w:rsidR="00956D62">
        <w:t>s</w:t>
      </w:r>
      <w:r w:rsidR="00B43E52">
        <w:t xml:space="preserve"> and food services</w:t>
      </w:r>
      <w:r w:rsidR="00E06EDB">
        <w:t>,</w:t>
      </w:r>
      <w:r w:rsidR="00B43E52">
        <w:t xml:space="preserve"> followed by 59 percent in manufacturing and 58 percent in transportation and warehousing</w:t>
      </w:r>
      <w:r w:rsidR="008A6E90">
        <w:t xml:space="preserve">. </w:t>
      </w:r>
      <w:del w:id="274" w:author="david jackson" w:date="2018-12-07T14:44:00Z">
        <w:r w:rsidR="00956D62" w:rsidDel="00393473">
          <w:delText>In this regard, t</w:delText>
        </w:r>
      </w:del>
      <w:ins w:id="275" w:author="david jackson" w:date="2018-12-07T14:44:00Z">
        <w:r w:rsidR="00393473">
          <w:t>T</w:t>
        </w:r>
      </w:ins>
      <w:r w:rsidR="00956D62">
        <w:t xml:space="preserve">he self-checkout kiosk and AI concierge </w:t>
      </w:r>
      <w:del w:id="276" w:author="david jackson" w:date="2018-12-07T14:45:00Z">
        <w:r w:rsidR="00956D62" w:rsidDel="00282EFC">
          <w:delText xml:space="preserve">will </w:delText>
        </w:r>
      </w:del>
      <w:ins w:id="277" w:author="david jackson" w:date="2018-12-07T14:45:00Z">
        <w:r w:rsidR="00282EFC">
          <w:t xml:space="preserve">may soon </w:t>
        </w:r>
      </w:ins>
      <w:r w:rsidR="00956D62">
        <w:t xml:space="preserve">loom just as large as industrial robots as threats to </w:t>
      </w:r>
      <w:ins w:id="278" w:author="david jackson" w:date="2018-12-07T14:45:00Z">
        <w:r w:rsidR="00282EFC">
          <w:t xml:space="preserve">future </w:t>
        </w:r>
      </w:ins>
      <w:r w:rsidR="00956D62">
        <w:t>employment</w:t>
      </w:r>
      <w:del w:id="279" w:author="david jackson" w:date="2018-12-07T14:45:00Z">
        <w:r w:rsidR="00956D62" w:rsidDel="00282EFC">
          <w:delText xml:space="preserve"> looking forward</w:delText>
        </w:r>
      </w:del>
      <w:r w:rsidR="00956D62">
        <w:t xml:space="preserve">. </w:t>
      </w:r>
      <w:r w:rsidR="008A6E90">
        <w:t>By contrast, the risk of task substitution is less</w:t>
      </w:r>
      <w:r w:rsidR="006C2952">
        <w:t xml:space="preserve"> </w:t>
      </w:r>
      <w:r w:rsidR="008A6E90">
        <w:t xml:space="preserve">than half that in high-skill, complex, and interpersonal industries like </w:t>
      </w:r>
      <w:r w:rsidR="00E06EDB">
        <w:t>information</w:t>
      </w:r>
      <w:r w:rsidR="008A6E90">
        <w:t xml:space="preserve">, </w:t>
      </w:r>
      <w:r w:rsidR="00B43E52">
        <w:t xml:space="preserve">management, </w:t>
      </w:r>
      <w:r w:rsidR="008A6E90">
        <w:t>professional</w:t>
      </w:r>
      <w:r w:rsidR="00970CC4">
        <w:t xml:space="preserve"> and </w:t>
      </w:r>
      <w:r w:rsidR="008A6E90">
        <w:t xml:space="preserve">technical services, and </w:t>
      </w:r>
      <w:r w:rsidR="00B43E52">
        <w:t>education</w:t>
      </w:r>
      <w:r w:rsidR="008A6E90">
        <w:t>.</w:t>
      </w:r>
    </w:p>
    <w:p w14:paraId="37E8C6EA" w14:textId="731C53C7" w:rsidR="00D27B85" w:rsidRDefault="00A34CB2">
      <w:pPr>
        <w:pStyle w:val="Normal1"/>
        <w:spacing w:after="200"/>
      </w:pPr>
      <w:r w:rsidRPr="00A34CB2">
        <w:rPr>
          <w:noProof/>
        </w:rPr>
        <w:drawing>
          <wp:inline distT="0" distB="0" distL="0" distR="0" wp14:anchorId="5D749A16" wp14:editId="60654B92">
            <wp:extent cx="5486400" cy="429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294624"/>
                    </a:xfrm>
                    <a:prstGeom prst="rect">
                      <a:avLst/>
                    </a:prstGeom>
                    <a:noFill/>
                    <a:ln>
                      <a:noFill/>
                    </a:ln>
                  </pic:spPr>
                </pic:pic>
              </a:graphicData>
            </a:graphic>
          </wp:inline>
        </w:drawing>
      </w:r>
    </w:p>
    <w:p w14:paraId="53226E29" w14:textId="7D7CA799" w:rsidR="00DB2DF1" w:rsidRDefault="00D62AA1">
      <w:pPr>
        <w:pStyle w:val="Normal1"/>
        <w:spacing w:after="200"/>
      </w:pPr>
      <w:del w:id="280" w:author="david jackson" w:date="2018-12-07T14:46:00Z">
        <w:r w:rsidDel="00201E8F">
          <w:delText>In this regard</w:delText>
        </w:r>
      </w:del>
      <w:ins w:id="281" w:author="david jackson" w:date="2018-12-07T14:46:00Z">
        <w:r w:rsidR="00201E8F">
          <w:t>Similarly</w:t>
        </w:r>
      </w:ins>
      <w:r>
        <w:t>, a</w:t>
      </w:r>
      <w:r w:rsidR="0079350C">
        <w:t xml:space="preserve"> recent academic study that looked at automation </w:t>
      </w:r>
      <w:r w:rsidR="000E453D">
        <w:t>over 35 years</w:t>
      </w:r>
      <w:r w:rsidR="0079350C">
        <w:t xml:space="preserve"> across these industries in 19 advanced </w:t>
      </w:r>
      <w:r w:rsidR="00AF1E94">
        <w:t xml:space="preserve">economies </w:t>
      </w:r>
      <w:r w:rsidR="0079350C">
        <w:t>found high</w:t>
      </w:r>
      <w:r w:rsidR="000E453D">
        <w:t>er</w:t>
      </w:r>
      <w:r w:rsidR="0079350C">
        <w:t xml:space="preserve"> </w:t>
      </w:r>
      <w:r w:rsidR="00137BAD">
        <w:t xml:space="preserve">levels of automation in primary, </w:t>
      </w:r>
      <w:r w:rsidR="0079350C">
        <w:t>secondary</w:t>
      </w:r>
      <w:r w:rsidR="00137BAD">
        <w:t>, and trade and transport</w:t>
      </w:r>
      <w:r w:rsidR="0079350C">
        <w:t xml:space="preserve"> activities </w:t>
      </w:r>
      <w:r w:rsidR="00137BAD">
        <w:t xml:space="preserve">with </w:t>
      </w:r>
      <w:r w:rsidR="0079350C">
        <w:t>low</w:t>
      </w:r>
      <w:r w:rsidR="000E453D">
        <w:t>er</w:t>
      </w:r>
      <w:r w:rsidR="0079350C">
        <w:t xml:space="preserve"> automation</w:t>
      </w:r>
      <w:r w:rsidR="00B87D3B">
        <w:t xml:space="preserve"> risk</w:t>
      </w:r>
      <w:r w:rsidR="0079350C">
        <w:t xml:space="preserve"> in services</w:t>
      </w:r>
      <w:r w:rsidR="002879FC">
        <w:t>.</w:t>
      </w:r>
      <w:r w:rsidR="002879FC">
        <w:rPr>
          <w:rStyle w:val="EndnoteReference"/>
        </w:rPr>
        <w:endnoteReference w:id="37"/>
      </w:r>
      <w:r w:rsidR="002879FC">
        <w:t xml:space="preserve"> In the automated industries, this had the effect of increasing productivity and decreasing employment, while shifting employment into </w:t>
      </w:r>
      <w:r w:rsidR="006C2952">
        <w:t>less</w:t>
      </w:r>
      <w:r w:rsidR="002879FC">
        <w:t>-automated areas</w:t>
      </w:r>
      <w:r w:rsidR="0079350C">
        <w:t>.</w:t>
      </w:r>
      <w:r w:rsidR="00392D19">
        <w:t xml:space="preserve"> </w:t>
      </w:r>
      <w:r w:rsidR="00B6693F">
        <w:t>In a similar vein, w</w:t>
      </w:r>
      <w:r w:rsidR="00DB2DF1">
        <w:t>e also observe a slightly negative relationship between the size of industries</w:t>
      </w:r>
      <w:r w:rsidR="00E06EDB">
        <w:t xml:space="preserve"> in terms of employment</w:t>
      </w:r>
      <w:r w:rsidR="0047644C">
        <w:t>—as well as their pace of growth in the last 16 years—</w:t>
      </w:r>
      <w:r w:rsidR="00DB2DF1">
        <w:t>and their automation potential</w:t>
      </w:r>
      <w:r w:rsidR="0047644C">
        <w:t>.</w:t>
      </w:r>
      <w:r w:rsidR="00E06EDB">
        <w:t xml:space="preserve"> In other words, excepting the one outlier of food and accommodation services, current-task disruption </w:t>
      </w:r>
      <w:r>
        <w:t>looks like it will be</w:t>
      </w:r>
      <w:r w:rsidR="00E06EDB">
        <w:t xml:space="preserve"> be greatest in the industries that</w:t>
      </w:r>
      <w:r w:rsidR="00256E51">
        <w:t xml:space="preserve"> now</w:t>
      </w:r>
      <w:r w:rsidR="00E06EDB">
        <w:t xml:space="preserve"> employ </w:t>
      </w:r>
      <w:r>
        <w:t xml:space="preserve">some of </w:t>
      </w:r>
      <w:r w:rsidR="00E06EDB">
        <w:t>the fewest workers</w:t>
      </w:r>
      <w:r w:rsidR="00706AC8">
        <w:t xml:space="preserve"> as a result of sustained productivity growth</w:t>
      </w:r>
      <w:r w:rsidR="004C373B">
        <w:t>.</w:t>
      </w:r>
      <w:del w:id="284" w:author="david jackson" w:date="2018-11-29T14:33:00Z">
        <w:r w:rsidR="00007226" w:rsidDel="00BE5ACE">
          <w:delText xml:space="preserve">  </w:delText>
        </w:r>
      </w:del>
      <w:ins w:id="285" w:author="david jackson" w:date="2018-11-29T14:33:00Z">
        <w:r w:rsidR="00BE5ACE">
          <w:t xml:space="preserve"> </w:t>
        </w:r>
      </w:ins>
      <w:r w:rsidR="004C373B">
        <w:t xml:space="preserve">At the same time, </w:t>
      </w:r>
      <w:r>
        <w:t xml:space="preserve">lesser </w:t>
      </w:r>
      <w:r w:rsidR="004C373B">
        <w:t xml:space="preserve">task disruption can be expected in a </w:t>
      </w:r>
      <w:r w:rsidR="004C373B">
        <w:lastRenderedPageBreak/>
        <w:t>number of large service industries characterized by a social- and personal-care orientation and low productivity growth.</w:t>
      </w:r>
    </w:p>
    <w:p w14:paraId="1B62DD7E" w14:textId="44892FB4" w:rsidR="0098524E" w:rsidRDefault="0098524E">
      <w:pPr>
        <w:pStyle w:val="Normal1"/>
        <w:spacing w:after="200"/>
      </w:pPr>
      <w:r>
        <w:t>Put all of this together, and it may be that the experience of automation among industries in the future will be similar to the experience of the most recent few decades</w:t>
      </w:r>
      <w:r w:rsidR="00432F00">
        <w:t xml:space="preserve">: </w:t>
      </w:r>
      <w:r w:rsidR="00C129F9">
        <w:t xml:space="preserve">Several </w:t>
      </w:r>
      <w:r>
        <w:t>segment</w:t>
      </w:r>
      <w:r w:rsidR="00C129F9">
        <w:t>s</w:t>
      </w:r>
      <w:r>
        <w:t xml:space="preserve"> of the economy</w:t>
      </w:r>
      <w:r w:rsidR="00432F00">
        <w:t>—manufacturing, logistics, food service—</w:t>
      </w:r>
      <w:r w:rsidR="00977B78">
        <w:t>are poised to</w:t>
      </w:r>
      <w:r w:rsidR="00E06EDB">
        <w:t xml:space="preserve"> </w:t>
      </w:r>
      <w:r>
        <w:t>experience higher automation, increases in productivity, and reduced employment, while</w:t>
      </w:r>
      <w:r w:rsidR="00C129F9">
        <w:t xml:space="preserve"> others</w:t>
      </w:r>
      <w:r w:rsidR="009A0DAC">
        <w:t>—</w:t>
      </w:r>
      <w:del w:id="286" w:author="david jackson" w:date="2018-12-05T15:44:00Z">
        <w:r w:rsidR="00432F00" w:rsidDel="00FA00AD">
          <w:delText>healthcare</w:delText>
        </w:r>
      </w:del>
      <w:ins w:id="287" w:author="david jackson" w:date="2018-12-05T15:44:00Z">
        <w:r w:rsidR="00FA00AD">
          <w:t>health care</w:t>
        </w:r>
      </w:ins>
      <w:r w:rsidR="00432F00">
        <w:t>, education, professional services—</w:t>
      </w:r>
      <w:r>
        <w:t xml:space="preserve">experience the opposite. </w:t>
      </w:r>
      <w:del w:id="288" w:author="david jackson" w:date="2018-12-07T14:49:00Z">
        <w:r w:rsidDel="00F97673">
          <w:delText>To be sure, much cannot be predicted</w:delText>
        </w:r>
        <w:r w:rsidR="00C129F9" w:rsidDel="00F97673">
          <w:delText>—</w:delText>
        </w:r>
      </w:del>
      <w:ins w:id="289" w:author="david jackson" w:date="2018-12-07T14:49:00Z">
        <w:r w:rsidR="00F97673">
          <w:t xml:space="preserve">Nevertheless, </w:t>
        </w:r>
      </w:ins>
      <w:r w:rsidR="00C129F9">
        <w:t>technological possibility is not technological reality</w:t>
      </w:r>
      <w:r w:rsidR="00E06EDB">
        <w:t xml:space="preserve"> and we are unable to predict how the complex factors such as supply and demand shocks, wage and price adjustments, </w:t>
      </w:r>
      <w:r w:rsidR="00977B78">
        <w:t xml:space="preserve">innovation, and sectoral reallocation </w:t>
      </w:r>
      <w:r w:rsidR="00E06EDB">
        <w:t>will unfold</w:t>
      </w:r>
      <w:r>
        <w:t xml:space="preserve">. However, a reasonable assessment of the </w:t>
      </w:r>
      <w:r w:rsidR="00977B78">
        <w:t xml:space="preserve">data </w:t>
      </w:r>
      <w:r>
        <w:t xml:space="preserve">points more </w:t>
      </w:r>
      <w:del w:id="290" w:author="david jackson" w:date="2018-12-05T15:31:00Z">
        <w:r w:rsidDel="009A1D3B">
          <w:delText>to</w:delText>
        </w:r>
        <w:r w:rsidR="00F5089C" w:rsidDel="009A1D3B">
          <w:delText>wards</w:delText>
        </w:r>
      </w:del>
      <w:ins w:id="291" w:author="david jackson" w:date="2018-12-05T15:31:00Z">
        <w:r w:rsidR="009A1D3B">
          <w:t>toward</w:t>
        </w:r>
      </w:ins>
      <w:r>
        <w:t xml:space="preserve"> </w:t>
      </w:r>
      <w:r w:rsidR="00977B78">
        <w:t xml:space="preserve">a basic </w:t>
      </w:r>
      <w:r>
        <w:t xml:space="preserve">continuity than </w:t>
      </w:r>
      <w:r w:rsidR="00E06EDB">
        <w:t xml:space="preserve">a </w:t>
      </w:r>
      <w:r w:rsidR="00977B78">
        <w:t>dramatic</w:t>
      </w:r>
      <w:r w:rsidR="00E06EDB">
        <w:t xml:space="preserve"> departure from the past</w:t>
      </w:r>
      <w:r>
        <w:t xml:space="preserve">. </w:t>
      </w:r>
    </w:p>
    <w:p w14:paraId="1F505422" w14:textId="0F5169A1" w:rsidR="00C34870" w:rsidRDefault="00D27B85">
      <w:pPr>
        <w:pStyle w:val="Normal1"/>
        <w:spacing w:after="200"/>
        <w:rPr>
          <w:b/>
        </w:rPr>
      </w:pPr>
      <w:r>
        <w:rPr>
          <w:b/>
        </w:rPr>
        <w:t>6</w:t>
      </w:r>
      <w:r w:rsidR="00AC7E4E">
        <w:rPr>
          <w:b/>
        </w:rPr>
        <w:t>. Automation risk varies across U.S. regions and states</w:t>
      </w:r>
      <w:r w:rsidR="00855E33">
        <w:rPr>
          <w:b/>
        </w:rPr>
        <w:t xml:space="preserve"> but </w:t>
      </w:r>
      <w:r w:rsidR="008908EB">
        <w:rPr>
          <w:b/>
        </w:rPr>
        <w:t xml:space="preserve">it will be most disruptive in Heartland </w:t>
      </w:r>
      <w:r w:rsidR="00F966FB">
        <w:rPr>
          <w:b/>
        </w:rPr>
        <w:t>states</w:t>
      </w:r>
      <w:r w:rsidR="00855E33">
        <w:rPr>
          <w:b/>
        </w:rPr>
        <w:t xml:space="preserve">—the same region hit hardest by the </w:t>
      </w:r>
      <w:del w:id="292" w:author="david jackson" w:date="2018-12-07T14:50:00Z">
        <w:r w:rsidR="00855E33" w:rsidDel="006E1731">
          <w:rPr>
            <w:b/>
          </w:rPr>
          <w:delText>information-age phase of the change</w:delText>
        </w:r>
      </w:del>
      <w:ins w:id="293" w:author="david jackson" w:date="2018-12-07T14:50:00Z">
        <w:r w:rsidR="006E1731">
          <w:rPr>
            <w:b/>
          </w:rPr>
          <w:t>IT era</w:t>
        </w:r>
      </w:ins>
      <w:r w:rsidR="00AC7E4E">
        <w:rPr>
          <w:b/>
        </w:rPr>
        <w:t>.</w:t>
      </w:r>
    </w:p>
    <w:p w14:paraId="761292EF" w14:textId="749EB77C" w:rsidR="00E134C4" w:rsidRDefault="007D1AA0">
      <w:pPr>
        <w:pStyle w:val="Normal1"/>
        <w:spacing w:after="200"/>
      </w:pPr>
      <w:del w:id="294" w:author="david jackson" w:date="2018-12-07T14:54:00Z">
        <w:r w:rsidDel="00E648FC">
          <w:delText xml:space="preserve">Turning to the geography of </w:delText>
        </w:r>
        <w:r w:rsidR="007C1A29" w:rsidDel="00E648FC">
          <w:delText xml:space="preserve">future </w:delText>
        </w:r>
        <w:r w:rsidDel="00E648FC">
          <w:delText xml:space="preserve">automation potential, broad national incidence gives way to varying exposures across space. </w:delText>
        </w:r>
        <w:r w:rsidR="00776354" w:rsidDel="00E648FC">
          <w:delText xml:space="preserve">In </w:delText>
        </w:r>
        <w:r w:rsidDel="00E648FC">
          <w:delText>a word,</w:delText>
        </w:r>
      </w:del>
      <w:ins w:id="295" w:author="david jackson" w:date="2018-12-07T14:54:00Z">
        <w:r w:rsidR="00E648FC">
          <w:t>While</w:t>
        </w:r>
      </w:ins>
      <w:r>
        <w:t xml:space="preserve"> a</w:t>
      </w:r>
      <w:r w:rsidR="00776354">
        <w:t xml:space="preserve">utomation </w:t>
      </w:r>
      <w:r w:rsidR="007C1A29">
        <w:t xml:space="preserve">is likely to </w:t>
      </w:r>
      <w:r>
        <w:t xml:space="preserve">continue to </w:t>
      </w:r>
      <w:r w:rsidR="00776354">
        <w:t>tak</w:t>
      </w:r>
      <w:r>
        <w:t>e</w:t>
      </w:r>
      <w:r w:rsidR="00776354">
        <w:t xml:space="preserve"> place everywhere</w:t>
      </w:r>
      <w:r w:rsidR="003872EC">
        <w:t>,</w:t>
      </w:r>
      <w:del w:id="296" w:author="david jackson" w:date="2018-12-07T14:54:00Z">
        <w:r w:rsidR="00776354" w:rsidDel="00552E3E">
          <w:delText xml:space="preserve"> but</w:delText>
        </w:r>
      </w:del>
      <w:r w:rsidR="00776354">
        <w:t xml:space="preserve"> its inroads </w:t>
      </w:r>
      <w:r>
        <w:t xml:space="preserve">will </w:t>
      </w:r>
      <w:r w:rsidR="00776354">
        <w:t xml:space="preserve">be felt differently </w:t>
      </w:r>
      <w:r w:rsidR="005B5A1D">
        <w:t>across</w:t>
      </w:r>
      <w:r w:rsidR="00776354">
        <w:t xml:space="preserve"> place</w:t>
      </w:r>
      <w:r w:rsidR="0079362F">
        <w:t xml:space="preserve">. </w:t>
      </w:r>
      <w:r w:rsidR="00437468">
        <w:t>This is true because l</w:t>
      </w:r>
      <w:r w:rsidR="0079362F">
        <w:t xml:space="preserve">ocal </w:t>
      </w:r>
      <w:r w:rsidR="00437468">
        <w:t xml:space="preserve">automation risks </w:t>
      </w:r>
      <w:r w:rsidR="0079362F">
        <w:t>var</w:t>
      </w:r>
      <w:r w:rsidR="00437468">
        <w:t>y</w:t>
      </w:r>
      <w:r w:rsidR="0079362F">
        <w:t xml:space="preserve"> with the local </w:t>
      </w:r>
      <w:r w:rsidR="00E134C4">
        <w:t xml:space="preserve">industry, task, and </w:t>
      </w:r>
      <w:r w:rsidR="0079362F">
        <w:t>skil</w:t>
      </w:r>
      <w:r w:rsidR="00E134C4">
        <w:t>l</w:t>
      </w:r>
      <w:r w:rsidR="0079362F">
        <w:t xml:space="preserve"> mix,</w:t>
      </w:r>
      <w:r w:rsidR="00E134C4">
        <w:t xml:space="preserve"> which in turn determine</w:t>
      </w:r>
      <w:ins w:id="297" w:author="david jackson" w:date="2018-12-07T14:55:00Z">
        <w:r w:rsidR="00552E3E">
          <w:t>s</w:t>
        </w:r>
      </w:ins>
      <w:r w:rsidR="00E134C4">
        <w:t xml:space="preserve"> local susceptibility</w:t>
      </w:r>
      <w:r w:rsidR="00855E33">
        <w:t xml:space="preserve"> to task </w:t>
      </w:r>
      <w:r w:rsidR="00601803">
        <w:t>change</w:t>
      </w:r>
      <w:r w:rsidR="007C1A29">
        <w:t xml:space="preserve"> (along with </w:t>
      </w:r>
      <w:del w:id="298" w:author="david jackson" w:date="2018-12-07T14:56:00Z">
        <w:r w:rsidR="007C1A29" w:rsidDel="005E2BC6">
          <w:delText xml:space="preserve">varyances </w:delText>
        </w:r>
      </w:del>
      <w:ins w:id="299" w:author="david jackson" w:date="2018-12-07T14:56:00Z">
        <w:r w:rsidR="005E2BC6">
          <w:t xml:space="preserve">variances </w:t>
        </w:r>
      </w:ins>
      <w:r w:rsidR="007C1A29">
        <w:t>in adoption, which is a factor we cannot account for here)</w:t>
      </w:r>
      <w:r w:rsidR="00E134C4">
        <w:t>.</w:t>
      </w:r>
    </w:p>
    <w:p w14:paraId="19E56988" w14:textId="2EA25931" w:rsidR="00E134C4" w:rsidRDefault="00855E33">
      <w:pPr>
        <w:pStyle w:val="Normal1"/>
        <w:spacing w:after="200"/>
      </w:pPr>
      <w:del w:id="300" w:author="david jackson" w:date="2018-12-07T14:56:00Z">
        <w:r w:rsidDel="004F392D">
          <w:delText>In keeping with this,</w:delText>
        </w:r>
      </w:del>
      <w:ins w:id="301" w:author="david jackson" w:date="2018-12-07T14:56:00Z">
        <w:r w:rsidR="004F392D">
          <w:t>L</w:t>
        </w:r>
      </w:ins>
      <w:del w:id="302" w:author="david jackson" w:date="2018-12-07T14:56:00Z">
        <w:r w:rsidDel="004F392D">
          <w:delText xml:space="preserve"> </w:delText>
        </w:r>
        <w:r w:rsidR="00E134C4" w:rsidDel="004F392D">
          <w:delText>l</w:delText>
        </w:r>
      </w:del>
      <w:r w:rsidR="00E134C4">
        <w:t xml:space="preserve">arge regions and whole states—which contain less distinct industrial compositions than smaller locales like </w:t>
      </w:r>
      <w:r w:rsidR="005B5A1D">
        <w:t>metropolitan areas</w:t>
      </w:r>
      <w:r w:rsidR="00E134C4">
        <w:t>—</w:t>
      </w:r>
      <w:del w:id="303" w:author="david jackson" w:date="2018-12-07T14:57:00Z">
        <w:r w:rsidR="00E134C4" w:rsidDel="00F4350D">
          <w:delText xml:space="preserve">see </w:delText>
        </w:r>
      </w:del>
      <w:ins w:id="304" w:author="david jackson" w:date="2018-12-07T14:57:00Z">
        <w:r w:rsidR="00F4350D">
          <w:t xml:space="preserve">contain </w:t>
        </w:r>
      </w:ins>
      <w:r w:rsidR="00E134C4">
        <w:t xml:space="preserve">noticeable but not </w:t>
      </w:r>
      <w:r w:rsidR="00DE7069">
        <w:t xml:space="preserve">in most cases </w:t>
      </w:r>
      <w:r w:rsidR="00E134C4">
        <w:t xml:space="preserve">radical variations </w:t>
      </w:r>
      <w:del w:id="305" w:author="david jackson" w:date="2018-12-07T14:57:00Z">
        <w:r w:rsidR="00E134C4" w:rsidDel="00F4350D">
          <w:delText xml:space="preserve">of </w:delText>
        </w:r>
      </w:del>
      <w:ins w:id="306" w:author="david jackson" w:date="2018-12-07T14:57:00Z">
        <w:r w:rsidR="00F4350D">
          <w:t xml:space="preserve">in </w:t>
        </w:r>
      </w:ins>
      <w:r w:rsidR="009A76C3">
        <w:t xml:space="preserve">current task </w:t>
      </w:r>
      <w:r w:rsidR="00E134C4">
        <w:t xml:space="preserve">exposure to </w:t>
      </w:r>
      <w:r w:rsidR="009A76C3">
        <w:t>emerging technologies</w:t>
      </w:r>
      <w:r w:rsidR="00E134C4">
        <w:t>.</w:t>
      </w:r>
      <w:r w:rsidR="005B5A1D">
        <w:t xml:space="preserve"> Compounding this </w:t>
      </w:r>
      <w:del w:id="307" w:author="david jackson" w:date="2018-12-07T14:57:00Z">
        <w:r w:rsidR="005B5A1D" w:rsidDel="00F4350D">
          <w:delText xml:space="preserve">is the fact </w:delText>
        </w:r>
      </w:del>
      <w:r w:rsidR="005B5A1D">
        <w:t>that one of the most unbiquitous industries—food and accommodation services—is an outlier in terms of high automation potential.</w:t>
      </w:r>
    </w:p>
    <w:p w14:paraId="18B5E9A6" w14:textId="019B56F4" w:rsidR="000F7B9A" w:rsidRDefault="00855E33">
      <w:pPr>
        <w:pStyle w:val="Normal1"/>
        <w:spacing w:after="200"/>
      </w:pPr>
      <w:r>
        <w:t>Along these lines, t</w:t>
      </w:r>
      <w:r w:rsidR="00DE7069">
        <w:t xml:space="preserve">he </w:t>
      </w:r>
      <w:r>
        <w:t xml:space="preserve">state-by-state </w:t>
      </w:r>
      <w:r w:rsidR="007D1AA0">
        <w:t>variation</w:t>
      </w:r>
      <w:r w:rsidR="00DE7069">
        <w:t xml:space="preserve"> of automation potential is relatively narrow, and ranges </w:t>
      </w:r>
      <w:r w:rsidR="00DE7069" w:rsidRPr="00AF3EFA">
        <w:rPr>
          <w:color w:val="auto"/>
        </w:rPr>
        <w:t xml:space="preserve">from </w:t>
      </w:r>
      <w:r w:rsidR="00F9706C" w:rsidRPr="00AF3EFA">
        <w:rPr>
          <w:color w:val="auto"/>
        </w:rPr>
        <w:t xml:space="preserve">48.7 </w:t>
      </w:r>
      <w:r w:rsidR="00DE7069" w:rsidRPr="00AF3EFA">
        <w:rPr>
          <w:color w:val="auto"/>
        </w:rPr>
        <w:t xml:space="preserve">and </w:t>
      </w:r>
      <w:r w:rsidR="00F9706C" w:rsidRPr="00AF3EFA">
        <w:rPr>
          <w:color w:val="auto"/>
        </w:rPr>
        <w:t xml:space="preserve">48.4 </w:t>
      </w:r>
      <w:r w:rsidR="00DE7069" w:rsidRPr="00AF3EFA">
        <w:rPr>
          <w:color w:val="auto"/>
        </w:rPr>
        <w:t xml:space="preserve">percent </w:t>
      </w:r>
      <w:r w:rsidR="00120C2A" w:rsidRPr="00AF3EFA">
        <w:rPr>
          <w:color w:val="auto"/>
        </w:rPr>
        <w:t xml:space="preserve">of the employment-weighted task load </w:t>
      </w:r>
      <w:r w:rsidR="00DE7069" w:rsidRPr="00AF3EFA">
        <w:rPr>
          <w:color w:val="auto"/>
        </w:rPr>
        <w:t xml:space="preserve">in </w:t>
      </w:r>
      <w:r w:rsidR="00F9706C" w:rsidRPr="00AF3EFA">
        <w:rPr>
          <w:b/>
          <w:color w:val="auto"/>
        </w:rPr>
        <w:t>Indiana</w:t>
      </w:r>
      <w:r w:rsidR="00F9706C" w:rsidRPr="00AF3EFA">
        <w:rPr>
          <w:color w:val="auto"/>
        </w:rPr>
        <w:t xml:space="preserve"> </w:t>
      </w:r>
      <w:r w:rsidR="00DE7069" w:rsidRPr="00AF3EFA">
        <w:rPr>
          <w:color w:val="auto"/>
        </w:rPr>
        <w:t xml:space="preserve">and </w:t>
      </w:r>
      <w:r w:rsidR="00F9706C" w:rsidRPr="00AF3EFA">
        <w:rPr>
          <w:b/>
          <w:color w:val="auto"/>
        </w:rPr>
        <w:t>Kentucky</w:t>
      </w:r>
      <w:r w:rsidR="00F9706C" w:rsidRPr="00AF3EFA">
        <w:rPr>
          <w:color w:val="auto"/>
        </w:rPr>
        <w:t xml:space="preserve"> </w:t>
      </w:r>
      <w:r w:rsidR="00DE7069" w:rsidRPr="00AF3EFA">
        <w:rPr>
          <w:color w:val="auto"/>
        </w:rPr>
        <w:t xml:space="preserve">to </w:t>
      </w:r>
      <w:r w:rsidR="00F9706C" w:rsidRPr="00AF3EFA">
        <w:rPr>
          <w:color w:val="auto"/>
        </w:rPr>
        <w:t xml:space="preserve">42.9 </w:t>
      </w:r>
      <w:r w:rsidR="00DE7069" w:rsidRPr="00AF3EFA">
        <w:rPr>
          <w:color w:val="auto"/>
        </w:rPr>
        <w:t xml:space="preserve">and </w:t>
      </w:r>
      <w:r w:rsidR="00F9706C" w:rsidRPr="00AF3EFA">
        <w:rPr>
          <w:color w:val="auto"/>
        </w:rPr>
        <w:t xml:space="preserve">42.4 </w:t>
      </w:r>
      <w:r w:rsidR="00DE7069" w:rsidRPr="00AF3EFA">
        <w:rPr>
          <w:color w:val="auto"/>
        </w:rPr>
        <w:t xml:space="preserve">percent in </w:t>
      </w:r>
      <w:r w:rsidR="00F9706C" w:rsidRPr="00AF3EFA">
        <w:rPr>
          <w:b/>
          <w:color w:val="auto"/>
        </w:rPr>
        <w:t>Massachusetts</w:t>
      </w:r>
      <w:r w:rsidR="00F9706C" w:rsidRPr="00AF3EFA">
        <w:rPr>
          <w:color w:val="auto"/>
        </w:rPr>
        <w:t xml:space="preserve"> </w:t>
      </w:r>
      <w:r w:rsidR="00DE7069" w:rsidRPr="00AF3EFA">
        <w:rPr>
          <w:color w:val="auto"/>
        </w:rPr>
        <w:t xml:space="preserve">and </w:t>
      </w:r>
      <w:r w:rsidR="00F9706C" w:rsidRPr="00AF3EFA">
        <w:rPr>
          <w:b/>
          <w:color w:val="auto"/>
        </w:rPr>
        <w:t>New York</w:t>
      </w:r>
      <w:r w:rsidR="00120C2A" w:rsidRPr="00AF3EFA">
        <w:rPr>
          <w:b/>
          <w:color w:val="auto"/>
        </w:rPr>
        <w:t>,</w:t>
      </w:r>
      <w:r w:rsidR="00120C2A" w:rsidRPr="00AF3EFA">
        <w:rPr>
          <w:color w:val="auto"/>
        </w:rPr>
        <w:t xml:space="preserve"> </w:t>
      </w:r>
      <w:r w:rsidR="00120C2A" w:rsidRPr="00F9706C">
        <w:rPr>
          <w:color w:val="auto"/>
        </w:rPr>
        <w:t xml:space="preserve">as is </w:t>
      </w:r>
      <w:r w:rsidR="00120C2A" w:rsidRPr="00B27AB8">
        <w:rPr>
          <w:color w:val="auto"/>
        </w:rPr>
        <w:t xml:space="preserve">depicted </w:t>
      </w:r>
      <w:del w:id="308" w:author="david jackson" w:date="2018-12-07T14:58:00Z">
        <w:r w:rsidR="00120C2A" w:rsidRPr="00B27AB8" w:rsidDel="00504B35">
          <w:rPr>
            <w:color w:val="auto"/>
          </w:rPr>
          <w:delText>nearby</w:delText>
        </w:r>
      </w:del>
      <w:ins w:id="309" w:author="david jackson" w:date="2018-12-07T14:58:00Z">
        <w:r w:rsidR="00504B35">
          <w:rPr>
            <w:color w:val="auto"/>
          </w:rPr>
          <w:t xml:space="preserve">in </w:t>
        </w:r>
        <w:r w:rsidR="00504B35" w:rsidRPr="00504B35">
          <w:rPr>
            <w:color w:val="auto"/>
            <w:highlight w:val="yellow"/>
            <w:rPrChange w:id="310" w:author="david jackson" w:date="2018-12-07T14:58:00Z">
              <w:rPr>
                <w:color w:val="auto"/>
              </w:rPr>
            </w:rPrChange>
          </w:rPr>
          <w:t>Figure X</w:t>
        </w:r>
      </w:ins>
      <w:r w:rsidR="00120C2A" w:rsidRPr="00B27AB8">
        <w:rPr>
          <w:color w:val="auto"/>
        </w:rPr>
        <w:t>:</w:t>
      </w:r>
      <w:r w:rsidR="00DE7069" w:rsidRPr="00B27AB8">
        <w:rPr>
          <w:color w:val="auto"/>
        </w:rPr>
        <w:t xml:space="preserve"> </w:t>
      </w:r>
    </w:p>
    <w:p w14:paraId="43C2A99D" w14:textId="0CE02C5A" w:rsidR="00E42DC1" w:rsidRPr="00E42DC1" w:rsidRDefault="00E42DC1" w:rsidP="00007226">
      <w:pPr>
        <w:pStyle w:val="Normal1"/>
      </w:pPr>
      <w:r>
        <w:rPr>
          <w:b/>
        </w:rPr>
        <w:t>Average automation potential by state, 2016</w:t>
      </w:r>
    </w:p>
    <w:p w14:paraId="08B5C595" w14:textId="5EE67D4D" w:rsidR="00120C2A" w:rsidRDefault="002B05E0">
      <w:pPr>
        <w:pStyle w:val="Normal1"/>
        <w:spacing w:after="200"/>
      </w:pPr>
      <w:r>
        <w:rPr>
          <w:noProof/>
        </w:rPr>
        <w:lastRenderedPageBreak/>
        <w:drawing>
          <wp:inline distT="0" distB="0" distL="0" distR="0" wp14:anchorId="6AC0C3A0" wp14:editId="3A82EF4E">
            <wp:extent cx="548640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Potential_State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569335"/>
                    </a:xfrm>
                    <a:prstGeom prst="rect">
                      <a:avLst/>
                    </a:prstGeom>
                  </pic:spPr>
                </pic:pic>
              </a:graphicData>
            </a:graphic>
          </wp:inline>
        </w:drawing>
      </w:r>
    </w:p>
    <w:p w14:paraId="6E63717A" w14:textId="01501B1B" w:rsidR="00E42DC1" w:rsidRPr="007D1AA0" w:rsidRDefault="00E42DC1">
      <w:pPr>
        <w:pStyle w:val="Normal1"/>
        <w:spacing w:after="200"/>
        <w:rPr>
          <w:i/>
          <w:sz w:val="18"/>
        </w:rPr>
      </w:pPr>
      <w:r w:rsidRPr="007D1AA0">
        <w:rPr>
          <w:i/>
          <w:sz w:val="18"/>
        </w:rPr>
        <w:t>Source: Brookings analysis of BLS, Census, EMSI, Moodys, and McKinsey data</w:t>
      </w:r>
    </w:p>
    <w:p w14:paraId="359BA2FA" w14:textId="45E34558" w:rsidR="00F21CDF" w:rsidRDefault="00120C2A">
      <w:pPr>
        <w:pStyle w:val="Normal1"/>
        <w:spacing w:after="200"/>
      </w:pPr>
      <w:del w:id="311" w:author="david jackson" w:date="2018-12-07T14:59:00Z">
        <w:r w:rsidDel="00BC799A">
          <w:delText xml:space="preserve">With that said, </w:delText>
        </w:r>
        <w:r w:rsidR="00855E33" w:rsidDel="00BC799A">
          <w:delText>though</w:delText>
        </w:r>
      </w:del>
      <w:ins w:id="312" w:author="david jackson" w:date="2018-12-07T14:59:00Z">
        <w:r w:rsidR="00BC799A">
          <w:t>Yet</w:t>
        </w:r>
      </w:ins>
      <w:r w:rsidR="00855E33">
        <w:t xml:space="preserve">, </w:t>
      </w:r>
      <w:r>
        <w:t xml:space="preserve">the map of state automation exposure is distinctive and suggestive. </w:t>
      </w:r>
      <w:r w:rsidR="00B25430">
        <w:t xml:space="preserve">Overall, the 19 states that </w:t>
      </w:r>
      <w:r w:rsidR="00C129F9">
        <w:t>the Walton Family Foundation labels</w:t>
      </w:r>
      <w:r w:rsidR="00B25430">
        <w:t xml:space="preserve"> </w:t>
      </w:r>
      <w:r w:rsidR="00C129F9">
        <w:t xml:space="preserve">as </w:t>
      </w:r>
      <w:r w:rsidR="00B25430">
        <w:t xml:space="preserve">the American Heartland have an average employment-weighted automation potential of </w:t>
      </w:r>
      <w:r w:rsidR="000E2326">
        <w:t xml:space="preserve">current task content at </w:t>
      </w:r>
      <w:r w:rsidR="00B25430">
        <w:t>47 percent, compared with 45 percent in the rest of the country.</w:t>
      </w:r>
      <w:r w:rsidR="00701C39">
        <w:rPr>
          <w:rStyle w:val="EndnoteReference"/>
        </w:rPr>
        <w:endnoteReference w:id="38"/>
      </w:r>
      <w:r w:rsidR="00701C39">
        <w:t xml:space="preserve"> </w:t>
      </w:r>
      <w:r w:rsidR="00DA0C8E">
        <w:t>It bears noting, in addition, that</w:t>
      </w:r>
      <w:r w:rsidR="00360B0A">
        <w:t xml:space="preserve"> the </w:t>
      </w:r>
      <w:r w:rsidR="00DA0C8E">
        <w:t xml:space="preserve">Heartland </w:t>
      </w:r>
      <w:r w:rsidR="00360B0A">
        <w:t xml:space="preserve">states encompass </w:t>
      </w:r>
      <w:r w:rsidR="00DA0C8E">
        <w:t>many of the c</w:t>
      </w:r>
      <w:r w:rsidR="00360B0A">
        <w:t xml:space="preserve">ommuting zones that </w:t>
      </w:r>
      <w:r w:rsidR="00C7340B">
        <w:t xml:space="preserve">contained </w:t>
      </w:r>
      <w:r w:rsidR="00360B0A">
        <w:t>the highest concentrations of routine employment in 1980</w:t>
      </w:r>
      <w:r w:rsidR="00DA0C8E">
        <w:t xml:space="preserve">. Much of this region </w:t>
      </w:r>
      <w:del w:id="313" w:author="david jackson" w:date="2018-12-07T15:00:00Z">
        <w:r w:rsidR="00DA0C8E" w:rsidDel="00620376">
          <w:delText xml:space="preserve">was </w:delText>
        </w:r>
      </w:del>
      <w:r w:rsidR="000E2326">
        <w:t xml:space="preserve">then </w:t>
      </w:r>
      <w:r w:rsidR="00DA0C8E">
        <w:t xml:space="preserve">and </w:t>
      </w:r>
      <w:ins w:id="314" w:author="david jackson" w:date="2018-12-07T15:00:00Z">
        <w:r w:rsidR="00620376">
          <w:t xml:space="preserve">now </w:t>
        </w:r>
      </w:ins>
      <w:del w:id="315" w:author="david jackson" w:date="2018-12-07T15:00:00Z">
        <w:r w:rsidR="000E2326" w:rsidDel="00313410">
          <w:delText xml:space="preserve">continues to be </w:delText>
        </w:r>
        <w:r w:rsidR="009E0D89" w:rsidDel="00313410">
          <w:delText xml:space="preserve">specialized </w:delText>
        </w:r>
      </w:del>
      <w:ins w:id="316" w:author="david jackson" w:date="2018-12-07T15:00:00Z">
        <w:r w:rsidR="00313410">
          <w:t xml:space="preserve">specializes </w:t>
        </w:r>
      </w:ins>
      <w:r w:rsidR="009E0D89">
        <w:t>in manufacturing and agricultural industries</w:t>
      </w:r>
      <w:r w:rsidR="00360B0A">
        <w:t>.</w:t>
      </w:r>
    </w:p>
    <w:p w14:paraId="15E562DA" w14:textId="0BA5E339" w:rsidR="007D1AA0" w:rsidRPr="00027553" w:rsidRDefault="00AF7FA6">
      <w:pPr>
        <w:pStyle w:val="Normal1"/>
        <w:spacing w:after="200"/>
        <w:rPr>
          <w:color w:val="FF0000"/>
        </w:rPr>
      </w:pPr>
      <w:r>
        <w:t xml:space="preserve">As expected, this state-by-state </w:t>
      </w:r>
      <w:r w:rsidR="00DA0C8E">
        <w:t>story</w:t>
      </w:r>
      <w:r>
        <w:t xml:space="preserve"> tracks </w:t>
      </w:r>
      <w:r w:rsidR="00DA0C8E">
        <w:t xml:space="preserve">closely with </w:t>
      </w:r>
      <w:r>
        <w:t>educational outcomes</w:t>
      </w:r>
      <w:r w:rsidR="00943A76">
        <w:t xml:space="preserve"> and industry composition</w:t>
      </w:r>
      <w:r>
        <w:t xml:space="preserve">. </w:t>
      </w:r>
      <w:r w:rsidR="000E6B74">
        <w:t xml:space="preserve">Less than </w:t>
      </w:r>
      <w:r w:rsidR="00DA0C8E">
        <w:t>one-quarter</w:t>
      </w:r>
      <w:r w:rsidR="000E6B74">
        <w:t xml:space="preserve"> of adults in </w:t>
      </w:r>
      <w:r w:rsidR="000E6B74" w:rsidRPr="00DA0C8E">
        <w:rPr>
          <w:b/>
        </w:rPr>
        <w:t>Kentucky</w:t>
      </w:r>
      <w:r w:rsidR="000E6B74">
        <w:t xml:space="preserve">, </w:t>
      </w:r>
      <w:r w:rsidR="000E6B74" w:rsidRPr="000E6B74">
        <w:rPr>
          <w:b/>
        </w:rPr>
        <w:t>Arkansas</w:t>
      </w:r>
      <w:r w:rsidR="000E6B74">
        <w:t xml:space="preserve">, </w:t>
      </w:r>
      <w:r w:rsidR="000E6B74" w:rsidRPr="00DA0C8E">
        <w:rPr>
          <w:b/>
        </w:rPr>
        <w:t>Alabama</w:t>
      </w:r>
      <w:r w:rsidR="000E6B74">
        <w:t xml:space="preserve">, and </w:t>
      </w:r>
      <w:r w:rsidR="000E6B74" w:rsidRPr="00DA0C8E">
        <w:rPr>
          <w:b/>
        </w:rPr>
        <w:t>Mississippi</w:t>
      </w:r>
      <w:r w:rsidR="000E6B74">
        <w:t xml:space="preserve"> </w:t>
      </w:r>
      <w:r w:rsidR="000E6B74" w:rsidRPr="000E6B74">
        <w:t>have</w:t>
      </w:r>
      <w:r w:rsidR="000E6B74">
        <w:t xml:space="preserve"> a </w:t>
      </w:r>
      <w:r w:rsidR="005B5A1D">
        <w:t xml:space="preserve">bachelor’s degree </w:t>
      </w:r>
      <w:r w:rsidR="00DA0C8E">
        <w:t>or more</w:t>
      </w:r>
      <w:r w:rsidR="000E6B74">
        <w:t>,</w:t>
      </w:r>
      <w:r w:rsidR="00B62F02">
        <w:t xml:space="preserve"> </w:t>
      </w:r>
      <w:r w:rsidR="00DA0C8E">
        <w:t xml:space="preserve">ensuring that all four states </w:t>
      </w:r>
      <w:r w:rsidR="00B62F02">
        <w:t>face automation exposure</w:t>
      </w:r>
      <w:r w:rsidR="00DA0C8E">
        <w:t>s</w:t>
      </w:r>
      <w:r w:rsidR="00B62F02">
        <w:t xml:space="preserve"> </w:t>
      </w:r>
      <w:r w:rsidR="00232E04">
        <w:t xml:space="preserve">of current tasks </w:t>
      </w:r>
      <w:r w:rsidR="00B62F02">
        <w:t xml:space="preserve">in excess of 47 percent. </w:t>
      </w:r>
      <w:r w:rsidR="00DA0C8E">
        <w:t xml:space="preserve">In keeping with that, </w:t>
      </w:r>
      <w:del w:id="317" w:author="david jackson" w:date="2018-12-07T15:00:00Z">
        <w:r w:rsidR="00DA0C8E" w:rsidDel="00DB2232">
          <w:delText>m</w:delText>
        </w:r>
        <w:r w:rsidR="00B62F02" w:rsidDel="00DB2232">
          <w:delText xml:space="preserve">oreover, </w:delText>
        </w:r>
      </w:del>
      <w:r w:rsidR="00B62F02">
        <w:t xml:space="preserve">roughly 40 percent of </w:t>
      </w:r>
      <w:r w:rsidR="00DA0C8E">
        <w:t xml:space="preserve">the </w:t>
      </w:r>
      <w:r w:rsidR="00B62F02">
        <w:t xml:space="preserve">employment in these states </w:t>
      </w:r>
      <w:r w:rsidR="00DA0C8E">
        <w:t>resides</w:t>
      </w:r>
      <w:r w:rsidR="00B62F02">
        <w:t xml:space="preserve"> in the industry groups most at risk from automation</w:t>
      </w:r>
      <w:r w:rsidR="002756E4">
        <w:t>—</w:t>
      </w:r>
      <w:r w:rsidR="00B62F02">
        <w:t>accommodation and food services, manufacturing, transportation, agriculture, retail, and mining</w:t>
      </w:r>
      <w:r w:rsidR="00DA0C8E">
        <w:t xml:space="preserve">. Less than one-fifth of the </w:t>
      </w:r>
      <w:r w:rsidR="000C05C0">
        <w:t>workforce</w:t>
      </w:r>
      <w:r w:rsidR="002756E4">
        <w:t xml:space="preserve"> </w:t>
      </w:r>
      <w:r w:rsidR="00DA0C8E">
        <w:t xml:space="preserve">in these states labors </w:t>
      </w:r>
      <w:r w:rsidR="002756E4">
        <w:t xml:space="preserve">in </w:t>
      </w:r>
      <w:r w:rsidR="000C05C0">
        <w:t>the sorts of jobs we have identified as</w:t>
      </w:r>
      <w:r w:rsidR="002756E4">
        <w:t xml:space="preserve"> using digital technologies most intensively</w:t>
      </w:r>
      <w:r w:rsidR="00B62F02">
        <w:t>.</w:t>
      </w:r>
      <w:r w:rsidR="00015A8B">
        <w:rPr>
          <w:rStyle w:val="EndnoteReference"/>
        </w:rPr>
        <w:endnoteReference w:id="39"/>
      </w:r>
      <w:r w:rsidR="00DA0C8E">
        <w:t xml:space="preserve"> In contrast, states like </w:t>
      </w:r>
      <w:r w:rsidR="003465F9" w:rsidRPr="000C163D">
        <w:t>Massachusetts</w:t>
      </w:r>
      <w:r w:rsidR="00DA0C8E" w:rsidRPr="003465F9">
        <w:t>,</w:t>
      </w:r>
      <w:r w:rsidR="00DA0C8E">
        <w:t xml:space="preserve"> </w:t>
      </w:r>
      <w:r w:rsidR="003465F9">
        <w:rPr>
          <w:b/>
        </w:rPr>
        <w:t>Maryland</w:t>
      </w:r>
      <w:r w:rsidR="00DA0C8E">
        <w:t xml:space="preserve">, and </w:t>
      </w:r>
      <w:r w:rsidR="003465F9">
        <w:rPr>
          <w:b/>
        </w:rPr>
        <w:t>Connecticut—</w:t>
      </w:r>
      <w:r w:rsidR="00DA0C8E">
        <w:t xml:space="preserve">all </w:t>
      </w:r>
      <w:r w:rsidR="00027553">
        <w:t xml:space="preserve">with </w:t>
      </w:r>
      <w:r w:rsidR="005B5A1D">
        <w:t xml:space="preserve">bachelor’s degree </w:t>
      </w:r>
      <w:r w:rsidR="00027553">
        <w:t xml:space="preserve">attainment levels in excesss of </w:t>
      </w:r>
      <w:r w:rsidR="003465F9" w:rsidRPr="000C163D">
        <w:rPr>
          <w:color w:val="auto"/>
        </w:rPr>
        <w:t>38 percent—</w:t>
      </w:r>
      <w:r w:rsidR="00027553" w:rsidRPr="000C163D">
        <w:rPr>
          <w:color w:val="auto"/>
        </w:rPr>
        <w:t>turn out to have to have significant</w:t>
      </w:r>
      <w:r w:rsidR="000C163D">
        <w:rPr>
          <w:color w:val="auto"/>
        </w:rPr>
        <w:t>ly</w:t>
      </w:r>
      <w:r w:rsidR="00027553" w:rsidRPr="000C163D">
        <w:rPr>
          <w:color w:val="auto"/>
        </w:rPr>
        <w:t xml:space="preserve"> lower automation expo</w:t>
      </w:r>
      <w:r w:rsidR="003465F9" w:rsidRPr="000C163D">
        <w:rPr>
          <w:color w:val="auto"/>
        </w:rPr>
        <w:t>su</w:t>
      </w:r>
      <w:r w:rsidR="00027553" w:rsidRPr="000C163D">
        <w:rPr>
          <w:color w:val="auto"/>
        </w:rPr>
        <w:t xml:space="preserve">res of </w:t>
      </w:r>
      <w:r w:rsidR="003465F9" w:rsidRPr="000C163D">
        <w:rPr>
          <w:color w:val="auto"/>
        </w:rPr>
        <w:t>44 percent or less</w:t>
      </w:r>
      <w:r w:rsidR="00027553" w:rsidRPr="000C163D">
        <w:rPr>
          <w:color w:val="auto"/>
        </w:rPr>
        <w:t>.</w:t>
      </w:r>
      <w:r w:rsidR="00027553" w:rsidRPr="00027553">
        <w:rPr>
          <w:color w:val="FF0000"/>
        </w:rPr>
        <w:t xml:space="preserve"> </w:t>
      </w:r>
    </w:p>
    <w:p w14:paraId="29630FF6" w14:textId="230466D4" w:rsidR="002756E4" w:rsidRPr="00F05C4E" w:rsidRDefault="00573B3E">
      <w:pPr>
        <w:pStyle w:val="Normal1"/>
        <w:spacing w:after="200"/>
      </w:pPr>
      <w:r>
        <w:t>This connection is even clearer when</w:t>
      </w:r>
      <w:r w:rsidR="00027553">
        <w:t xml:space="preserve"> the incidence of automation exposure is disaggregated to assess county-level impacts. </w:t>
      </w:r>
      <w:r w:rsidR="00B96675">
        <w:t xml:space="preserve">At this geography, </w:t>
      </w:r>
      <w:r>
        <w:t xml:space="preserve">northern Ohio and </w:t>
      </w:r>
      <w:r>
        <w:lastRenderedPageBreak/>
        <w:t>Indiana</w:t>
      </w:r>
      <w:r w:rsidR="004219C3">
        <w:t>, Wisconsin,</w:t>
      </w:r>
      <w:r>
        <w:t xml:space="preserve"> as well as the Upland South</w:t>
      </w:r>
      <w:r w:rsidR="004219C3">
        <w:t xml:space="preserve"> all</w:t>
      </w:r>
      <w:r>
        <w:t xml:space="preserve"> stand out </w:t>
      </w:r>
      <w:r w:rsidR="0005206D">
        <w:t xml:space="preserve">as especially exposed to </w:t>
      </w:r>
      <w:r w:rsidR="00232E04">
        <w:t xml:space="preserve">current </w:t>
      </w:r>
      <w:r w:rsidR="005B5A1D">
        <w:t xml:space="preserve">task </w:t>
      </w:r>
      <w:r w:rsidR="0005206D">
        <w:t>disruption from</w:t>
      </w:r>
      <w:r w:rsidR="005D73C7">
        <w:t xml:space="preserve"> </w:t>
      </w:r>
      <w:r w:rsidR="00232E04">
        <w:t xml:space="preserve">future </w:t>
      </w:r>
      <w:r w:rsidR="005D73C7">
        <w:t>automation</w:t>
      </w:r>
      <w:r w:rsidR="00232E04">
        <w:t xml:space="preserve"> technologies</w:t>
      </w:r>
      <w:r>
        <w:t>.</w:t>
      </w:r>
      <w:r w:rsidR="003A4765">
        <w:t xml:space="preserve"> </w:t>
      </w:r>
      <w:r w:rsidR="0005206D">
        <w:t>These regions once again surface due to their large employment shares in routine task-intensive occupations</w:t>
      </w:r>
      <w:r w:rsidR="006A647E">
        <w:t xml:space="preserve"> common</w:t>
      </w:r>
      <w:r w:rsidR="0005206D">
        <w:t xml:space="preserve"> in </w:t>
      </w:r>
      <w:r w:rsidR="009A4798">
        <w:t xml:space="preserve">the manufacturing and transportation sectors. </w:t>
      </w:r>
      <w:del w:id="318" w:author="david jackson" w:date="2018-12-07T15:02:00Z">
        <w:r w:rsidR="001848CA" w:rsidDel="008C0ECD">
          <w:delText xml:space="preserve">Places </w:delText>
        </w:r>
      </w:del>
      <w:ins w:id="319" w:author="david jackson" w:date="2018-12-07T15:02:00Z">
        <w:r w:rsidR="008C0ECD">
          <w:t xml:space="preserve">In places </w:t>
        </w:r>
      </w:ins>
      <w:r w:rsidR="001848CA">
        <w:t xml:space="preserve">like </w:t>
      </w:r>
      <w:r w:rsidR="001848CA" w:rsidRPr="006F03A6">
        <w:rPr>
          <w:b/>
        </w:rPr>
        <w:t>Elkhart</w:t>
      </w:r>
      <w:r w:rsidR="001848CA">
        <w:t xml:space="preserve"> and </w:t>
      </w:r>
      <w:r w:rsidR="001848CA" w:rsidRPr="006F03A6">
        <w:rPr>
          <w:b/>
        </w:rPr>
        <w:t>LaGrange</w:t>
      </w:r>
      <w:r w:rsidR="001848CA">
        <w:t xml:space="preserve"> counties in Indiana or Hart county</w:t>
      </w:r>
      <w:r w:rsidR="00B96675">
        <w:t xml:space="preserve"> in</w:t>
      </w:r>
      <w:r w:rsidR="001848CA">
        <w:t xml:space="preserve"> Kentucky</w:t>
      </w:r>
      <w:ins w:id="320" w:author="david jackson" w:date="2018-12-07T15:03:00Z">
        <w:r w:rsidR="002C2B7F">
          <w:t>,</w:t>
        </w:r>
      </w:ins>
      <w:r w:rsidR="001848CA">
        <w:t xml:space="preserve"> </w:t>
      </w:r>
      <w:ins w:id="321" w:author="david jackson" w:date="2018-12-07T15:03:00Z">
        <w:r w:rsidR="002C2B7F">
          <w:t xml:space="preserve">upward of </w:t>
        </w:r>
      </w:ins>
      <w:ins w:id="322" w:author="david jackson" w:date="2018-12-07T15:02:00Z">
        <w:r w:rsidR="008C0ECD">
          <w:t xml:space="preserve">half of all area workers </w:t>
        </w:r>
      </w:ins>
      <w:ins w:id="323" w:author="david jackson" w:date="2018-12-07T15:03:00Z">
        <w:r w:rsidR="002C2B7F">
          <w:t xml:space="preserve">are </w:t>
        </w:r>
      </w:ins>
      <w:r w:rsidR="001848CA">
        <w:t>employ</w:t>
      </w:r>
      <w:ins w:id="324" w:author="david jackson" w:date="2018-12-07T15:03:00Z">
        <w:r w:rsidR="002C2B7F">
          <w:t>ed</w:t>
        </w:r>
      </w:ins>
      <w:r w:rsidR="001848CA">
        <w:t xml:space="preserve"> </w:t>
      </w:r>
      <w:del w:id="325" w:author="david jackson" w:date="2018-12-07T15:03:00Z">
        <w:r w:rsidR="001848CA" w:rsidDel="002C2B7F">
          <w:delText xml:space="preserve">upwards of </w:delText>
        </w:r>
      </w:del>
      <w:del w:id="326" w:author="david jackson" w:date="2018-12-07T15:02:00Z">
        <w:r w:rsidR="001848CA" w:rsidDel="008C0ECD">
          <w:delText xml:space="preserve">half of all area workers </w:delText>
        </w:r>
      </w:del>
      <w:r w:rsidR="001848CA">
        <w:t xml:space="preserve">in these industries. </w:t>
      </w:r>
      <w:r w:rsidR="00101A7A">
        <w:t>R</w:t>
      </w:r>
      <w:r w:rsidR="009A4798">
        <w:t>ural counties with large mining operations, especially in</w:t>
      </w:r>
      <w:r w:rsidR="00101A7A">
        <w:t xml:space="preserve"> the</w:t>
      </w:r>
      <w:r w:rsidR="009A4798">
        <w:t xml:space="preserve"> </w:t>
      </w:r>
      <w:r w:rsidR="00101A7A">
        <w:t xml:space="preserve">intermountain West, also </w:t>
      </w:r>
      <w:r w:rsidR="00B96675">
        <w:t xml:space="preserve">figure to be </w:t>
      </w:r>
      <w:r w:rsidR="00101A7A">
        <w:t>ma</w:t>
      </w:r>
      <w:r w:rsidR="00B96675">
        <w:t>jor</w:t>
      </w:r>
      <w:r w:rsidR="00101A7A">
        <w:t xml:space="preserve"> sites of disruption on th</w:t>
      </w:r>
      <w:r w:rsidR="00390F4B">
        <w:t>e</w:t>
      </w:r>
      <w:r w:rsidR="00101A7A">
        <w:t xml:space="preserve"> </w:t>
      </w:r>
      <w:r w:rsidR="00B96675">
        <w:t>c</w:t>
      </w:r>
      <w:r w:rsidR="00101A7A">
        <w:t>ounty map</w:t>
      </w:r>
      <w:r w:rsidR="00B96675">
        <w:t xml:space="preserve"> of automation potential</w:t>
      </w:r>
      <w:r w:rsidR="00101A7A">
        <w:t>.</w:t>
      </w:r>
      <w:r w:rsidR="00CB5F6E">
        <w:t xml:space="preserve"> By the same token, exposure levels along the </w:t>
      </w:r>
      <w:r w:rsidR="00CB5F6E" w:rsidRPr="006F03A6">
        <w:rPr>
          <w:b/>
        </w:rPr>
        <w:t>Bos</w:t>
      </w:r>
      <w:r w:rsidR="005B5A1D" w:rsidRPr="006F03A6">
        <w:rPr>
          <w:b/>
        </w:rPr>
        <w:t>ton</w:t>
      </w:r>
      <w:r w:rsidR="00CB5F6E" w:rsidRPr="006F03A6">
        <w:rPr>
          <w:b/>
        </w:rPr>
        <w:t>-Wash</w:t>
      </w:r>
      <w:r w:rsidR="005B5A1D" w:rsidRPr="006F03A6">
        <w:rPr>
          <w:b/>
        </w:rPr>
        <w:t>ington</w:t>
      </w:r>
      <w:r w:rsidR="00CB5F6E">
        <w:t xml:space="preserve"> corridor and along the West coast appear relatively muted.</w:t>
      </w:r>
    </w:p>
    <w:p w14:paraId="0B28147D" w14:textId="0C836FC2" w:rsidR="004C3DC7" w:rsidRDefault="004C3DC7">
      <w:pPr>
        <w:pStyle w:val="Normal1"/>
        <w:spacing w:after="200"/>
        <w:rPr>
          <w:b/>
        </w:rPr>
      </w:pPr>
      <w:r>
        <w:rPr>
          <w:b/>
        </w:rPr>
        <w:t>Average automation potential by county, 2016</w:t>
      </w:r>
    </w:p>
    <w:p w14:paraId="298615A6" w14:textId="5C159054" w:rsidR="004C3DC7" w:rsidRPr="004C3DC7" w:rsidRDefault="004C3DC7">
      <w:pPr>
        <w:pStyle w:val="Normal1"/>
        <w:spacing w:after="200"/>
      </w:pPr>
      <w:r>
        <w:rPr>
          <w:noProof/>
        </w:rPr>
        <w:drawing>
          <wp:inline distT="0" distB="0" distL="0" distR="0" wp14:anchorId="424ECED1" wp14:editId="7747AF37">
            <wp:extent cx="5486400" cy="3569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oPotential_Counti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569335"/>
                    </a:xfrm>
                    <a:prstGeom prst="rect">
                      <a:avLst/>
                    </a:prstGeom>
                  </pic:spPr>
                </pic:pic>
              </a:graphicData>
            </a:graphic>
          </wp:inline>
        </w:drawing>
      </w:r>
    </w:p>
    <w:p w14:paraId="42C6A184" w14:textId="3A6D7586" w:rsidR="002756E4" w:rsidRDefault="004C3DC7">
      <w:pPr>
        <w:pStyle w:val="Normal1"/>
        <w:spacing w:after="200"/>
      </w:pPr>
      <w:r>
        <w:rPr>
          <w:i/>
          <w:sz w:val="20"/>
          <w:szCs w:val="20"/>
        </w:rPr>
        <w:t>Source: Brookings analysis of BLS, Census, EMSI, Moodys, and McKinsey data</w:t>
      </w:r>
    </w:p>
    <w:p w14:paraId="541D32D2" w14:textId="1F6B09BE" w:rsidR="00E6462C" w:rsidRDefault="00B96675">
      <w:pPr>
        <w:pStyle w:val="Normal1"/>
        <w:spacing w:after="200"/>
      </w:pPr>
      <w:r>
        <w:t>In short, many p</w:t>
      </w:r>
      <w:r w:rsidR="00E6462C">
        <w:t>laces that contended with significant dislocation from</w:t>
      </w:r>
      <w:r>
        <w:t xml:space="preserve"> IT-era automation in sectors like manufacturing and transportation </w:t>
      </w:r>
      <w:r w:rsidR="00E6462C">
        <w:t xml:space="preserve">during last </w:t>
      </w:r>
      <w:r w:rsidR="00232E04">
        <w:t>several decades</w:t>
      </w:r>
      <w:r w:rsidR="00E6462C">
        <w:t xml:space="preserve"> can anticipate more of it. </w:t>
      </w:r>
      <w:r>
        <w:t xml:space="preserve">Most notably, the automation of the nation’s </w:t>
      </w:r>
      <w:r w:rsidR="00357067">
        <w:t>manufacturing core</w:t>
      </w:r>
      <w:r w:rsidR="00432BD2">
        <w:t>—</w:t>
      </w:r>
      <w:r w:rsidR="00357067">
        <w:t xml:space="preserve">running from the Great Lakes south to the Gulf </w:t>
      </w:r>
      <w:r>
        <w:t>of Mexico</w:t>
      </w:r>
      <w:r w:rsidR="00432BD2">
        <w:t>—</w:t>
      </w:r>
      <w:r>
        <w:t xml:space="preserve">is in no way </w:t>
      </w:r>
      <w:r w:rsidR="005B5A1D">
        <w:t>completed</w:t>
      </w:r>
      <w:r>
        <w:t xml:space="preserve">. The region </w:t>
      </w:r>
      <w:r w:rsidR="00357067">
        <w:t xml:space="preserve">still stands to be the </w:t>
      </w:r>
      <w:del w:id="327" w:author="david jackson" w:date="2018-12-07T15:04:00Z">
        <w:r w:rsidR="00357067" w:rsidDel="00015D9A">
          <w:delText xml:space="preserve">region </w:delText>
        </w:r>
      </w:del>
      <w:r w:rsidR="00357067">
        <w:t xml:space="preserve">most heavily impacted by the adoption of AI age technologies. </w:t>
      </w:r>
      <w:r w:rsidR="00CB5F6E">
        <w:t>At the same time, the future of automation looks notably different from how it earlier unfolded in the large urban conglomerations in the Northeast and on the West Coast.</w:t>
      </w:r>
      <w:r w:rsidR="005B5A1D">
        <w:t xml:space="preserve"> </w:t>
      </w:r>
      <w:r w:rsidR="00CB5F6E">
        <w:t>There</w:t>
      </w:r>
      <w:r w:rsidR="00432BD2">
        <w:t>,</w:t>
      </w:r>
      <w:r w:rsidR="00CB5F6E">
        <w:t xml:space="preserve"> the future threat of automation looks relatively less severe than the stress that occurred during the recent IT era.</w:t>
      </w:r>
      <w:r w:rsidR="005B5A1D">
        <w:t xml:space="preserve"> </w:t>
      </w:r>
    </w:p>
    <w:p w14:paraId="0E17381B" w14:textId="3C09A35F" w:rsidR="00776354" w:rsidRDefault="000F7B9A">
      <w:pPr>
        <w:pStyle w:val="Normal1"/>
        <w:spacing w:after="200"/>
        <w:rPr>
          <w:b/>
        </w:rPr>
      </w:pPr>
      <w:r>
        <w:rPr>
          <w:b/>
        </w:rPr>
        <w:lastRenderedPageBreak/>
        <w:t>7</w:t>
      </w:r>
      <w:r w:rsidR="00AC7E4E">
        <w:rPr>
          <w:b/>
        </w:rPr>
        <w:t xml:space="preserve">. </w:t>
      </w:r>
      <w:r w:rsidR="008908EB">
        <w:rPr>
          <w:b/>
        </w:rPr>
        <w:t>Smaller</w:t>
      </w:r>
      <w:del w:id="328" w:author="david jackson" w:date="2018-12-07T15:05:00Z">
        <w:r w:rsidR="008A5C48" w:rsidDel="005854F4">
          <w:rPr>
            <w:b/>
          </w:rPr>
          <w:delText>,</w:delText>
        </w:r>
      </w:del>
      <w:r w:rsidR="008A5C48">
        <w:rPr>
          <w:b/>
        </w:rPr>
        <w:t xml:space="preserve"> less</w:t>
      </w:r>
      <w:r w:rsidR="00F21CDF">
        <w:rPr>
          <w:b/>
        </w:rPr>
        <w:t>-</w:t>
      </w:r>
      <w:r w:rsidR="008A5C48">
        <w:rPr>
          <w:b/>
        </w:rPr>
        <w:t>educated</w:t>
      </w:r>
      <w:del w:id="329" w:author="david jackson" w:date="2018-12-07T15:05:00Z">
        <w:r w:rsidR="008A5C48" w:rsidDel="005854F4">
          <w:rPr>
            <w:b/>
          </w:rPr>
          <w:delText>,</w:delText>
        </w:r>
      </w:del>
      <w:r w:rsidR="008908EB">
        <w:rPr>
          <w:b/>
        </w:rPr>
        <w:t xml:space="preserve"> communities will struggle </w:t>
      </w:r>
      <w:r w:rsidR="001B46C7">
        <w:rPr>
          <w:b/>
        </w:rPr>
        <w:t xml:space="preserve">relatively </w:t>
      </w:r>
      <w:r w:rsidR="008908EB">
        <w:rPr>
          <w:b/>
        </w:rPr>
        <w:t>more with automation, while l</w:t>
      </w:r>
      <w:r w:rsidR="00776354">
        <w:rPr>
          <w:b/>
        </w:rPr>
        <w:t xml:space="preserve">arger </w:t>
      </w:r>
      <w:r w:rsidR="008908EB">
        <w:rPr>
          <w:b/>
        </w:rPr>
        <w:t xml:space="preserve">cities </w:t>
      </w:r>
      <w:r w:rsidR="00776354">
        <w:rPr>
          <w:b/>
        </w:rPr>
        <w:t>will</w:t>
      </w:r>
      <w:r w:rsidR="001B46C7">
        <w:rPr>
          <w:b/>
        </w:rPr>
        <w:t xml:space="preserve"> experience l</w:t>
      </w:r>
      <w:r w:rsidR="00776354" w:rsidRPr="001B46C7">
        <w:rPr>
          <w:b/>
          <w:color w:val="auto"/>
        </w:rPr>
        <w:t>es</w:t>
      </w:r>
      <w:r w:rsidR="00776354">
        <w:rPr>
          <w:b/>
        </w:rPr>
        <w:t>s dis</w:t>
      </w:r>
      <w:r w:rsidR="001B46C7">
        <w:rPr>
          <w:b/>
        </w:rPr>
        <w:t>ruption.</w:t>
      </w:r>
      <w:r w:rsidR="00776354">
        <w:rPr>
          <w:b/>
        </w:rPr>
        <w:t xml:space="preserve"> </w:t>
      </w:r>
    </w:p>
    <w:p w14:paraId="3C8CC9D8" w14:textId="59EE3424" w:rsidR="00F21CDF" w:rsidRDefault="002C6869">
      <w:pPr>
        <w:pStyle w:val="Normal1"/>
        <w:spacing w:after="200"/>
      </w:pPr>
      <w:r>
        <w:t xml:space="preserve">Looking </w:t>
      </w:r>
      <w:del w:id="330" w:author="david jackson" w:date="2018-12-07T15:05:00Z">
        <w:r w:rsidR="005B5A1D" w:rsidDel="005854F4">
          <w:delText xml:space="preserve">ahead </w:delText>
        </w:r>
      </w:del>
      <w:r w:rsidR="005B5A1D">
        <w:t>at the</w:t>
      </w:r>
      <w:r w:rsidR="00826F0C">
        <w:t xml:space="preserve"> </w:t>
      </w:r>
      <w:r>
        <w:t>communit</w:t>
      </w:r>
      <w:r w:rsidR="005B5A1D">
        <w:t>y level,</w:t>
      </w:r>
      <w:r>
        <w:t xml:space="preserve"> the data reveal </w:t>
      </w:r>
      <w:r w:rsidR="00432BD2">
        <w:t>more pronounced variation</w:t>
      </w:r>
      <w:r>
        <w:t>.</w:t>
      </w:r>
      <w:r w:rsidR="00397098">
        <w:rPr>
          <w:rStyle w:val="EndnoteReference"/>
        </w:rPr>
        <w:endnoteReference w:id="40"/>
      </w:r>
      <w:r w:rsidR="005B5A1D">
        <w:t xml:space="preserve"> </w:t>
      </w:r>
      <w:r>
        <w:t xml:space="preserve">Overall, </w:t>
      </w:r>
      <w:del w:id="331" w:author="david jackson" w:date="2018-12-07T15:05:00Z">
        <w:r w:rsidDel="001204D1">
          <w:delText xml:space="preserve">to begin with, </w:delText>
        </w:r>
      </w:del>
      <w:r w:rsidR="00826F0C">
        <w:t>smaller</w:t>
      </w:r>
      <w:r w:rsidR="00432BD2">
        <w:t xml:space="preserve"> more rural</w:t>
      </w:r>
      <w:r w:rsidR="00826F0C">
        <w:t xml:space="preserve"> communities seem </w:t>
      </w:r>
      <w:r w:rsidR="00F21CDF">
        <w:t xml:space="preserve">significantly </w:t>
      </w:r>
      <w:r w:rsidR="00826F0C">
        <w:t xml:space="preserve">more exposed to </w:t>
      </w:r>
      <w:r w:rsidR="006F03A6">
        <w:t xml:space="preserve">the </w:t>
      </w:r>
      <w:r w:rsidR="00826F0C">
        <w:t xml:space="preserve">automation </w:t>
      </w:r>
      <w:r w:rsidR="00432BD2">
        <w:t>of current</w:t>
      </w:r>
      <w:ins w:id="332" w:author="david jackson" w:date="2018-12-07T15:08:00Z">
        <w:r w:rsidR="006457B1">
          <w:t>-</w:t>
        </w:r>
      </w:ins>
      <w:del w:id="333" w:author="david jackson" w:date="2018-12-07T15:08:00Z">
        <w:r w:rsidR="00432BD2" w:rsidDel="006457B1">
          <w:delText xml:space="preserve"> </w:delText>
        </w:r>
      </w:del>
      <w:r w:rsidR="00432BD2">
        <w:t xml:space="preserve">task content </w:t>
      </w:r>
      <w:r w:rsidR="00826F0C">
        <w:t>than</w:t>
      </w:r>
      <w:r w:rsidR="00432BD2">
        <w:t xml:space="preserve"> </w:t>
      </w:r>
      <w:r w:rsidR="00826F0C">
        <w:t>large</w:t>
      </w:r>
      <w:r w:rsidR="005B5A1D">
        <w:t>r</w:t>
      </w:r>
      <w:r w:rsidR="00826F0C">
        <w:t xml:space="preserve"> </w:t>
      </w:r>
      <w:r w:rsidR="005B5A1D">
        <w:t>ones</w:t>
      </w:r>
      <w:r w:rsidR="003C1DDD">
        <w:t>, with communities’ employment-weighted average automati</w:t>
      </w:r>
      <w:r w:rsidR="00971977">
        <w:t>o</w:t>
      </w:r>
      <w:r w:rsidR="003C1DDD">
        <w:t>n potential</w:t>
      </w:r>
      <w:r w:rsidR="00432BD2">
        <w:t xml:space="preserve"> generally</w:t>
      </w:r>
      <w:r w:rsidR="003C1DDD">
        <w:t xml:space="preserve"> </w:t>
      </w:r>
      <w:r w:rsidR="00F21CDF">
        <w:t xml:space="preserve">rising </w:t>
      </w:r>
      <w:r w:rsidR="003C1DDD">
        <w:t xml:space="preserve">as their population </w:t>
      </w:r>
      <w:r w:rsidR="00F21CDF">
        <w:t>de</w:t>
      </w:r>
      <w:r w:rsidR="004615FF">
        <w:t>clines</w:t>
      </w:r>
      <w:r w:rsidR="00826F0C">
        <w:t>.</w:t>
      </w:r>
    </w:p>
    <w:p w14:paraId="7A669DEB" w14:textId="0867C5BA" w:rsidR="004615FF" w:rsidRDefault="004615FF">
      <w:pPr>
        <w:pStyle w:val="Normal1"/>
        <w:spacing w:after="200"/>
      </w:pPr>
      <w:r>
        <w:t xml:space="preserve">To show this, </w:t>
      </w:r>
      <w:r w:rsidRPr="00AF3214">
        <w:rPr>
          <w:highlight w:val="yellow"/>
        </w:rPr>
        <w:t>Figure X</w:t>
      </w:r>
      <w:r>
        <w:t xml:space="preserve"> shows the level of automation exposure for six types of count</w:t>
      </w:r>
      <w:r w:rsidR="00501C47">
        <w:t>ies</w:t>
      </w:r>
      <w:r>
        <w:t>,</w:t>
      </w:r>
      <w:r w:rsidR="005B5A1D">
        <w:t xml:space="preserve"> </w:t>
      </w:r>
      <w:r>
        <w:t>arrayed by the size and urban classification of the</w:t>
      </w:r>
      <w:ins w:id="334" w:author="david jackson" w:date="2018-12-07T15:07:00Z">
        <w:r w:rsidR="004C7687">
          <w:t>ir</w:t>
        </w:r>
      </w:ins>
      <w:r>
        <w:t xml:space="preserve"> local communities</w:t>
      </w:r>
      <w:del w:id="335" w:author="david jackson" w:date="2018-12-07T15:08:00Z">
        <w:r w:rsidDel="004C7687">
          <w:delText xml:space="preserve"> that include them</w:delText>
        </w:r>
      </w:del>
      <w:r>
        <w:t>.</w:t>
      </w:r>
    </w:p>
    <w:p w14:paraId="4DC529CB" w14:textId="61E6FBFC" w:rsidR="004615FF" w:rsidRDefault="00B33C35">
      <w:pPr>
        <w:pStyle w:val="Normal1"/>
        <w:spacing w:after="200"/>
        <w:jc w:val="center"/>
      </w:pPr>
      <w:r w:rsidRPr="00B33C35">
        <w:rPr>
          <w:noProof/>
        </w:rPr>
        <w:drawing>
          <wp:inline distT="0" distB="0" distL="0" distR="0" wp14:anchorId="3938B98B" wp14:editId="5139205D">
            <wp:extent cx="5486400" cy="3268791"/>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68791"/>
                    </a:xfrm>
                    <a:prstGeom prst="rect">
                      <a:avLst/>
                    </a:prstGeom>
                    <a:noFill/>
                    <a:ln>
                      <a:noFill/>
                    </a:ln>
                  </pic:spPr>
                </pic:pic>
              </a:graphicData>
            </a:graphic>
          </wp:inline>
        </w:drawing>
      </w:r>
    </w:p>
    <w:p w14:paraId="3E5FCB80" w14:textId="553C1E9E" w:rsidR="00D81FE2" w:rsidRDefault="004615FF">
      <w:pPr>
        <w:pStyle w:val="Normal1"/>
        <w:spacing w:after="200"/>
      </w:pPr>
      <w:r>
        <w:t xml:space="preserve">Right off, the figure displays </w:t>
      </w:r>
      <w:r w:rsidR="00971977">
        <w:t>that in general</w:t>
      </w:r>
      <w:r w:rsidR="005B5A1D">
        <w:t>,</w:t>
      </w:r>
      <w:r w:rsidR="00971977">
        <w:t xml:space="preserve"> </w:t>
      </w:r>
      <w:r w:rsidR="00C9491D">
        <w:t xml:space="preserve">current-task </w:t>
      </w:r>
      <w:r w:rsidR="00971977">
        <w:t xml:space="preserve">automation potential </w:t>
      </w:r>
      <w:r w:rsidR="005B2989">
        <w:t>declin</w:t>
      </w:r>
      <w:r w:rsidR="00971977">
        <w:t>es</w:t>
      </w:r>
      <w:r>
        <w:t xml:space="preserve"> </w:t>
      </w:r>
      <w:r w:rsidR="00C9491D">
        <w:t xml:space="preserve">for </w:t>
      </w:r>
      <w:r>
        <w:t>count</w:t>
      </w:r>
      <w:r w:rsidR="00C9491D">
        <w:t>ies as</w:t>
      </w:r>
      <w:r>
        <w:t xml:space="preserve"> population </w:t>
      </w:r>
      <w:r w:rsidR="005B2989">
        <w:t>rises</w:t>
      </w:r>
      <w:r w:rsidR="00501C47">
        <w:t xml:space="preserve">, </w:t>
      </w:r>
      <w:r w:rsidR="000F1B28">
        <w:t xml:space="preserve">with </w:t>
      </w:r>
      <w:r w:rsidR="00501C47">
        <w:t>only the most thinly populated counties being the exception</w:t>
      </w:r>
      <w:r>
        <w:t>.</w:t>
      </w:r>
      <w:r w:rsidR="00A862AE">
        <w:t xml:space="preserve"> </w:t>
      </w:r>
      <w:commentRangeStart w:id="336"/>
      <w:r w:rsidR="00954E0B">
        <w:t>Roughly t</w:t>
      </w:r>
      <w:r w:rsidR="005C253D">
        <w:t xml:space="preserve">hree-quarters of all counties in metropolitan areas have on average lower </w:t>
      </w:r>
      <w:r w:rsidR="003465F9">
        <w:t xml:space="preserve">automation </w:t>
      </w:r>
      <w:r w:rsidR="005C253D">
        <w:t>expo</w:t>
      </w:r>
      <w:r w:rsidR="003465F9">
        <w:t>sure than the median rural county</w:t>
      </w:r>
      <w:r w:rsidR="00A862AE">
        <w:t>.</w:t>
      </w:r>
      <w:r>
        <w:t xml:space="preserve"> In other words, </w:t>
      </w:r>
      <w:r w:rsidR="00971977">
        <w:t xml:space="preserve">smaller communities in general face much higher </w:t>
      </w:r>
      <w:r>
        <w:t xml:space="preserve">automation risks </w:t>
      </w:r>
      <w:r w:rsidR="00AB28F9">
        <w:t xml:space="preserve">of current workplace activities </w:t>
      </w:r>
      <w:r>
        <w:t xml:space="preserve">than </w:t>
      </w:r>
      <w:r w:rsidR="00AB28F9">
        <w:t xml:space="preserve">do </w:t>
      </w:r>
      <w:r>
        <w:t>large ones</w:t>
      </w:r>
      <w:r w:rsidR="00A862AE">
        <w:t xml:space="preserve">. </w:t>
      </w:r>
      <w:commentRangeEnd w:id="336"/>
      <w:r w:rsidR="006F03A6">
        <w:rPr>
          <w:rStyle w:val="CommentReference"/>
          <w:rFonts w:ascii="Times New Roman" w:hAnsi="Times New Roman" w:cs="Times New Roman"/>
          <w:color w:val="auto"/>
        </w:rPr>
        <w:commentReference w:id="336"/>
      </w:r>
    </w:p>
    <w:p w14:paraId="04FDEC61" w14:textId="7AE8F4BA" w:rsidR="00DD600B" w:rsidRPr="00BD5D8D" w:rsidRDefault="00B86318">
      <w:pPr>
        <w:pStyle w:val="Normal1"/>
        <w:spacing w:after="200"/>
      </w:pPr>
      <w:r>
        <w:t>This relationship holds when restricting our focus to just metro</w:t>
      </w:r>
      <w:ins w:id="337" w:author="david jackson" w:date="2018-12-07T15:08:00Z">
        <w:r w:rsidR="004C320C">
          <w:t xml:space="preserve"> area</w:t>
        </w:r>
      </w:ins>
      <w:r>
        <w:t xml:space="preserve">s as well. </w:t>
      </w:r>
      <w:r w:rsidR="00085C18">
        <w:t xml:space="preserve">The average worker in a small metro </w:t>
      </w:r>
      <w:r w:rsidR="00971977">
        <w:t xml:space="preserve">area with a population of less than 250,000 </w:t>
      </w:r>
      <w:r w:rsidR="00085C18">
        <w:t>is employed in a job where 4</w:t>
      </w:r>
      <w:r w:rsidR="002B2702">
        <w:t>8</w:t>
      </w:r>
      <w:r w:rsidR="00085C18">
        <w:t xml:space="preserve"> percent of </w:t>
      </w:r>
      <w:r w:rsidR="00C9491D">
        <w:t xml:space="preserve">current </w:t>
      </w:r>
      <w:r w:rsidR="00085C18">
        <w:t xml:space="preserve">tasks are potentially automatable. While still lower than </w:t>
      </w:r>
      <w:r w:rsidR="006F7AF4">
        <w:t xml:space="preserve">the </w:t>
      </w:r>
      <w:r w:rsidR="002B2702">
        <w:t>50</w:t>
      </w:r>
      <w:r w:rsidR="006F7AF4">
        <w:t xml:space="preserve"> percent </w:t>
      </w:r>
      <w:r w:rsidR="009112B9">
        <w:t xml:space="preserve">exposure of </w:t>
      </w:r>
      <w:r w:rsidR="006F7AF4">
        <w:t xml:space="preserve">rural areas, </w:t>
      </w:r>
      <w:r w:rsidR="00971977">
        <w:t xml:space="preserve">such </w:t>
      </w:r>
      <w:r w:rsidR="006F7AF4">
        <w:t>small metros encompass</w:t>
      </w:r>
      <w:r w:rsidR="00894F26">
        <w:t xml:space="preserve"> places like </w:t>
      </w:r>
      <w:r w:rsidR="00894F26">
        <w:rPr>
          <w:b/>
        </w:rPr>
        <w:t>Kokomo, Ind.</w:t>
      </w:r>
      <w:r w:rsidR="00894F26">
        <w:t xml:space="preserve"> and </w:t>
      </w:r>
      <w:r w:rsidR="00894F26">
        <w:rPr>
          <w:b/>
        </w:rPr>
        <w:t>Hickory, N.C.</w:t>
      </w:r>
      <w:r w:rsidR="00C9491D">
        <w:rPr>
          <w:b/>
        </w:rPr>
        <w:t>,</w:t>
      </w:r>
      <w:r w:rsidR="00894F26">
        <w:rPr>
          <w:b/>
        </w:rPr>
        <w:t xml:space="preserve"> </w:t>
      </w:r>
      <w:r w:rsidR="00464D9E">
        <w:t>where</w:t>
      </w:r>
      <w:r w:rsidR="006F7AF4">
        <w:t xml:space="preserve"> over half of</w:t>
      </w:r>
      <w:r w:rsidR="002B2702">
        <w:t xml:space="preserve"> workers’</w:t>
      </w:r>
      <w:r w:rsidR="006F7AF4">
        <w:t xml:space="preserve"> </w:t>
      </w:r>
      <w:r w:rsidR="00C9491D">
        <w:t xml:space="preserve">employment-weighted </w:t>
      </w:r>
      <w:r w:rsidR="00971977">
        <w:t xml:space="preserve">current </w:t>
      </w:r>
      <w:r w:rsidR="006F7AF4">
        <w:t xml:space="preserve">tasks </w:t>
      </w:r>
      <w:r w:rsidR="00464D9E">
        <w:t xml:space="preserve">are </w:t>
      </w:r>
      <w:r w:rsidR="006F7AF4">
        <w:t>potentially automatable. These are places that</w:t>
      </w:r>
      <w:r w:rsidR="00894F26">
        <w:t xml:space="preserve"> have historically specialized in</w:t>
      </w:r>
      <w:r w:rsidR="006F7AF4">
        <w:t xml:space="preserve"> routine-intensive</w:t>
      </w:r>
      <w:r w:rsidR="00894F26">
        <w:t xml:space="preserve"> </w:t>
      </w:r>
      <w:r w:rsidR="006F7AF4">
        <w:t>production</w:t>
      </w:r>
      <w:r w:rsidR="00894F26">
        <w:t xml:space="preserve"> and</w:t>
      </w:r>
      <w:r w:rsidR="008C117E">
        <w:t xml:space="preserve"> so</w:t>
      </w:r>
      <w:r w:rsidR="00894F26">
        <w:t xml:space="preserve"> were </w:t>
      </w:r>
      <w:r w:rsidR="00C9491D">
        <w:t xml:space="preserve">already </w:t>
      </w:r>
      <w:r w:rsidR="00894F26">
        <w:t xml:space="preserve">on the front lines of </w:t>
      </w:r>
      <w:r w:rsidR="00C7124D">
        <w:t>IT</w:t>
      </w:r>
      <w:r w:rsidR="009112B9">
        <w:t xml:space="preserve">-era </w:t>
      </w:r>
      <w:r w:rsidR="00C7124D">
        <w:t>industrial tech deployment.</w:t>
      </w:r>
      <w:r w:rsidR="00464D9E">
        <w:t xml:space="preserve"> </w:t>
      </w:r>
      <w:r w:rsidR="006013FD">
        <w:t>By contrast, s</w:t>
      </w:r>
      <w:r w:rsidR="00464D9E">
        <w:t>mall metro</w:t>
      </w:r>
      <w:ins w:id="338" w:author="david jackson" w:date="2018-12-07T15:09:00Z">
        <w:r w:rsidR="004C320C">
          <w:t xml:space="preserve"> area</w:t>
        </w:r>
      </w:ins>
      <w:r w:rsidR="00464D9E">
        <w:t xml:space="preserve">s that </w:t>
      </w:r>
      <w:r w:rsidR="00DA3BDE">
        <w:t>appear</w:t>
      </w:r>
      <w:r w:rsidR="00464D9E">
        <w:t xml:space="preserve"> relatively well </w:t>
      </w:r>
      <w:r w:rsidR="00464D9E">
        <w:lastRenderedPageBreak/>
        <w:t xml:space="preserve">insulated from automation are </w:t>
      </w:r>
      <w:r w:rsidR="00DA3BDE">
        <w:t>university</w:t>
      </w:r>
      <w:r w:rsidR="00464D9E">
        <w:t xml:space="preserve"> towns like </w:t>
      </w:r>
      <w:r w:rsidR="00464D9E">
        <w:rPr>
          <w:b/>
        </w:rPr>
        <w:t>Charlottesville, Va.</w:t>
      </w:r>
      <w:r w:rsidR="00BB2E1D">
        <w:t xml:space="preserve"> and</w:t>
      </w:r>
      <w:r w:rsidR="00464D9E">
        <w:rPr>
          <w:b/>
        </w:rPr>
        <w:t xml:space="preserve"> </w:t>
      </w:r>
      <w:r w:rsidR="00011C41">
        <w:rPr>
          <w:b/>
        </w:rPr>
        <w:t>Ithaca, N.Y.</w:t>
      </w:r>
      <w:r w:rsidR="00C9491D">
        <w:rPr>
          <w:b/>
        </w:rPr>
        <w:t>,</w:t>
      </w:r>
      <w:r w:rsidR="00BD5D8D">
        <w:rPr>
          <w:b/>
        </w:rPr>
        <w:t xml:space="preserve"> </w:t>
      </w:r>
      <w:r w:rsidR="00BD5D8D">
        <w:t xml:space="preserve">or state capitals </w:t>
      </w:r>
      <w:r w:rsidR="003E334A">
        <w:t>like</w:t>
      </w:r>
      <w:r w:rsidR="00BD5D8D">
        <w:t xml:space="preserve"> </w:t>
      </w:r>
      <w:r w:rsidR="00BD5D8D">
        <w:rPr>
          <w:b/>
        </w:rPr>
        <w:t xml:space="preserve">Bismarck, N.D. </w:t>
      </w:r>
      <w:r w:rsidR="00BD5D8D">
        <w:t xml:space="preserve">or </w:t>
      </w:r>
      <w:r w:rsidR="00BD5D8D">
        <w:rPr>
          <w:b/>
        </w:rPr>
        <w:t>Santa Fe, N.M.</w:t>
      </w:r>
    </w:p>
    <w:p w14:paraId="72F05483" w14:textId="70B991D7" w:rsidR="00501B36" w:rsidRDefault="006E3A11">
      <w:pPr>
        <w:pStyle w:val="Normal1"/>
        <w:spacing w:after="200"/>
        <w:rPr>
          <w:color w:val="auto"/>
        </w:rPr>
      </w:pPr>
      <w:r>
        <w:t>As to how this play</w:t>
      </w:r>
      <w:r w:rsidR="0094665C">
        <w:t>s</w:t>
      </w:r>
      <w:r>
        <w:t xml:space="preserve"> out </w:t>
      </w:r>
      <w:r w:rsidR="00686C25">
        <w:t xml:space="preserve">across the 100 largest </w:t>
      </w:r>
      <w:r>
        <w:t>metropolitan areas, it</w:t>
      </w:r>
      <w:ins w:id="339" w:author="david jackson" w:date="2018-12-07T15:09:00Z">
        <w:r w:rsidR="00C76217">
          <w:t xml:space="preserve"> i</w:t>
        </w:r>
      </w:ins>
      <w:del w:id="340" w:author="david jackson" w:date="2018-12-07T15:09:00Z">
        <w:r w:rsidDel="00C76217">
          <w:delText>’</w:delText>
        </w:r>
      </w:del>
      <w:r>
        <w:t xml:space="preserve">s </w:t>
      </w:r>
      <w:r w:rsidR="00686C25">
        <w:t xml:space="preserve">also clear that while </w:t>
      </w:r>
      <w:r>
        <w:t xml:space="preserve">the risk of </w:t>
      </w:r>
      <w:r w:rsidR="00C9491D">
        <w:t>current-</w:t>
      </w:r>
      <w:r>
        <w:t>task automation will be widely distributed</w:t>
      </w:r>
      <w:r w:rsidR="00686C25">
        <w:t>, it won’t be</w:t>
      </w:r>
      <w:r>
        <w:t xml:space="preserve"> evenly</w:t>
      </w:r>
      <w:r w:rsidR="00887361">
        <w:t xml:space="preserve"> spread</w:t>
      </w:r>
      <w:r w:rsidR="005153EE">
        <w:t xml:space="preserve">. Among this subset of </w:t>
      </w:r>
      <w:r w:rsidR="009112B9">
        <w:t xml:space="preserve">key </w:t>
      </w:r>
      <w:r w:rsidR="005153EE">
        <w:t>metro</w:t>
      </w:r>
      <w:ins w:id="341" w:author="david jackson" w:date="2018-12-07T15:09:00Z">
        <w:r w:rsidR="00C76217">
          <w:t xml:space="preserve"> area</w:t>
        </w:r>
      </w:ins>
      <w:r w:rsidR="005153EE">
        <w:t>s,</w:t>
      </w:r>
      <w:r w:rsidR="00686C25">
        <w:t xml:space="preserve"> </w:t>
      </w:r>
      <w:r w:rsidR="00EA6741">
        <w:t xml:space="preserve">educational attainment will prove decisive in shaping how local labor markets </w:t>
      </w:r>
      <w:r w:rsidR="00C9491D">
        <w:t xml:space="preserve">may be </w:t>
      </w:r>
      <w:r w:rsidR="00EA6741">
        <w:t>affected by AI</w:t>
      </w:r>
      <w:r w:rsidR="009112B9">
        <w:t>-</w:t>
      </w:r>
      <w:r w:rsidR="00EA6741">
        <w:t>age technological developments</w:t>
      </w:r>
      <w:r>
        <w:t xml:space="preserve">. </w:t>
      </w:r>
      <w:r w:rsidR="009112B9">
        <w:t>Among the large metro</w:t>
      </w:r>
      <w:ins w:id="342" w:author="david jackson" w:date="2018-12-07T15:09:00Z">
        <w:r w:rsidR="00C76217">
          <w:t xml:space="preserve"> area</w:t>
        </w:r>
      </w:ins>
      <w:r w:rsidR="009112B9">
        <w:t>s</w:t>
      </w:r>
      <w:r w:rsidR="00C9491D">
        <w:t>,</w:t>
      </w:r>
      <w:r w:rsidR="009112B9">
        <w:t xml:space="preserve"> e</w:t>
      </w:r>
      <w:r w:rsidR="00BA0916">
        <w:t>mployment-w</w:t>
      </w:r>
      <w:r>
        <w:t>eighted task risk to 2030 ranges</w:t>
      </w:r>
      <w:r w:rsidR="00062F2F">
        <w:t xml:space="preserve"> </w:t>
      </w:r>
      <w:del w:id="343" w:author="david jackson" w:date="2018-12-07T15:09:00Z">
        <w:r w:rsidR="00062F2F" w:rsidDel="005E75A0">
          <w:delText>metros</w:delText>
        </w:r>
        <w:r w:rsidDel="005E75A0">
          <w:delText xml:space="preserve"> </w:delText>
        </w:r>
      </w:del>
      <w:r>
        <w:t xml:space="preserve">from </w:t>
      </w:r>
      <w:r w:rsidR="00062F2F" w:rsidRPr="00B638B4">
        <w:rPr>
          <w:color w:val="auto"/>
        </w:rPr>
        <w:t>5</w:t>
      </w:r>
      <w:r w:rsidR="00062F2F">
        <w:rPr>
          <w:color w:val="auto"/>
        </w:rPr>
        <w:t>0</w:t>
      </w:r>
      <w:r w:rsidR="00A0295D" w:rsidRPr="00B638B4">
        <w:rPr>
          <w:color w:val="auto"/>
        </w:rPr>
        <w:t xml:space="preserve"> </w:t>
      </w:r>
      <w:r w:rsidRPr="00B638B4">
        <w:rPr>
          <w:color w:val="auto"/>
        </w:rPr>
        <w:t xml:space="preserve">percent and </w:t>
      </w:r>
      <w:r w:rsidR="00BA6548">
        <w:rPr>
          <w:color w:val="auto"/>
        </w:rPr>
        <w:t>49</w:t>
      </w:r>
      <w:r w:rsidR="00A0295D" w:rsidRPr="00B638B4">
        <w:rPr>
          <w:color w:val="auto"/>
        </w:rPr>
        <w:t xml:space="preserve"> </w:t>
      </w:r>
      <w:r w:rsidRPr="00B638B4">
        <w:rPr>
          <w:color w:val="auto"/>
        </w:rPr>
        <w:t>percen</w:t>
      </w:r>
      <w:r>
        <w:t xml:space="preserve">t </w:t>
      </w:r>
      <w:r w:rsidRPr="00B638B4">
        <w:rPr>
          <w:color w:val="auto"/>
        </w:rPr>
        <w:t xml:space="preserve">in </w:t>
      </w:r>
      <w:r w:rsidR="00062F2F">
        <w:rPr>
          <w:b/>
          <w:color w:val="auto"/>
        </w:rPr>
        <w:t>Toledo, Ohio</w:t>
      </w:r>
      <w:r w:rsidR="00A0295D" w:rsidRPr="00B638B4">
        <w:rPr>
          <w:b/>
          <w:color w:val="auto"/>
        </w:rPr>
        <w:t xml:space="preserve"> </w:t>
      </w:r>
      <w:r w:rsidRPr="00B638B4">
        <w:rPr>
          <w:color w:val="auto"/>
        </w:rPr>
        <w:t>and</w:t>
      </w:r>
      <w:r w:rsidRPr="00B638B4">
        <w:rPr>
          <w:b/>
          <w:color w:val="auto"/>
        </w:rPr>
        <w:t xml:space="preserve"> </w:t>
      </w:r>
      <w:r w:rsidR="00062F2F">
        <w:rPr>
          <w:b/>
          <w:color w:val="auto"/>
        </w:rPr>
        <w:t>Greensboro-High Point, N.C.</w:t>
      </w:r>
      <w:r w:rsidR="00A0295D" w:rsidRPr="00B638B4">
        <w:rPr>
          <w:color w:val="auto"/>
        </w:rPr>
        <w:t xml:space="preserve"> </w:t>
      </w:r>
      <w:r w:rsidR="00796474" w:rsidRPr="00A0295D">
        <w:rPr>
          <w:color w:val="auto"/>
        </w:rPr>
        <w:t>at the top</w:t>
      </w:r>
      <w:r w:rsidR="00C9491D">
        <w:rPr>
          <w:color w:val="auto"/>
        </w:rPr>
        <w:t>,</w:t>
      </w:r>
      <w:r w:rsidR="00796474" w:rsidRPr="00A0295D">
        <w:rPr>
          <w:color w:val="auto"/>
        </w:rPr>
        <w:t xml:space="preserve"> </w:t>
      </w:r>
      <w:r w:rsidRPr="00B638B4">
        <w:rPr>
          <w:color w:val="auto"/>
        </w:rPr>
        <w:t xml:space="preserve">to </w:t>
      </w:r>
      <w:r w:rsidR="009112B9">
        <w:rPr>
          <w:color w:val="auto"/>
        </w:rPr>
        <w:t xml:space="preserve">just </w:t>
      </w:r>
      <w:r w:rsidR="00062F2F">
        <w:rPr>
          <w:color w:val="auto"/>
        </w:rPr>
        <w:t>40</w:t>
      </w:r>
      <w:r w:rsidR="00A0295D" w:rsidRPr="00B638B4">
        <w:rPr>
          <w:color w:val="auto"/>
        </w:rPr>
        <w:t xml:space="preserve"> percent and</w:t>
      </w:r>
      <w:r w:rsidR="00A0295D" w:rsidRPr="00A0295D">
        <w:rPr>
          <w:color w:val="auto"/>
        </w:rPr>
        <w:t xml:space="preserve"> </w:t>
      </w:r>
      <w:r w:rsidR="00A0295D" w:rsidRPr="00B638B4">
        <w:rPr>
          <w:color w:val="auto"/>
        </w:rPr>
        <w:t xml:space="preserve">39 </w:t>
      </w:r>
      <w:r w:rsidRPr="00A0295D">
        <w:rPr>
          <w:color w:val="auto"/>
        </w:rPr>
        <w:t>percent in</w:t>
      </w:r>
      <w:r w:rsidR="00062F2F">
        <w:rPr>
          <w:color w:val="auto"/>
        </w:rPr>
        <w:t xml:space="preserve"> </w:t>
      </w:r>
      <w:r w:rsidR="00062F2F" w:rsidRPr="003F14A2">
        <w:rPr>
          <w:b/>
          <w:color w:val="auto"/>
        </w:rPr>
        <w:t>San Jose, Calif.</w:t>
      </w:r>
      <w:r w:rsidR="00062F2F">
        <w:rPr>
          <w:color w:val="auto"/>
        </w:rPr>
        <w:t xml:space="preserve"> and</w:t>
      </w:r>
      <w:r w:rsidRPr="00A0295D">
        <w:rPr>
          <w:color w:val="auto"/>
        </w:rPr>
        <w:t xml:space="preserve"> </w:t>
      </w:r>
      <w:r w:rsidR="00A0295D" w:rsidRPr="00B638B4">
        <w:rPr>
          <w:b/>
          <w:color w:val="auto"/>
        </w:rPr>
        <w:t>Washington, D.C</w:t>
      </w:r>
      <w:r w:rsidR="00796474" w:rsidRPr="00BD67F2">
        <w:rPr>
          <w:b/>
          <w:color w:val="auto"/>
        </w:rPr>
        <w:t>.</w:t>
      </w:r>
      <w:r w:rsidR="005B5A1D">
        <w:rPr>
          <w:color w:val="auto"/>
        </w:rPr>
        <w:t xml:space="preserve"> </w:t>
      </w:r>
    </w:p>
    <w:p w14:paraId="049A7A1F" w14:textId="73CC33FA" w:rsidR="005B02DD" w:rsidRDefault="00B434D3">
      <w:pPr>
        <w:pStyle w:val="Normal1"/>
        <w:spacing w:after="200"/>
        <w:rPr>
          <w:b/>
          <w:color w:val="auto"/>
        </w:rPr>
      </w:pPr>
      <w:r>
        <w:rPr>
          <w:b/>
          <w:color w:val="auto"/>
        </w:rPr>
        <w:t>Average automation potential by metropolitan</w:t>
      </w:r>
      <w:r w:rsidR="005F342A">
        <w:rPr>
          <w:b/>
          <w:color w:val="auto"/>
        </w:rPr>
        <w:t xml:space="preserve"> </w:t>
      </w:r>
      <w:r>
        <w:rPr>
          <w:b/>
          <w:color w:val="auto"/>
        </w:rPr>
        <w:t>area, 2016</w:t>
      </w:r>
    </w:p>
    <w:p w14:paraId="7D0EF38E" w14:textId="3688A4D6" w:rsidR="00B434D3" w:rsidRPr="00F21CDF" w:rsidRDefault="00B434D3">
      <w:pPr>
        <w:pStyle w:val="Normal1"/>
        <w:spacing w:after="200"/>
        <w:rPr>
          <w:color w:val="auto"/>
        </w:rPr>
      </w:pPr>
      <w:r>
        <w:rPr>
          <w:noProof/>
          <w:color w:val="auto"/>
        </w:rPr>
        <w:drawing>
          <wp:inline distT="0" distB="0" distL="0" distR="0" wp14:anchorId="3328686E" wp14:editId="42736B01">
            <wp:extent cx="5486400" cy="3569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Potential_MSAs_v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69335"/>
                    </a:xfrm>
                    <a:prstGeom prst="rect">
                      <a:avLst/>
                    </a:prstGeom>
                  </pic:spPr>
                </pic:pic>
              </a:graphicData>
            </a:graphic>
          </wp:inline>
        </w:drawing>
      </w:r>
    </w:p>
    <w:p w14:paraId="77FF927B" w14:textId="5AAA5BFF" w:rsidR="00B434D3" w:rsidRPr="00F21CDF" w:rsidRDefault="00B434D3">
      <w:pPr>
        <w:pStyle w:val="Normal1"/>
        <w:spacing w:after="200"/>
        <w:rPr>
          <w:i/>
          <w:color w:val="auto"/>
          <w:sz w:val="20"/>
        </w:rPr>
      </w:pPr>
      <w:r w:rsidRPr="00F21CDF">
        <w:rPr>
          <w:i/>
          <w:color w:val="auto"/>
          <w:sz w:val="20"/>
        </w:rPr>
        <w:t>Source: Brookings analysis of BLS, Census, EMSI, Moodys, and McKinsey data</w:t>
      </w:r>
    </w:p>
    <w:p w14:paraId="09316D20" w14:textId="64CA1FE4" w:rsidR="00292372" w:rsidRDefault="00796474">
      <w:pPr>
        <w:pStyle w:val="Normal1"/>
        <w:spacing w:after="200"/>
        <w:rPr>
          <w:color w:val="auto"/>
        </w:rPr>
      </w:pPr>
      <w:r w:rsidRPr="0005444E">
        <w:rPr>
          <w:color w:val="auto"/>
        </w:rPr>
        <w:t xml:space="preserve">Following </w:t>
      </w:r>
      <w:r w:rsidR="00BD4067" w:rsidRPr="00B638B4">
        <w:rPr>
          <w:color w:val="auto"/>
        </w:rPr>
        <w:t xml:space="preserve">Washington, D.C. </w:t>
      </w:r>
      <w:r w:rsidR="00BD4067" w:rsidRPr="0005444E">
        <w:rPr>
          <w:color w:val="auto"/>
        </w:rPr>
        <w:t xml:space="preserve">and </w:t>
      </w:r>
      <w:r w:rsidR="00F471A5">
        <w:rPr>
          <w:color w:val="auto"/>
        </w:rPr>
        <w:t>San Jose</w:t>
      </w:r>
      <w:r w:rsidR="00BD4067">
        <w:rPr>
          <w:b/>
          <w:color w:val="auto"/>
        </w:rPr>
        <w:t xml:space="preserve"> </w:t>
      </w:r>
      <w:r>
        <w:rPr>
          <w:color w:val="auto"/>
        </w:rPr>
        <w:t>among the</w:t>
      </w:r>
      <w:r w:rsidR="00AB79C2">
        <w:rPr>
          <w:color w:val="auto"/>
        </w:rPr>
        <w:t xml:space="preserve"> </w:t>
      </w:r>
      <w:r w:rsidR="009112B9">
        <w:rPr>
          <w:color w:val="auto"/>
        </w:rPr>
        <w:t>larger metros</w:t>
      </w:r>
      <w:r>
        <w:rPr>
          <w:color w:val="auto"/>
        </w:rPr>
        <w:t xml:space="preserve"> with the lowest </w:t>
      </w:r>
      <w:r w:rsidR="00046F26">
        <w:rPr>
          <w:color w:val="auto"/>
        </w:rPr>
        <w:t>current-tas</w:t>
      </w:r>
      <w:r w:rsidR="00D858A4">
        <w:rPr>
          <w:color w:val="auto"/>
        </w:rPr>
        <w:t xml:space="preserve">k </w:t>
      </w:r>
      <w:r>
        <w:rPr>
          <w:color w:val="auto"/>
        </w:rPr>
        <w:t>automation risk comes a “who’s who” of well-educated</w:t>
      </w:r>
      <w:del w:id="344" w:author="david jackson" w:date="2018-12-07T15:10:00Z">
        <w:r w:rsidDel="003528EE">
          <w:rPr>
            <w:color w:val="auto"/>
          </w:rPr>
          <w:delText>, “creative,”</w:delText>
        </w:r>
      </w:del>
      <w:r>
        <w:rPr>
          <w:color w:val="auto"/>
        </w:rPr>
        <w:t xml:space="preserve"> and </w:t>
      </w:r>
      <w:r w:rsidR="009112B9">
        <w:rPr>
          <w:color w:val="auto"/>
        </w:rPr>
        <w:t>technology</w:t>
      </w:r>
      <w:r>
        <w:rPr>
          <w:color w:val="auto"/>
        </w:rPr>
        <w:t xml:space="preserve">-oriented centers </w:t>
      </w:r>
      <w:r w:rsidRPr="0005444E">
        <w:rPr>
          <w:color w:val="auto"/>
        </w:rPr>
        <w:t xml:space="preserve">including </w:t>
      </w:r>
      <w:r w:rsidR="0005444E" w:rsidRPr="00B638B4">
        <w:rPr>
          <w:b/>
          <w:color w:val="auto"/>
        </w:rPr>
        <w:t>New York</w:t>
      </w:r>
      <w:r w:rsidR="0005444E" w:rsidRPr="00B638B4">
        <w:rPr>
          <w:color w:val="auto"/>
        </w:rPr>
        <w:t>;</w:t>
      </w:r>
      <w:r w:rsidRPr="00B638B4">
        <w:rPr>
          <w:b/>
          <w:color w:val="auto"/>
        </w:rPr>
        <w:t xml:space="preserve"> </w:t>
      </w:r>
      <w:r w:rsidR="00C15AF7">
        <w:rPr>
          <w:b/>
          <w:color w:val="auto"/>
        </w:rPr>
        <w:t>Durham-Chapel Hill, N.C.</w:t>
      </w:r>
      <w:r w:rsidR="0005444E" w:rsidRPr="00B638B4">
        <w:rPr>
          <w:color w:val="auto"/>
        </w:rPr>
        <w:t>;</w:t>
      </w:r>
      <w:r w:rsidRPr="00B638B4">
        <w:rPr>
          <w:b/>
          <w:color w:val="auto"/>
        </w:rPr>
        <w:t xml:space="preserve"> </w:t>
      </w:r>
      <w:r w:rsidRPr="0005444E">
        <w:rPr>
          <w:color w:val="auto"/>
        </w:rPr>
        <w:t xml:space="preserve">and </w:t>
      </w:r>
      <w:r w:rsidR="0005444E" w:rsidRPr="00B638B4">
        <w:rPr>
          <w:b/>
          <w:color w:val="auto"/>
        </w:rPr>
        <w:t>Boston</w:t>
      </w:r>
      <w:r>
        <w:rPr>
          <w:color w:val="auto"/>
        </w:rPr>
        <w:t>—all with</w:t>
      </w:r>
      <w:r w:rsidR="009C6467">
        <w:rPr>
          <w:color w:val="auto"/>
        </w:rPr>
        <w:t xml:space="preserve"> average</w:t>
      </w:r>
      <w:r>
        <w:rPr>
          <w:color w:val="auto"/>
        </w:rPr>
        <w:t xml:space="preserve"> </w:t>
      </w:r>
      <w:r w:rsidR="005150AF">
        <w:rPr>
          <w:color w:val="auto"/>
        </w:rPr>
        <w:t>current-</w:t>
      </w:r>
      <w:r>
        <w:rPr>
          <w:color w:val="auto"/>
        </w:rPr>
        <w:t xml:space="preserve">task risks </w:t>
      </w:r>
      <w:r w:rsidRPr="0005444E">
        <w:rPr>
          <w:color w:val="auto"/>
        </w:rPr>
        <w:t>be</w:t>
      </w:r>
      <w:r w:rsidR="009112B9">
        <w:rPr>
          <w:color w:val="auto"/>
        </w:rPr>
        <w:t>low</w:t>
      </w:r>
      <w:r w:rsidRPr="0005444E">
        <w:rPr>
          <w:color w:val="auto"/>
        </w:rPr>
        <w:t xml:space="preserve"> </w:t>
      </w:r>
      <w:r w:rsidR="0005444E" w:rsidRPr="00B638B4">
        <w:rPr>
          <w:color w:val="auto"/>
        </w:rPr>
        <w:t>43 percent</w:t>
      </w:r>
      <w:r w:rsidRPr="00B638B4">
        <w:rPr>
          <w:color w:val="auto"/>
        </w:rPr>
        <w:t>.</w:t>
      </w:r>
      <w:r>
        <w:rPr>
          <w:color w:val="FF0000"/>
        </w:rPr>
        <w:t xml:space="preserve"> </w:t>
      </w:r>
      <w:r>
        <w:rPr>
          <w:color w:val="auto"/>
        </w:rPr>
        <w:t>These</w:t>
      </w:r>
      <w:r w:rsidR="00BE3D21">
        <w:rPr>
          <w:color w:val="auto"/>
        </w:rPr>
        <w:t xml:space="preserve"> metro</w:t>
      </w:r>
      <w:ins w:id="345" w:author="david jackson" w:date="2018-12-07T15:10:00Z">
        <w:r w:rsidR="003528EE">
          <w:rPr>
            <w:color w:val="auto"/>
          </w:rPr>
          <w:t xml:space="preserve"> area</w:t>
        </w:r>
      </w:ins>
      <w:r w:rsidR="00BE3D21">
        <w:rPr>
          <w:color w:val="auto"/>
        </w:rPr>
        <w:t xml:space="preserve">s are gaining a measure of resilience from specializations in relatively durable professional, businesss, and financial services occupations combined with relatively large </w:t>
      </w:r>
      <w:r w:rsidR="00BE3D21" w:rsidRPr="00082A18">
        <w:rPr>
          <w:color w:val="auto"/>
        </w:rPr>
        <w:t>education and health presence. In these metro</w:t>
      </w:r>
      <w:ins w:id="346" w:author="david jackson" w:date="2018-12-07T15:11:00Z">
        <w:r w:rsidR="00614266">
          <w:rPr>
            <w:color w:val="auto"/>
          </w:rPr>
          <w:t xml:space="preserve"> area</w:t>
        </w:r>
      </w:ins>
      <w:r w:rsidR="00BE3D21" w:rsidRPr="00082A18">
        <w:rPr>
          <w:color w:val="auto"/>
        </w:rPr>
        <w:t xml:space="preserve">s </w:t>
      </w:r>
      <w:r w:rsidR="00501B36" w:rsidRPr="00082A18">
        <w:rPr>
          <w:color w:val="auto"/>
        </w:rPr>
        <w:t xml:space="preserve">no more than </w:t>
      </w:r>
      <w:r w:rsidR="006F03A6">
        <w:rPr>
          <w:color w:val="auto"/>
        </w:rPr>
        <w:t>one-</w:t>
      </w:r>
      <w:r w:rsidR="0059411F">
        <w:rPr>
          <w:color w:val="auto"/>
        </w:rPr>
        <w:t>fifth</w:t>
      </w:r>
      <w:r w:rsidR="0059411F" w:rsidRPr="00082A18">
        <w:rPr>
          <w:color w:val="auto"/>
        </w:rPr>
        <w:t xml:space="preserve"> </w:t>
      </w:r>
      <w:r w:rsidR="00501B36" w:rsidRPr="00082A18">
        <w:rPr>
          <w:color w:val="auto"/>
        </w:rPr>
        <w:t xml:space="preserve">of </w:t>
      </w:r>
      <w:r w:rsidR="00D858A4">
        <w:rPr>
          <w:color w:val="auto"/>
        </w:rPr>
        <w:t xml:space="preserve">current </w:t>
      </w:r>
      <w:r w:rsidR="00501B36" w:rsidRPr="00082A18">
        <w:rPr>
          <w:color w:val="auto"/>
        </w:rPr>
        <w:t xml:space="preserve">occupations are </w:t>
      </w:r>
      <w:r w:rsidR="0059411F">
        <w:rPr>
          <w:color w:val="auto"/>
        </w:rPr>
        <w:t>70</w:t>
      </w:r>
      <w:r w:rsidR="0059411F" w:rsidRPr="00082A18">
        <w:rPr>
          <w:color w:val="auto"/>
        </w:rPr>
        <w:t xml:space="preserve"> </w:t>
      </w:r>
      <w:r w:rsidR="00501B36">
        <w:rPr>
          <w:color w:val="auto"/>
        </w:rPr>
        <w:t>percent automatable.</w:t>
      </w:r>
      <w:r>
        <w:rPr>
          <w:color w:val="auto"/>
        </w:rPr>
        <w:t xml:space="preserve"> </w:t>
      </w:r>
      <w:r w:rsidR="00501B36">
        <w:rPr>
          <w:color w:val="auto"/>
        </w:rPr>
        <w:t xml:space="preserve">By contrast, the </w:t>
      </w:r>
      <w:r w:rsidR="009C6467">
        <w:rPr>
          <w:color w:val="auto"/>
        </w:rPr>
        <w:t xml:space="preserve">average </w:t>
      </w:r>
      <w:r w:rsidR="005150AF">
        <w:rPr>
          <w:color w:val="auto"/>
        </w:rPr>
        <w:t>current-</w:t>
      </w:r>
      <w:r w:rsidR="00501B36">
        <w:rPr>
          <w:color w:val="auto"/>
        </w:rPr>
        <w:t xml:space="preserve">task risk in highly susceptible places like </w:t>
      </w:r>
      <w:r w:rsidR="00812253" w:rsidRPr="003F14A2">
        <w:rPr>
          <w:b/>
          <w:color w:val="auto"/>
        </w:rPr>
        <w:t>Lakeland-Winter Haven, Fla.</w:t>
      </w:r>
      <w:r w:rsidR="00812253">
        <w:rPr>
          <w:color w:val="auto"/>
        </w:rPr>
        <w:t>;</w:t>
      </w:r>
      <w:r w:rsidR="008D0326">
        <w:rPr>
          <w:color w:val="auto"/>
        </w:rPr>
        <w:t xml:space="preserve"> </w:t>
      </w:r>
      <w:r w:rsidR="00AB79C2">
        <w:rPr>
          <w:b/>
          <w:color w:val="auto"/>
        </w:rPr>
        <w:t>Stockton-Lodi, Calif.</w:t>
      </w:r>
      <w:r w:rsidR="00314832" w:rsidRPr="00B638B4">
        <w:rPr>
          <w:color w:val="auto"/>
        </w:rPr>
        <w:t>;</w:t>
      </w:r>
      <w:r w:rsidR="00501B36" w:rsidRPr="00B638B4">
        <w:rPr>
          <w:b/>
          <w:color w:val="auto"/>
        </w:rPr>
        <w:t xml:space="preserve"> </w:t>
      </w:r>
      <w:r w:rsidR="00501B36" w:rsidRPr="00314832">
        <w:rPr>
          <w:color w:val="auto"/>
        </w:rPr>
        <w:t xml:space="preserve">and </w:t>
      </w:r>
      <w:r w:rsidR="00AB79C2">
        <w:rPr>
          <w:b/>
          <w:color w:val="auto"/>
        </w:rPr>
        <w:lastRenderedPageBreak/>
        <w:t>Winston-Salem, N.C.</w:t>
      </w:r>
      <w:r w:rsidR="00314832" w:rsidRPr="00B638B4">
        <w:rPr>
          <w:b/>
          <w:color w:val="auto"/>
        </w:rPr>
        <w:t xml:space="preserve"> </w:t>
      </w:r>
      <w:r w:rsidR="000600D7">
        <w:rPr>
          <w:color w:val="auto"/>
        </w:rPr>
        <w:t xml:space="preserve">exceeds </w:t>
      </w:r>
      <w:r w:rsidR="00AB79C2">
        <w:rPr>
          <w:color w:val="auto"/>
        </w:rPr>
        <w:t xml:space="preserve">48 </w:t>
      </w:r>
      <w:r w:rsidR="000600D7">
        <w:rPr>
          <w:color w:val="auto"/>
        </w:rPr>
        <w:t>percent.</w:t>
      </w:r>
      <w:r w:rsidR="000600D7" w:rsidRPr="000600D7">
        <w:rPr>
          <w:color w:val="auto"/>
        </w:rPr>
        <w:t xml:space="preserve"> </w:t>
      </w:r>
      <w:r w:rsidR="000600D7">
        <w:rPr>
          <w:color w:val="auto"/>
        </w:rPr>
        <w:t>In these metro</w:t>
      </w:r>
      <w:ins w:id="347" w:author="david jackson" w:date="2018-12-07T15:11:00Z">
        <w:r w:rsidR="00614266">
          <w:rPr>
            <w:color w:val="auto"/>
          </w:rPr>
          <w:t xml:space="preserve"> area</w:t>
        </w:r>
      </w:ins>
      <w:r w:rsidR="000600D7">
        <w:rPr>
          <w:color w:val="auto"/>
        </w:rPr>
        <w:t>s</w:t>
      </w:r>
      <w:r w:rsidR="00D858A4">
        <w:rPr>
          <w:color w:val="auto"/>
        </w:rPr>
        <w:t>,</w:t>
      </w:r>
      <w:r w:rsidR="000600D7">
        <w:rPr>
          <w:color w:val="auto"/>
        </w:rPr>
        <w:t xml:space="preserve"> </w:t>
      </w:r>
      <w:r w:rsidR="0059411F">
        <w:rPr>
          <w:color w:val="auto"/>
        </w:rPr>
        <w:t>over 28 percent of jobs are in</w:t>
      </w:r>
      <w:r w:rsidR="000600D7">
        <w:rPr>
          <w:color w:val="auto"/>
        </w:rPr>
        <w:t xml:space="preserve"> occupations</w:t>
      </w:r>
      <w:r w:rsidR="0059411F">
        <w:rPr>
          <w:color w:val="auto"/>
        </w:rPr>
        <w:t xml:space="preserve"> that</w:t>
      </w:r>
      <w:r w:rsidR="000600D7">
        <w:rPr>
          <w:color w:val="auto"/>
        </w:rPr>
        <w:t xml:space="preserve"> are</w:t>
      </w:r>
      <w:r w:rsidR="00EA4295">
        <w:rPr>
          <w:color w:val="auto"/>
        </w:rPr>
        <w:t xml:space="preserve"> at least</w:t>
      </w:r>
      <w:r w:rsidR="000600D7">
        <w:rPr>
          <w:color w:val="auto"/>
        </w:rPr>
        <w:t xml:space="preserve"> </w:t>
      </w:r>
      <w:r w:rsidR="0059411F">
        <w:rPr>
          <w:color w:val="auto"/>
        </w:rPr>
        <w:t xml:space="preserve">70 </w:t>
      </w:r>
      <w:r w:rsidR="000600D7">
        <w:rPr>
          <w:color w:val="auto"/>
        </w:rPr>
        <w:t>percent automatable</w:t>
      </w:r>
      <w:r w:rsidR="005150AF">
        <w:rPr>
          <w:color w:val="auto"/>
        </w:rPr>
        <w:t xml:space="preserve"> under the current task mix</w:t>
      </w:r>
      <w:r w:rsidR="000600D7">
        <w:rPr>
          <w:color w:val="auto"/>
        </w:rPr>
        <w:t xml:space="preserve">. Overall, these </w:t>
      </w:r>
      <w:del w:id="348" w:author="david jackson" w:date="2018-12-07T15:11:00Z">
        <w:r w:rsidR="000600D7" w:rsidDel="00001A2F">
          <w:rPr>
            <w:color w:val="auto"/>
          </w:rPr>
          <w:delText xml:space="preserve">metros </w:delText>
        </w:r>
      </w:del>
      <w:ins w:id="349" w:author="david jackson" w:date="2018-12-07T15:11:00Z">
        <w:r w:rsidR="00001A2F">
          <w:rPr>
            <w:color w:val="auto"/>
          </w:rPr>
          <w:t xml:space="preserve">places </w:t>
        </w:r>
      </w:ins>
      <w:r w:rsidR="000600D7">
        <w:rPr>
          <w:color w:val="auto"/>
        </w:rPr>
        <w:t xml:space="preserve">are especially susceptible to </w:t>
      </w:r>
      <w:r w:rsidR="005150AF">
        <w:rPr>
          <w:color w:val="auto"/>
        </w:rPr>
        <w:t xml:space="preserve">change in task content as </w:t>
      </w:r>
      <w:r w:rsidR="00887361">
        <w:rPr>
          <w:color w:val="auto"/>
        </w:rPr>
        <w:t xml:space="preserve">they contain </w:t>
      </w:r>
      <w:r w:rsidR="000600D7">
        <w:rPr>
          <w:color w:val="auto"/>
        </w:rPr>
        <w:t xml:space="preserve">high concentrations of workers engaged in </w:t>
      </w:r>
      <w:r w:rsidR="00BD67F2">
        <w:rPr>
          <w:color w:val="auto"/>
        </w:rPr>
        <w:t>routine or predictable middle-skill activities, including in the large service sectors of cities dedicated to administration, retail, accomodations, and food preparation.</w:t>
      </w:r>
    </w:p>
    <w:p w14:paraId="684A832E" w14:textId="1143CD9C" w:rsidR="008A5C48" w:rsidRDefault="00292372">
      <w:pPr>
        <w:pStyle w:val="Normal1"/>
        <w:spacing w:after="200"/>
        <w:rPr>
          <w:color w:val="auto"/>
        </w:rPr>
      </w:pPr>
      <w:r w:rsidRPr="00292372">
        <w:rPr>
          <w:noProof/>
        </w:rPr>
        <w:drawing>
          <wp:inline distT="0" distB="0" distL="0" distR="0" wp14:anchorId="3B60B7CD" wp14:editId="7CA7EEDF">
            <wp:extent cx="5486400" cy="36430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43047"/>
                    </a:xfrm>
                    <a:prstGeom prst="rect">
                      <a:avLst/>
                    </a:prstGeom>
                    <a:noFill/>
                    <a:ln>
                      <a:noFill/>
                    </a:ln>
                  </pic:spPr>
                </pic:pic>
              </a:graphicData>
            </a:graphic>
          </wp:inline>
        </w:drawing>
      </w:r>
    </w:p>
    <w:p w14:paraId="535F2499" w14:textId="5308CEFE" w:rsidR="0059411F" w:rsidRPr="000B3F80" w:rsidRDefault="00816C27" w:rsidP="00474F05">
      <w:pPr>
        <w:pStyle w:val="Normal1"/>
        <w:spacing w:after="200"/>
        <w:rPr>
          <w:color w:val="auto"/>
        </w:rPr>
      </w:pPr>
      <w:commentRangeStart w:id="350"/>
      <w:r>
        <w:rPr>
          <w:color w:val="auto"/>
        </w:rPr>
        <w:t>Overall, h</w:t>
      </w:r>
      <w:r w:rsidR="00324EEF" w:rsidRPr="000B3F80">
        <w:rPr>
          <w:color w:val="auto"/>
        </w:rPr>
        <w:t xml:space="preserve">igher metropolitan </w:t>
      </w:r>
      <w:r w:rsidR="003F14A2" w:rsidRPr="000B3F80">
        <w:rPr>
          <w:color w:val="auto"/>
        </w:rPr>
        <w:t xml:space="preserve">education levels serve as a stay against automation </w:t>
      </w:r>
      <w:r w:rsidR="00B9665F">
        <w:rPr>
          <w:color w:val="auto"/>
        </w:rPr>
        <w:t>potential</w:t>
      </w:r>
      <w:commentRangeEnd w:id="350"/>
      <w:r w:rsidR="00474F05">
        <w:rPr>
          <w:rStyle w:val="CommentReference"/>
          <w:rFonts w:ascii="Times New Roman" w:hAnsi="Times New Roman" w:cs="Times New Roman"/>
          <w:color w:val="auto"/>
        </w:rPr>
        <w:commentReference w:id="350"/>
      </w:r>
      <w:r w:rsidR="003A751E">
        <w:rPr>
          <w:color w:val="auto"/>
        </w:rPr>
        <w:t>—</w:t>
      </w:r>
      <w:r w:rsidR="00887361">
        <w:rPr>
          <w:color w:val="auto"/>
        </w:rPr>
        <w:t>in part because education supports complex</w:t>
      </w:r>
      <w:del w:id="351" w:author="david jackson" w:date="2018-12-07T15:13:00Z">
        <w:r w:rsidR="00887361" w:rsidDel="00062315">
          <w:rPr>
            <w:color w:val="auto"/>
          </w:rPr>
          <w:delText>,</w:delText>
        </w:r>
      </w:del>
      <w:r w:rsidR="00887361">
        <w:rPr>
          <w:color w:val="auto"/>
        </w:rPr>
        <w:t xml:space="preserve"> inter</w:t>
      </w:r>
      <w:del w:id="352" w:author="david jackson" w:date="2018-12-07T15:12:00Z">
        <w:r w:rsidR="00887361" w:rsidDel="006C0020">
          <w:rPr>
            <w:color w:val="auto"/>
          </w:rPr>
          <w:delText>-</w:delText>
        </w:r>
      </w:del>
      <w:r w:rsidR="00887361">
        <w:rPr>
          <w:color w:val="auto"/>
        </w:rPr>
        <w:t>personal work</w:t>
      </w:r>
      <w:del w:id="353" w:author="david jackson" w:date="2018-12-07T15:13:00Z">
        <w:r w:rsidR="00BB173D" w:rsidDel="00062315">
          <w:rPr>
            <w:color w:val="auto"/>
          </w:rPr>
          <w:delText>,</w:delText>
        </w:r>
      </w:del>
      <w:r w:rsidR="00887361">
        <w:rPr>
          <w:color w:val="auto"/>
        </w:rPr>
        <w:t xml:space="preserve"> and in part because educational attainment improve</w:t>
      </w:r>
      <w:r w:rsidR="002C2C02">
        <w:rPr>
          <w:color w:val="auto"/>
        </w:rPr>
        <w:t>s</w:t>
      </w:r>
      <w:r w:rsidR="00887361">
        <w:rPr>
          <w:color w:val="auto"/>
        </w:rPr>
        <w:t xml:space="preserve"> individual and city adaptability in the face of shocks</w:t>
      </w:r>
      <w:r w:rsidR="003F14A2" w:rsidRPr="000B3F80">
        <w:rPr>
          <w:color w:val="auto"/>
        </w:rPr>
        <w:t>.</w:t>
      </w:r>
      <w:r w:rsidR="00887361">
        <w:rPr>
          <w:rStyle w:val="EndnoteReference"/>
          <w:color w:val="auto"/>
        </w:rPr>
        <w:endnoteReference w:id="41"/>
      </w:r>
      <w:r w:rsidR="005B5A1D">
        <w:rPr>
          <w:color w:val="auto"/>
        </w:rPr>
        <w:t xml:space="preserve"> </w:t>
      </w:r>
      <w:r w:rsidR="00EA0B19">
        <w:rPr>
          <w:color w:val="auto"/>
        </w:rPr>
        <w:t xml:space="preserve">The present automation data fits that story. </w:t>
      </w:r>
      <w:r w:rsidR="00324EEF" w:rsidRPr="000B3F80">
        <w:rPr>
          <w:color w:val="auto"/>
        </w:rPr>
        <w:t>As is visible in the nearby scatterplot, the higher a metro</w:t>
      </w:r>
      <w:ins w:id="354" w:author="david jackson" w:date="2018-12-07T15:13:00Z">
        <w:r w:rsidR="007D3C89">
          <w:rPr>
            <w:color w:val="auto"/>
          </w:rPr>
          <w:t xml:space="preserve"> area</w:t>
        </w:r>
      </w:ins>
      <w:r w:rsidR="00324EEF" w:rsidRPr="000B3F80">
        <w:rPr>
          <w:color w:val="auto"/>
        </w:rPr>
        <w:t xml:space="preserve">’s share of workers with at least a bachelor’s degree </w:t>
      </w:r>
      <w:r w:rsidR="00B9665F">
        <w:rPr>
          <w:color w:val="auto"/>
        </w:rPr>
        <w:t>(</w:t>
      </w:r>
      <w:r w:rsidR="00324EEF" w:rsidRPr="000B3F80">
        <w:rPr>
          <w:color w:val="auto"/>
        </w:rPr>
        <w:t>2016</w:t>
      </w:r>
      <w:r w:rsidR="00B9665F">
        <w:rPr>
          <w:color w:val="auto"/>
        </w:rPr>
        <w:t>)</w:t>
      </w:r>
      <w:r w:rsidR="00324EEF" w:rsidRPr="000B3F80">
        <w:rPr>
          <w:color w:val="auto"/>
        </w:rPr>
        <w:t xml:space="preserve"> the lower </w:t>
      </w:r>
      <w:r w:rsidR="00B9665F">
        <w:rPr>
          <w:color w:val="auto"/>
        </w:rPr>
        <w:t>is</w:t>
      </w:r>
      <w:r w:rsidR="00B9665F" w:rsidRPr="000B3F80">
        <w:rPr>
          <w:color w:val="auto"/>
        </w:rPr>
        <w:t xml:space="preserve"> </w:t>
      </w:r>
      <w:r w:rsidR="00324EEF" w:rsidRPr="000B3F80">
        <w:rPr>
          <w:color w:val="auto"/>
        </w:rPr>
        <w:t xml:space="preserve">its share of employment in high-risk occupations—meaning those </w:t>
      </w:r>
      <w:r w:rsidR="00D858A4">
        <w:rPr>
          <w:color w:val="auto"/>
        </w:rPr>
        <w:t xml:space="preserve">roles </w:t>
      </w:r>
      <w:r w:rsidR="00324EEF" w:rsidRPr="000B3F80">
        <w:rPr>
          <w:color w:val="auto"/>
        </w:rPr>
        <w:t xml:space="preserve">with </w:t>
      </w:r>
      <w:r w:rsidR="00D858A4">
        <w:rPr>
          <w:color w:val="auto"/>
        </w:rPr>
        <w:t xml:space="preserve">at least </w:t>
      </w:r>
      <w:r w:rsidR="004E528B">
        <w:rPr>
          <w:color w:val="auto"/>
        </w:rPr>
        <w:t>7</w:t>
      </w:r>
      <w:r w:rsidR="004E528B" w:rsidRPr="000B3F80">
        <w:rPr>
          <w:color w:val="auto"/>
        </w:rPr>
        <w:t xml:space="preserve">0 </w:t>
      </w:r>
      <w:r w:rsidR="00324EEF" w:rsidRPr="000B3F80">
        <w:rPr>
          <w:color w:val="auto"/>
        </w:rPr>
        <w:t>percent of their</w:t>
      </w:r>
      <w:r w:rsidR="00B9665F">
        <w:rPr>
          <w:color w:val="auto"/>
        </w:rPr>
        <w:t xml:space="preserve"> current</w:t>
      </w:r>
      <w:r w:rsidR="00324EEF" w:rsidRPr="000B3F80">
        <w:rPr>
          <w:color w:val="auto"/>
        </w:rPr>
        <w:t xml:space="preserve"> tasks </w:t>
      </w:r>
      <w:r w:rsidR="00D858A4">
        <w:rPr>
          <w:color w:val="auto"/>
        </w:rPr>
        <w:t>being</w:t>
      </w:r>
      <w:r w:rsidR="00B9665F">
        <w:rPr>
          <w:color w:val="auto"/>
        </w:rPr>
        <w:t xml:space="preserve"> </w:t>
      </w:r>
      <w:r w:rsidR="00D858A4">
        <w:rPr>
          <w:color w:val="auto"/>
        </w:rPr>
        <w:t>automatable in the</w:t>
      </w:r>
      <w:r w:rsidR="00324EEF" w:rsidRPr="000B3F80">
        <w:rPr>
          <w:color w:val="auto"/>
        </w:rPr>
        <w:t xml:space="preserve"> </w:t>
      </w:r>
      <w:r w:rsidR="00B9665F">
        <w:rPr>
          <w:color w:val="auto"/>
        </w:rPr>
        <w:t>future</w:t>
      </w:r>
      <w:r w:rsidR="00457AFF">
        <w:rPr>
          <w:color w:val="auto"/>
        </w:rPr>
        <w:t>.</w:t>
      </w:r>
      <w:r w:rsidRPr="000B3F80">
        <w:rPr>
          <w:color w:val="auto"/>
        </w:rPr>
        <w:t xml:space="preserve"> </w:t>
      </w:r>
      <w:del w:id="355" w:author="david jackson" w:date="2018-12-07T15:13:00Z">
        <w:r w:rsidRPr="000B3F80" w:rsidDel="007D3C89">
          <w:rPr>
            <w:color w:val="auto"/>
          </w:rPr>
          <w:delText>Along these</w:delText>
        </w:r>
        <w:r w:rsidDel="007D3C89">
          <w:rPr>
            <w:color w:val="auto"/>
          </w:rPr>
          <w:delText xml:space="preserve"> the lines,</w:delText>
        </w:r>
        <w:r w:rsidR="0059411F" w:rsidDel="007D3C89">
          <w:rPr>
            <w:color w:val="auto"/>
          </w:rPr>
          <w:delText xml:space="preserve"> </w:delText>
        </w:r>
        <w:r w:rsidDel="007D3C89">
          <w:rPr>
            <w:color w:val="auto"/>
          </w:rPr>
          <w:delText>h</w:delText>
        </w:r>
      </w:del>
      <w:ins w:id="356" w:author="david jackson" w:date="2018-12-07T15:13:00Z">
        <w:r w:rsidR="007D3C89">
          <w:rPr>
            <w:color w:val="auto"/>
          </w:rPr>
          <w:t>H</w:t>
        </w:r>
      </w:ins>
      <w:r>
        <w:rPr>
          <w:color w:val="auto"/>
        </w:rPr>
        <w:t>ighly educated</w:t>
      </w:r>
      <w:r w:rsidRPr="00292372">
        <w:rPr>
          <w:color w:val="auto"/>
        </w:rPr>
        <w:t xml:space="preserve"> metros like </w:t>
      </w:r>
      <w:r w:rsidR="00995F7A" w:rsidRPr="00F21CDF">
        <w:rPr>
          <w:color w:val="auto"/>
        </w:rPr>
        <w:t>Washington, D.C.</w:t>
      </w:r>
      <w:r w:rsidR="00995F7A" w:rsidRPr="00292372">
        <w:rPr>
          <w:color w:val="auto"/>
        </w:rPr>
        <w:t xml:space="preserve"> </w:t>
      </w:r>
      <w:r w:rsidRPr="00292372">
        <w:rPr>
          <w:color w:val="auto"/>
        </w:rPr>
        <w:t xml:space="preserve">and </w:t>
      </w:r>
      <w:r w:rsidR="00995F7A" w:rsidRPr="00F21CDF">
        <w:rPr>
          <w:color w:val="auto"/>
        </w:rPr>
        <w:t>San Jose</w:t>
      </w:r>
      <w:r w:rsidR="00995F7A">
        <w:rPr>
          <w:color w:val="auto"/>
        </w:rPr>
        <w:t>, Calif.</w:t>
      </w:r>
      <w:r w:rsidR="00995F7A" w:rsidRPr="00292372">
        <w:rPr>
          <w:color w:val="auto"/>
        </w:rPr>
        <w:t xml:space="preserve"> </w:t>
      </w:r>
      <w:r w:rsidR="000B3F80" w:rsidRPr="00292372">
        <w:rPr>
          <w:color w:val="auto"/>
        </w:rPr>
        <w:t xml:space="preserve">have </w:t>
      </w:r>
      <w:r w:rsidR="000B3F80">
        <w:rPr>
          <w:color w:val="auto"/>
        </w:rPr>
        <w:t>some of the lowest shares of their employment</w:t>
      </w:r>
      <w:r w:rsidR="00324EEF" w:rsidRPr="000B3F80">
        <w:rPr>
          <w:color w:val="auto"/>
        </w:rPr>
        <w:t xml:space="preserve"> </w:t>
      </w:r>
      <w:r w:rsidR="000B3F80">
        <w:rPr>
          <w:color w:val="auto"/>
        </w:rPr>
        <w:t>slotted into occupations with high automation risk</w:t>
      </w:r>
      <w:r w:rsidR="00B9665F">
        <w:rPr>
          <w:color w:val="auto"/>
        </w:rPr>
        <w:t>,</w:t>
      </w:r>
      <w:r w:rsidR="000B3F80">
        <w:rPr>
          <w:color w:val="auto"/>
        </w:rPr>
        <w:t xml:space="preserve"> while metros with low educational </w:t>
      </w:r>
      <w:r w:rsidR="000B3F80" w:rsidRPr="00292372">
        <w:rPr>
          <w:color w:val="auto"/>
        </w:rPr>
        <w:t xml:space="preserve">attainment like </w:t>
      </w:r>
      <w:r w:rsidR="00995F7A" w:rsidRPr="00F21CDF">
        <w:rPr>
          <w:color w:val="auto"/>
        </w:rPr>
        <w:t xml:space="preserve">Stockton, Calif.; </w:t>
      </w:r>
      <w:r w:rsidR="00995F7A" w:rsidRPr="00292372">
        <w:rPr>
          <w:color w:val="auto"/>
        </w:rPr>
        <w:t>Lakeland, Fla.</w:t>
      </w:r>
      <w:r w:rsidR="00995F7A" w:rsidRPr="00F21CDF">
        <w:rPr>
          <w:color w:val="auto"/>
        </w:rPr>
        <w:t xml:space="preserve">; </w:t>
      </w:r>
      <w:r w:rsidR="000B3F80" w:rsidRPr="00F21CDF">
        <w:rPr>
          <w:color w:val="auto"/>
        </w:rPr>
        <w:t xml:space="preserve">and </w:t>
      </w:r>
      <w:r w:rsidR="00995F7A" w:rsidRPr="00F21CDF">
        <w:rPr>
          <w:b/>
          <w:color w:val="auto"/>
        </w:rPr>
        <w:t>Las Vegas</w:t>
      </w:r>
      <w:r w:rsidR="00995F7A" w:rsidRPr="00F21CDF">
        <w:rPr>
          <w:color w:val="auto"/>
        </w:rPr>
        <w:t xml:space="preserve"> </w:t>
      </w:r>
      <w:r w:rsidR="000B3F80" w:rsidRPr="00292372">
        <w:rPr>
          <w:color w:val="auto"/>
        </w:rPr>
        <w:t xml:space="preserve">have as much as twice </w:t>
      </w:r>
      <w:r w:rsidR="000B3F80">
        <w:rPr>
          <w:color w:val="auto"/>
        </w:rPr>
        <w:t xml:space="preserve">as much of their workforce in occupations </w:t>
      </w:r>
      <w:r w:rsidR="00B9665F">
        <w:rPr>
          <w:color w:val="auto"/>
        </w:rPr>
        <w:t xml:space="preserve">that may be poised </w:t>
      </w:r>
      <w:r w:rsidR="000B3F80">
        <w:rPr>
          <w:color w:val="auto"/>
        </w:rPr>
        <w:t xml:space="preserve">for </w:t>
      </w:r>
      <w:r w:rsidR="00B9665F">
        <w:rPr>
          <w:color w:val="auto"/>
        </w:rPr>
        <w:t xml:space="preserve">the most </w:t>
      </w:r>
      <w:r w:rsidR="000B3F80">
        <w:rPr>
          <w:color w:val="auto"/>
        </w:rPr>
        <w:t>significant disruption.</w:t>
      </w:r>
    </w:p>
    <w:p w14:paraId="1EFEDAE3" w14:textId="3AB31CBB" w:rsidR="006159C6" w:rsidRPr="00BD67F2" w:rsidRDefault="00C72A96" w:rsidP="00826F0C">
      <w:pPr>
        <w:pStyle w:val="Normal1"/>
        <w:spacing w:after="200"/>
        <w:rPr>
          <w:color w:val="auto"/>
          <w:sz w:val="36"/>
          <w:szCs w:val="36"/>
        </w:rPr>
      </w:pPr>
      <w:r w:rsidRPr="00C72A96">
        <w:rPr>
          <w:noProof/>
        </w:rPr>
        <w:lastRenderedPageBreak/>
        <w:drawing>
          <wp:inline distT="0" distB="0" distL="0" distR="0" wp14:anchorId="32D45FCD" wp14:editId="4CE5FB29">
            <wp:extent cx="5486400" cy="5014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014605"/>
                    </a:xfrm>
                    <a:prstGeom prst="rect">
                      <a:avLst/>
                    </a:prstGeom>
                    <a:noFill/>
                    <a:ln>
                      <a:noFill/>
                    </a:ln>
                  </pic:spPr>
                </pic:pic>
              </a:graphicData>
            </a:graphic>
          </wp:inline>
        </w:drawing>
      </w:r>
    </w:p>
    <w:p w14:paraId="2DC3E162" w14:textId="5427DD1C" w:rsidR="001B46C7" w:rsidRDefault="000F7B9A" w:rsidP="001B46C7">
      <w:pPr>
        <w:pStyle w:val="Normal1"/>
        <w:spacing w:after="200"/>
        <w:rPr>
          <w:b/>
        </w:rPr>
      </w:pPr>
      <w:r>
        <w:rPr>
          <w:b/>
        </w:rPr>
        <w:t>8</w:t>
      </w:r>
      <w:r w:rsidR="001B46C7">
        <w:rPr>
          <w:b/>
        </w:rPr>
        <w:t xml:space="preserve">. The gravest disruptions from automation in the </w:t>
      </w:r>
      <w:r w:rsidR="00D858A4">
        <w:rPr>
          <w:b/>
        </w:rPr>
        <w:t>coming decades</w:t>
      </w:r>
      <w:r w:rsidR="001B46C7">
        <w:rPr>
          <w:b/>
        </w:rPr>
        <w:t xml:space="preserve"> will affect men, young workers, and underrepresented groups. </w:t>
      </w:r>
    </w:p>
    <w:p w14:paraId="3887C6D7" w14:textId="138CBB9F" w:rsidR="001A79E9" w:rsidRDefault="001A79E9" w:rsidP="001B46C7">
      <w:pPr>
        <w:pStyle w:val="Normal1"/>
        <w:spacing w:after="200"/>
      </w:pPr>
      <w:del w:id="357" w:author="david jackson" w:date="2018-12-07T15:15:00Z">
        <w:r w:rsidDel="00930B26">
          <w:delText>And t</w:delText>
        </w:r>
      </w:del>
      <w:ins w:id="358" w:author="david jackson" w:date="2018-12-07T15:15:00Z">
        <w:r w:rsidR="00930B26">
          <w:t>T</w:t>
        </w:r>
      </w:ins>
      <w:r>
        <w:t xml:space="preserve">here is one more compelling set of variations in the way automation </w:t>
      </w:r>
      <w:r w:rsidR="002F7422">
        <w:t xml:space="preserve">may </w:t>
      </w:r>
      <w:r>
        <w:t xml:space="preserve">affect society and the economy. These variations reflect the fact that just as </w:t>
      </w:r>
      <w:r w:rsidR="00EA0B19">
        <w:t>automation’s</w:t>
      </w:r>
      <w:r>
        <w:t xml:space="preserve"> </w:t>
      </w:r>
      <w:r w:rsidR="006E0396">
        <w:t xml:space="preserve">disparate </w:t>
      </w:r>
      <w:r w:rsidR="00EA0B19">
        <w:t xml:space="preserve">effects </w:t>
      </w:r>
      <w:r>
        <w:t xml:space="preserve">are going to </w:t>
      </w:r>
      <w:del w:id="359" w:author="david jackson" w:date="2018-12-07T15:15:00Z">
        <w:r w:rsidR="006E0396" w:rsidDel="00FD002A">
          <w:delText xml:space="preserve">place disparate </w:delText>
        </w:r>
      </w:del>
      <w:r w:rsidR="006E0396">
        <w:t xml:space="preserve">pressure </w:t>
      </w:r>
      <w:del w:id="360" w:author="david jackson" w:date="2018-12-07T15:15:00Z">
        <w:r w:rsidR="006E0396" w:rsidDel="00FD002A">
          <w:delText xml:space="preserve">on </w:delText>
        </w:r>
      </w:del>
      <w:r w:rsidR="006E0396">
        <w:t>particular</w:t>
      </w:r>
      <w:r w:rsidR="00EA0B19">
        <w:t xml:space="preserve"> jobs, industries, and places</w:t>
      </w:r>
      <w:r w:rsidR="002F7422">
        <w:t>,</w:t>
      </w:r>
      <w:r>
        <w:t xml:space="preserve"> they are also going to affect </w:t>
      </w:r>
      <w:r w:rsidR="002F7422">
        <w:t xml:space="preserve">demographic groups in </w:t>
      </w:r>
      <w:r>
        <w:t>different ways</w:t>
      </w:r>
      <w:r w:rsidR="00EA0B19">
        <w:t>.</w:t>
      </w:r>
      <w:r w:rsidR="005B5A1D">
        <w:t xml:space="preserve"> </w:t>
      </w:r>
    </w:p>
    <w:p w14:paraId="4689CA23" w14:textId="225A8A98" w:rsidR="008820DE" w:rsidRDefault="001A79E9" w:rsidP="001B46C7">
      <w:pPr>
        <w:pStyle w:val="Normal1"/>
        <w:spacing w:after="200"/>
      </w:pPr>
      <w:del w:id="361" w:author="david jackson" w:date="2018-12-07T15:15:00Z">
        <w:r w:rsidDel="00FD002A">
          <w:delText>In this regard</w:delText>
        </w:r>
      </w:del>
      <w:r>
        <w:t xml:space="preserve">, </w:t>
      </w:r>
      <w:del w:id="362" w:author="david jackson" w:date="2018-12-07T15:15:00Z">
        <w:r w:rsidDel="00FD002A">
          <w:delText xml:space="preserve">the </w:delText>
        </w:r>
      </w:del>
      <w:ins w:id="363" w:author="david jackson" w:date="2018-12-07T15:15:00Z">
        <w:r w:rsidR="00FD002A">
          <w:t xml:space="preserve">The </w:t>
        </w:r>
      </w:ins>
      <w:r w:rsidR="001316CD">
        <w:t xml:space="preserve">sharp </w:t>
      </w:r>
      <w:r>
        <w:t xml:space="preserve">segmentation </w:t>
      </w:r>
      <w:r w:rsidR="008820DE">
        <w:t xml:space="preserve">of the labor market by gender, age, and racial-ethnic identity </w:t>
      </w:r>
      <w:r>
        <w:t>ensure</w:t>
      </w:r>
      <w:r w:rsidR="001316CD">
        <w:t>s</w:t>
      </w:r>
      <w:r>
        <w:t xml:space="preserve"> that some demographic groups </w:t>
      </w:r>
      <w:r w:rsidR="002F7422">
        <w:t xml:space="preserve">are likely to </w:t>
      </w:r>
      <w:r>
        <w:t>bear more of the burden of</w:t>
      </w:r>
      <w:r w:rsidR="005B5A1D">
        <w:t xml:space="preserve"> </w:t>
      </w:r>
      <w:r w:rsidR="008820DE">
        <w:t xml:space="preserve">adjusting to </w:t>
      </w:r>
      <w:r w:rsidR="006E0396">
        <w:t xml:space="preserve">AI-age technologies in the workplace </w:t>
      </w:r>
      <w:r w:rsidR="002F7422">
        <w:t xml:space="preserve">than </w:t>
      </w:r>
      <w:r w:rsidR="001316CD">
        <w:t xml:space="preserve">will </w:t>
      </w:r>
      <w:r w:rsidR="006E0396">
        <w:t>others.</w:t>
      </w:r>
    </w:p>
    <w:p w14:paraId="61861248" w14:textId="77777777" w:rsidR="00C72A96" w:rsidRDefault="001316CD" w:rsidP="001B46C7">
      <w:pPr>
        <w:pStyle w:val="Normal1"/>
        <w:spacing w:after="200"/>
      </w:pPr>
      <w:r>
        <w:t>The probable divides are sharp: Men, young workers, and underrepresented groups all appear likely to face significantly more acute challenges from automation in the next phase than do women, prime-age workers, and whites.</w:t>
      </w:r>
    </w:p>
    <w:p w14:paraId="71E77EE5" w14:textId="4958F3C0" w:rsidR="001316CD" w:rsidRPr="001316CD" w:rsidRDefault="00A32D65" w:rsidP="001B46C7">
      <w:pPr>
        <w:pStyle w:val="Normal1"/>
        <w:spacing w:after="200"/>
      </w:pPr>
      <w:r w:rsidRPr="00A32D65">
        <w:rPr>
          <w:noProof/>
        </w:rPr>
        <w:lastRenderedPageBreak/>
        <w:drawing>
          <wp:inline distT="0" distB="0" distL="0" distR="0" wp14:anchorId="24834291" wp14:editId="2495AC0A">
            <wp:extent cx="5486400" cy="398011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80116"/>
                    </a:xfrm>
                    <a:prstGeom prst="rect">
                      <a:avLst/>
                    </a:prstGeom>
                    <a:noFill/>
                    <a:ln>
                      <a:noFill/>
                    </a:ln>
                  </pic:spPr>
                </pic:pic>
              </a:graphicData>
            </a:graphic>
          </wp:inline>
        </w:drawing>
      </w:r>
    </w:p>
    <w:p w14:paraId="76144A38" w14:textId="07A557D7" w:rsidR="00A538AD" w:rsidRDefault="006E0396" w:rsidP="005310D5">
      <w:pPr>
        <w:pStyle w:val="Normal1"/>
        <w:spacing w:after="200"/>
        <w:rPr>
          <w:rFonts w:cs="Arial"/>
          <w:color w:val="auto"/>
        </w:rPr>
      </w:pPr>
      <w:r>
        <w:rPr>
          <w:rFonts w:cs="Arial"/>
          <w:color w:val="auto"/>
        </w:rPr>
        <w:t>M</w:t>
      </w:r>
      <w:r w:rsidR="000F7B9A">
        <w:rPr>
          <w:rFonts w:cs="Arial"/>
          <w:color w:val="auto"/>
        </w:rPr>
        <w:t>ale workers</w:t>
      </w:r>
      <w:r>
        <w:rPr>
          <w:rFonts w:cs="Arial"/>
          <w:color w:val="auto"/>
        </w:rPr>
        <w:t>, to begin with,</w:t>
      </w:r>
      <w:r w:rsidR="000F7B9A">
        <w:rPr>
          <w:rFonts w:cs="Arial"/>
          <w:color w:val="auto"/>
        </w:rPr>
        <w:t xml:space="preserve"> </w:t>
      </w:r>
      <w:r w:rsidR="0005083A">
        <w:rPr>
          <w:rFonts w:cs="Arial"/>
          <w:color w:val="auto"/>
        </w:rPr>
        <w:t>appear</w:t>
      </w:r>
      <w:r w:rsidR="00DF3CE9">
        <w:rPr>
          <w:rFonts w:cs="Arial"/>
          <w:color w:val="auto"/>
        </w:rPr>
        <w:t xml:space="preserve"> </w:t>
      </w:r>
      <w:r w:rsidR="00390128">
        <w:rPr>
          <w:rFonts w:cs="Arial"/>
          <w:color w:val="auto"/>
        </w:rPr>
        <w:t xml:space="preserve">noticeably </w:t>
      </w:r>
      <w:r w:rsidR="00DF3CE9">
        <w:rPr>
          <w:rFonts w:cs="Arial"/>
          <w:color w:val="auto"/>
        </w:rPr>
        <w:t xml:space="preserve">more vulnerable to </w:t>
      </w:r>
      <w:r w:rsidR="002F7422">
        <w:rPr>
          <w:rFonts w:cs="Arial"/>
          <w:color w:val="auto"/>
        </w:rPr>
        <w:t xml:space="preserve">potential future </w:t>
      </w:r>
      <w:r w:rsidR="00DF3CE9">
        <w:rPr>
          <w:rFonts w:cs="Arial"/>
          <w:color w:val="auto"/>
        </w:rPr>
        <w:t>automation than women. Such overexposure reflects the fact than men are significantly overrepresented in occupations with higher</w:t>
      </w:r>
      <w:r w:rsidR="00390128">
        <w:rPr>
          <w:rFonts w:cs="Arial"/>
          <w:color w:val="auto"/>
        </w:rPr>
        <w:t xml:space="preserve"> </w:t>
      </w:r>
      <w:r w:rsidR="002F7422">
        <w:rPr>
          <w:rFonts w:cs="Arial"/>
          <w:color w:val="auto"/>
        </w:rPr>
        <w:t xml:space="preserve">automation risk of current </w:t>
      </w:r>
      <w:r w:rsidR="00390128">
        <w:rPr>
          <w:rFonts w:cs="Arial"/>
          <w:color w:val="auto"/>
        </w:rPr>
        <w:t>task</w:t>
      </w:r>
      <w:r w:rsidR="002F7422">
        <w:rPr>
          <w:rFonts w:cs="Arial"/>
          <w:color w:val="auto"/>
        </w:rPr>
        <w:t>s</w:t>
      </w:r>
      <w:r w:rsidR="00390128">
        <w:rPr>
          <w:rFonts w:cs="Arial"/>
          <w:color w:val="auto"/>
        </w:rPr>
        <w:t>.</w:t>
      </w:r>
      <w:r w:rsidR="00DF3CE9" w:rsidRPr="00DF3CE9">
        <w:rPr>
          <w:rFonts w:cs="Arial"/>
          <w:color w:val="auto"/>
        </w:rPr>
        <w:t xml:space="preserve"> </w:t>
      </w:r>
    </w:p>
    <w:p w14:paraId="7F0526FC" w14:textId="1BF73C3F" w:rsidR="0005083A" w:rsidRDefault="00DF3CE9" w:rsidP="005310D5">
      <w:pPr>
        <w:pStyle w:val="Normal1"/>
        <w:spacing w:after="200"/>
        <w:rPr>
          <w:rFonts w:cs="Arial"/>
          <w:color w:val="auto"/>
        </w:rPr>
      </w:pPr>
      <w:r>
        <w:rPr>
          <w:rFonts w:cs="Arial"/>
          <w:color w:val="auto"/>
        </w:rPr>
        <w:t>Men</w:t>
      </w:r>
      <w:r w:rsidR="00390128">
        <w:rPr>
          <w:rFonts w:cs="Arial"/>
          <w:color w:val="auto"/>
        </w:rPr>
        <w:t xml:space="preserve">, for example, </w:t>
      </w:r>
      <w:r>
        <w:rPr>
          <w:rFonts w:cs="Arial"/>
          <w:color w:val="auto"/>
        </w:rPr>
        <w:t>make up over 70 percent of production occupations</w:t>
      </w:r>
      <w:r w:rsidR="00382095">
        <w:rPr>
          <w:rFonts w:cs="Arial"/>
          <w:color w:val="auto"/>
        </w:rPr>
        <w:t>,</w:t>
      </w:r>
      <w:r>
        <w:rPr>
          <w:rFonts w:cs="Arial"/>
          <w:color w:val="auto"/>
        </w:rPr>
        <w:t xml:space="preserve"> over 80 percent of transportation occupations, and over 90 percent of construction and installation occupations—all occupational groups with </w:t>
      </w:r>
      <w:r w:rsidR="002F7422">
        <w:rPr>
          <w:rFonts w:cs="Arial"/>
          <w:color w:val="auto"/>
        </w:rPr>
        <w:t xml:space="preserve">current tasks loads that have </w:t>
      </w:r>
      <w:r>
        <w:rPr>
          <w:rFonts w:cs="Arial"/>
          <w:color w:val="auto"/>
        </w:rPr>
        <w:t>above-average projected automation exposure</w:t>
      </w:r>
      <w:r w:rsidR="00382095">
        <w:rPr>
          <w:rFonts w:cs="Arial"/>
          <w:color w:val="auto"/>
        </w:rPr>
        <w:t>, though in the case of construction, only slightly</w:t>
      </w:r>
      <w:r>
        <w:rPr>
          <w:rFonts w:cs="Arial"/>
          <w:color w:val="auto"/>
        </w:rPr>
        <w:t xml:space="preserve">. </w:t>
      </w:r>
      <w:r w:rsidR="00390128">
        <w:rPr>
          <w:rFonts w:cs="Arial"/>
          <w:color w:val="auto"/>
        </w:rPr>
        <w:t>By contrast, women comprise upward</w:t>
      </w:r>
      <w:del w:id="364" w:author="david jackson" w:date="2018-12-07T15:16:00Z">
        <w:r w:rsidR="00390128" w:rsidDel="00FE390E">
          <w:rPr>
            <w:rFonts w:cs="Arial"/>
            <w:color w:val="auto"/>
          </w:rPr>
          <w:delText>s</w:delText>
        </w:r>
      </w:del>
      <w:r w:rsidR="00390128">
        <w:rPr>
          <w:rFonts w:cs="Arial"/>
          <w:color w:val="auto"/>
        </w:rPr>
        <w:t xml:space="preserve"> of 70 percent of the labor force in relatively </w:t>
      </w:r>
      <w:del w:id="365" w:author="david jackson" w:date="2018-12-07T15:16:00Z">
        <w:r w:rsidR="00390128" w:rsidDel="00C07A8E">
          <w:rPr>
            <w:rFonts w:cs="Arial"/>
            <w:color w:val="auto"/>
          </w:rPr>
          <w:delText>“</w:delText>
        </w:r>
      </w:del>
      <w:r w:rsidR="00390128">
        <w:rPr>
          <w:rFonts w:cs="Arial"/>
          <w:color w:val="auto"/>
        </w:rPr>
        <w:t>safe</w:t>
      </w:r>
      <w:del w:id="366" w:author="david jackson" w:date="2018-12-07T15:16:00Z">
        <w:r w:rsidR="00390128" w:rsidDel="00C07A8E">
          <w:rPr>
            <w:rFonts w:cs="Arial"/>
            <w:color w:val="auto"/>
          </w:rPr>
          <w:delText>”</w:delText>
        </w:r>
      </w:del>
      <w:r w:rsidR="00390128">
        <w:rPr>
          <w:rFonts w:cs="Arial"/>
          <w:color w:val="auto"/>
        </w:rPr>
        <w:t xml:space="preserve"> occupations</w:t>
      </w:r>
      <w:r w:rsidR="002F7422">
        <w:rPr>
          <w:rFonts w:cs="Arial"/>
          <w:color w:val="auto"/>
        </w:rPr>
        <w:t>, such</w:t>
      </w:r>
      <w:r>
        <w:rPr>
          <w:rFonts w:cs="Arial"/>
          <w:color w:val="auto"/>
        </w:rPr>
        <w:t xml:space="preserve"> </w:t>
      </w:r>
      <w:r w:rsidR="00390128">
        <w:rPr>
          <w:rFonts w:cs="Arial"/>
          <w:color w:val="auto"/>
        </w:rPr>
        <w:t xml:space="preserve">as </w:t>
      </w:r>
      <w:del w:id="367" w:author="david jackson" w:date="2018-12-05T15:44:00Z">
        <w:r w:rsidDel="00FA00AD">
          <w:rPr>
            <w:rFonts w:cs="Arial"/>
            <w:color w:val="auto"/>
          </w:rPr>
          <w:delText>healthcare</w:delText>
        </w:r>
      </w:del>
      <w:ins w:id="368" w:author="david jackson" w:date="2018-12-05T15:44:00Z">
        <w:r w:rsidR="00FA00AD">
          <w:rPr>
            <w:rFonts w:cs="Arial"/>
            <w:color w:val="auto"/>
          </w:rPr>
          <w:t>health care</w:t>
        </w:r>
      </w:ins>
      <w:r>
        <w:rPr>
          <w:rFonts w:cs="Arial"/>
          <w:color w:val="auto"/>
        </w:rPr>
        <w:t>, personal services, and education occupations</w:t>
      </w:r>
      <w:r w:rsidR="00390128">
        <w:rPr>
          <w:rFonts w:cs="Arial"/>
          <w:color w:val="auto"/>
        </w:rPr>
        <w:t xml:space="preserve">–all of which </w:t>
      </w:r>
      <w:r>
        <w:rPr>
          <w:rFonts w:cs="Arial"/>
          <w:color w:val="auto"/>
        </w:rPr>
        <w:t>encompass positions with relatively low</w:t>
      </w:r>
      <w:r w:rsidR="0005083A">
        <w:rPr>
          <w:rFonts w:cs="Arial"/>
          <w:color w:val="auto"/>
        </w:rPr>
        <w:t>er</w:t>
      </w:r>
      <w:r>
        <w:rPr>
          <w:rFonts w:cs="Arial"/>
          <w:color w:val="auto"/>
        </w:rPr>
        <w:t xml:space="preserve"> automation risk.</w:t>
      </w:r>
      <w:r w:rsidR="00390128">
        <w:rPr>
          <w:rFonts w:cs="Arial"/>
          <w:color w:val="auto"/>
        </w:rPr>
        <w:t xml:space="preserve"> </w:t>
      </w:r>
    </w:p>
    <w:p w14:paraId="66B098AF" w14:textId="4836D302" w:rsidR="004A5143" w:rsidRDefault="00390128" w:rsidP="005310D5">
      <w:pPr>
        <w:pStyle w:val="Normal1"/>
        <w:spacing w:after="200"/>
        <w:rPr>
          <w:rFonts w:cs="Arial"/>
          <w:color w:val="auto"/>
        </w:rPr>
      </w:pPr>
      <w:r>
        <w:rPr>
          <w:rFonts w:cs="Arial"/>
          <w:color w:val="auto"/>
        </w:rPr>
        <w:t>The result is that in aggregate</w:t>
      </w:r>
      <w:r w:rsidR="002F7422">
        <w:rPr>
          <w:rFonts w:cs="Arial"/>
          <w:color w:val="auto"/>
        </w:rPr>
        <w:t>,</w:t>
      </w:r>
      <w:r>
        <w:rPr>
          <w:rFonts w:cs="Arial"/>
          <w:color w:val="auto"/>
        </w:rPr>
        <w:t xml:space="preserve"> men may face slightly more </w:t>
      </w:r>
      <w:r w:rsidR="0005083A">
        <w:rPr>
          <w:rFonts w:cs="Arial"/>
          <w:color w:val="auto"/>
        </w:rPr>
        <w:t xml:space="preserve">change </w:t>
      </w:r>
      <w:r>
        <w:rPr>
          <w:rFonts w:cs="Arial"/>
          <w:color w:val="auto"/>
        </w:rPr>
        <w:t xml:space="preserve">in the future labor market than women. </w:t>
      </w:r>
      <w:del w:id="369" w:author="david jackson" w:date="2018-12-07T15:17:00Z">
        <w:r w:rsidR="007F0B7B" w:rsidDel="00C07A8E">
          <w:rPr>
            <w:rFonts w:cs="Arial"/>
            <w:color w:val="auto"/>
          </w:rPr>
          <w:delText>Along these lines, t</w:delText>
        </w:r>
      </w:del>
      <w:ins w:id="370" w:author="david jackson" w:date="2018-12-07T15:17:00Z">
        <w:r w:rsidR="00584934">
          <w:rPr>
            <w:rFonts w:cs="Arial"/>
            <w:color w:val="auto"/>
          </w:rPr>
          <w:t>T</w:t>
        </w:r>
      </w:ins>
      <w:r w:rsidR="00313299">
        <w:rPr>
          <w:rFonts w:cs="Arial"/>
          <w:color w:val="auto"/>
        </w:rPr>
        <w:t>he average male worker</w:t>
      </w:r>
      <w:r w:rsidR="0005083A">
        <w:rPr>
          <w:rFonts w:cs="Arial"/>
          <w:color w:val="auto"/>
        </w:rPr>
        <w:t xml:space="preserve"> </w:t>
      </w:r>
      <w:r w:rsidR="007F0B7B">
        <w:rPr>
          <w:rFonts w:cs="Arial"/>
          <w:color w:val="auto"/>
        </w:rPr>
        <w:t xml:space="preserve">occupies </w:t>
      </w:r>
      <w:r w:rsidR="00313299">
        <w:rPr>
          <w:rFonts w:cs="Arial"/>
          <w:color w:val="auto"/>
        </w:rPr>
        <w:t>a job where</w:t>
      </w:r>
      <w:r w:rsidR="000F7B9A">
        <w:rPr>
          <w:rFonts w:cs="Arial"/>
          <w:color w:val="auto"/>
        </w:rPr>
        <w:t xml:space="preserve"> 42.6 percent</w:t>
      </w:r>
      <w:r w:rsidR="00313299">
        <w:rPr>
          <w:rFonts w:cs="Arial"/>
          <w:color w:val="auto"/>
        </w:rPr>
        <w:t xml:space="preserve"> of </w:t>
      </w:r>
      <w:r w:rsidR="00D11AA2">
        <w:rPr>
          <w:rFonts w:cs="Arial"/>
          <w:color w:val="auto"/>
        </w:rPr>
        <w:t xml:space="preserve">current </w:t>
      </w:r>
      <w:r w:rsidR="00313299">
        <w:rPr>
          <w:rFonts w:cs="Arial"/>
          <w:color w:val="auto"/>
        </w:rPr>
        <w:t>tasks are automatable</w:t>
      </w:r>
      <w:r w:rsidR="00D11AA2">
        <w:rPr>
          <w:rFonts w:cs="Arial"/>
          <w:color w:val="auto"/>
        </w:rPr>
        <w:t>,</w:t>
      </w:r>
      <w:r w:rsidR="00A538AD">
        <w:rPr>
          <w:rFonts w:cs="Arial"/>
          <w:color w:val="auto"/>
        </w:rPr>
        <w:t xml:space="preserve"> whereas</w:t>
      </w:r>
      <w:r w:rsidR="00A538AD" w:rsidRPr="00A538AD">
        <w:rPr>
          <w:rFonts w:cs="Arial"/>
          <w:color w:val="auto"/>
        </w:rPr>
        <w:t xml:space="preserve"> </w:t>
      </w:r>
      <w:r w:rsidR="00A538AD">
        <w:rPr>
          <w:rFonts w:cs="Arial"/>
          <w:color w:val="auto"/>
        </w:rPr>
        <w:t xml:space="preserve">women’s jobs face an average automation potential of </w:t>
      </w:r>
      <w:r w:rsidR="00D11AA2">
        <w:rPr>
          <w:rFonts w:cs="Arial"/>
          <w:color w:val="auto"/>
        </w:rPr>
        <w:t xml:space="preserve">current tasks of </w:t>
      </w:r>
      <w:r w:rsidR="00A538AD">
        <w:rPr>
          <w:rFonts w:cs="Arial"/>
          <w:color w:val="auto"/>
        </w:rPr>
        <w:t xml:space="preserve">39.6 percent. </w:t>
      </w:r>
      <w:r w:rsidR="00313299">
        <w:rPr>
          <w:rFonts w:cs="Arial"/>
          <w:color w:val="auto"/>
        </w:rPr>
        <w:t xml:space="preserve">Overall, </w:t>
      </w:r>
      <w:r w:rsidR="000F7B9A">
        <w:rPr>
          <w:rFonts w:cs="Arial"/>
          <w:color w:val="auto"/>
        </w:rPr>
        <w:t>23.7 percent of male workers</w:t>
      </w:r>
      <w:r w:rsidR="00744BAC">
        <w:rPr>
          <w:rFonts w:cs="Arial"/>
          <w:color w:val="auto"/>
        </w:rPr>
        <w:t xml:space="preserve"> </w:t>
      </w:r>
      <w:r w:rsidR="00A538AD">
        <w:rPr>
          <w:rFonts w:cs="Arial"/>
          <w:color w:val="auto"/>
        </w:rPr>
        <w:t xml:space="preserve">hold </w:t>
      </w:r>
      <w:r w:rsidR="000F7B9A">
        <w:rPr>
          <w:rFonts w:cs="Arial"/>
          <w:color w:val="auto"/>
        </w:rPr>
        <w:t>jobs</w:t>
      </w:r>
      <w:r w:rsidR="00744BAC">
        <w:rPr>
          <w:rFonts w:cs="Arial"/>
          <w:color w:val="auto"/>
        </w:rPr>
        <w:t xml:space="preserve"> that are</w:t>
      </w:r>
      <w:r w:rsidR="000F7B9A">
        <w:rPr>
          <w:rFonts w:cs="Arial"/>
          <w:color w:val="auto"/>
        </w:rPr>
        <w:t xml:space="preserve"> at </w:t>
      </w:r>
      <w:r w:rsidR="00D11AA2">
        <w:rPr>
          <w:rFonts w:cs="Arial"/>
          <w:color w:val="auto"/>
        </w:rPr>
        <w:t xml:space="preserve">potential </w:t>
      </w:r>
      <w:r w:rsidR="000F7B9A">
        <w:rPr>
          <w:rFonts w:cs="Arial"/>
          <w:color w:val="auto"/>
        </w:rPr>
        <w:t>high risk from automation</w:t>
      </w:r>
      <w:r w:rsidR="00A538AD">
        <w:rPr>
          <w:rFonts w:cs="Arial"/>
          <w:color w:val="auto"/>
        </w:rPr>
        <w:t xml:space="preserve"> compared to </w:t>
      </w:r>
      <w:r w:rsidR="00382095" w:rsidRPr="000C163D">
        <w:rPr>
          <w:rFonts w:cs="Arial"/>
          <w:color w:val="auto"/>
        </w:rPr>
        <w:t>17</w:t>
      </w:r>
      <w:r w:rsidR="00382095" w:rsidRPr="00A538AD">
        <w:rPr>
          <w:rFonts w:cs="Arial"/>
          <w:color w:val="FF0000"/>
        </w:rPr>
        <w:t xml:space="preserve"> </w:t>
      </w:r>
      <w:r w:rsidR="00A538AD">
        <w:rPr>
          <w:rFonts w:cs="Arial"/>
          <w:color w:val="auto"/>
        </w:rPr>
        <w:t>percent of women</w:t>
      </w:r>
      <w:r w:rsidR="000F7B9A">
        <w:rPr>
          <w:rFonts w:cs="Arial"/>
          <w:color w:val="auto"/>
        </w:rPr>
        <w:t xml:space="preserve">. </w:t>
      </w:r>
      <w:r w:rsidR="00A538AD">
        <w:rPr>
          <w:rFonts w:cs="Arial"/>
          <w:color w:val="auto"/>
        </w:rPr>
        <w:t xml:space="preserve">With that said, one </w:t>
      </w:r>
      <w:del w:id="371" w:author="david jackson" w:date="2018-12-07T15:19:00Z">
        <w:r w:rsidR="00A538AD" w:rsidDel="00747F03">
          <w:rPr>
            <w:rFonts w:cs="Arial"/>
            <w:color w:val="auto"/>
          </w:rPr>
          <w:delText xml:space="preserve">counterpoise </w:delText>
        </w:r>
      </w:del>
      <w:ins w:id="372" w:author="david jackson" w:date="2018-12-07T15:19:00Z">
        <w:r w:rsidR="00747F03">
          <w:rPr>
            <w:rFonts w:cs="Arial"/>
            <w:color w:val="auto"/>
          </w:rPr>
          <w:t xml:space="preserve">exception </w:t>
        </w:r>
      </w:ins>
      <w:r w:rsidR="00A538AD">
        <w:rPr>
          <w:rFonts w:cs="Arial"/>
          <w:color w:val="auto"/>
        </w:rPr>
        <w:t xml:space="preserve">to male automation exposure is </w:t>
      </w:r>
      <w:r w:rsidR="0066189C">
        <w:rPr>
          <w:rFonts w:cs="Arial"/>
          <w:color w:val="auto"/>
        </w:rPr>
        <w:t xml:space="preserve">the office and administrative support occupation group, where the </w:t>
      </w:r>
      <w:r w:rsidR="00D858A4">
        <w:rPr>
          <w:rFonts w:cs="Arial"/>
          <w:color w:val="auto"/>
        </w:rPr>
        <w:t xml:space="preserve">current-task </w:t>
      </w:r>
      <w:r w:rsidR="0066189C">
        <w:rPr>
          <w:rFonts w:cs="Arial"/>
          <w:color w:val="auto"/>
        </w:rPr>
        <w:t xml:space="preserve">automation potential of the average occupation stands at </w:t>
      </w:r>
      <w:r w:rsidR="0086047F">
        <w:rPr>
          <w:rFonts w:cs="Arial"/>
          <w:color w:val="auto"/>
        </w:rPr>
        <w:t>60</w:t>
      </w:r>
      <w:r w:rsidR="0066189C">
        <w:rPr>
          <w:rFonts w:cs="Arial"/>
          <w:color w:val="auto"/>
        </w:rPr>
        <w:t xml:space="preserve"> percent. Women are significantly overrepresented in such jobs, making up 70 percent of the</w:t>
      </w:r>
      <w:r w:rsidR="00E90171">
        <w:rPr>
          <w:rFonts w:cs="Arial"/>
          <w:color w:val="auto"/>
        </w:rPr>
        <w:t xml:space="preserve"> country’s</w:t>
      </w:r>
      <w:r w:rsidR="0066189C">
        <w:rPr>
          <w:rFonts w:cs="Arial"/>
          <w:color w:val="auto"/>
        </w:rPr>
        <w:t xml:space="preserve"> clerical</w:t>
      </w:r>
      <w:r w:rsidR="002647F8">
        <w:rPr>
          <w:rFonts w:cs="Arial"/>
          <w:color w:val="auto"/>
        </w:rPr>
        <w:t xml:space="preserve"> and administrative</w:t>
      </w:r>
      <w:r w:rsidR="0066189C">
        <w:rPr>
          <w:rFonts w:cs="Arial"/>
          <w:color w:val="auto"/>
        </w:rPr>
        <w:t xml:space="preserve"> workforce.</w:t>
      </w:r>
      <w:r w:rsidR="00A538AD">
        <w:rPr>
          <w:rFonts w:cs="Arial"/>
          <w:color w:val="auto"/>
        </w:rPr>
        <w:t xml:space="preserve"> They will</w:t>
      </w:r>
      <w:r w:rsidR="00022CDB">
        <w:rPr>
          <w:rFonts w:cs="Arial"/>
          <w:color w:val="auto"/>
        </w:rPr>
        <w:t>,</w:t>
      </w:r>
      <w:r w:rsidR="00A538AD">
        <w:rPr>
          <w:rFonts w:cs="Arial"/>
          <w:color w:val="auto"/>
        </w:rPr>
        <w:t xml:space="preserve"> in that domain</w:t>
      </w:r>
      <w:r w:rsidR="00022CDB">
        <w:rPr>
          <w:rFonts w:cs="Arial"/>
          <w:color w:val="auto"/>
        </w:rPr>
        <w:t>,</w:t>
      </w:r>
      <w:r w:rsidR="00A538AD">
        <w:rPr>
          <w:rFonts w:cs="Arial"/>
          <w:color w:val="auto"/>
        </w:rPr>
        <w:t xml:space="preserve"> face significant change driven by </w:t>
      </w:r>
      <w:r w:rsidR="00A538AD">
        <w:rPr>
          <w:rFonts w:cs="Arial"/>
          <w:color w:val="auto"/>
        </w:rPr>
        <w:lastRenderedPageBreak/>
        <w:t xml:space="preserve">the adoption </w:t>
      </w:r>
      <w:r w:rsidR="00022CDB">
        <w:rPr>
          <w:rFonts w:cs="Arial"/>
          <w:color w:val="auto"/>
        </w:rPr>
        <w:t xml:space="preserve">of </w:t>
      </w:r>
      <w:r w:rsidR="00A538AD">
        <w:rPr>
          <w:rFonts w:cs="Arial"/>
          <w:color w:val="auto"/>
        </w:rPr>
        <w:t>more and more sophisticated software and AI tools at the enterprise</w:t>
      </w:r>
      <w:r w:rsidR="0005083A">
        <w:rPr>
          <w:rFonts w:cs="Arial"/>
          <w:color w:val="auto"/>
        </w:rPr>
        <w:t xml:space="preserve"> level.</w:t>
      </w:r>
    </w:p>
    <w:p w14:paraId="47CA2A50" w14:textId="38E98EC4" w:rsidR="00E46062" w:rsidRDefault="000E2507" w:rsidP="001B46C7">
      <w:pPr>
        <w:pStyle w:val="Normal1"/>
        <w:spacing w:after="200"/>
        <w:rPr>
          <w:rFonts w:cs="Arial"/>
          <w:color w:val="auto"/>
        </w:rPr>
      </w:pPr>
      <w:r>
        <w:rPr>
          <w:rFonts w:cs="Arial"/>
          <w:color w:val="auto"/>
        </w:rPr>
        <w:t>Automation exposure will vary even more sharply across age groups, with the young facing more disruption.</w:t>
      </w:r>
      <w:r w:rsidR="004A5143" w:rsidRPr="001B3042">
        <w:rPr>
          <w:rFonts w:cs="Arial"/>
          <w:color w:val="auto"/>
        </w:rPr>
        <w:t xml:space="preserve"> While prime-age workers—those ages 25 to 54—ha</w:t>
      </w:r>
      <w:r w:rsidR="009F76A7" w:rsidRPr="001B3042">
        <w:rPr>
          <w:rFonts w:cs="Arial"/>
          <w:color w:val="auto"/>
        </w:rPr>
        <w:t>ve</w:t>
      </w:r>
      <w:r w:rsidR="004A5143" w:rsidRPr="001B3042">
        <w:rPr>
          <w:rFonts w:cs="Arial"/>
          <w:color w:val="auto"/>
        </w:rPr>
        <w:t xml:space="preserve"> an average </w:t>
      </w:r>
      <w:r w:rsidR="00B73A14">
        <w:rPr>
          <w:rFonts w:cs="Arial"/>
          <w:color w:val="auto"/>
        </w:rPr>
        <w:t xml:space="preserve">current-task </w:t>
      </w:r>
      <w:r w:rsidR="00022CDB">
        <w:rPr>
          <w:rFonts w:cs="Arial"/>
          <w:color w:val="auto"/>
        </w:rPr>
        <w:t>a</w:t>
      </w:r>
      <w:r w:rsidR="004A5143" w:rsidRPr="001B3042">
        <w:rPr>
          <w:rFonts w:cs="Arial"/>
          <w:color w:val="auto"/>
        </w:rPr>
        <w:t>utomation potential</w:t>
      </w:r>
      <w:r w:rsidR="00B73A14">
        <w:rPr>
          <w:rFonts w:cs="Arial"/>
          <w:color w:val="auto"/>
        </w:rPr>
        <w:t xml:space="preserve"> of </w:t>
      </w:r>
      <w:r w:rsidR="00B73A14" w:rsidRPr="001B3042">
        <w:rPr>
          <w:rFonts w:cs="Arial"/>
          <w:color w:val="auto"/>
        </w:rPr>
        <w:t>40 percent</w:t>
      </w:r>
      <w:r w:rsidR="00FB51B2">
        <w:rPr>
          <w:rFonts w:cs="Arial"/>
          <w:color w:val="auto"/>
        </w:rPr>
        <w:t xml:space="preserve"> </w:t>
      </w:r>
      <w:r w:rsidR="00D858A4">
        <w:rPr>
          <w:rFonts w:cs="Arial"/>
          <w:color w:val="auto"/>
        </w:rPr>
        <w:t>in the next few decades</w:t>
      </w:r>
      <w:r w:rsidR="004A5143" w:rsidRPr="001B3042">
        <w:rPr>
          <w:rFonts w:cs="Arial"/>
          <w:color w:val="auto"/>
        </w:rPr>
        <w:t>,</w:t>
      </w:r>
      <w:r w:rsidR="009F76A7" w:rsidRPr="001B3042">
        <w:rPr>
          <w:rFonts w:cs="Arial"/>
          <w:color w:val="auto"/>
        </w:rPr>
        <w:t xml:space="preserve"> that same figure for</w:t>
      </w:r>
      <w:r w:rsidR="004A5143" w:rsidRPr="001B3042">
        <w:rPr>
          <w:rFonts w:cs="Arial"/>
          <w:color w:val="auto"/>
        </w:rPr>
        <w:t xml:space="preserve"> </w:t>
      </w:r>
      <w:r w:rsidR="001B5C91" w:rsidRPr="001B3042">
        <w:rPr>
          <w:rFonts w:cs="Arial"/>
          <w:color w:val="auto"/>
        </w:rPr>
        <w:t xml:space="preserve">young </w:t>
      </w:r>
      <w:r w:rsidR="004A5143" w:rsidRPr="001B3042">
        <w:rPr>
          <w:rFonts w:cs="Arial"/>
          <w:color w:val="auto"/>
        </w:rPr>
        <w:t xml:space="preserve">workers between the ages of 16 and 24 </w:t>
      </w:r>
      <w:r>
        <w:rPr>
          <w:rFonts w:cs="Arial"/>
          <w:color w:val="auto"/>
        </w:rPr>
        <w:t>i</w:t>
      </w:r>
      <w:r w:rsidR="009F76A7" w:rsidRPr="001B3042">
        <w:rPr>
          <w:rFonts w:cs="Arial"/>
          <w:color w:val="auto"/>
        </w:rPr>
        <w:t>s 49 percent. Older workers look much more like their mid-career counterparts with workers age 55 to 64 and those 65 and older seeing average automation potential</w:t>
      </w:r>
      <w:r w:rsidR="00BF1B97">
        <w:rPr>
          <w:rFonts w:cs="Arial"/>
          <w:color w:val="auto"/>
        </w:rPr>
        <w:t xml:space="preserve"> of current tasks</w:t>
      </w:r>
      <w:r w:rsidR="009F76A7" w:rsidRPr="001B3042">
        <w:rPr>
          <w:rFonts w:cs="Arial"/>
          <w:color w:val="auto"/>
        </w:rPr>
        <w:t xml:space="preserve"> of </w:t>
      </w:r>
      <w:r w:rsidR="00424FCD">
        <w:rPr>
          <w:rFonts w:cs="Arial"/>
          <w:color w:val="auto"/>
        </w:rPr>
        <w:t>41</w:t>
      </w:r>
      <w:r w:rsidR="009F76A7" w:rsidRPr="001B3042">
        <w:rPr>
          <w:rFonts w:cs="Arial"/>
          <w:color w:val="auto"/>
        </w:rPr>
        <w:t xml:space="preserve"> percent and </w:t>
      </w:r>
      <w:r w:rsidR="00424FCD">
        <w:rPr>
          <w:rFonts w:cs="Arial"/>
          <w:color w:val="auto"/>
        </w:rPr>
        <w:t>40</w:t>
      </w:r>
      <w:r w:rsidR="009F76A7" w:rsidRPr="001B3042">
        <w:rPr>
          <w:rFonts w:cs="Arial"/>
          <w:color w:val="auto"/>
        </w:rPr>
        <w:t xml:space="preserve"> percent, respectively.</w:t>
      </w:r>
      <w:r w:rsidR="008820DE" w:rsidRPr="001B3042">
        <w:rPr>
          <w:rFonts w:cs="Arial"/>
          <w:color w:val="auto"/>
        </w:rPr>
        <w:t xml:space="preserve"> </w:t>
      </w:r>
      <w:r w:rsidR="00650B4B">
        <w:rPr>
          <w:rFonts w:cs="Arial"/>
          <w:color w:val="auto"/>
        </w:rPr>
        <w:t>N</w:t>
      </w:r>
      <w:r w:rsidR="008820DE" w:rsidRPr="001B3042">
        <w:rPr>
          <w:rFonts w:cs="Arial"/>
          <w:color w:val="auto"/>
        </w:rPr>
        <w:t>early 30 percent of young workers are in high risk jobs with over 70</w:t>
      </w:r>
      <w:r w:rsidR="005576E8" w:rsidRPr="001B3042">
        <w:rPr>
          <w:rFonts w:cs="Arial"/>
          <w:color w:val="auto"/>
        </w:rPr>
        <w:t xml:space="preserve"> percent</w:t>
      </w:r>
      <w:r w:rsidR="008820DE" w:rsidRPr="001B3042">
        <w:rPr>
          <w:rFonts w:cs="Arial"/>
          <w:color w:val="auto"/>
        </w:rPr>
        <w:t xml:space="preserve"> of</w:t>
      </w:r>
      <w:r w:rsidR="00BF1B97">
        <w:rPr>
          <w:rFonts w:cs="Arial"/>
          <w:color w:val="auto"/>
        </w:rPr>
        <w:t xml:space="preserve"> current</w:t>
      </w:r>
      <w:r w:rsidR="008820DE" w:rsidRPr="001B3042">
        <w:rPr>
          <w:rFonts w:cs="Arial"/>
          <w:color w:val="auto"/>
        </w:rPr>
        <w:t xml:space="preserve"> task content automatable.</w:t>
      </w:r>
      <w:r w:rsidR="00E46062">
        <w:rPr>
          <w:rFonts w:cs="Arial"/>
          <w:color w:val="auto"/>
        </w:rPr>
        <w:t xml:space="preserve"> </w:t>
      </w:r>
    </w:p>
    <w:p w14:paraId="46A95E41" w14:textId="35E6B70C" w:rsidR="001B5C91" w:rsidRPr="00B97241" w:rsidRDefault="00E46062" w:rsidP="001B46C7">
      <w:pPr>
        <w:pStyle w:val="Normal1"/>
        <w:spacing w:after="200"/>
        <w:rPr>
          <w:rFonts w:cs="Arial"/>
          <w:color w:val="auto"/>
        </w:rPr>
      </w:pPr>
      <w:r>
        <w:rPr>
          <w:rFonts w:cs="Arial"/>
          <w:color w:val="auto"/>
        </w:rPr>
        <w:t>This sharp disparity by age makes sense in light of younger workers’ dramatic overrepresentation in</w:t>
      </w:r>
      <w:r w:rsidR="00035DAF">
        <w:rPr>
          <w:rFonts w:cs="Arial"/>
          <w:color w:val="auto"/>
        </w:rPr>
        <w:t xml:space="preserve"> highly automatable</w:t>
      </w:r>
      <w:r>
        <w:rPr>
          <w:rFonts w:cs="Arial"/>
          <w:color w:val="auto"/>
        </w:rPr>
        <w:t xml:space="preserve"> jobs associated with food preparation and serving: While thos</w:t>
      </w:r>
      <w:r w:rsidR="002D6507">
        <w:rPr>
          <w:rFonts w:cs="Arial"/>
          <w:color w:val="auto"/>
        </w:rPr>
        <w:t xml:space="preserve">e ages 16 to 24 make up </w:t>
      </w:r>
      <w:r w:rsidR="00424FCD">
        <w:rPr>
          <w:rFonts w:cs="Arial"/>
          <w:color w:val="auto"/>
        </w:rPr>
        <w:t>slightly more than</w:t>
      </w:r>
      <w:r w:rsidR="002D6507">
        <w:rPr>
          <w:rFonts w:cs="Arial"/>
          <w:color w:val="auto"/>
        </w:rPr>
        <w:t xml:space="preserve"> 9</w:t>
      </w:r>
      <w:r>
        <w:rPr>
          <w:rFonts w:cs="Arial"/>
          <w:color w:val="auto"/>
        </w:rPr>
        <w:t xml:space="preserve"> percent of the national workforce, they represent over 29 p</w:t>
      </w:r>
      <w:r w:rsidR="002D6507">
        <w:rPr>
          <w:rFonts w:cs="Arial"/>
          <w:color w:val="auto"/>
        </w:rPr>
        <w:t xml:space="preserve">ercent of workers </w:t>
      </w:r>
      <w:r w:rsidR="00D56D93">
        <w:rPr>
          <w:rFonts w:cs="Arial"/>
          <w:color w:val="auto"/>
        </w:rPr>
        <w:t xml:space="preserve">in </w:t>
      </w:r>
      <w:r w:rsidR="000E2507">
        <w:rPr>
          <w:rFonts w:cs="Arial"/>
          <w:color w:val="auto"/>
        </w:rPr>
        <w:t>food prep and service</w:t>
      </w:r>
      <w:r w:rsidR="00650B4B">
        <w:rPr>
          <w:rFonts w:cs="Arial"/>
          <w:color w:val="auto"/>
        </w:rPr>
        <w:t>.</w:t>
      </w:r>
      <w:r w:rsidR="000E2507">
        <w:rPr>
          <w:rFonts w:cs="Arial"/>
          <w:color w:val="auto"/>
        </w:rPr>
        <w:t xml:space="preserve"> </w:t>
      </w:r>
      <w:r w:rsidR="00035DAF">
        <w:rPr>
          <w:rFonts w:cs="Arial"/>
          <w:color w:val="auto"/>
        </w:rPr>
        <w:t>Nearly half—48 percent—of young workers</w:t>
      </w:r>
      <w:r w:rsidR="00BF1B97">
        <w:rPr>
          <w:rFonts w:cs="Arial"/>
          <w:color w:val="auto"/>
        </w:rPr>
        <w:t xml:space="preserve"> (those under 25)</w:t>
      </w:r>
      <w:r w:rsidR="00035DAF">
        <w:rPr>
          <w:rFonts w:cs="Arial"/>
          <w:color w:val="auto"/>
        </w:rPr>
        <w:t xml:space="preserve"> are employed </w:t>
      </w:r>
      <w:r w:rsidR="00424FCD">
        <w:rPr>
          <w:rFonts w:cs="Arial"/>
          <w:color w:val="auto"/>
        </w:rPr>
        <w:t>in the six occupation groups where average automation potential</w:t>
      </w:r>
      <w:r w:rsidR="00035DAF">
        <w:rPr>
          <w:rFonts w:cs="Arial"/>
          <w:color w:val="auto"/>
        </w:rPr>
        <w:t xml:space="preserve"> </w:t>
      </w:r>
      <w:r w:rsidR="00BF1B97">
        <w:rPr>
          <w:rFonts w:cs="Arial"/>
          <w:color w:val="auto"/>
        </w:rPr>
        <w:t xml:space="preserve">of current tasks </w:t>
      </w:r>
      <w:r w:rsidR="00424FCD">
        <w:rPr>
          <w:rFonts w:cs="Arial"/>
          <w:color w:val="auto"/>
        </w:rPr>
        <w:t>exceeds</w:t>
      </w:r>
      <w:r w:rsidR="00035DAF">
        <w:rPr>
          <w:rFonts w:cs="Arial"/>
          <w:color w:val="auto"/>
        </w:rPr>
        <w:t xml:space="preserve"> 50 percent</w:t>
      </w:r>
      <w:r w:rsidR="000E2507">
        <w:rPr>
          <w:rFonts w:cs="Arial"/>
          <w:color w:val="auto"/>
        </w:rPr>
        <w:t xml:space="preserve"> (just</w:t>
      </w:r>
      <w:r w:rsidR="00035DAF">
        <w:rPr>
          <w:rFonts w:cs="Arial"/>
          <w:color w:val="auto"/>
        </w:rPr>
        <w:t xml:space="preserve"> 34 percent of prime-age workers, on the other hand, occupy such positions</w:t>
      </w:r>
      <w:r w:rsidR="000E2507">
        <w:rPr>
          <w:rFonts w:cs="Arial"/>
          <w:color w:val="auto"/>
        </w:rPr>
        <w:t>)</w:t>
      </w:r>
      <w:r w:rsidR="00035DAF">
        <w:rPr>
          <w:rFonts w:cs="Arial"/>
          <w:color w:val="auto"/>
        </w:rPr>
        <w:t>.</w:t>
      </w:r>
      <w:r w:rsidR="00B97241">
        <w:rPr>
          <w:rFonts w:cs="Arial"/>
          <w:color w:val="auto"/>
        </w:rPr>
        <w:t xml:space="preserve"> Young workers’ concentration in low-wage food prep jobs is especially concerning given that this large occupation group was relatively unaffected by IT age automation</w:t>
      </w:r>
      <w:r w:rsidR="00BF1B97">
        <w:rPr>
          <w:rFonts w:cs="Arial"/>
          <w:color w:val="auto"/>
        </w:rPr>
        <w:t>,</w:t>
      </w:r>
      <w:r w:rsidR="000E2507">
        <w:rPr>
          <w:rFonts w:cs="Arial"/>
          <w:color w:val="auto"/>
        </w:rPr>
        <w:t xml:space="preserve"> but now is projected to see </w:t>
      </w:r>
      <w:r w:rsidR="00BF1B97">
        <w:rPr>
          <w:rFonts w:cs="Arial"/>
          <w:color w:val="auto"/>
        </w:rPr>
        <w:t xml:space="preserve">as much as </w:t>
      </w:r>
      <w:r w:rsidR="000E2507">
        <w:rPr>
          <w:rFonts w:cs="Arial"/>
          <w:color w:val="auto"/>
        </w:rPr>
        <w:t>80 percent task change</w:t>
      </w:r>
      <w:r w:rsidR="00E21703">
        <w:rPr>
          <w:rFonts w:cs="Arial"/>
          <w:color w:val="auto"/>
        </w:rPr>
        <w:t xml:space="preserve"> in the coming decades</w:t>
      </w:r>
      <w:r w:rsidR="000E2507">
        <w:rPr>
          <w:rFonts w:cs="Arial"/>
          <w:color w:val="auto"/>
        </w:rPr>
        <w:t>.</w:t>
      </w:r>
      <w:r w:rsidR="00382095">
        <w:rPr>
          <w:rFonts w:cs="Arial"/>
          <w:color w:val="auto"/>
        </w:rPr>
        <w:t xml:space="preserve"> </w:t>
      </w:r>
    </w:p>
    <w:p w14:paraId="578BFAF3" w14:textId="14393E78" w:rsidR="00F314CB" w:rsidRDefault="00C34BEE" w:rsidP="00056409">
      <w:pPr>
        <w:pStyle w:val="Normal1"/>
        <w:spacing w:after="200"/>
        <w:jc w:val="center"/>
        <w:rPr>
          <w:rFonts w:cs="Arial"/>
          <w:color w:val="auto"/>
        </w:rPr>
      </w:pPr>
      <w:r w:rsidRPr="00C34BEE">
        <w:rPr>
          <w:noProof/>
        </w:rPr>
        <w:drawing>
          <wp:inline distT="0" distB="0" distL="0" distR="0" wp14:anchorId="070D4E3E" wp14:editId="7C262F9F">
            <wp:extent cx="5486400" cy="412944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29448"/>
                    </a:xfrm>
                    <a:prstGeom prst="rect">
                      <a:avLst/>
                    </a:prstGeom>
                    <a:noFill/>
                    <a:ln>
                      <a:noFill/>
                    </a:ln>
                  </pic:spPr>
                </pic:pic>
              </a:graphicData>
            </a:graphic>
          </wp:inline>
        </w:drawing>
      </w:r>
    </w:p>
    <w:p w14:paraId="5482FA48" w14:textId="353037AA" w:rsidR="00E46062" w:rsidRDefault="000D23C9" w:rsidP="005310D5">
      <w:pPr>
        <w:pStyle w:val="Normal1"/>
        <w:spacing w:after="200"/>
        <w:rPr>
          <w:rFonts w:cs="Arial"/>
          <w:color w:val="auto"/>
        </w:rPr>
      </w:pPr>
      <w:r>
        <w:rPr>
          <w:rFonts w:cs="Arial"/>
          <w:color w:val="auto"/>
        </w:rPr>
        <w:lastRenderedPageBreak/>
        <w:t xml:space="preserve">Equally sharp variation can be </w:t>
      </w:r>
      <w:r w:rsidR="00056409">
        <w:rPr>
          <w:rFonts w:cs="Arial"/>
          <w:color w:val="auto"/>
        </w:rPr>
        <w:t>forecasted</w:t>
      </w:r>
      <w:r>
        <w:rPr>
          <w:rFonts w:cs="Arial"/>
          <w:color w:val="auto"/>
        </w:rPr>
        <w:t xml:space="preserve"> in the </w:t>
      </w:r>
      <w:r w:rsidR="00056409">
        <w:rPr>
          <w:rFonts w:cs="Arial"/>
          <w:color w:val="auto"/>
        </w:rPr>
        <w:t xml:space="preserve">automation inroads </w:t>
      </w:r>
      <w:r w:rsidR="00E21703">
        <w:rPr>
          <w:rFonts w:cs="Arial"/>
          <w:color w:val="auto"/>
        </w:rPr>
        <w:t xml:space="preserve">that </w:t>
      </w:r>
      <w:r w:rsidR="00056409">
        <w:rPr>
          <w:rFonts w:cs="Arial"/>
          <w:color w:val="auto"/>
        </w:rPr>
        <w:t>various racial and ethnic groups will face.</w:t>
      </w:r>
      <w:r>
        <w:rPr>
          <w:rFonts w:cs="Arial"/>
          <w:color w:val="auto"/>
        </w:rPr>
        <w:t xml:space="preserve"> </w:t>
      </w:r>
      <w:r w:rsidR="00171A6C">
        <w:rPr>
          <w:rFonts w:cs="Arial"/>
          <w:color w:val="auto"/>
        </w:rPr>
        <w:t>Hispanic and black workers</w:t>
      </w:r>
      <w:r w:rsidR="00B72621">
        <w:rPr>
          <w:rFonts w:cs="Arial"/>
          <w:color w:val="auto"/>
        </w:rPr>
        <w:t>, for example,</w:t>
      </w:r>
      <w:r w:rsidR="00171A6C">
        <w:rPr>
          <w:rFonts w:cs="Arial"/>
          <w:color w:val="auto"/>
        </w:rPr>
        <w:t xml:space="preserve"> face average </w:t>
      </w:r>
      <w:r w:rsidR="00E21703">
        <w:rPr>
          <w:rFonts w:cs="Arial"/>
          <w:color w:val="auto"/>
        </w:rPr>
        <w:t xml:space="preserve">current-task </w:t>
      </w:r>
      <w:r w:rsidR="00171A6C">
        <w:rPr>
          <w:rFonts w:cs="Arial"/>
          <w:color w:val="auto"/>
        </w:rPr>
        <w:t xml:space="preserve">automation potentials of 47 percent and </w:t>
      </w:r>
      <w:r w:rsidR="00F221A8">
        <w:rPr>
          <w:rFonts w:cs="Arial"/>
          <w:color w:val="auto"/>
        </w:rPr>
        <w:t>44</w:t>
      </w:r>
      <w:r w:rsidR="00171A6C">
        <w:rPr>
          <w:rFonts w:cs="Arial"/>
          <w:color w:val="auto"/>
        </w:rPr>
        <w:t xml:space="preserve"> percent</w:t>
      </w:r>
      <w:r w:rsidR="00056409">
        <w:rPr>
          <w:rFonts w:cs="Arial"/>
          <w:color w:val="auto"/>
        </w:rPr>
        <w:t xml:space="preserve"> for their jobs</w:t>
      </w:r>
      <w:r w:rsidR="00171A6C">
        <w:rPr>
          <w:rFonts w:cs="Arial"/>
          <w:color w:val="auto"/>
        </w:rPr>
        <w:t xml:space="preserve">, </w:t>
      </w:r>
      <w:r w:rsidR="00056409">
        <w:rPr>
          <w:rFonts w:cs="Arial"/>
          <w:color w:val="auto"/>
        </w:rPr>
        <w:t xml:space="preserve">figures </w:t>
      </w:r>
      <w:r w:rsidR="00171A6C">
        <w:rPr>
          <w:rFonts w:cs="Arial"/>
          <w:color w:val="auto"/>
        </w:rPr>
        <w:t xml:space="preserve">well </w:t>
      </w:r>
      <w:r w:rsidR="00056409">
        <w:rPr>
          <w:rFonts w:cs="Arial"/>
          <w:color w:val="auto"/>
        </w:rPr>
        <w:t>a</w:t>
      </w:r>
      <w:r w:rsidR="00171A6C">
        <w:rPr>
          <w:rFonts w:cs="Arial"/>
          <w:color w:val="auto"/>
        </w:rPr>
        <w:t xml:space="preserve">bove </w:t>
      </w:r>
      <w:r w:rsidR="00056409">
        <w:rPr>
          <w:rFonts w:cs="Arial"/>
          <w:color w:val="auto"/>
        </w:rPr>
        <w:t xml:space="preserve">those likely for </w:t>
      </w:r>
      <w:r w:rsidR="00171A6C">
        <w:rPr>
          <w:rFonts w:cs="Arial"/>
          <w:color w:val="auto"/>
        </w:rPr>
        <w:t>their white (</w:t>
      </w:r>
      <w:r w:rsidR="00F221A8">
        <w:rPr>
          <w:rFonts w:cs="Arial"/>
          <w:color w:val="auto"/>
        </w:rPr>
        <w:t>40</w:t>
      </w:r>
      <w:r w:rsidR="00171A6C">
        <w:rPr>
          <w:rFonts w:cs="Arial"/>
          <w:color w:val="auto"/>
        </w:rPr>
        <w:t xml:space="preserve"> percent) and Asian (3</w:t>
      </w:r>
      <w:r w:rsidR="00F221A8">
        <w:rPr>
          <w:rFonts w:cs="Arial"/>
          <w:color w:val="auto"/>
        </w:rPr>
        <w:t>9</w:t>
      </w:r>
      <w:r w:rsidR="00171A6C">
        <w:rPr>
          <w:rFonts w:cs="Arial"/>
          <w:color w:val="auto"/>
        </w:rPr>
        <w:t xml:space="preserve"> percent) counterparts.</w:t>
      </w:r>
      <w:r w:rsidR="00E75B95">
        <w:rPr>
          <w:rFonts w:cs="Arial"/>
          <w:color w:val="auto"/>
        </w:rPr>
        <w:t xml:space="preserve"> </w:t>
      </w:r>
    </w:p>
    <w:p w14:paraId="06881BBD" w14:textId="71E2E090" w:rsidR="0060625B" w:rsidRDefault="007F6ECF" w:rsidP="005310D5">
      <w:pPr>
        <w:pStyle w:val="Normal1"/>
        <w:spacing w:after="200"/>
        <w:rPr>
          <w:rFonts w:cs="Arial"/>
          <w:color w:val="auto"/>
        </w:rPr>
      </w:pPr>
      <w:r>
        <w:rPr>
          <w:rFonts w:cs="Arial"/>
          <w:color w:val="auto"/>
        </w:rPr>
        <w:t xml:space="preserve">Underlying these differences is the stark over- and underrepresentation of racial and ethnic groups in </w:t>
      </w:r>
      <w:r w:rsidR="00B72621">
        <w:rPr>
          <w:rFonts w:cs="Arial"/>
          <w:color w:val="auto"/>
        </w:rPr>
        <w:t xml:space="preserve">particular </w:t>
      </w:r>
      <w:r w:rsidR="00E21703">
        <w:rPr>
          <w:rFonts w:cs="Arial"/>
          <w:color w:val="auto"/>
        </w:rPr>
        <w:t xml:space="preserve">occupational </w:t>
      </w:r>
      <w:r>
        <w:rPr>
          <w:rFonts w:cs="Arial"/>
          <w:color w:val="auto"/>
        </w:rPr>
        <w:t xml:space="preserve">families </w:t>
      </w:r>
      <w:r w:rsidR="00B72621">
        <w:rPr>
          <w:rFonts w:cs="Arial"/>
          <w:color w:val="auto"/>
        </w:rPr>
        <w:t xml:space="preserve">that face elevated </w:t>
      </w:r>
      <w:r w:rsidR="00DB7A4E">
        <w:rPr>
          <w:rFonts w:cs="Arial"/>
          <w:color w:val="auto"/>
        </w:rPr>
        <w:t xml:space="preserve">exposure to current-task </w:t>
      </w:r>
      <w:r w:rsidR="00B72621">
        <w:rPr>
          <w:rFonts w:cs="Arial"/>
          <w:color w:val="auto"/>
        </w:rPr>
        <w:t>automation</w:t>
      </w:r>
      <w:r>
        <w:rPr>
          <w:rFonts w:cs="Arial"/>
          <w:color w:val="auto"/>
        </w:rPr>
        <w:t>. Hispanic workers</w:t>
      </w:r>
      <w:r w:rsidR="00C551E2">
        <w:rPr>
          <w:rFonts w:cs="Arial"/>
          <w:color w:val="auto"/>
        </w:rPr>
        <w:t>, for instance,</w:t>
      </w:r>
      <w:r>
        <w:rPr>
          <w:rFonts w:cs="Arial"/>
          <w:color w:val="auto"/>
        </w:rPr>
        <w:t xml:space="preserve"> account for 15.5 percent of the American labor force and yet </w:t>
      </w:r>
      <w:r w:rsidR="00B72621">
        <w:rPr>
          <w:rFonts w:cs="Arial"/>
          <w:color w:val="auto"/>
        </w:rPr>
        <w:t>represent</w:t>
      </w:r>
      <w:r>
        <w:rPr>
          <w:rFonts w:cs="Arial"/>
          <w:color w:val="auto"/>
        </w:rPr>
        <w:t xml:space="preserve"> 32.6 percent of the workforce in construction and extraction trades. These are jobs that on average could see half of their </w:t>
      </w:r>
      <w:r w:rsidR="00DB7A4E">
        <w:rPr>
          <w:rFonts w:cs="Arial"/>
          <w:color w:val="auto"/>
        </w:rPr>
        <w:t xml:space="preserve">current </w:t>
      </w:r>
      <w:r>
        <w:rPr>
          <w:rFonts w:cs="Arial"/>
          <w:color w:val="auto"/>
        </w:rPr>
        <w:t xml:space="preserve">tasks automated in the </w:t>
      </w:r>
      <w:r w:rsidR="00E21703">
        <w:rPr>
          <w:rFonts w:cs="Arial"/>
          <w:color w:val="auto"/>
        </w:rPr>
        <w:t>AI-era</w:t>
      </w:r>
      <w:r>
        <w:rPr>
          <w:rFonts w:cs="Arial"/>
          <w:color w:val="auto"/>
        </w:rPr>
        <w:t xml:space="preserve">. By contrast, less than 10 percent of </w:t>
      </w:r>
      <w:r w:rsidR="00C551E2">
        <w:rPr>
          <w:rFonts w:cs="Arial"/>
          <w:color w:val="auto"/>
        </w:rPr>
        <w:t>education</w:t>
      </w:r>
      <w:r>
        <w:rPr>
          <w:rFonts w:cs="Arial"/>
          <w:color w:val="auto"/>
        </w:rPr>
        <w:t xml:space="preserve"> or managerial jobs are performed by Hispanic workers.</w:t>
      </w:r>
      <w:r w:rsidR="00C551E2">
        <w:rPr>
          <w:rFonts w:cs="Arial"/>
          <w:color w:val="auto"/>
        </w:rPr>
        <w:t xml:space="preserve"> Black workers’ slightly lower average automation potential is accounted for by their overrepresentation in </w:t>
      </w:r>
      <w:del w:id="373" w:author="david jackson" w:date="2018-12-05T15:44:00Z">
        <w:r w:rsidR="00C551E2" w:rsidDel="00FA00AD">
          <w:rPr>
            <w:rFonts w:cs="Arial"/>
            <w:color w:val="auto"/>
          </w:rPr>
          <w:delText>healthcare</w:delText>
        </w:r>
      </w:del>
      <w:ins w:id="374" w:author="david jackson" w:date="2018-12-05T15:44:00Z">
        <w:r w:rsidR="00FA00AD">
          <w:rPr>
            <w:rFonts w:cs="Arial"/>
            <w:color w:val="auto"/>
          </w:rPr>
          <w:t>health care</w:t>
        </w:r>
      </w:ins>
      <w:r w:rsidR="00C551E2">
        <w:rPr>
          <w:rFonts w:cs="Arial"/>
          <w:color w:val="auto"/>
        </w:rPr>
        <w:t xml:space="preserve"> support and protective and personal care services, jobs which on average have under 40 percent </w:t>
      </w:r>
      <w:r w:rsidR="0053736E">
        <w:rPr>
          <w:rFonts w:cs="Arial"/>
          <w:color w:val="auto"/>
        </w:rPr>
        <w:t>current-</w:t>
      </w:r>
      <w:r w:rsidR="007D595B">
        <w:rPr>
          <w:rFonts w:cs="Arial"/>
          <w:color w:val="auto"/>
        </w:rPr>
        <w:t xml:space="preserve">task </w:t>
      </w:r>
      <w:r w:rsidR="00C551E2">
        <w:rPr>
          <w:rFonts w:cs="Arial"/>
          <w:color w:val="auto"/>
        </w:rPr>
        <w:t xml:space="preserve">automation </w:t>
      </w:r>
      <w:r w:rsidR="00FD2B18">
        <w:rPr>
          <w:rFonts w:cs="Arial"/>
          <w:color w:val="auto"/>
        </w:rPr>
        <w:t>susceptibility</w:t>
      </w:r>
      <w:r w:rsidR="00C551E2">
        <w:rPr>
          <w:rFonts w:cs="Arial"/>
          <w:color w:val="auto"/>
        </w:rPr>
        <w:t>.</w:t>
      </w:r>
    </w:p>
    <w:p w14:paraId="70B7E44B" w14:textId="1EEFED80" w:rsidR="001B46C7" w:rsidRDefault="0060625B" w:rsidP="005310D5">
      <w:pPr>
        <w:pStyle w:val="Normal1"/>
        <w:spacing w:after="200"/>
        <w:rPr>
          <w:rFonts w:cs="Arial"/>
          <w:color w:val="auto"/>
        </w:rPr>
      </w:pPr>
      <w:r>
        <w:rPr>
          <w:rFonts w:cs="Arial"/>
          <w:color w:val="auto"/>
        </w:rPr>
        <w:t xml:space="preserve">These demographic trends make plain the imperative to embrace proactive labor market interventions to assist workers in nimbly responding to </w:t>
      </w:r>
      <w:r w:rsidR="0053736E">
        <w:rPr>
          <w:rFonts w:cs="Arial"/>
          <w:color w:val="auto"/>
        </w:rPr>
        <w:t xml:space="preserve">any potential </w:t>
      </w:r>
      <w:r>
        <w:rPr>
          <w:rFonts w:cs="Arial"/>
          <w:color w:val="auto"/>
        </w:rPr>
        <w:t>disruptive shifts in employment demand</w:t>
      </w:r>
      <w:r w:rsidR="0053736E">
        <w:rPr>
          <w:rFonts w:cs="Arial"/>
          <w:color w:val="auto"/>
        </w:rPr>
        <w:t xml:space="preserve"> or skill requirements</w:t>
      </w:r>
      <w:r>
        <w:rPr>
          <w:rFonts w:cs="Arial"/>
          <w:color w:val="auto"/>
        </w:rPr>
        <w:t xml:space="preserve">. Otherwise, the promise of AI </w:t>
      </w:r>
      <w:r w:rsidR="005E715A">
        <w:rPr>
          <w:rFonts w:cs="Arial"/>
          <w:color w:val="auto"/>
        </w:rPr>
        <w:t>era</w:t>
      </w:r>
      <w:del w:id="375" w:author="david jackson" w:date="2018-11-29T14:33:00Z">
        <w:r w:rsidR="005E715A" w:rsidDel="00BE5ACE">
          <w:rPr>
            <w:rFonts w:cs="Arial"/>
            <w:color w:val="auto"/>
          </w:rPr>
          <w:delText xml:space="preserve"> </w:delText>
        </w:r>
        <w:r w:rsidDel="00BE5ACE">
          <w:rPr>
            <w:rFonts w:cs="Arial"/>
            <w:color w:val="auto"/>
          </w:rPr>
          <w:delText xml:space="preserve"> </w:delText>
        </w:r>
      </w:del>
      <w:ins w:id="376" w:author="david jackson" w:date="2018-11-29T14:33:00Z">
        <w:r w:rsidR="00BE5ACE">
          <w:rPr>
            <w:rFonts w:cs="Arial"/>
            <w:color w:val="auto"/>
          </w:rPr>
          <w:t xml:space="preserve"> </w:t>
        </w:r>
      </w:ins>
      <w:r>
        <w:rPr>
          <w:rFonts w:cs="Arial"/>
          <w:color w:val="auto"/>
        </w:rPr>
        <w:t xml:space="preserve">technologies to drive future growth in the American economy </w:t>
      </w:r>
      <w:r w:rsidR="0053736E">
        <w:rPr>
          <w:rFonts w:cs="Arial"/>
          <w:color w:val="auto"/>
        </w:rPr>
        <w:t xml:space="preserve">could </w:t>
      </w:r>
      <w:r>
        <w:rPr>
          <w:rFonts w:cs="Arial"/>
          <w:color w:val="auto"/>
        </w:rPr>
        <w:t xml:space="preserve">be undermined by their </w:t>
      </w:r>
      <w:r w:rsidR="0053736E">
        <w:rPr>
          <w:rFonts w:cs="Arial"/>
          <w:color w:val="auto"/>
        </w:rPr>
        <w:t xml:space="preserve">potential </w:t>
      </w:r>
      <w:r>
        <w:rPr>
          <w:rFonts w:cs="Arial"/>
          <w:color w:val="auto"/>
        </w:rPr>
        <w:t xml:space="preserve">to </w:t>
      </w:r>
      <w:r w:rsidRPr="00F05C4E">
        <w:rPr>
          <w:rFonts w:cs="Arial"/>
          <w:color w:val="auto"/>
        </w:rPr>
        <w:t>worsen</w:t>
      </w:r>
      <w:r w:rsidR="00185394" w:rsidRPr="00F05C4E">
        <w:rPr>
          <w:rFonts w:cs="Arial"/>
          <w:color w:val="auto"/>
        </w:rPr>
        <w:t xml:space="preserve"> </w:t>
      </w:r>
      <w:r w:rsidR="00185394">
        <w:rPr>
          <w:rFonts w:cs="Arial"/>
          <w:color w:val="auto"/>
        </w:rPr>
        <w:t>existing inequalities on the basis of gender, age, educational attainment, and race.</w:t>
      </w:r>
    </w:p>
    <w:p w14:paraId="4223FA0E" w14:textId="75E4FFDD" w:rsidR="00BF5778" w:rsidRDefault="00BF5778">
      <w:pPr>
        <w:rPr>
          <w:rFonts w:ascii="Arial" w:eastAsia="Arial Unicode MS" w:hAnsi="Arial" w:cs="Arial"/>
          <w:sz w:val="22"/>
          <w:szCs w:val="22"/>
          <w:u w:color="000000"/>
          <w:bdr w:val="nil"/>
        </w:rPr>
      </w:pPr>
      <w:r>
        <w:rPr>
          <w:rFonts w:cs="Arial"/>
        </w:rPr>
        <w:br w:type="page"/>
      </w:r>
    </w:p>
    <w:p w14:paraId="1C758B40" w14:textId="479B17F3" w:rsidR="005310D5" w:rsidRPr="00BD67F2" w:rsidRDefault="00BF5778" w:rsidP="005310D5">
      <w:pPr>
        <w:pStyle w:val="Normal1"/>
        <w:spacing w:after="200"/>
        <w:rPr>
          <w:color w:val="FF9900"/>
          <w:sz w:val="36"/>
          <w:szCs w:val="36"/>
          <w:u w:color="FF9900"/>
        </w:rPr>
      </w:pPr>
      <w:r>
        <w:rPr>
          <w:color w:val="FF9900"/>
          <w:sz w:val="36"/>
          <w:szCs w:val="36"/>
          <w:u w:color="FF9900"/>
        </w:rPr>
        <w:lastRenderedPageBreak/>
        <w:t>5.</w:t>
      </w:r>
      <w:r>
        <w:rPr>
          <w:color w:val="FF9900"/>
          <w:sz w:val="36"/>
          <w:szCs w:val="36"/>
          <w:u w:color="FF9900"/>
        </w:rPr>
        <w:tab/>
      </w:r>
      <w:r w:rsidR="005310D5">
        <w:rPr>
          <w:color w:val="FF9900"/>
          <w:sz w:val="36"/>
          <w:szCs w:val="36"/>
          <w:u w:color="FF9900"/>
        </w:rPr>
        <w:t xml:space="preserve">Implications: Strategies for </w:t>
      </w:r>
      <w:del w:id="377" w:author="david jackson" w:date="2018-12-07T15:24:00Z">
        <w:r w:rsidR="005310D5" w:rsidDel="006C4A86">
          <w:rPr>
            <w:color w:val="FF9900"/>
            <w:sz w:val="36"/>
            <w:szCs w:val="36"/>
            <w:u w:color="FF9900"/>
          </w:rPr>
          <w:delText>Adjusting</w:delText>
        </w:r>
      </w:del>
      <w:ins w:id="378" w:author="david jackson" w:date="2018-12-07T15:24:00Z">
        <w:r w:rsidR="006C4A86">
          <w:rPr>
            <w:color w:val="FF9900"/>
            <w:sz w:val="36"/>
            <w:szCs w:val="36"/>
            <w:u w:color="FF9900"/>
          </w:rPr>
          <w:t>adjusting</w:t>
        </w:r>
      </w:ins>
    </w:p>
    <w:p w14:paraId="646BCA79" w14:textId="2878A811" w:rsidR="005310D5" w:rsidRDefault="005310D5" w:rsidP="005310D5">
      <w:pPr>
        <w:pStyle w:val="Normal1"/>
      </w:pPr>
      <w:r>
        <w:t>Automation</w:t>
      </w:r>
      <w:ins w:id="379" w:author="david jackson" w:date="2018-12-11T13:46:00Z">
        <w:r w:rsidR="00CA733C">
          <w:t xml:space="preserve"> </w:t>
        </w:r>
      </w:ins>
      <w:del w:id="380" w:author="david jackson" w:date="2018-12-11T13:45:00Z">
        <w:r w:rsidR="00BF5778" w:rsidDel="00CA733C">
          <w:delText>, forever a major determinant of the nature and availability of work,</w:delText>
        </w:r>
      </w:del>
      <w:del w:id="381" w:author="david jackson" w:date="2018-11-29T14:33:00Z">
        <w:r w:rsidR="00BF5778" w:rsidDel="00BE5ACE">
          <w:delText xml:space="preserve"> </w:delText>
        </w:r>
        <w:r w:rsidDel="00BE5ACE">
          <w:delText xml:space="preserve"> </w:delText>
        </w:r>
      </w:del>
      <w:r>
        <w:t xml:space="preserve">will continue to reshape the work people do and the opportunities they </w:t>
      </w:r>
      <w:r w:rsidR="00ED0A10">
        <w:t>are afforded</w:t>
      </w:r>
      <w:r>
        <w:t>. Whether this should be alarming or only cause for a little anxiety depends.</w:t>
      </w:r>
    </w:p>
    <w:p w14:paraId="164374F4" w14:textId="77777777" w:rsidR="005310D5" w:rsidRDefault="005310D5" w:rsidP="005310D5">
      <w:pPr>
        <w:pStyle w:val="Normal1"/>
      </w:pPr>
    </w:p>
    <w:p w14:paraId="34EA64D2" w14:textId="3F18384B" w:rsidR="005310D5" w:rsidDel="000C360F" w:rsidRDefault="005310D5" w:rsidP="005310D5">
      <w:pPr>
        <w:pStyle w:val="Normal1"/>
        <w:rPr>
          <w:del w:id="382" w:author="david jackson" w:date="2018-12-11T13:46:00Z"/>
        </w:rPr>
      </w:pPr>
      <w:commentRangeStart w:id="383"/>
      <w:del w:id="384" w:author="david jackson" w:date="2018-12-11T13:46:00Z">
        <w:r w:rsidDel="000C360F">
          <w:delText xml:space="preserve">That the near future of automation </w:delText>
        </w:r>
        <w:r w:rsidR="00BF5778" w:rsidDel="000C360F">
          <w:delText xml:space="preserve">may well </w:delText>
        </w:r>
        <w:r w:rsidDel="000C360F">
          <w:delText xml:space="preserve">resemble the near past should be modestly reassuring. </w:delText>
        </w:r>
      </w:del>
      <w:commentRangeEnd w:id="383"/>
      <w:r w:rsidR="008754A8">
        <w:rPr>
          <w:rStyle w:val="CommentReference"/>
          <w:rFonts w:ascii="Times New Roman" w:hAnsi="Times New Roman" w:cs="Times New Roman"/>
          <w:color w:val="auto"/>
        </w:rPr>
        <w:commentReference w:id="383"/>
      </w:r>
    </w:p>
    <w:p w14:paraId="1F2A9E43" w14:textId="462B2519" w:rsidR="005310D5" w:rsidDel="008754A8" w:rsidRDefault="005310D5" w:rsidP="005310D5">
      <w:pPr>
        <w:pStyle w:val="Normal1"/>
        <w:rPr>
          <w:del w:id="385" w:author="david jackson" w:date="2018-12-11T13:53:00Z"/>
        </w:rPr>
      </w:pPr>
    </w:p>
    <w:p w14:paraId="41063F3D" w14:textId="2F796A0B" w:rsidR="005310D5" w:rsidDel="008754A8" w:rsidRDefault="005310D5" w:rsidP="005310D5">
      <w:pPr>
        <w:pStyle w:val="Normal1"/>
        <w:rPr>
          <w:del w:id="386" w:author="david jackson" w:date="2018-12-11T13:53:00Z"/>
        </w:rPr>
      </w:pPr>
      <w:del w:id="387" w:author="david jackson" w:date="2018-12-11T13:53:00Z">
        <w:r w:rsidDel="008754A8">
          <w:rPr>
            <w:color w:val="auto"/>
          </w:rPr>
          <w:delText>It is encouraging</w:delText>
        </w:r>
      </w:del>
      <w:del w:id="388" w:author="david jackson" w:date="2018-12-11T13:46:00Z">
        <w:r w:rsidDel="000C360F">
          <w:rPr>
            <w:color w:val="auto"/>
          </w:rPr>
          <w:delText xml:space="preserve">, for example, </w:delText>
        </w:r>
      </w:del>
      <w:del w:id="389" w:author="david jackson" w:date="2018-12-11T13:53:00Z">
        <w:r w:rsidDel="008754A8">
          <w:rPr>
            <w:color w:val="auto"/>
          </w:rPr>
          <w:delText xml:space="preserve">that the </w:delText>
        </w:r>
        <w:r w:rsidR="00ED0A10" w:rsidDel="008754A8">
          <w:rPr>
            <w:color w:val="auto"/>
          </w:rPr>
          <w:delText xml:space="preserve">likely </w:delText>
        </w:r>
        <w:r w:rsidDel="008754A8">
          <w:rPr>
            <w:color w:val="auto"/>
          </w:rPr>
          <w:delText xml:space="preserve">future dynamics of job losses and gains are increasingly </w:delText>
        </w:r>
        <w:r w:rsidR="00E21703" w:rsidDel="008754A8">
          <w:rPr>
            <w:color w:val="auto"/>
          </w:rPr>
          <w:delText>better</w:delText>
        </w:r>
        <w:r w:rsidDel="008754A8">
          <w:rPr>
            <w:color w:val="auto"/>
          </w:rPr>
          <w:delText>-understood and project continuous task creation and destruction rather than a</w:delText>
        </w:r>
        <w:r w:rsidR="00ED0A10" w:rsidDel="008754A8">
          <w:rPr>
            <w:color w:val="auto"/>
          </w:rPr>
          <w:delText xml:space="preserve"> one-sided</w:delText>
        </w:r>
        <w:r w:rsidDel="008754A8">
          <w:rPr>
            <w:color w:val="auto"/>
          </w:rPr>
          <w:delText xml:space="preserve"> apocalypse </w:delText>
        </w:r>
        <w:r w:rsidR="00E21703" w:rsidDel="008754A8">
          <w:rPr>
            <w:color w:val="auto"/>
          </w:rPr>
          <w:delText>of permanent unemployment</w:delText>
        </w:r>
      </w:del>
      <w:del w:id="390" w:author="david jackson" w:date="2018-12-11T13:47:00Z">
        <w:r w:rsidR="00E21703" w:rsidDel="009D2580">
          <w:rPr>
            <w:color w:val="auto"/>
          </w:rPr>
          <w:delText xml:space="preserve"> </w:delText>
        </w:r>
        <w:r w:rsidDel="009D2580">
          <w:rPr>
            <w:color w:val="auto"/>
          </w:rPr>
          <w:delText>going forward</w:delText>
        </w:r>
      </w:del>
      <w:del w:id="391" w:author="david jackson" w:date="2018-12-11T13:53:00Z">
        <w:r w:rsidDel="008754A8">
          <w:rPr>
            <w:color w:val="auto"/>
          </w:rPr>
          <w:delText>.</w:delText>
        </w:r>
        <w:r w:rsidR="005B5A1D" w:rsidDel="008754A8">
          <w:rPr>
            <w:color w:val="auto"/>
          </w:rPr>
          <w:delText xml:space="preserve"> </w:delText>
        </w:r>
      </w:del>
    </w:p>
    <w:p w14:paraId="27B4EB44" w14:textId="5FE5E9EE" w:rsidR="005310D5" w:rsidDel="008754A8" w:rsidRDefault="005310D5" w:rsidP="005310D5">
      <w:pPr>
        <w:pStyle w:val="Normal1"/>
        <w:rPr>
          <w:del w:id="392" w:author="david jackson" w:date="2018-12-11T13:53:00Z"/>
        </w:rPr>
      </w:pPr>
    </w:p>
    <w:p w14:paraId="62B25CF4" w14:textId="6DB43F45" w:rsidR="005310D5" w:rsidDel="008754A8" w:rsidRDefault="005310D5" w:rsidP="005310D5">
      <w:pPr>
        <w:pStyle w:val="Normal1"/>
        <w:rPr>
          <w:del w:id="393" w:author="david jackson" w:date="2018-12-11T13:53:00Z"/>
          <w:color w:val="auto"/>
        </w:rPr>
      </w:pPr>
      <w:del w:id="394" w:author="david jackson" w:date="2018-12-11T13:47:00Z">
        <w:r w:rsidDel="009D2580">
          <w:delText>And l</w:delText>
        </w:r>
      </w:del>
      <w:del w:id="395" w:author="david jackson" w:date="2018-12-11T13:53:00Z">
        <w:r w:rsidDel="008754A8">
          <w:delText xml:space="preserve">ikewise, it says a lot that the </w:delText>
        </w:r>
        <w:r w:rsidR="00E21703" w:rsidDel="008754A8">
          <w:delText xml:space="preserve">widespread </w:delText>
        </w:r>
        <w:r w:rsidDel="008754A8">
          <w:delText xml:space="preserve">adoption of automation in the form of pervasive digitalization in the years since 1980 brought not mass joblessness but a slight </w:delText>
        </w:r>
        <w:r w:rsidRPr="008B250E" w:rsidDel="008754A8">
          <w:rPr>
            <w:rPrChange w:id="396" w:author="david jackson" w:date="2018-12-11T13:47:00Z">
              <w:rPr>
                <w:i/>
              </w:rPr>
            </w:rPrChange>
          </w:rPr>
          <w:delText>increase</w:delText>
        </w:r>
        <w:r w:rsidRPr="008B250E" w:rsidDel="008754A8">
          <w:delText xml:space="preserve"> </w:delText>
        </w:r>
        <w:r w:rsidDel="008754A8">
          <w:delText xml:space="preserve">in the </w:delText>
        </w:r>
        <w:r w:rsidDel="008754A8">
          <w:rPr>
            <w:color w:val="auto"/>
          </w:rPr>
          <w:delText>ratio of jobs to the civilian, non-institutionalized population over age 16.</w:delText>
        </w:r>
        <w:r w:rsidR="005B5A1D" w:rsidDel="008754A8">
          <w:rPr>
            <w:color w:val="auto"/>
          </w:rPr>
          <w:delText xml:space="preserve"> </w:delText>
        </w:r>
      </w:del>
    </w:p>
    <w:p w14:paraId="6FA4E0E4" w14:textId="36EC3D91" w:rsidR="005310D5" w:rsidDel="008754A8" w:rsidRDefault="005310D5" w:rsidP="005310D5">
      <w:pPr>
        <w:pStyle w:val="Normal1"/>
        <w:rPr>
          <w:del w:id="397" w:author="david jackson" w:date="2018-12-11T13:53:00Z"/>
          <w:color w:val="auto"/>
        </w:rPr>
      </w:pPr>
    </w:p>
    <w:p w14:paraId="23548C62" w14:textId="15EACB16" w:rsidR="005310D5" w:rsidDel="008754A8" w:rsidRDefault="005310D5" w:rsidP="005310D5">
      <w:pPr>
        <w:pStyle w:val="Normal1"/>
        <w:rPr>
          <w:del w:id="398" w:author="david jackson" w:date="2018-12-11T13:53:00Z"/>
          <w:color w:val="auto"/>
        </w:rPr>
      </w:pPr>
      <w:del w:id="399" w:author="david jackson" w:date="2018-12-11T13:53:00Z">
        <w:r w:rsidDel="008754A8">
          <w:rPr>
            <w:color w:val="auto"/>
          </w:rPr>
          <w:delText xml:space="preserve">If the past is prologue, as this analysis suggests it </w:delText>
        </w:r>
        <w:r w:rsidR="00E21703" w:rsidDel="008754A8">
          <w:rPr>
            <w:color w:val="auto"/>
          </w:rPr>
          <w:delText xml:space="preserve">might </w:delText>
        </w:r>
        <w:r w:rsidDel="008754A8">
          <w:rPr>
            <w:color w:val="auto"/>
          </w:rPr>
          <w:delText>be, the labor market will continue to evolve</w:delText>
        </w:r>
        <w:r w:rsidR="00ED0A10" w:rsidDel="008754A8">
          <w:rPr>
            <w:color w:val="auto"/>
          </w:rPr>
          <w:delText>,</w:delText>
        </w:r>
        <w:r w:rsidDel="008754A8">
          <w:rPr>
            <w:color w:val="auto"/>
          </w:rPr>
          <w:delText xml:space="preserve"> but the demand for existing and new</w:delText>
        </w:r>
        <w:r w:rsidRPr="008D326E" w:rsidDel="008754A8">
          <w:rPr>
            <w:color w:val="auto"/>
          </w:rPr>
          <w:delText xml:space="preserve"> </w:delText>
        </w:r>
        <w:r w:rsidDel="008754A8">
          <w:rPr>
            <w:color w:val="auto"/>
          </w:rPr>
          <w:delText>forms of work will continue—and the trade-off of automation and employment will prove a false dichotomy.</w:delText>
        </w:r>
      </w:del>
    </w:p>
    <w:p w14:paraId="7D9A4152" w14:textId="6B7DC8E1" w:rsidR="005310D5" w:rsidDel="008754A8" w:rsidRDefault="005310D5" w:rsidP="005310D5">
      <w:pPr>
        <w:pStyle w:val="Normal1"/>
        <w:rPr>
          <w:del w:id="400" w:author="david jackson" w:date="2018-12-11T13:53:00Z"/>
          <w:color w:val="auto"/>
        </w:rPr>
      </w:pPr>
    </w:p>
    <w:p w14:paraId="30D66658" w14:textId="6DB6C88C" w:rsidR="00F33FBD" w:rsidDel="008754A8" w:rsidRDefault="005310D5" w:rsidP="005310D5">
      <w:pPr>
        <w:pStyle w:val="Normal1"/>
        <w:rPr>
          <w:del w:id="401" w:author="david jackson" w:date="2018-12-11T13:53:00Z"/>
          <w:color w:val="auto"/>
        </w:rPr>
      </w:pPr>
      <w:del w:id="402" w:author="david jackson" w:date="2018-12-11T13:47:00Z">
        <w:r w:rsidDel="008B250E">
          <w:rPr>
            <w:color w:val="auto"/>
          </w:rPr>
          <w:delText>And yet</w:delText>
        </w:r>
      </w:del>
      <w:del w:id="403" w:author="david jackson" w:date="2018-12-11T13:53:00Z">
        <w:r w:rsidDel="008754A8">
          <w:rPr>
            <w:color w:val="auto"/>
          </w:rPr>
          <w:delText>, a future that resembles the recent past is hardly cause for cheer.</w:delText>
        </w:r>
        <w:r w:rsidR="005B5A1D" w:rsidDel="008754A8">
          <w:rPr>
            <w:color w:val="auto"/>
          </w:rPr>
          <w:delText xml:space="preserve"> </w:delText>
        </w:r>
        <w:r w:rsidDel="008754A8">
          <w:rPr>
            <w:color w:val="auto"/>
          </w:rPr>
          <w:delText>As the retrospective analysis here suggests, the first era of d</w:delText>
        </w:r>
        <w:r w:rsidR="004718F5" w:rsidDel="008754A8">
          <w:rPr>
            <w:color w:val="auto"/>
          </w:rPr>
          <w:delText>i</w:delText>
        </w:r>
        <w:r w:rsidDel="008754A8">
          <w:rPr>
            <w:color w:val="auto"/>
          </w:rPr>
          <w:delText>gital automation was one of traumatic change in the labor market</w:delText>
        </w:r>
        <w:r w:rsidR="000673D5" w:rsidDel="008754A8">
          <w:rPr>
            <w:color w:val="auto"/>
          </w:rPr>
          <w:delText xml:space="preserve"> for many</w:delText>
        </w:r>
        <w:r w:rsidDel="008754A8">
          <w:rPr>
            <w:color w:val="auto"/>
          </w:rPr>
          <w:delText>, defined especially by the “hollowing out” of the labor</w:delText>
        </w:r>
        <w:r w:rsidR="00BF5778" w:rsidDel="008754A8">
          <w:rPr>
            <w:color w:val="auto"/>
          </w:rPr>
          <w:delText>-</w:delText>
        </w:r>
        <w:r w:rsidDel="008754A8">
          <w:rPr>
            <w:color w:val="auto"/>
          </w:rPr>
          <w:delText>market</w:delText>
        </w:r>
        <w:r w:rsidR="00BF5778" w:rsidDel="008754A8">
          <w:rPr>
            <w:color w:val="auto"/>
          </w:rPr>
          <w:delText xml:space="preserve"> </w:delText>
        </w:r>
        <w:r w:rsidR="00E21703" w:rsidDel="008754A8">
          <w:rPr>
            <w:color w:val="auto"/>
          </w:rPr>
          <w:delText>middle</w:delText>
        </w:r>
        <w:r w:rsidDel="008754A8">
          <w:rPr>
            <w:color w:val="auto"/>
          </w:rPr>
          <w:delText xml:space="preserve">, with employment and wage gains coming only at the high and low ends of the skill distribution. </w:delText>
        </w:r>
        <w:r w:rsidR="00BF5778" w:rsidDel="008754A8">
          <w:rPr>
            <w:color w:val="auto"/>
          </w:rPr>
          <w:delText>What’s more,</w:delText>
        </w:r>
        <w:r w:rsidR="00AF30F8" w:rsidDel="008754A8">
          <w:rPr>
            <w:color w:val="auto"/>
          </w:rPr>
          <w:delText xml:space="preserve"> </w:delText>
        </w:r>
        <w:r w:rsidR="000673D5" w:rsidDel="008754A8">
          <w:rPr>
            <w:color w:val="auto"/>
          </w:rPr>
          <w:delText>for many of those working at the lower end</w:delText>
        </w:r>
        <w:r w:rsidR="002E183E" w:rsidDel="008754A8">
          <w:rPr>
            <w:color w:val="auto"/>
          </w:rPr>
          <w:delText xml:space="preserve"> of the distribution</w:delText>
        </w:r>
        <w:r w:rsidR="000673D5" w:rsidDel="008754A8">
          <w:rPr>
            <w:color w:val="auto"/>
          </w:rPr>
          <w:delText xml:space="preserve">, </w:delText>
        </w:r>
        <w:r w:rsidR="00AF30F8" w:rsidDel="008754A8">
          <w:rPr>
            <w:color w:val="auto"/>
          </w:rPr>
          <w:delText xml:space="preserve">what wage </w:delText>
        </w:r>
        <w:r w:rsidR="000673D5" w:rsidDel="008754A8">
          <w:rPr>
            <w:color w:val="auto"/>
          </w:rPr>
          <w:delText xml:space="preserve">increases </w:delText>
        </w:r>
        <w:r w:rsidR="00AF30F8" w:rsidDel="008754A8">
          <w:rPr>
            <w:color w:val="auto"/>
          </w:rPr>
          <w:delText xml:space="preserve">that occurred </w:delText>
        </w:r>
        <w:r w:rsidR="000673D5" w:rsidDel="008754A8">
          <w:rPr>
            <w:color w:val="auto"/>
          </w:rPr>
          <w:delText xml:space="preserve">at the occupation level were in fact wage cuts at the individual level, as these workers </w:delText>
        </w:r>
        <w:r w:rsidR="00AF30F8" w:rsidDel="008754A8">
          <w:rPr>
            <w:color w:val="auto"/>
          </w:rPr>
          <w:delText xml:space="preserve">had </w:delText>
        </w:r>
        <w:r w:rsidR="000673D5" w:rsidDel="008754A8">
          <w:rPr>
            <w:color w:val="auto"/>
          </w:rPr>
          <w:delText xml:space="preserve">previously </w:delText>
        </w:r>
        <w:r w:rsidR="00AF30F8" w:rsidDel="008754A8">
          <w:rPr>
            <w:color w:val="auto"/>
          </w:rPr>
          <w:delText xml:space="preserve">been </w:delText>
        </w:r>
        <w:r w:rsidR="000673D5" w:rsidDel="008754A8">
          <w:rPr>
            <w:color w:val="auto"/>
          </w:rPr>
          <w:delText xml:space="preserve">employed in </w:delText>
        </w:r>
        <w:r w:rsidR="00E21703" w:rsidDel="008754A8">
          <w:rPr>
            <w:color w:val="auto"/>
          </w:rPr>
          <w:delText>middle-wage roles</w:delText>
        </w:r>
        <w:r w:rsidR="000673D5" w:rsidDel="008754A8">
          <w:rPr>
            <w:color w:val="auto"/>
          </w:rPr>
          <w:delText xml:space="preserve">. </w:delText>
        </w:r>
        <w:r w:rsidDel="008754A8">
          <w:rPr>
            <w:color w:val="auto"/>
          </w:rPr>
          <w:delText xml:space="preserve">Such dynamics have led to </w:delText>
        </w:r>
      </w:del>
      <w:del w:id="404" w:author="david jackson" w:date="2018-12-11T13:48:00Z">
        <w:r w:rsidDel="00F50165">
          <w:rPr>
            <w:color w:val="auto"/>
          </w:rPr>
          <w:delText xml:space="preserve">a </w:delText>
        </w:r>
      </w:del>
      <w:del w:id="405" w:author="david jackson" w:date="2018-12-11T13:53:00Z">
        <w:r w:rsidDel="008754A8">
          <w:rPr>
            <w:color w:val="auto"/>
          </w:rPr>
          <w:delText xml:space="preserve">social, economic, and political </w:delText>
        </w:r>
      </w:del>
      <w:del w:id="406" w:author="david jackson" w:date="2018-12-11T13:48:00Z">
        <w:r w:rsidDel="00F50165">
          <w:rPr>
            <w:color w:val="auto"/>
          </w:rPr>
          <w:delText xml:space="preserve">crisis </w:delText>
        </w:r>
      </w:del>
      <w:del w:id="407" w:author="david jackson" w:date="2018-12-11T13:53:00Z">
        <w:r w:rsidDel="008754A8">
          <w:rPr>
            <w:color w:val="auto"/>
          </w:rPr>
          <w:delText xml:space="preserve">in the </w:delText>
        </w:r>
      </w:del>
      <w:del w:id="408" w:author="david jackson" w:date="2018-12-11T13:48:00Z">
        <w:r w:rsidDel="00F50165">
          <w:rPr>
            <w:color w:val="auto"/>
          </w:rPr>
          <w:delText>U.S</w:delText>
        </w:r>
      </w:del>
      <w:del w:id="409" w:author="david jackson" w:date="2018-12-11T13:53:00Z">
        <w:r w:rsidDel="008754A8">
          <w:rPr>
            <w:color w:val="auto"/>
          </w:rPr>
          <w:delText xml:space="preserve">. </w:delText>
        </w:r>
      </w:del>
    </w:p>
    <w:p w14:paraId="40BAC983" w14:textId="18389B92" w:rsidR="00F33FBD" w:rsidDel="008754A8" w:rsidRDefault="00F33FBD" w:rsidP="005310D5">
      <w:pPr>
        <w:pStyle w:val="Normal1"/>
        <w:rPr>
          <w:del w:id="410" w:author="david jackson" w:date="2018-12-11T13:53:00Z"/>
          <w:color w:val="auto"/>
        </w:rPr>
      </w:pPr>
    </w:p>
    <w:p w14:paraId="21C8F00F" w14:textId="06A50E11" w:rsidR="005310D5" w:rsidDel="008754A8" w:rsidRDefault="005310D5" w:rsidP="005310D5">
      <w:pPr>
        <w:pStyle w:val="Normal1"/>
        <w:rPr>
          <w:del w:id="411" w:author="david jackson" w:date="2018-12-11T13:53:00Z"/>
          <w:color w:val="auto"/>
        </w:rPr>
      </w:pPr>
      <w:del w:id="412" w:author="david jackson" w:date="2018-12-11T13:53:00Z">
        <w:r w:rsidDel="008754A8">
          <w:rPr>
            <w:color w:val="auto"/>
          </w:rPr>
          <w:delText>That our analysis projects more of the same in the next decade-plus argues</w:delText>
        </w:r>
      </w:del>
      <w:del w:id="413" w:author="david jackson" w:date="2018-12-11T13:49:00Z">
        <w:r w:rsidDel="00442450">
          <w:rPr>
            <w:color w:val="auto"/>
          </w:rPr>
          <w:delText xml:space="preserve">, then, </w:delText>
        </w:r>
      </w:del>
      <w:del w:id="414" w:author="david jackson" w:date="2018-12-11T13:53:00Z">
        <w:r w:rsidDel="008754A8">
          <w:rPr>
            <w:color w:val="auto"/>
          </w:rPr>
          <w:delText>for vigilance on several fronts.</w:delText>
        </w:r>
      </w:del>
    </w:p>
    <w:p w14:paraId="34AE404C" w14:textId="05195F8C" w:rsidR="005310D5" w:rsidDel="008754A8" w:rsidRDefault="005310D5" w:rsidP="005310D5">
      <w:pPr>
        <w:pStyle w:val="Normal1"/>
        <w:rPr>
          <w:del w:id="415" w:author="david jackson" w:date="2018-12-11T13:53:00Z"/>
          <w:color w:val="auto"/>
        </w:rPr>
      </w:pPr>
    </w:p>
    <w:p w14:paraId="1BE57D14" w14:textId="5A94BAA0" w:rsidR="005310D5" w:rsidDel="008754A8" w:rsidRDefault="005310D5" w:rsidP="005310D5">
      <w:pPr>
        <w:pStyle w:val="Normal1"/>
        <w:rPr>
          <w:del w:id="416" w:author="david jackson" w:date="2018-12-11T13:53:00Z"/>
          <w:color w:val="auto"/>
        </w:rPr>
      </w:pPr>
      <w:del w:id="417" w:author="david jackson" w:date="2018-12-11T13:53:00Z">
        <w:r w:rsidDel="008754A8">
          <w:rPr>
            <w:color w:val="auto"/>
          </w:rPr>
          <w:delText>In the foreground is the matter of growth and employment:</w:delText>
        </w:r>
      </w:del>
    </w:p>
    <w:p w14:paraId="4DFC1718" w14:textId="16C879BF" w:rsidR="005310D5" w:rsidDel="008754A8" w:rsidRDefault="005310D5" w:rsidP="005310D5">
      <w:pPr>
        <w:pStyle w:val="Normal1"/>
        <w:rPr>
          <w:del w:id="418" w:author="david jackson" w:date="2018-12-11T13:53:00Z"/>
          <w:color w:val="auto"/>
        </w:rPr>
      </w:pPr>
    </w:p>
    <w:p w14:paraId="5B0EE1B6" w14:textId="53C74764" w:rsidR="005310D5" w:rsidDel="008754A8" w:rsidRDefault="005310D5" w:rsidP="005310D5">
      <w:pPr>
        <w:pStyle w:val="Normal1"/>
        <w:numPr>
          <w:ilvl w:val="0"/>
          <w:numId w:val="14"/>
        </w:numPr>
        <w:rPr>
          <w:del w:id="419" w:author="david jackson" w:date="2018-12-11T13:53:00Z"/>
          <w:color w:val="auto"/>
        </w:rPr>
      </w:pPr>
      <w:del w:id="420" w:author="david jackson" w:date="2018-12-11T13:53:00Z">
        <w:r w:rsidDel="008754A8">
          <w:rPr>
            <w:color w:val="auto"/>
          </w:rPr>
          <w:delText>Nothing guarantees there will be</w:delText>
        </w:r>
        <w:r w:rsidRPr="005A2F5D" w:rsidDel="008754A8">
          <w:rPr>
            <w:color w:val="auto"/>
          </w:rPr>
          <w:delText xml:space="preserve"> </w:delText>
        </w:r>
        <w:r w:rsidDel="008754A8">
          <w:rPr>
            <w:color w:val="auto"/>
          </w:rPr>
          <w:delText>enough aggregate economic growth going forward</w:delText>
        </w:r>
        <w:r w:rsidR="005B5A1D" w:rsidDel="008754A8">
          <w:rPr>
            <w:color w:val="auto"/>
          </w:rPr>
          <w:delText xml:space="preserve"> </w:delText>
        </w:r>
        <w:r w:rsidDel="008754A8">
          <w:rPr>
            <w:color w:val="auto"/>
          </w:rPr>
          <w:delText>to mitigate future dislocation with sufficient job openings. Such growth is necessary to offset displacement but it</w:delText>
        </w:r>
        <w:r w:rsidR="000673D5" w:rsidDel="008754A8">
          <w:rPr>
            <w:color w:val="auto"/>
          </w:rPr>
          <w:delText xml:space="preserve"> i</w:delText>
        </w:r>
        <w:r w:rsidDel="008754A8">
          <w:rPr>
            <w:color w:val="auto"/>
          </w:rPr>
          <w:delText>s not a certainty</w:delText>
        </w:r>
      </w:del>
    </w:p>
    <w:p w14:paraId="64F5F5D5" w14:textId="1F0AA3CB" w:rsidR="005310D5" w:rsidDel="008754A8" w:rsidRDefault="005310D5" w:rsidP="005310D5">
      <w:pPr>
        <w:pStyle w:val="Normal1"/>
        <w:rPr>
          <w:del w:id="421" w:author="david jackson" w:date="2018-12-11T13:53:00Z"/>
          <w:color w:val="auto"/>
        </w:rPr>
      </w:pPr>
    </w:p>
    <w:p w14:paraId="461C3DF0" w14:textId="09B39608" w:rsidR="005310D5" w:rsidDel="008754A8" w:rsidRDefault="005310D5" w:rsidP="005310D5">
      <w:pPr>
        <w:pStyle w:val="Normal1"/>
        <w:rPr>
          <w:del w:id="422" w:author="david jackson" w:date="2018-12-11T13:53:00Z"/>
          <w:color w:val="auto"/>
        </w:rPr>
      </w:pPr>
      <w:del w:id="423" w:author="david jackson" w:date="2018-12-11T13:53:00Z">
        <w:r w:rsidDel="008754A8">
          <w:rPr>
            <w:color w:val="auto"/>
          </w:rPr>
          <w:delText xml:space="preserve">Beyond that, government, business, and society will </w:delText>
        </w:r>
      </w:del>
      <w:del w:id="424" w:author="david jackson" w:date="2018-12-11T13:50:00Z">
        <w:r w:rsidDel="007A4B81">
          <w:rPr>
            <w:color w:val="auto"/>
          </w:rPr>
          <w:delText xml:space="preserve">in any event </w:delText>
        </w:r>
      </w:del>
      <w:del w:id="425" w:author="david jackson" w:date="2018-12-11T13:53:00Z">
        <w:r w:rsidDel="008754A8">
          <w:rPr>
            <w:color w:val="auto"/>
          </w:rPr>
          <w:delText xml:space="preserve">need to attend to at least </w:delText>
        </w:r>
        <w:r w:rsidR="00F33FBD" w:rsidDel="008754A8">
          <w:rPr>
            <w:color w:val="auto"/>
          </w:rPr>
          <w:delText>four</w:delText>
        </w:r>
        <w:r w:rsidDel="008754A8">
          <w:rPr>
            <w:color w:val="auto"/>
          </w:rPr>
          <w:delText xml:space="preserve"> sorts of employment and labor market di</w:delText>
        </w:r>
        <w:r w:rsidR="00C649CF" w:rsidDel="008754A8">
          <w:rPr>
            <w:color w:val="auto"/>
          </w:rPr>
          <w:delText>sruption:</w:delText>
        </w:r>
      </w:del>
    </w:p>
    <w:p w14:paraId="5C2E6707" w14:textId="498F75C4" w:rsidR="00F33FBD" w:rsidDel="008754A8" w:rsidRDefault="00F33FBD" w:rsidP="005310D5">
      <w:pPr>
        <w:pStyle w:val="Normal1"/>
        <w:rPr>
          <w:del w:id="426" w:author="david jackson" w:date="2018-12-11T13:53:00Z"/>
          <w:color w:val="auto"/>
        </w:rPr>
      </w:pPr>
    </w:p>
    <w:p w14:paraId="4480F7B4" w14:textId="1FA5B746" w:rsidR="005310D5" w:rsidDel="008754A8" w:rsidRDefault="005310D5" w:rsidP="005310D5">
      <w:pPr>
        <w:pStyle w:val="Normal1"/>
        <w:rPr>
          <w:del w:id="427" w:author="david jackson" w:date="2018-12-11T13:53:00Z"/>
          <w:color w:val="auto"/>
        </w:rPr>
      </w:pPr>
    </w:p>
    <w:p w14:paraId="22AB943A" w14:textId="33775334" w:rsidR="005310D5" w:rsidDel="008754A8" w:rsidRDefault="005310D5" w:rsidP="005310D5">
      <w:pPr>
        <w:pStyle w:val="Normal1"/>
        <w:numPr>
          <w:ilvl w:val="0"/>
          <w:numId w:val="14"/>
        </w:numPr>
        <w:rPr>
          <w:del w:id="428" w:author="david jackson" w:date="2018-12-11T13:53:00Z"/>
        </w:rPr>
      </w:pPr>
      <w:del w:id="429" w:author="david jackson" w:date="2018-12-11T13:53:00Z">
        <w:r w:rsidDel="008754A8">
          <w:lastRenderedPageBreak/>
          <w:delText>While full automation will likely be modest, partial task substitution—and task change</w:delText>
        </w:r>
        <w:r w:rsidR="000673D5" w:rsidDel="008754A8">
          <w:delText xml:space="preserve"> or certainly task-mix change</w:delText>
        </w:r>
        <w:r w:rsidDel="008754A8">
          <w:delText>—within occupations will be widespread with up to one-third of occupations forecasted to see high or moderate disruption</w:delText>
        </w:r>
        <w:r w:rsidR="000673D5" w:rsidDel="008754A8">
          <w:delText xml:space="preserve"> of current task loads</w:delText>
        </w:r>
        <w:r w:rsidDel="008754A8">
          <w:delText xml:space="preserve">. That means most workers will face </w:delText>
        </w:r>
        <w:r w:rsidR="00E21703" w:rsidDel="008754A8">
          <w:delText xml:space="preserve">a </w:delText>
        </w:r>
        <w:r w:rsidDel="008754A8">
          <w:delText xml:space="preserve">significant change </w:delText>
        </w:r>
        <w:r w:rsidR="00E21703" w:rsidDel="008754A8">
          <w:delText xml:space="preserve">in </w:delText>
        </w:r>
        <w:r w:rsidR="002E183E" w:rsidDel="008754A8">
          <w:delText xml:space="preserve">their </w:delText>
        </w:r>
        <w:r w:rsidR="00E21703" w:rsidDel="008754A8">
          <w:delText xml:space="preserve">workplace activities </w:delText>
        </w:r>
        <w:r w:rsidDel="008754A8">
          <w:delText xml:space="preserve">and the need to continually learn and </w:delText>
        </w:r>
        <w:r w:rsidR="00E21703" w:rsidDel="008754A8">
          <w:delText xml:space="preserve">adapt </w:delText>
        </w:r>
        <w:r w:rsidDel="008754A8">
          <w:delText>on the job and to seek new positions</w:delText>
        </w:r>
      </w:del>
    </w:p>
    <w:p w14:paraId="2B6234C3" w14:textId="03BFD241" w:rsidR="005310D5" w:rsidDel="008754A8" w:rsidRDefault="005310D5" w:rsidP="005310D5">
      <w:pPr>
        <w:pStyle w:val="ListParagraph"/>
        <w:rPr>
          <w:del w:id="430" w:author="david jackson" w:date="2018-12-11T13:53:00Z"/>
        </w:rPr>
      </w:pPr>
    </w:p>
    <w:p w14:paraId="718EDF73" w14:textId="02478E31" w:rsidR="005310D5" w:rsidDel="008754A8" w:rsidRDefault="005310D5" w:rsidP="005310D5">
      <w:pPr>
        <w:pStyle w:val="Normal1"/>
        <w:numPr>
          <w:ilvl w:val="0"/>
          <w:numId w:val="14"/>
        </w:numPr>
        <w:rPr>
          <w:del w:id="431" w:author="david jackson" w:date="2018-12-11T13:53:00Z"/>
        </w:rPr>
      </w:pPr>
      <w:del w:id="432" w:author="david jackson" w:date="2018-12-11T13:53:00Z">
        <w:r w:rsidDel="008754A8">
          <w:delText>Steady, widespread disruption will require slow and painful “adjustment” of workers, occupations, and places to new situations as they reorient from existing tasks and jobs to new ones</w:delText>
        </w:r>
      </w:del>
    </w:p>
    <w:p w14:paraId="111F2AFA" w14:textId="0E268FE6" w:rsidR="005310D5" w:rsidDel="008754A8" w:rsidRDefault="005310D5" w:rsidP="005310D5">
      <w:pPr>
        <w:pStyle w:val="ListParagraph"/>
        <w:rPr>
          <w:del w:id="433" w:author="david jackson" w:date="2018-12-11T13:53:00Z"/>
        </w:rPr>
      </w:pPr>
    </w:p>
    <w:p w14:paraId="73C07762" w14:textId="08F9F1FB" w:rsidR="005310D5" w:rsidDel="008754A8" w:rsidRDefault="005310D5" w:rsidP="005310D5">
      <w:pPr>
        <w:pStyle w:val="Normal1"/>
        <w:numPr>
          <w:ilvl w:val="0"/>
          <w:numId w:val="14"/>
        </w:numPr>
        <w:rPr>
          <w:del w:id="434" w:author="david jackson" w:date="2018-12-11T13:53:00Z"/>
        </w:rPr>
      </w:pPr>
      <w:del w:id="435" w:author="david jackson" w:date="2018-12-11T13:53:00Z">
        <w:r w:rsidDel="008754A8">
          <w:delText xml:space="preserve">Even with just </w:delText>
        </w:r>
        <w:r w:rsidR="00C649CF" w:rsidRPr="00C649CF" w:rsidDel="008754A8">
          <w:rPr>
            <w:color w:val="auto"/>
          </w:rPr>
          <w:delText>25</w:delText>
        </w:r>
        <w:r w:rsidDel="008754A8">
          <w:rPr>
            <w:color w:val="FF0000"/>
          </w:rPr>
          <w:delText xml:space="preserve"> </w:delText>
        </w:r>
        <w:r w:rsidDel="008754A8">
          <w:rPr>
            <w:color w:val="auto"/>
          </w:rPr>
          <w:delText xml:space="preserve">percent of workers projected to see </w:delText>
        </w:r>
        <w:r w:rsidR="00F05C4E" w:rsidDel="008754A8">
          <w:rPr>
            <w:color w:val="auto"/>
          </w:rPr>
          <w:delText>7</w:delText>
        </w:r>
        <w:r w:rsidDel="008754A8">
          <w:rPr>
            <w:color w:val="auto"/>
          </w:rPr>
          <w:delText>0 percent of the task content of their jobs disappear</w:delText>
        </w:r>
        <w:r w:rsidR="00E80510" w:rsidDel="008754A8">
          <w:rPr>
            <w:color w:val="auto"/>
          </w:rPr>
          <w:delText>,</w:delText>
        </w:r>
        <w:r w:rsidDel="008754A8">
          <w:rPr>
            <w:color w:val="auto"/>
          </w:rPr>
          <w:delText xml:space="preserve"> millions of workers will face substantial work crises, dislocation, and stints of unemployment </w:delText>
        </w:r>
        <w:r w:rsidR="00E80510" w:rsidDel="008754A8">
          <w:rPr>
            <w:color w:val="auto"/>
          </w:rPr>
          <w:delText xml:space="preserve">or </w:delText>
        </w:r>
        <w:r w:rsidDel="008754A8">
          <w:rPr>
            <w:color w:val="auto"/>
          </w:rPr>
          <w:delText>long-term displacement.</w:delText>
        </w:r>
        <w:r w:rsidR="005B5A1D" w:rsidDel="008754A8">
          <w:delText xml:space="preserve"> </w:delText>
        </w:r>
        <w:r w:rsidDel="008754A8">
          <w:delText>Lower-education and low</w:delText>
        </w:r>
        <w:r w:rsidR="008F4358" w:rsidDel="008754A8">
          <w:delText>er</w:delText>
        </w:r>
        <w:r w:rsidDel="008754A8">
          <w:delText>-skill workers</w:delText>
        </w:r>
        <w:r w:rsidR="005B5A1D" w:rsidDel="008754A8">
          <w:delText xml:space="preserve"> </w:delText>
        </w:r>
        <w:r w:rsidDel="008754A8">
          <w:delText xml:space="preserve">in routine, routine-manual occupations like manufacturing, transport, and food and accommodation will be especially vulnerable to major work </w:delText>
        </w:r>
        <w:r w:rsidR="008F4358" w:rsidDel="008754A8">
          <w:delText>disruptions</w:delText>
        </w:r>
      </w:del>
    </w:p>
    <w:p w14:paraId="27BF0218" w14:textId="77C4DB8F" w:rsidR="002E183E" w:rsidDel="008754A8" w:rsidRDefault="002E183E" w:rsidP="002E183E">
      <w:pPr>
        <w:pStyle w:val="ListParagraph"/>
        <w:rPr>
          <w:del w:id="436" w:author="david jackson" w:date="2018-12-11T13:53:00Z"/>
        </w:rPr>
      </w:pPr>
    </w:p>
    <w:p w14:paraId="74B1CD6F" w14:textId="556FC6C7" w:rsidR="00F33FBD" w:rsidRDefault="00F33FBD" w:rsidP="00F33FBD">
      <w:pPr>
        <w:pStyle w:val="Normal1"/>
        <w:numPr>
          <w:ilvl w:val="0"/>
          <w:numId w:val="14"/>
        </w:numPr>
      </w:pPr>
      <w:del w:id="437" w:author="david jackson" w:date="2018-12-11T13:53:00Z">
        <w:r w:rsidDel="008754A8">
          <w:delText>Geographies with a particularly high concentration of automatable jobs will be disproportionately impacted, and spillover effects could harm entire communities</w:delText>
        </w:r>
      </w:del>
    </w:p>
    <w:p w14:paraId="642323FE" w14:textId="77777777" w:rsidR="00F33FBD" w:rsidRDefault="00F33FBD" w:rsidP="00F33FBD">
      <w:pPr>
        <w:pStyle w:val="Normal1"/>
        <w:rPr>
          <w:color w:val="auto"/>
        </w:rPr>
      </w:pPr>
    </w:p>
    <w:p w14:paraId="0C62201E" w14:textId="6D551834" w:rsidR="00F33FBD" w:rsidRDefault="00F33FBD" w:rsidP="00F33FBD">
      <w:pPr>
        <w:pStyle w:val="Normal1"/>
      </w:pPr>
      <w:r>
        <w:t xml:space="preserve">So while </w:t>
      </w:r>
      <w:ins w:id="438" w:author="david jackson" w:date="2018-12-11T13:53:00Z">
        <w:r w:rsidR="008205DC">
          <w:t>our anal</w:t>
        </w:r>
      </w:ins>
      <w:ins w:id="439" w:author="david jackson" w:date="2018-12-11T13:54:00Z">
        <w:r w:rsidR="008205DC">
          <w:t xml:space="preserve">ysis shows </w:t>
        </w:r>
      </w:ins>
      <w:r>
        <w:t>the next phase of the automation era may not be as dystopian as the most dire voices claim, plenty of people and places will be hurt, and much will need to be done to mitigate the coming stresses.</w:t>
      </w:r>
    </w:p>
    <w:p w14:paraId="2B76CCFB" w14:textId="77777777" w:rsidR="00F33FBD" w:rsidRDefault="00F33FBD" w:rsidP="00F33FBD">
      <w:pPr>
        <w:pStyle w:val="Normal1"/>
      </w:pPr>
    </w:p>
    <w:p w14:paraId="07A287DD" w14:textId="346C8BEE" w:rsidR="00F33FBD" w:rsidRDefault="00F33FBD" w:rsidP="00F33FBD">
      <w:pPr>
        <w:pStyle w:val="Normal1"/>
      </w:pPr>
      <w:del w:id="440" w:author="david jackson" w:date="2018-12-11T13:54:00Z">
        <w:r w:rsidDel="009C10DA">
          <w:delText>Along these lines</w:delText>
        </w:r>
      </w:del>
      <w:ins w:id="441" w:author="david jackson" w:date="2018-12-11T13:54:00Z">
        <w:r w:rsidR="009C10DA">
          <w:t>Four</w:t>
        </w:r>
      </w:ins>
      <w:del w:id="442" w:author="david jackson" w:date="2018-12-11T13:54:00Z">
        <w:r w:rsidDel="009C10DA">
          <w:delText xml:space="preserve">, four </w:delText>
        </w:r>
      </w:del>
      <w:r>
        <w:t>major agendas require attention as the nation moves into the AI period of automation.</w:t>
      </w:r>
    </w:p>
    <w:p w14:paraId="0142D220" w14:textId="77777777" w:rsidR="00F33FBD" w:rsidRDefault="00F33FBD" w:rsidP="00F33FBD">
      <w:pPr>
        <w:pStyle w:val="Normal1"/>
      </w:pPr>
    </w:p>
    <w:p w14:paraId="7B83C8DF" w14:textId="77777777" w:rsidR="00F33FBD" w:rsidRDefault="00F33FBD" w:rsidP="00F33FBD">
      <w:pPr>
        <w:pStyle w:val="Normal1"/>
      </w:pPr>
      <w:r>
        <w:t xml:space="preserve">To start with, government must work with the private sector to </w:t>
      </w:r>
      <w:r>
        <w:rPr>
          <w:b/>
        </w:rPr>
        <w:t xml:space="preserve">embrace growth and technology </w:t>
      </w:r>
      <w:r>
        <w:t>to keep living standards high and maintain or increase hiring.</w:t>
      </w:r>
    </w:p>
    <w:p w14:paraId="09BE1C83" w14:textId="77777777" w:rsidR="00F33FBD" w:rsidRDefault="00F33FBD" w:rsidP="00F33FBD">
      <w:pPr>
        <w:pStyle w:val="Normal1"/>
      </w:pPr>
    </w:p>
    <w:p w14:paraId="5D58723A" w14:textId="2FE3CC1C" w:rsidR="00F33FBD" w:rsidRDefault="00F33FBD" w:rsidP="00F33FBD">
      <w:pPr>
        <w:pStyle w:val="Normal1"/>
      </w:pPr>
      <w:r>
        <w:t>Beyond that, all parties must invest more thought and effort into ensuring that the labor market works better for people. In this manner</w:t>
      </w:r>
      <w:ins w:id="443" w:author="david jackson" w:date="2018-12-11T13:55:00Z">
        <w:r w:rsidR="0018151A">
          <w:t>,</w:t>
        </w:r>
      </w:ins>
      <w:r>
        <w:t xml:space="preserve"> firms, industry associations, educational organizations, and governments must work more urgently with workers, students, and others to </w:t>
      </w:r>
      <w:r w:rsidRPr="0086236A">
        <w:rPr>
          <w:b/>
        </w:rPr>
        <w:t>promote a constant learning mindset</w:t>
      </w:r>
      <w:r>
        <w:t xml:space="preserve">, </w:t>
      </w:r>
      <w:r w:rsidRPr="0086236A">
        <w:rPr>
          <w:b/>
        </w:rPr>
        <w:t>facilitate smoother transitions</w:t>
      </w:r>
      <w:r>
        <w:t xml:space="preserve">, </w:t>
      </w:r>
      <w:r w:rsidRPr="0086236A">
        <w:rPr>
          <w:b/>
        </w:rPr>
        <w:t xml:space="preserve">reduce hardships for </w:t>
      </w:r>
      <w:r>
        <w:rPr>
          <w:b/>
        </w:rPr>
        <w:t>individuals</w:t>
      </w:r>
      <w:r w:rsidRPr="0086236A">
        <w:rPr>
          <w:b/>
        </w:rPr>
        <w:t xml:space="preserve"> </w:t>
      </w:r>
      <w:r>
        <w:rPr>
          <w:b/>
        </w:rPr>
        <w:t xml:space="preserve">who </w:t>
      </w:r>
      <w:r w:rsidRPr="0086236A">
        <w:rPr>
          <w:b/>
        </w:rPr>
        <w:t>are struggling</w:t>
      </w:r>
      <w:r>
        <w:t xml:space="preserve">, and </w:t>
      </w:r>
      <w:r w:rsidRPr="00DF59D3">
        <w:rPr>
          <w:b/>
        </w:rPr>
        <w:t>help communities that are being heavily impacted</w:t>
      </w:r>
      <w:r>
        <w:rPr>
          <w:b/>
        </w:rPr>
        <w:t xml:space="preserve"> mitigate harsh local impacts</w:t>
      </w:r>
      <w:r>
        <w:t>. All in all, the nation needs to overhaul what it has not done well in the past.</w:t>
      </w:r>
    </w:p>
    <w:p w14:paraId="6193EF6A" w14:textId="11800678" w:rsidR="002967DA" w:rsidRDefault="002967DA">
      <w:pPr>
        <w:rPr>
          <w:rFonts w:ascii="Arial" w:eastAsia="Arial Unicode MS" w:hAnsi="Arial" w:cs="Arial Unicode MS"/>
          <w:color w:val="000000"/>
          <w:sz w:val="22"/>
          <w:szCs w:val="22"/>
          <w:u w:color="000000"/>
          <w:bdr w:val="nil"/>
        </w:rPr>
      </w:pPr>
      <w:r>
        <w:br w:type="page"/>
      </w:r>
    </w:p>
    <w:p w14:paraId="75C0B0EE" w14:textId="77777777" w:rsidR="002967DA" w:rsidRDefault="002967DA" w:rsidP="002967DA">
      <w:pPr>
        <w:pStyle w:val="Heading2"/>
        <w:rPr>
          <w:rFonts w:eastAsia="Arial Unicode MS" w:cs="Arial Unicode MS"/>
          <w:b/>
        </w:rPr>
      </w:pPr>
      <w:r>
        <w:rPr>
          <w:rFonts w:eastAsia="Arial Unicode MS" w:cs="Arial Unicode MS"/>
          <w:b/>
        </w:rPr>
        <w:lastRenderedPageBreak/>
        <w:t>Embrace growth and technology</w:t>
      </w:r>
    </w:p>
    <w:p w14:paraId="7C508621" w14:textId="77777777" w:rsidR="002967DA" w:rsidRDefault="002967DA" w:rsidP="002967DA">
      <w:pPr>
        <w:spacing w:line="276" w:lineRule="auto"/>
        <w:rPr>
          <w:rFonts w:ascii="Arial" w:eastAsia="Arial Unicode MS" w:hAnsi="Arial" w:cs="Arial Unicode MS"/>
          <w:b/>
          <w:color w:val="000000"/>
          <w:sz w:val="22"/>
          <w:szCs w:val="22"/>
        </w:rPr>
      </w:pPr>
    </w:p>
    <w:p w14:paraId="3836A0F1" w14:textId="08D1FD8D" w:rsidR="002967DA" w:rsidRDefault="002967DA" w:rsidP="002967DA">
      <w:pPr>
        <w:spacing w:line="276" w:lineRule="auto"/>
        <w:rPr>
          <w:rFonts w:ascii="Arial" w:eastAsia="Arial Unicode MS" w:hAnsi="Arial" w:cs="Arial Unicode MS"/>
          <w:color w:val="000000"/>
          <w:sz w:val="22"/>
          <w:szCs w:val="22"/>
        </w:rPr>
      </w:pPr>
      <w:r>
        <w:rPr>
          <w:rFonts w:ascii="Arial" w:eastAsia="Arial Unicode MS" w:hAnsi="Arial" w:cs="Arial Unicode MS"/>
          <w:color w:val="000000"/>
          <w:sz w:val="22"/>
          <w:szCs w:val="22"/>
        </w:rPr>
        <w:t xml:space="preserve">One response to the trends detailed here might seem to be to curb technology-driven change. </w:t>
      </w:r>
      <w:del w:id="444" w:author="david jackson" w:date="2018-12-11T13:59:00Z">
        <w:r w:rsidDel="00D70192">
          <w:rPr>
            <w:rFonts w:ascii="Arial" w:eastAsia="Arial Unicode MS" w:hAnsi="Arial" w:cs="Arial Unicode MS"/>
            <w:color w:val="000000"/>
            <w:sz w:val="22"/>
            <w:szCs w:val="22"/>
          </w:rPr>
          <w:delText>However, l</w:delText>
        </w:r>
      </w:del>
      <w:ins w:id="445" w:author="david jackson" w:date="2018-12-11T13:59:00Z">
        <w:r w:rsidR="00D70192">
          <w:rPr>
            <w:rFonts w:ascii="Arial" w:eastAsia="Arial Unicode MS" w:hAnsi="Arial" w:cs="Arial Unicode MS"/>
            <w:color w:val="000000"/>
            <w:sz w:val="22"/>
            <w:szCs w:val="22"/>
          </w:rPr>
          <w:t>L</w:t>
        </w:r>
      </w:ins>
      <w:r>
        <w:rPr>
          <w:rFonts w:ascii="Arial" w:eastAsia="Arial Unicode MS" w:hAnsi="Arial" w:cs="Arial Unicode MS"/>
          <w:color w:val="000000"/>
          <w:sz w:val="22"/>
          <w:szCs w:val="22"/>
        </w:rPr>
        <w:t>eaders should resist this impulse. Instead, while committing to a just and beneficial transition, they should embrace tech and indeed automation to generate the economic productivity needed to increase both living standards and the demand for labor in non-automated tasks. By embracing technology-based growth the nation and its regions will have the best shot at ensuring that there are enough jobs.</w:t>
      </w:r>
    </w:p>
    <w:p w14:paraId="22C90842" w14:textId="77777777" w:rsidR="002967DA" w:rsidRDefault="002967DA" w:rsidP="002967DA">
      <w:pPr>
        <w:spacing w:line="276" w:lineRule="auto"/>
        <w:rPr>
          <w:rFonts w:ascii="Arial" w:eastAsia="Arial Unicode MS" w:hAnsi="Arial" w:cs="Arial Unicode MS"/>
          <w:color w:val="000000"/>
          <w:sz w:val="22"/>
          <w:szCs w:val="22"/>
        </w:rPr>
      </w:pPr>
    </w:p>
    <w:p w14:paraId="154E8320" w14:textId="3B04E4F1"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color w:val="000000"/>
          <w:sz w:val="22"/>
          <w:szCs w:val="22"/>
        </w:rPr>
        <w:t xml:space="preserve">Which is </w:t>
      </w:r>
      <w:r>
        <w:rPr>
          <w:rFonts w:ascii="Arial" w:eastAsia="Arial Unicode MS" w:hAnsi="Arial" w:cs="Arial Unicode MS"/>
          <w:sz w:val="22"/>
          <w:szCs w:val="22"/>
        </w:rPr>
        <w:t xml:space="preserve">why the nation needs to focus more attention on maintaining a full-employment economy both as a direct policy goal and as a crucial benefit of spurring </w:t>
      </w:r>
      <w:del w:id="446" w:author="david jackson" w:date="2018-12-11T14:07:00Z">
        <w:r w:rsidDel="002665C0">
          <w:rPr>
            <w:rFonts w:ascii="Arial" w:eastAsia="Arial Unicode MS" w:hAnsi="Arial" w:cs="Arial Unicode MS"/>
            <w:sz w:val="22"/>
            <w:szCs w:val="22"/>
          </w:rPr>
          <w:delText xml:space="preserve">on </w:delText>
        </w:r>
      </w:del>
      <w:r>
        <w:rPr>
          <w:rFonts w:ascii="Arial" w:eastAsia="Arial Unicode MS" w:hAnsi="Arial" w:cs="Arial Unicode MS"/>
          <w:sz w:val="22"/>
          <w:szCs w:val="22"/>
        </w:rPr>
        <w:t>technology-based economic development. Along those lines, policymakers and economic development leaders should respond to the coming next phase of the automation revolution with a renewed focus on job-creation.</w:t>
      </w:r>
      <w:del w:id="447" w:author="david jackson" w:date="2018-11-29T14:33:00Z">
        <w:r w:rsidDel="00BE5ACE">
          <w:rPr>
            <w:rFonts w:ascii="Arial" w:eastAsia="Arial Unicode MS" w:hAnsi="Arial" w:cs="Arial Unicode MS"/>
            <w:sz w:val="22"/>
            <w:szCs w:val="22"/>
          </w:rPr>
          <w:delText xml:space="preserve">  </w:delText>
        </w:r>
      </w:del>
      <w:ins w:id="448" w:author="david jackson" w:date="2018-11-29T14:33:00Z">
        <w:r w:rsidR="00BE5ACE">
          <w:rPr>
            <w:rFonts w:ascii="Arial" w:eastAsia="Arial Unicode MS" w:hAnsi="Arial" w:cs="Arial Unicode MS"/>
            <w:sz w:val="22"/>
            <w:szCs w:val="22"/>
          </w:rPr>
          <w:t xml:space="preserve"> </w:t>
        </w:r>
      </w:ins>
    </w:p>
    <w:p w14:paraId="0009307B" w14:textId="77777777" w:rsidR="002967DA" w:rsidRDefault="002967DA" w:rsidP="002967DA">
      <w:pPr>
        <w:spacing w:line="276" w:lineRule="auto"/>
        <w:rPr>
          <w:rFonts w:ascii="Arial" w:eastAsia="Arial Unicode MS" w:hAnsi="Arial" w:cs="Arial Unicode MS"/>
          <w:sz w:val="22"/>
          <w:szCs w:val="22"/>
        </w:rPr>
      </w:pPr>
    </w:p>
    <w:p w14:paraId="7B958797" w14:textId="77777777"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sz w:val="22"/>
          <w:szCs w:val="22"/>
        </w:rPr>
        <w:t>Specifically they should:</w:t>
      </w:r>
    </w:p>
    <w:p w14:paraId="327FB2CE" w14:textId="77777777" w:rsidR="002967DA" w:rsidRDefault="002967DA" w:rsidP="002967DA">
      <w:pPr>
        <w:numPr>
          <w:ilvl w:val="0"/>
          <w:numId w:val="18"/>
        </w:numPr>
        <w:spacing w:line="276" w:lineRule="auto"/>
        <w:rPr>
          <w:rFonts w:ascii="Arial" w:eastAsia="Arial Unicode MS" w:hAnsi="Arial" w:cs="Arial Unicode MS"/>
          <w:sz w:val="22"/>
          <w:szCs w:val="22"/>
        </w:rPr>
      </w:pPr>
      <w:r>
        <w:rPr>
          <w:rFonts w:ascii="Arial" w:eastAsia="Arial Unicode MS" w:hAnsi="Arial" w:cs="Arial Unicode MS"/>
          <w:sz w:val="22"/>
          <w:szCs w:val="22"/>
        </w:rPr>
        <w:t>run a full-employment economy, both nationally and regionally</w:t>
      </w:r>
    </w:p>
    <w:p w14:paraId="67FB4F31" w14:textId="77777777" w:rsidR="002967DA" w:rsidRDefault="002967DA" w:rsidP="002967DA">
      <w:pPr>
        <w:numPr>
          <w:ilvl w:val="0"/>
          <w:numId w:val="18"/>
        </w:numPr>
        <w:spacing w:line="276" w:lineRule="auto"/>
        <w:rPr>
          <w:rFonts w:ascii="Arial" w:eastAsia="Arial Unicode MS" w:hAnsi="Arial" w:cs="Arial Unicode MS"/>
          <w:sz w:val="22"/>
          <w:szCs w:val="22"/>
        </w:rPr>
      </w:pPr>
      <w:r>
        <w:rPr>
          <w:rFonts w:ascii="Arial" w:eastAsia="Arial Unicode MS" w:hAnsi="Arial" w:cs="Arial Unicode MS"/>
          <w:sz w:val="22"/>
          <w:szCs w:val="22"/>
        </w:rPr>
        <w:t>embrace transformative technology to power growth</w:t>
      </w:r>
    </w:p>
    <w:p w14:paraId="2F19FA25" w14:textId="77777777" w:rsidR="002967DA" w:rsidRDefault="002967DA" w:rsidP="002967DA">
      <w:pPr>
        <w:spacing w:line="276" w:lineRule="auto"/>
        <w:rPr>
          <w:rFonts w:ascii="Arial" w:eastAsia="Arial Unicode MS" w:hAnsi="Arial" w:cs="Arial Unicode MS"/>
          <w:sz w:val="22"/>
          <w:szCs w:val="22"/>
        </w:rPr>
      </w:pPr>
    </w:p>
    <w:p w14:paraId="129E3423" w14:textId="77777777" w:rsidR="002967DA" w:rsidRDefault="002967DA" w:rsidP="002967DA">
      <w:pPr>
        <w:spacing w:line="276" w:lineRule="auto"/>
        <w:rPr>
          <w:rFonts w:ascii="Arial" w:eastAsia="Arial Unicode MS" w:hAnsi="Arial" w:cs="Arial Unicode MS"/>
          <w:b/>
          <w:sz w:val="22"/>
          <w:szCs w:val="22"/>
        </w:rPr>
      </w:pPr>
      <w:r>
        <w:rPr>
          <w:rFonts w:ascii="Arial" w:eastAsia="Arial Unicode MS" w:hAnsi="Arial" w:cs="Arial Unicode MS"/>
          <w:b/>
          <w:sz w:val="22"/>
          <w:szCs w:val="22"/>
        </w:rPr>
        <w:t>Run a full-employment economy, both nationally and regionally</w:t>
      </w:r>
    </w:p>
    <w:p w14:paraId="5A42DC42" w14:textId="77777777" w:rsidR="002967DA" w:rsidRDefault="002967DA" w:rsidP="002967DA">
      <w:pPr>
        <w:spacing w:line="276" w:lineRule="auto"/>
        <w:rPr>
          <w:rFonts w:ascii="Arial" w:eastAsia="Arial Unicode MS" w:hAnsi="Arial" w:cs="Arial Unicode MS"/>
          <w:sz w:val="22"/>
          <w:szCs w:val="22"/>
        </w:rPr>
      </w:pPr>
    </w:p>
    <w:p w14:paraId="5208BCFF" w14:textId="77777777" w:rsidR="002967DA" w:rsidRDefault="002967DA" w:rsidP="002967DA">
      <w:pPr>
        <w:spacing w:line="276" w:lineRule="auto"/>
        <w:rPr>
          <w:rFonts w:ascii="Arial" w:eastAsia="Arial Unicode MS" w:hAnsi="Arial" w:cs="Arial Unicode MS"/>
          <w:color w:val="000000"/>
          <w:sz w:val="22"/>
          <w:szCs w:val="22"/>
        </w:rPr>
      </w:pPr>
      <w:r>
        <w:rPr>
          <w:rFonts w:ascii="Arial" w:eastAsia="Arial Unicode MS" w:hAnsi="Arial" w:cs="Arial Unicode MS"/>
          <w:sz w:val="22"/>
          <w:szCs w:val="22"/>
        </w:rPr>
        <w:t>Numerous analysts agree that one of the most fundamental policy priorities going forward must be to run a full-employment economy.</w:t>
      </w:r>
      <w:r>
        <w:rPr>
          <w:rFonts w:ascii="Arial" w:eastAsia="Arial Unicode MS" w:hAnsi="Arial" w:cs="Arial Unicode MS"/>
          <w:sz w:val="22"/>
          <w:szCs w:val="22"/>
          <w:vertAlign w:val="superscript"/>
        </w:rPr>
        <w:endnoteReference w:id="42"/>
      </w:r>
      <w:r>
        <w:rPr>
          <w:rFonts w:ascii="Arial" w:eastAsia="Arial Unicode MS" w:hAnsi="Arial" w:cs="Arial Unicode MS"/>
          <w:sz w:val="22"/>
          <w:szCs w:val="22"/>
        </w:rPr>
        <w:t xml:space="preserve"> In conditions of widespread hiring, after all, workers will have an easier time of maintaining employment or transitioning from one job to another—a critical need in the coming a</w:t>
      </w:r>
      <w:r>
        <w:rPr>
          <w:rFonts w:ascii="Arial" w:eastAsia="Arial Unicode MS" w:hAnsi="Arial" w:cs="Arial Unicode MS"/>
          <w:color w:val="000000"/>
          <w:sz w:val="22"/>
          <w:szCs w:val="22"/>
        </w:rPr>
        <w:t>utomation era.</w:t>
      </w:r>
    </w:p>
    <w:p w14:paraId="3447677E" w14:textId="77777777" w:rsidR="002967DA" w:rsidRDefault="002967DA" w:rsidP="002967DA">
      <w:pPr>
        <w:spacing w:line="276" w:lineRule="auto"/>
        <w:rPr>
          <w:rFonts w:ascii="Arial" w:eastAsia="Arial Unicode MS" w:hAnsi="Arial" w:cs="Arial Unicode MS"/>
          <w:color w:val="000000"/>
          <w:sz w:val="22"/>
          <w:szCs w:val="22"/>
        </w:rPr>
      </w:pPr>
    </w:p>
    <w:p w14:paraId="325A12FB" w14:textId="6E57AE61" w:rsidR="002967DA" w:rsidRDefault="002967DA" w:rsidP="002967DA">
      <w:pPr>
        <w:spacing w:line="276" w:lineRule="auto"/>
        <w:rPr>
          <w:rFonts w:ascii="Arial" w:eastAsia="Arial Unicode MS" w:hAnsi="Arial" w:cs="Arial Unicode MS"/>
          <w:color w:val="000000"/>
          <w:sz w:val="22"/>
          <w:szCs w:val="22"/>
        </w:rPr>
      </w:pPr>
      <w:r>
        <w:rPr>
          <w:rFonts w:ascii="Arial" w:eastAsia="Arial Unicode MS" w:hAnsi="Arial" w:cs="Arial Unicode MS"/>
          <w:color w:val="000000"/>
          <w:sz w:val="22"/>
          <w:szCs w:val="22"/>
        </w:rPr>
        <w:t>The problem is that over the last three-plus decades the U.S. job market has spent much more time above than below the unemployment rate associated with full employment, meaning there has been a lot of slack in the job market.</w:t>
      </w:r>
      <w:r>
        <w:rPr>
          <w:rFonts w:ascii="Arial" w:eastAsia="Arial Unicode MS" w:hAnsi="Arial" w:cs="Arial Unicode MS"/>
          <w:color w:val="000000"/>
          <w:sz w:val="22"/>
          <w:szCs w:val="22"/>
          <w:vertAlign w:val="superscript"/>
        </w:rPr>
        <w:endnoteReference w:id="43"/>
      </w:r>
      <w:del w:id="449" w:author="david jackson" w:date="2018-11-29T14:33:00Z">
        <w:r w:rsidDel="00BE5ACE">
          <w:rPr>
            <w:rFonts w:ascii="Arial" w:eastAsia="Arial Unicode MS" w:hAnsi="Arial" w:cs="Arial Unicode MS"/>
            <w:color w:val="000000"/>
            <w:sz w:val="22"/>
            <w:szCs w:val="22"/>
          </w:rPr>
          <w:delText xml:space="preserve">  </w:delText>
        </w:r>
      </w:del>
      <w:ins w:id="450" w:author="david jackson" w:date="2018-11-29T14:33:00Z">
        <w:r w:rsidR="00BE5ACE">
          <w:rPr>
            <w:rFonts w:ascii="Arial" w:eastAsia="Arial Unicode MS" w:hAnsi="Arial" w:cs="Arial Unicode MS"/>
            <w:color w:val="000000"/>
            <w:sz w:val="22"/>
            <w:szCs w:val="22"/>
          </w:rPr>
          <w:t xml:space="preserve"> </w:t>
        </w:r>
      </w:ins>
    </w:p>
    <w:p w14:paraId="44970897" w14:textId="77777777" w:rsidR="002967DA" w:rsidRDefault="002967DA" w:rsidP="002967DA">
      <w:pPr>
        <w:spacing w:line="276" w:lineRule="auto"/>
        <w:rPr>
          <w:rFonts w:ascii="Arial" w:eastAsia="Arial Unicode MS" w:hAnsi="Arial" w:cs="Arial Unicode MS"/>
          <w:color w:val="000000"/>
          <w:sz w:val="22"/>
          <w:szCs w:val="22"/>
        </w:rPr>
      </w:pPr>
    </w:p>
    <w:p w14:paraId="713167C9" w14:textId="77777777" w:rsidR="002967DA" w:rsidRDefault="002967DA" w:rsidP="002967DA">
      <w:pPr>
        <w:spacing w:line="276" w:lineRule="auto"/>
        <w:rPr>
          <w:rFonts w:ascii="Arial" w:eastAsia="Arial Unicode MS" w:hAnsi="Arial" w:cs="Arial Unicode MS"/>
          <w:color w:val="000000"/>
          <w:sz w:val="22"/>
          <w:szCs w:val="22"/>
        </w:rPr>
      </w:pPr>
      <w:r>
        <w:rPr>
          <w:rFonts w:ascii="Arial" w:eastAsia="Arial Unicode MS" w:hAnsi="Arial" w:cs="Arial Unicode MS"/>
          <w:color w:val="000000"/>
          <w:sz w:val="22"/>
          <w:szCs w:val="22"/>
        </w:rPr>
        <w:t>As a result, wages have stagnated and income inequality has grown. What’s needed is more demand, including for those displaced by automation.</w:t>
      </w:r>
    </w:p>
    <w:p w14:paraId="0F678F8C" w14:textId="77777777" w:rsidR="002967DA" w:rsidRDefault="002967DA" w:rsidP="002967DA">
      <w:pPr>
        <w:spacing w:line="276" w:lineRule="auto"/>
        <w:rPr>
          <w:rFonts w:ascii="Arial" w:eastAsia="Arial Unicode MS" w:hAnsi="Arial" w:cs="Arial Unicode MS"/>
          <w:sz w:val="22"/>
          <w:szCs w:val="22"/>
        </w:rPr>
      </w:pPr>
    </w:p>
    <w:p w14:paraId="12FA955A" w14:textId="63D997F5"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sz w:val="22"/>
          <w:szCs w:val="22"/>
        </w:rPr>
        <w:t xml:space="preserve">Which is why </w:t>
      </w:r>
      <w:del w:id="451" w:author="david jackson" w:date="2018-12-11T14:09:00Z">
        <w:r w:rsidDel="0089748A">
          <w:rPr>
            <w:rFonts w:ascii="Arial" w:eastAsia="Arial Unicode MS" w:hAnsi="Arial" w:cs="Arial Unicode MS"/>
            <w:sz w:val="22"/>
            <w:szCs w:val="22"/>
          </w:rPr>
          <w:delText>multiple analysts emphasize</w:delText>
        </w:r>
      </w:del>
      <w:ins w:id="452" w:author="david jackson" w:date="2018-12-11T14:09:00Z">
        <w:r w:rsidR="0089748A">
          <w:rPr>
            <w:rFonts w:ascii="Arial" w:eastAsia="Arial Unicode MS" w:hAnsi="Arial" w:cs="Arial Unicode MS"/>
            <w:sz w:val="22"/>
            <w:szCs w:val="22"/>
          </w:rPr>
          <w:t>many have argued</w:t>
        </w:r>
      </w:ins>
      <w:r>
        <w:rPr>
          <w:rFonts w:ascii="Arial" w:eastAsia="Arial Unicode MS" w:hAnsi="Arial" w:cs="Arial Unicode MS"/>
          <w:sz w:val="22"/>
          <w:szCs w:val="22"/>
        </w:rPr>
        <w:t xml:space="preserve"> that the federal government should </w:t>
      </w:r>
      <w:r>
        <w:rPr>
          <w:rFonts w:ascii="Arial" w:eastAsia="Arial Unicode MS" w:hAnsi="Arial" w:cs="Arial Unicode MS"/>
          <w:b/>
          <w:sz w:val="22"/>
          <w:szCs w:val="22"/>
        </w:rPr>
        <w:t xml:space="preserve">appoint Federal Reserve governors who focus more on full employment </w:t>
      </w:r>
      <w:r>
        <w:rPr>
          <w:rFonts w:ascii="Arial" w:eastAsia="Arial Unicode MS" w:hAnsi="Arial" w:cs="Arial Unicode MS"/>
          <w:sz w:val="22"/>
          <w:szCs w:val="22"/>
        </w:rPr>
        <w:t>than on fighting inflation.</w:t>
      </w:r>
      <w:r>
        <w:rPr>
          <w:rFonts w:ascii="Arial" w:eastAsia="Arial Unicode MS" w:hAnsi="Arial" w:cs="Arial Unicode MS"/>
          <w:sz w:val="22"/>
          <w:szCs w:val="22"/>
          <w:vertAlign w:val="superscript"/>
        </w:rPr>
        <w:endnoteReference w:id="44"/>
      </w:r>
      <w:r>
        <w:rPr>
          <w:rFonts w:ascii="Arial" w:eastAsia="Arial Unicode MS" w:hAnsi="Arial" w:cs="Arial Unicode MS"/>
          <w:sz w:val="22"/>
          <w:szCs w:val="22"/>
        </w:rPr>
        <w:t xml:space="preserve"> A full-employment economy, both national and regional</w:t>
      </w:r>
      <w:del w:id="453" w:author="david jackson" w:date="2018-12-11T14:09:00Z">
        <w:r w:rsidDel="00CE61D7">
          <w:rPr>
            <w:rFonts w:ascii="Arial" w:eastAsia="Arial Unicode MS" w:hAnsi="Arial" w:cs="Arial Unicode MS"/>
            <w:sz w:val="22"/>
            <w:szCs w:val="22"/>
          </w:rPr>
          <w:delText>ly</w:delText>
        </w:r>
      </w:del>
      <w:r>
        <w:rPr>
          <w:rFonts w:ascii="Arial" w:eastAsia="Arial Unicode MS" w:hAnsi="Arial" w:cs="Arial Unicode MS"/>
          <w:sz w:val="22"/>
          <w:szCs w:val="22"/>
        </w:rPr>
        <w:t>, will help minimize the dislocations associated with the next rounds of automation.</w:t>
      </w:r>
      <w:r>
        <w:rPr>
          <w:rFonts w:ascii="Arial" w:eastAsia="Arial Unicode MS" w:hAnsi="Arial" w:cs="Arial Unicode MS"/>
          <w:sz w:val="22"/>
          <w:szCs w:val="22"/>
          <w:vertAlign w:val="superscript"/>
        </w:rPr>
        <w:endnoteReference w:id="45"/>
      </w:r>
      <w:r>
        <w:rPr>
          <w:rFonts w:ascii="Arial" w:eastAsia="Arial Unicode MS" w:hAnsi="Arial" w:cs="Arial Unicode MS"/>
          <w:sz w:val="22"/>
          <w:szCs w:val="22"/>
        </w:rPr>
        <w:t xml:space="preserve"> </w:t>
      </w:r>
      <w:commentRangeStart w:id="454"/>
      <w:r>
        <w:rPr>
          <w:rFonts w:ascii="Arial" w:eastAsia="Arial Unicode MS" w:hAnsi="Arial" w:cs="Arial Unicode MS"/>
          <w:sz w:val="22"/>
          <w:szCs w:val="22"/>
        </w:rPr>
        <w:t xml:space="preserve">Adjustment and reemployment will proceed far more smoothly if there are plentiful job openings, </w:t>
      </w:r>
      <w:commentRangeEnd w:id="454"/>
      <w:r w:rsidR="006235BB">
        <w:rPr>
          <w:rStyle w:val="CommentReference"/>
          <w:rFonts w:ascii="Times New Roman" w:eastAsia="Arial Unicode MS" w:hAnsi="Times New Roman" w:cs="Times New Roman"/>
          <w:bdr w:val="nil"/>
        </w:rPr>
        <w:commentReference w:id="454"/>
      </w:r>
      <w:r>
        <w:rPr>
          <w:rFonts w:ascii="Arial" w:eastAsia="Arial Unicode MS" w:hAnsi="Arial" w:cs="Arial Unicode MS"/>
          <w:sz w:val="22"/>
          <w:szCs w:val="22"/>
        </w:rPr>
        <w:t xml:space="preserve">after all. </w:t>
      </w:r>
    </w:p>
    <w:p w14:paraId="3240469B" w14:textId="77777777" w:rsidR="002967DA" w:rsidRDefault="002967DA" w:rsidP="002967DA">
      <w:pPr>
        <w:spacing w:line="276" w:lineRule="auto"/>
        <w:rPr>
          <w:rFonts w:ascii="Arial" w:eastAsia="Arial Unicode MS" w:hAnsi="Arial" w:cs="Arial Unicode MS"/>
          <w:sz w:val="22"/>
          <w:szCs w:val="22"/>
        </w:rPr>
      </w:pPr>
    </w:p>
    <w:p w14:paraId="66E188E4" w14:textId="243B9FD1"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sz w:val="22"/>
          <w:szCs w:val="22"/>
        </w:rPr>
        <w:t xml:space="preserve">However, broad monetary policy is a necessary but, by itself, insufficient tool for bringing full employment to every area. Also essential, as argues Josh Bivens of the Economic Policy Institute (EPI), are public policies that aim to extend job-creation into areas of </w:t>
      </w:r>
      <w:r>
        <w:rPr>
          <w:rFonts w:ascii="Arial" w:eastAsia="Arial Unicode MS" w:hAnsi="Arial" w:cs="Arial Unicode MS"/>
          <w:sz w:val="22"/>
          <w:szCs w:val="22"/>
        </w:rPr>
        <w:lastRenderedPageBreak/>
        <w:t>elevated unemployment and promote job</w:t>
      </w:r>
      <w:ins w:id="455" w:author="david jackson" w:date="2018-12-11T14:12:00Z">
        <w:r w:rsidR="0039432E">
          <w:rPr>
            <w:rFonts w:ascii="Arial" w:eastAsia="Arial Unicode MS" w:hAnsi="Arial" w:cs="Arial Unicode MS"/>
            <w:sz w:val="22"/>
            <w:szCs w:val="22"/>
          </w:rPr>
          <w:t xml:space="preserve"> </w:t>
        </w:r>
      </w:ins>
      <w:del w:id="456" w:author="david jackson" w:date="2018-12-11T14:12:00Z">
        <w:r w:rsidDel="0039432E">
          <w:rPr>
            <w:rFonts w:ascii="Arial" w:eastAsia="Arial Unicode MS" w:hAnsi="Arial" w:cs="Arial Unicode MS"/>
            <w:sz w:val="22"/>
            <w:szCs w:val="22"/>
          </w:rPr>
          <w:delText>-</w:delText>
        </w:r>
      </w:del>
      <w:r>
        <w:rPr>
          <w:rFonts w:ascii="Arial" w:eastAsia="Arial Unicode MS" w:hAnsi="Arial" w:cs="Arial Unicode MS"/>
          <w:sz w:val="22"/>
          <w:szCs w:val="22"/>
        </w:rPr>
        <w:t>intensity across the economy.</w:t>
      </w:r>
      <w:r>
        <w:rPr>
          <w:rFonts w:ascii="Arial" w:eastAsia="Arial Unicode MS" w:hAnsi="Arial" w:cs="Arial Unicode MS"/>
          <w:sz w:val="22"/>
          <w:szCs w:val="22"/>
          <w:vertAlign w:val="superscript"/>
        </w:rPr>
        <w:endnoteReference w:id="46"/>
      </w:r>
      <w:r>
        <w:rPr>
          <w:rFonts w:ascii="Arial" w:eastAsia="Arial Unicode MS" w:hAnsi="Arial" w:cs="Arial Unicode MS"/>
          <w:sz w:val="22"/>
          <w:szCs w:val="22"/>
        </w:rPr>
        <w:t xml:space="preserve"> Along these lines, governments should </w:t>
      </w:r>
      <w:r>
        <w:rPr>
          <w:rFonts w:ascii="Arial" w:eastAsia="Arial Unicode MS" w:hAnsi="Arial" w:cs="Arial Unicode MS"/>
          <w:b/>
          <w:sz w:val="22"/>
          <w:szCs w:val="22"/>
        </w:rPr>
        <w:t>boost job</w:t>
      </w:r>
      <w:ins w:id="457" w:author="david jackson" w:date="2018-12-11T14:12:00Z">
        <w:r w:rsidR="009D5A0D">
          <w:rPr>
            <w:rFonts w:ascii="Arial" w:eastAsia="Arial Unicode MS" w:hAnsi="Arial" w:cs="Arial Unicode MS"/>
            <w:b/>
            <w:sz w:val="22"/>
            <w:szCs w:val="22"/>
          </w:rPr>
          <w:t xml:space="preserve"> </w:t>
        </w:r>
      </w:ins>
      <w:del w:id="458" w:author="david jackson" w:date="2018-12-11T14:12:00Z">
        <w:r w:rsidDel="009D5A0D">
          <w:rPr>
            <w:rFonts w:ascii="Arial" w:eastAsia="Arial Unicode MS" w:hAnsi="Arial" w:cs="Arial Unicode MS"/>
            <w:b/>
            <w:sz w:val="22"/>
            <w:szCs w:val="22"/>
          </w:rPr>
          <w:delText>-</w:delText>
        </w:r>
      </w:del>
      <w:r>
        <w:rPr>
          <w:rFonts w:ascii="Arial" w:eastAsia="Arial Unicode MS" w:hAnsi="Arial" w:cs="Arial Unicode MS"/>
          <w:b/>
          <w:sz w:val="22"/>
          <w:szCs w:val="22"/>
        </w:rPr>
        <w:t>creation through public investment</w:t>
      </w:r>
      <w:r>
        <w:rPr>
          <w:rFonts w:ascii="Arial" w:eastAsia="Arial Unicode MS" w:hAnsi="Arial" w:cs="Arial Unicode MS"/>
          <w:sz w:val="22"/>
          <w:szCs w:val="22"/>
        </w:rPr>
        <w:t xml:space="preserve"> in areas of </w:t>
      </w:r>
      <w:del w:id="459" w:author="david jackson" w:date="2018-12-11T14:13:00Z">
        <w:r w:rsidDel="0039432E">
          <w:rPr>
            <w:rFonts w:ascii="Arial" w:eastAsia="Arial Unicode MS" w:hAnsi="Arial" w:cs="Arial Unicode MS"/>
            <w:sz w:val="22"/>
            <w:szCs w:val="22"/>
          </w:rPr>
          <w:delText xml:space="preserve">crying </w:delText>
        </w:r>
      </w:del>
      <w:r>
        <w:rPr>
          <w:rFonts w:ascii="Arial" w:eastAsia="Arial Unicode MS" w:hAnsi="Arial" w:cs="Arial Unicode MS"/>
          <w:sz w:val="22"/>
          <w:szCs w:val="22"/>
        </w:rPr>
        <w:t xml:space="preserve">need such as infrastructure, affordable housing, and early childhood care. </w:t>
      </w:r>
      <w:del w:id="460" w:author="david jackson" w:date="2018-12-12T15:34:00Z">
        <w:r w:rsidDel="00085CFC">
          <w:rPr>
            <w:rFonts w:ascii="Arial" w:eastAsia="Arial Unicode MS" w:hAnsi="Arial" w:cs="Arial Unicode MS"/>
            <w:sz w:val="22"/>
            <w:szCs w:val="22"/>
          </w:rPr>
          <w:delText>And for that matter</w:delText>
        </w:r>
      </w:del>
      <w:ins w:id="461" w:author="david jackson" w:date="2018-12-12T15:34:00Z">
        <w:r w:rsidR="00085CFC">
          <w:rPr>
            <w:rFonts w:ascii="Arial" w:eastAsia="Arial Unicode MS" w:hAnsi="Arial" w:cs="Arial Unicode MS"/>
            <w:sz w:val="22"/>
            <w:szCs w:val="22"/>
          </w:rPr>
          <w:t>Also</w:t>
        </w:r>
      </w:ins>
      <w:r>
        <w:rPr>
          <w:rFonts w:ascii="Arial" w:eastAsia="Arial Unicode MS" w:hAnsi="Arial" w:cs="Arial Unicode MS"/>
          <w:sz w:val="22"/>
          <w:szCs w:val="22"/>
        </w:rPr>
        <w:t xml:space="preserve">, the public sector could </w:t>
      </w:r>
      <w:r>
        <w:rPr>
          <w:rFonts w:ascii="Arial" w:eastAsia="Arial Unicode MS" w:hAnsi="Arial" w:cs="Arial Unicode MS"/>
          <w:b/>
          <w:sz w:val="22"/>
          <w:szCs w:val="22"/>
        </w:rPr>
        <w:t xml:space="preserve">increase the job yield of such public investments </w:t>
      </w:r>
      <w:r>
        <w:rPr>
          <w:rFonts w:ascii="Arial" w:eastAsia="Arial Unicode MS" w:hAnsi="Arial" w:cs="Arial Unicode MS"/>
          <w:sz w:val="22"/>
          <w:szCs w:val="22"/>
        </w:rPr>
        <w:t xml:space="preserve">by limiting the hours of individual jobs and maximizing leave and vacations. </w:t>
      </w:r>
      <w:del w:id="462" w:author="david jackson" w:date="2018-12-12T15:36:00Z">
        <w:r w:rsidDel="00F41E6A">
          <w:rPr>
            <w:rFonts w:ascii="Arial" w:eastAsia="Arial Unicode MS" w:hAnsi="Arial" w:cs="Arial Unicode MS"/>
            <w:sz w:val="22"/>
            <w:szCs w:val="22"/>
          </w:rPr>
          <w:delText>Through these initiatives government could lead in addressing crucially important needs while maximizing employment at a time of displacement and adjustment.</w:delText>
        </w:r>
      </w:del>
    </w:p>
    <w:p w14:paraId="754D71D6" w14:textId="77777777" w:rsidR="002967DA" w:rsidRDefault="002967DA" w:rsidP="002967DA">
      <w:pPr>
        <w:spacing w:line="276" w:lineRule="auto"/>
        <w:rPr>
          <w:rFonts w:ascii="Arial" w:eastAsia="Arial Unicode MS" w:hAnsi="Arial" w:cs="Arial Unicode MS"/>
          <w:sz w:val="22"/>
          <w:szCs w:val="22"/>
        </w:rPr>
      </w:pPr>
    </w:p>
    <w:p w14:paraId="371504DF" w14:textId="77777777" w:rsidR="002967DA" w:rsidRDefault="002967DA" w:rsidP="002967DA">
      <w:pPr>
        <w:spacing w:line="276" w:lineRule="auto"/>
        <w:rPr>
          <w:rFonts w:ascii="Arial" w:eastAsia="Arial Unicode MS" w:hAnsi="Arial" w:cs="Arial Unicode MS"/>
          <w:b/>
          <w:sz w:val="22"/>
          <w:szCs w:val="22"/>
        </w:rPr>
      </w:pPr>
      <w:r>
        <w:rPr>
          <w:rFonts w:ascii="Arial" w:eastAsia="Arial Unicode MS" w:hAnsi="Arial" w:cs="Arial Unicode MS"/>
          <w:b/>
          <w:sz w:val="22"/>
          <w:szCs w:val="22"/>
        </w:rPr>
        <w:t>Embrace transformative technology to power growth</w:t>
      </w:r>
    </w:p>
    <w:p w14:paraId="3C68A8AB" w14:textId="77777777" w:rsidR="002967DA" w:rsidRDefault="002967DA" w:rsidP="002967DA">
      <w:pPr>
        <w:spacing w:line="276" w:lineRule="auto"/>
        <w:rPr>
          <w:rFonts w:ascii="Arial" w:eastAsia="Arial Unicode MS" w:hAnsi="Arial" w:cs="Arial Unicode MS"/>
          <w:b/>
          <w:sz w:val="22"/>
          <w:szCs w:val="22"/>
        </w:rPr>
      </w:pPr>
    </w:p>
    <w:p w14:paraId="161B70CE" w14:textId="1C26E425" w:rsidR="002967DA" w:rsidRDefault="002967DA" w:rsidP="002967DA">
      <w:pPr>
        <w:spacing w:line="276" w:lineRule="auto"/>
        <w:rPr>
          <w:rFonts w:ascii="Arial" w:eastAsia="Arial Unicode MS" w:hAnsi="Arial" w:cs="Arial Unicode MS"/>
          <w:sz w:val="22"/>
          <w:szCs w:val="22"/>
        </w:rPr>
      </w:pPr>
      <w:del w:id="463" w:author="david jackson" w:date="2018-12-12T15:37:00Z">
        <w:r w:rsidDel="00CF7E4B">
          <w:rPr>
            <w:rFonts w:ascii="Arial" w:eastAsia="Arial Unicode MS" w:hAnsi="Arial" w:cs="Arial Unicode MS"/>
            <w:sz w:val="22"/>
            <w:szCs w:val="22"/>
          </w:rPr>
          <w:delText>And yet p</w:delText>
        </w:r>
      </w:del>
      <w:ins w:id="464" w:author="david jackson" w:date="2018-12-12T15:37:00Z">
        <w:r w:rsidR="00F55E73">
          <w:rPr>
            <w:rFonts w:ascii="Arial" w:eastAsia="Arial Unicode MS" w:hAnsi="Arial" w:cs="Arial Unicode MS"/>
            <w:sz w:val="22"/>
            <w:szCs w:val="22"/>
          </w:rPr>
          <w:t>P</w:t>
        </w:r>
      </w:ins>
      <w:r>
        <w:rPr>
          <w:rFonts w:ascii="Arial" w:eastAsia="Arial Unicode MS" w:hAnsi="Arial" w:cs="Arial Unicode MS"/>
          <w:sz w:val="22"/>
          <w:szCs w:val="22"/>
        </w:rPr>
        <w:t>olicymakers in the automation era must expand their focus beyond generic job creation (though that does matter) by placing tech-driven productivity gains at the center of their growth strategy.</w:t>
      </w:r>
    </w:p>
    <w:p w14:paraId="35C349A8" w14:textId="77777777" w:rsidR="002967DA" w:rsidRDefault="002967DA" w:rsidP="002967DA">
      <w:pPr>
        <w:spacing w:line="276" w:lineRule="auto"/>
        <w:rPr>
          <w:rFonts w:ascii="Arial" w:eastAsia="Arial Unicode MS" w:hAnsi="Arial" w:cs="Arial Unicode MS"/>
          <w:sz w:val="22"/>
          <w:szCs w:val="22"/>
        </w:rPr>
      </w:pPr>
    </w:p>
    <w:p w14:paraId="1FED7C10" w14:textId="4765AEF7"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sz w:val="22"/>
          <w:szCs w:val="22"/>
        </w:rPr>
        <w:t xml:space="preserve">Productivity growth is essential to increasing living standards. High-productivity firms </w:t>
      </w:r>
      <w:del w:id="465" w:author="david jackson" w:date="2018-12-12T15:38:00Z">
        <w:r w:rsidDel="003B5214">
          <w:rPr>
            <w:rFonts w:ascii="Arial" w:eastAsia="Arial Unicode MS" w:hAnsi="Arial" w:cs="Arial Unicode MS"/>
            <w:sz w:val="22"/>
            <w:szCs w:val="22"/>
          </w:rPr>
          <w:delText xml:space="preserve">produce </w:delText>
        </w:r>
      </w:del>
      <w:ins w:id="466" w:author="david jackson" w:date="2018-12-12T15:38:00Z">
        <w:r w:rsidR="003B5214">
          <w:rPr>
            <w:rFonts w:ascii="Arial" w:eastAsia="Arial Unicode MS" w:hAnsi="Arial" w:cs="Arial Unicode MS"/>
            <w:sz w:val="22"/>
            <w:szCs w:val="22"/>
          </w:rPr>
          <w:t xml:space="preserve">generate </w:t>
        </w:r>
      </w:ins>
      <w:r>
        <w:rPr>
          <w:rFonts w:ascii="Arial" w:eastAsia="Arial Unicode MS" w:hAnsi="Arial" w:cs="Arial Unicode MS"/>
          <w:sz w:val="22"/>
          <w:szCs w:val="22"/>
        </w:rPr>
        <w:t>more output per worker, which in turn allows them to reduce prices, increase market share, and pay better</w:t>
      </w:r>
      <w:ins w:id="467" w:author="david jackson" w:date="2018-12-12T15:39:00Z">
        <w:r w:rsidR="00FC4B41">
          <w:rPr>
            <w:rFonts w:ascii="Arial" w:eastAsia="Arial Unicode MS" w:hAnsi="Arial" w:cs="Arial Unicode MS"/>
            <w:sz w:val="22"/>
            <w:szCs w:val="22"/>
          </w:rPr>
          <w:t xml:space="preserve"> salaries</w:t>
        </w:r>
      </w:ins>
      <w:r>
        <w:rPr>
          <w:rFonts w:ascii="Arial" w:eastAsia="Arial Unicode MS" w:hAnsi="Arial" w:cs="Arial Unicode MS"/>
          <w:sz w:val="22"/>
          <w:szCs w:val="22"/>
        </w:rPr>
        <w:t>. But more relevant to automation are what economists Daron Acemoglu and Pascual Restrepo call the “productivity effects” of automation.</w:t>
      </w:r>
      <w:r>
        <w:rPr>
          <w:rFonts w:ascii="Arial" w:eastAsia="Arial Unicode MS" w:hAnsi="Arial" w:cs="Arial Unicode MS"/>
          <w:sz w:val="22"/>
          <w:szCs w:val="22"/>
          <w:vertAlign w:val="superscript"/>
        </w:rPr>
        <w:endnoteReference w:id="47"/>
      </w:r>
      <w:r>
        <w:rPr>
          <w:rFonts w:ascii="Arial" w:eastAsia="Arial Unicode MS" w:hAnsi="Arial" w:cs="Arial Unicode MS"/>
          <w:sz w:val="22"/>
          <w:szCs w:val="22"/>
        </w:rPr>
        <w:t xml:space="preserve"> The productivity effect—resulting from the cost savings generated by automation—increases demand for work and wages in new or non-automated tasks. These effects push directly against the “displacement effects” of technology, which tend to reduce the demand for labor.</w:t>
      </w:r>
    </w:p>
    <w:p w14:paraId="74BD36F8" w14:textId="77777777" w:rsidR="002967DA" w:rsidRDefault="002967DA" w:rsidP="002967DA">
      <w:pPr>
        <w:spacing w:line="276" w:lineRule="auto"/>
        <w:rPr>
          <w:rFonts w:ascii="Arial" w:eastAsia="Arial Unicode MS" w:hAnsi="Arial" w:cs="Arial Unicode MS"/>
          <w:sz w:val="22"/>
          <w:szCs w:val="22"/>
        </w:rPr>
      </w:pPr>
    </w:p>
    <w:p w14:paraId="19F2BB09" w14:textId="77777777"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sz w:val="22"/>
          <w:szCs w:val="22"/>
        </w:rPr>
        <w:t>And so a second major aspect of an automation-resilient employment strategy must be strong initiatives to support the development and wide adoption of transformative technologies that catalyze innovation, drive productivity growth, and ultimately support job creation.</w:t>
      </w:r>
    </w:p>
    <w:p w14:paraId="0FFE1453" w14:textId="77777777" w:rsidR="002967DA" w:rsidRDefault="002967DA" w:rsidP="002967DA">
      <w:pPr>
        <w:spacing w:line="276" w:lineRule="auto"/>
        <w:rPr>
          <w:rFonts w:ascii="Arial" w:eastAsia="Arial Unicode MS" w:hAnsi="Arial" w:cs="Arial Unicode MS"/>
          <w:sz w:val="22"/>
          <w:szCs w:val="22"/>
        </w:rPr>
      </w:pPr>
    </w:p>
    <w:p w14:paraId="215E75A4" w14:textId="506AF6F9"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sz w:val="22"/>
          <w:szCs w:val="22"/>
        </w:rPr>
        <w:t>A number of such initiatives are outlined in Brookings’</w:t>
      </w:r>
      <w:ins w:id="468" w:author="david jackson" w:date="2018-12-12T15:40:00Z">
        <w:r w:rsidR="007E00EE">
          <w:rPr>
            <w:rFonts w:ascii="Arial" w:eastAsia="Arial Unicode MS" w:hAnsi="Arial" w:cs="Arial Unicode MS"/>
            <w:sz w:val="22"/>
            <w:szCs w:val="22"/>
          </w:rPr>
          <w:t>s</w:t>
        </w:r>
      </w:ins>
      <w:r>
        <w:rPr>
          <w:rFonts w:ascii="Arial" w:eastAsia="Arial Unicode MS" w:hAnsi="Arial" w:cs="Arial Unicode MS"/>
          <w:sz w:val="22"/>
          <w:szCs w:val="22"/>
        </w:rPr>
        <w:t xml:space="preserve"> recent reports focused on agendas for boosting America’s high-productivity advanced industries and deepening the nation’s digital skills to support high-tech growth.</w:t>
      </w:r>
      <w:r>
        <w:rPr>
          <w:rFonts w:ascii="Arial" w:eastAsia="Arial Unicode MS" w:hAnsi="Arial" w:cs="Arial Unicode MS"/>
          <w:sz w:val="22"/>
          <w:szCs w:val="22"/>
          <w:vertAlign w:val="superscript"/>
        </w:rPr>
        <w:endnoteReference w:id="48"/>
      </w:r>
      <w:r>
        <w:rPr>
          <w:rFonts w:ascii="Arial" w:eastAsia="Arial Unicode MS" w:hAnsi="Arial" w:cs="Arial Unicode MS"/>
          <w:sz w:val="22"/>
          <w:szCs w:val="22"/>
        </w:rPr>
        <w:t xml:space="preserve"> Each of these call for aggressive “bottom-up” strategy-setting and initiative delivery at the regional level combined with expanded state and federal investments in innovation and skills-development. Such initiatives will only become more important as AI gains sway and the demand for job-creation sharpens.</w:t>
      </w:r>
    </w:p>
    <w:p w14:paraId="3FD3E4FA" w14:textId="77777777" w:rsidR="002967DA" w:rsidRDefault="002967DA" w:rsidP="002967DA">
      <w:pPr>
        <w:spacing w:line="276" w:lineRule="auto"/>
        <w:rPr>
          <w:rFonts w:ascii="Arial" w:eastAsia="Arial Unicode MS" w:hAnsi="Arial" w:cs="Arial Unicode MS"/>
          <w:sz w:val="22"/>
          <w:szCs w:val="22"/>
        </w:rPr>
      </w:pPr>
    </w:p>
    <w:p w14:paraId="3F0420D7" w14:textId="39CFC16F" w:rsidR="002967DA" w:rsidRDefault="002967DA" w:rsidP="002967DA">
      <w:pPr>
        <w:spacing w:line="276" w:lineRule="auto"/>
        <w:rPr>
          <w:rFonts w:ascii="Arial" w:eastAsia="Arial Unicode MS" w:hAnsi="Arial" w:cs="Arial Unicode MS"/>
          <w:sz w:val="22"/>
          <w:szCs w:val="22"/>
        </w:rPr>
      </w:pPr>
      <w:del w:id="469" w:author="david jackson" w:date="2018-12-12T15:41:00Z">
        <w:r w:rsidDel="008733D1">
          <w:rPr>
            <w:rFonts w:ascii="Arial" w:eastAsia="Arial Unicode MS" w:hAnsi="Arial" w:cs="Arial Unicode MS"/>
            <w:sz w:val="22"/>
            <w:szCs w:val="22"/>
          </w:rPr>
          <w:delText>And yet, b</w:delText>
        </w:r>
      </w:del>
      <w:ins w:id="470" w:author="david jackson" w:date="2018-12-12T15:41:00Z">
        <w:r w:rsidR="008733D1">
          <w:rPr>
            <w:rFonts w:ascii="Arial" w:eastAsia="Arial Unicode MS" w:hAnsi="Arial" w:cs="Arial Unicode MS"/>
            <w:sz w:val="22"/>
            <w:szCs w:val="22"/>
          </w:rPr>
          <w:t>B</w:t>
        </w:r>
      </w:ins>
      <w:r>
        <w:rPr>
          <w:rFonts w:ascii="Arial" w:eastAsia="Arial Unicode MS" w:hAnsi="Arial" w:cs="Arial Unicode MS"/>
          <w:sz w:val="22"/>
          <w:szCs w:val="22"/>
        </w:rPr>
        <w:t xml:space="preserve">eyond those frameworks, the dawning of the intelligent age requires specific efforts focused on the development and diffusion of automation and AI. </w:t>
      </w:r>
      <w:del w:id="471" w:author="david jackson" w:date="2018-12-12T15:41:00Z">
        <w:r w:rsidDel="00EF0B99">
          <w:rPr>
            <w:rFonts w:ascii="Arial" w:eastAsia="Arial Unicode MS" w:hAnsi="Arial" w:cs="Arial Unicode MS"/>
            <w:sz w:val="22"/>
            <w:szCs w:val="22"/>
          </w:rPr>
          <w:delText>To begin with</w:delText>
        </w:r>
      </w:del>
      <w:ins w:id="472" w:author="david jackson" w:date="2018-12-12T15:41:00Z">
        <w:r w:rsidR="00EF0B99">
          <w:rPr>
            <w:rFonts w:ascii="Arial" w:eastAsia="Arial Unicode MS" w:hAnsi="Arial" w:cs="Arial Unicode MS"/>
            <w:sz w:val="22"/>
            <w:szCs w:val="22"/>
          </w:rPr>
          <w:t>First</w:t>
        </w:r>
      </w:ins>
      <w:r>
        <w:rPr>
          <w:rFonts w:ascii="Arial" w:eastAsia="Arial Unicode MS" w:hAnsi="Arial" w:cs="Arial Unicode MS"/>
          <w:sz w:val="22"/>
          <w:szCs w:val="22"/>
        </w:rPr>
        <w:t xml:space="preserve">, the federal government needs to </w:t>
      </w:r>
      <w:r>
        <w:rPr>
          <w:rFonts w:ascii="Arial" w:eastAsia="Arial Unicode MS" w:hAnsi="Arial" w:cs="Arial Unicode MS"/>
          <w:b/>
          <w:sz w:val="22"/>
          <w:szCs w:val="22"/>
        </w:rPr>
        <w:t>increase R&amp;D funding on AI, automation, and associated technologies</w:t>
      </w:r>
      <w:r>
        <w:rPr>
          <w:rFonts w:ascii="Arial" w:eastAsia="Arial Unicode MS" w:hAnsi="Arial" w:cs="Arial Unicode MS"/>
          <w:sz w:val="22"/>
          <w:szCs w:val="22"/>
        </w:rPr>
        <w:t xml:space="preserve"> in order to preserve America’s technical edge and ensure these technologies’ effective and humane development. Ceding leadership to China in this area could have grave consequences for U.S. economic growth as well as for the ethical frameworks and standards </w:t>
      </w:r>
      <w:del w:id="473" w:author="david jackson" w:date="2018-12-12T15:42:00Z">
        <w:r w:rsidDel="008B6DEC">
          <w:rPr>
            <w:rFonts w:ascii="Arial" w:eastAsia="Arial Unicode MS" w:hAnsi="Arial" w:cs="Arial Unicode MS"/>
            <w:sz w:val="22"/>
            <w:szCs w:val="22"/>
          </w:rPr>
          <w:delText xml:space="preserve">in play </w:delText>
        </w:r>
      </w:del>
      <w:r>
        <w:rPr>
          <w:rFonts w:ascii="Arial" w:eastAsia="Arial Unicode MS" w:hAnsi="Arial" w:cs="Arial Unicode MS"/>
          <w:sz w:val="22"/>
          <w:szCs w:val="22"/>
        </w:rPr>
        <w:t>around automation.</w:t>
      </w:r>
      <w:r>
        <w:rPr>
          <w:rFonts w:ascii="Arial" w:eastAsia="Arial Unicode MS" w:hAnsi="Arial" w:cs="Arial Unicode MS"/>
          <w:sz w:val="22"/>
          <w:szCs w:val="22"/>
          <w:vertAlign w:val="superscript"/>
        </w:rPr>
        <w:endnoteReference w:id="49"/>
      </w:r>
    </w:p>
    <w:p w14:paraId="1C6C9FAA" w14:textId="77777777" w:rsidR="002967DA" w:rsidRDefault="002967DA" w:rsidP="002967DA">
      <w:pPr>
        <w:spacing w:line="276" w:lineRule="auto"/>
        <w:rPr>
          <w:rFonts w:ascii="Arial" w:eastAsia="Arial Unicode MS" w:hAnsi="Arial" w:cs="Arial Unicode MS"/>
          <w:sz w:val="22"/>
          <w:szCs w:val="22"/>
        </w:rPr>
      </w:pPr>
    </w:p>
    <w:p w14:paraId="0E360225" w14:textId="43F01C6A" w:rsidR="002967DA" w:rsidRDefault="002967DA" w:rsidP="002967DA">
      <w:pPr>
        <w:spacing w:line="276" w:lineRule="auto"/>
        <w:rPr>
          <w:rFonts w:ascii="Arial" w:eastAsia="Arial Unicode MS" w:hAnsi="Arial" w:cs="Arial Unicode MS"/>
          <w:sz w:val="22"/>
          <w:szCs w:val="22"/>
        </w:rPr>
      </w:pPr>
      <w:del w:id="480" w:author="david jackson" w:date="2018-12-12T15:42:00Z">
        <w:r w:rsidDel="008B6DEC">
          <w:rPr>
            <w:rFonts w:ascii="Arial" w:eastAsia="Arial Unicode MS" w:hAnsi="Arial" w:cs="Arial Unicode MS"/>
            <w:sz w:val="22"/>
            <w:szCs w:val="22"/>
          </w:rPr>
          <w:delText>In this regard, i</w:delText>
        </w:r>
      </w:del>
      <w:ins w:id="481" w:author="david jackson" w:date="2018-12-12T15:42:00Z">
        <w:r w:rsidR="008B6DEC">
          <w:rPr>
            <w:rFonts w:ascii="Arial" w:eastAsia="Arial Unicode MS" w:hAnsi="Arial" w:cs="Arial Unicode MS"/>
            <w:sz w:val="22"/>
            <w:szCs w:val="22"/>
          </w:rPr>
          <w:t>I</w:t>
        </w:r>
      </w:ins>
      <w:r>
        <w:rPr>
          <w:rFonts w:ascii="Arial" w:eastAsia="Arial Unicode MS" w:hAnsi="Arial" w:cs="Arial Unicode MS"/>
          <w:sz w:val="22"/>
          <w:szCs w:val="22"/>
        </w:rPr>
        <w:t>ncreasing research investments by the Department of Defense should be complemented by steady support of long-term civilian research on topics like advanced robotics, digital manufacturing, improved design tools, general purpose AI, and enhanced perceptual capabilities in AI systems.</w:t>
      </w:r>
      <w:r>
        <w:rPr>
          <w:rFonts w:ascii="Arial" w:eastAsia="Arial Unicode MS" w:hAnsi="Arial" w:cs="Arial Unicode MS"/>
          <w:sz w:val="22"/>
          <w:szCs w:val="22"/>
          <w:vertAlign w:val="superscript"/>
        </w:rPr>
        <w:endnoteReference w:id="50"/>
      </w:r>
      <w:del w:id="482" w:author="david jackson" w:date="2018-11-29T14:33:00Z">
        <w:r w:rsidDel="00BE5ACE">
          <w:rPr>
            <w:rFonts w:ascii="Arial" w:eastAsia="Arial Unicode MS" w:hAnsi="Arial" w:cs="Arial Unicode MS"/>
            <w:sz w:val="22"/>
            <w:szCs w:val="22"/>
          </w:rPr>
          <w:delText xml:space="preserve">  </w:delText>
        </w:r>
      </w:del>
      <w:ins w:id="483" w:author="david jackson" w:date="2018-11-29T14:33:00Z">
        <w:r w:rsidR="00BE5ACE">
          <w:rPr>
            <w:rFonts w:ascii="Arial" w:eastAsia="Arial Unicode MS" w:hAnsi="Arial" w:cs="Arial Unicode MS"/>
            <w:sz w:val="22"/>
            <w:szCs w:val="22"/>
          </w:rPr>
          <w:t xml:space="preserve"> </w:t>
        </w:r>
      </w:ins>
      <w:r>
        <w:rPr>
          <w:rFonts w:ascii="Arial" w:eastAsia="Arial Unicode MS" w:hAnsi="Arial" w:cs="Arial Unicode MS"/>
          <w:sz w:val="22"/>
          <w:szCs w:val="22"/>
        </w:rPr>
        <w:t xml:space="preserve">Also critical are urgent investments in the development of effective human-AI collaboration; humane and ethical automation and AI; and the legal and societal implications of </w:t>
      </w:r>
      <w:ins w:id="484" w:author="david jackson" w:date="2018-12-12T15:42:00Z">
        <w:r w:rsidR="00C73C8A">
          <w:rPr>
            <w:rFonts w:ascii="Arial" w:eastAsia="Arial Unicode MS" w:hAnsi="Arial" w:cs="Arial Unicode MS"/>
            <w:sz w:val="22"/>
            <w:szCs w:val="22"/>
          </w:rPr>
          <w:t>these</w:t>
        </w:r>
      </w:ins>
      <w:del w:id="485" w:author="david jackson" w:date="2018-12-12T15:42:00Z">
        <w:r w:rsidDel="00C73C8A">
          <w:rPr>
            <w:rFonts w:ascii="Arial" w:eastAsia="Arial Unicode MS" w:hAnsi="Arial" w:cs="Arial Unicode MS"/>
            <w:sz w:val="22"/>
            <w:szCs w:val="22"/>
          </w:rPr>
          <w:delText>this</w:delText>
        </w:r>
      </w:del>
      <w:r>
        <w:rPr>
          <w:rFonts w:ascii="Arial" w:eastAsia="Arial Unicode MS" w:hAnsi="Arial" w:cs="Arial Unicode MS"/>
          <w:sz w:val="22"/>
          <w:szCs w:val="22"/>
        </w:rPr>
        <w:t xml:space="preserve"> technologies.</w:t>
      </w:r>
      <w:r>
        <w:rPr>
          <w:rFonts w:ascii="Arial" w:eastAsia="Arial Unicode MS" w:hAnsi="Arial" w:cs="Arial Unicode MS"/>
          <w:sz w:val="22"/>
          <w:szCs w:val="22"/>
          <w:vertAlign w:val="superscript"/>
        </w:rPr>
        <w:endnoteReference w:id="51"/>
      </w:r>
      <w:r>
        <w:rPr>
          <w:rFonts w:ascii="Arial" w:eastAsia="Arial Unicode MS" w:hAnsi="Arial" w:cs="Arial Unicode MS"/>
          <w:sz w:val="22"/>
          <w:szCs w:val="22"/>
        </w:rPr>
        <w:t xml:space="preserve"> In each case government research can provide a needed offset to private</w:t>
      </w:r>
      <w:del w:id="486" w:author="david jackson" w:date="2018-12-12T15:42:00Z">
        <w:r w:rsidDel="00C73C8A">
          <w:rPr>
            <w:rFonts w:ascii="Arial" w:eastAsia="Arial Unicode MS" w:hAnsi="Arial" w:cs="Arial Unicode MS"/>
            <w:sz w:val="22"/>
            <w:szCs w:val="22"/>
          </w:rPr>
          <w:delText>,</w:delText>
        </w:r>
      </w:del>
      <w:r>
        <w:rPr>
          <w:rFonts w:ascii="Arial" w:eastAsia="Arial Unicode MS" w:hAnsi="Arial" w:cs="Arial Unicode MS"/>
          <w:sz w:val="22"/>
          <w:szCs w:val="22"/>
        </w:rPr>
        <w:t xml:space="preserve"> applied research, which may not always prioritize </w:t>
      </w:r>
      <w:del w:id="487" w:author="david jackson" w:date="2018-12-12T15:43:00Z">
        <w:r w:rsidDel="007E34EE">
          <w:rPr>
            <w:rFonts w:ascii="Arial" w:eastAsia="Arial Unicode MS" w:hAnsi="Arial" w:cs="Arial Unicode MS"/>
            <w:sz w:val="22"/>
            <w:szCs w:val="22"/>
          </w:rPr>
          <w:delText xml:space="preserve">the </w:delText>
        </w:r>
      </w:del>
      <w:r>
        <w:rPr>
          <w:rFonts w:ascii="Arial" w:eastAsia="Arial Unicode MS" w:hAnsi="Arial" w:cs="Arial Unicode MS"/>
          <w:sz w:val="22"/>
          <w:szCs w:val="22"/>
        </w:rPr>
        <w:t xml:space="preserve">social good. </w:t>
      </w:r>
    </w:p>
    <w:p w14:paraId="48FD008F" w14:textId="77777777" w:rsidR="002967DA" w:rsidRDefault="002967DA" w:rsidP="002967DA">
      <w:pPr>
        <w:spacing w:line="276" w:lineRule="auto"/>
        <w:rPr>
          <w:rFonts w:ascii="Arial" w:eastAsia="Arial Unicode MS" w:hAnsi="Arial" w:cs="Arial Unicode MS"/>
          <w:sz w:val="22"/>
          <w:szCs w:val="22"/>
        </w:rPr>
      </w:pPr>
    </w:p>
    <w:p w14:paraId="2D0B53DA" w14:textId="77777777" w:rsidR="002967DA" w:rsidRDefault="002967DA" w:rsidP="002967DA">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Unicode MS"/>
          <w:b/>
          <w:sz w:val="22"/>
          <w:szCs w:val="22"/>
        </w:rPr>
      </w:pPr>
      <w:r>
        <w:rPr>
          <w:rFonts w:ascii="Arial" w:eastAsia="Arial Unicode MS" w:hAnsi="Arial" w:cs="Arial Unicode MS"/>
          <w:b/>
          <w:sz w:val="22"/>
          <w:szCs w:val="22"/>
        </w:rPr>
        <w:t>The Vector Institute and the Pan-Canadian Artificial Intelligence Strategy</w:t>
      </w:r>
    </w:p>
    <w:p w14:paraId="269CAD3C" w14:textId="77777777" w:rsidR="002967DA" w:rsidRDefault="002967DA" w:rsidP="002967DA">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Unicode MS"/>
          <w:sz w:val="22"/>
          <w:szCs w:val="22"/>
        </w:rPr>
      </w:pPr>
    </w:p>
    <w:p w14:paraId="63AEA4DF" w14:textId="77777777" w:rsidR="002967DA" w:rsidRDefault="002967DA" w:rsidP="002967DA">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Unicode MS"/>
          <w:sz w:val="22"/>
          <w:szCs w:val="22"/>
        </w:rPr>
      </w:pPr>
      <w:r>
        <w:rPr>
          <w:rFonts w:ascii="Arial" w:eastAsia="Arial Unicode MS" w:hAnsi="Arial" w:cs="Arial Unicode MS"/>
          <w:sz w:val="22"/>
          <w:szCs w:val="22"/>
        </w:rPr>
        <w:t>While the U.S. has struggled to develop a coherent national automation and AI strategy, Canada has launched the type of focused, aggressive response that will be needed to adapt to the AI era. The Vector Institute, based at the University of Toronto, is a centerpiece for AI development in Canada. Its goals are to develop AI for practical, real-life applications and to build a sustainable AI ecosystem in Canada. The Institute also works to enhance technology transfer by supporting Canada’s innovation clusters in AI and helping Canadian start-ups grow to become global leaders.</w:t>
      </w:r>
      <w:r>
        <w:rPr>
          <w:rStyle w:val="EndnoteReference"/>
          <w:rFonts w:eastAsia="Arial Unicode MS" w:cs="Arial Unicode MS"/>
          <w:sz w:val="22"/>
          <w:szCs w:val="22"/>
        </w:rPr>
        <w:endnoteReference w:id="52"/>
      </w:r>
      <w:r>
        <w:rPr>
          <w:rFonts w:ascii="Arial" w:eastAsia="Arial Unicode MS" w:hAnsi="Arial" w:cs="Arial Unicode MS"/>
          <w:sz w:val="22"/>
          <w:szCs w:val="22"/>
        </w:rPr>
        <w:t xml:space="preserve"> Finally, it aims to generate more Masters and PhD graduates in machine and deep learning than anywhere else in the world.</w:t>
      </w:r>
      <w:r>
        <w:rPr>
          <w:rStyle w:val="EndnoteReference"/>
          <w:rFonts w:eastAsia="Arial Unicode MS" w:cs="Arial Unicode MS"/>
          <w:sz w:val="22"/>
          <w:szCs w:val="22"/>
        </w:rPr>
        <w:endnoteReference w:id="53"/>
      </w:r>
    </w:p>
    <w:p w14:paraId="3DF7E331" w14:textId="77777777" w:rsidR="002967DA" w:rsidRDefault="002967DA" w:rsidP="002967DA">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Unicode MS"/>
          <w:sz w:val="22"/>
          <w:szCs w:val="22"/>
        </w:rPr>
      </w:pPr>
    </w:p>
    <w:p w14:paraId="69D3A305" w14:textId="67670D59" w:rsidR="002967DA" w:rsidRDefault="002967DA" w:rsidP="002967DA">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Unicode MS"/>
          <w:sz w:val="22"/>
          <w:szCs w:val="22"/>
        </w:rPr>
      </w:pPr>
      <w:r>
        <w:rPr>
          <w:rFonts w:ascii="Arial" w:eastAsia="Arial Unicode MS" w:hAnsi="Arial" w:cs="Arial Unicode MS"/>
          <w:sz w:val="22"/>
          <w:szCs w:val="22"/>
        </w:rPr>
        <w:t xml:space="preserve">To date, the institute has received some $100 million in financial support from the </w:t>
      </w:r>
      <w:del w:id="488" w:author="david jackson" w:date="2018-12-12T15:44:00Z">
        <w:r w:rsidDel="0065697A">
          <w:rPr>
            <w:rFonts w:ascii="Arial" w:eastAsia="Arial Unicode MS" w:hAnsi="Arial" w:cs="Arial Unicode MS"/>
            <w:sz w:val="22"/>
            <w:szCs w:val="22"/>
          </w:rPr>
          <w:delText xml:space="preserve">Government </w:delText>
        </w:r>
      </w:del>
      <w:ins w:id="489" w:author="david jackson" w:date="2018-12-12T15:44:00Z">
        <w:r w:rsidR="0065697A">
          <w:rPr>
            <w:rFonts w:ascii="Arial" w:eastAsia="Arial Unicode MS" w:hAnsi="Arial" w:cs="Arial Unicode MS"/>
            <w:sz w:val="22"/>
            <w:szCs w:val="22"/>
          </w:rPr>
          <w:t xml:space="preserve">government </w:t>
        </w:r>
      </w:ins>
      <w:r>
        <w:rPr>
          <w:rFonts w:ascii="Arial" w:eastAsia="Arial Unicode MS" w:hAnsi="Arial" w:cs="Arial Unicode MS"/>
          <w:sz w:val="22"/>
          <w:szCs w:val="22"/>
        </w:rPr>
        <w:t xml:space="preserve">of Canada and the </w:t>
      </w:r>
      <w:del w:id="490" w:author="david jackson" w:date="2018-12-12T15:45:00Z">
        <w:r w:rsidDel="0065697A">
          <w:rPr>
            <w:rFonts w:ascii="Arial" w:eastAsia="Arial Unicode MS" w:hAnsi="Arial" w:cs="Arial Unicode MS"/>
            <w:sz w:val="22"/>
            <w:szCs w:val="22"/>
          </w:rPr>
          <w:delText xml:space="preserve">Government </w:delText>
        </w:r>
      </w:del>
      <w:ins w:id="491" w:author="david jackson" w:date="2018-12-12T15:45:00Z">
        <w:r w:rsidR="0065697A">
          <w:rPr>
            <w:rFonts w:ascii="Arial" w:eastAsia="Arial Unicode MS" w:hAnsi="Arial" w:cs="Arial Unicode MS"/>
            <w:sz w:val="22"/>
            <w:szCs w:val="22"/>
          </w:rPr>
          <w:t xml:space="preserve">government </w:t>
        </w:r>
      </w:ins>
      <w:r>
        <w:rPr>
          <w:rFonts w:ascii="Arial" w:eastAsia="Arial Unicode MS" w:hAnsi="Arial" w:cs="Arial Unicode MS"/>
          <w:sz w:val="22"/>
          <w:szCs w:val="22"/>
        </w:rPr>
        <w:t>of Ontario, as well as another $80 million from private industry.</w:t>
      </w:r>
      <w:r>
        <w:rPr>
          <w:rStyle w:val="EndnoteReference"/>
          <w:rFonts w:eastAsia="Arial Unicode MS" w:cs="Arial Unicode MS"/>
          <w:sz w:val="22"/>
          <w:szCs w:val="22"/>
        </w:rPr>
        <w:endnoteReference w:id="54"/>
      </w:r>
      <w:r>
        <w:rPr>
          <w:rFonts w:ascii="Arial" w:eastAsia="Arial Unicode MS" w:hAnsi="Arial" w:cs="Arial Unicode MS"/>
          <w:sz w:val="22"/>
          <w:szCs w:val="22"/>
        </w:rPr>
        <w:t xml:space="preserve"> Its partnership with the University of Toronto allows it to access top talent in the field, and provides faculty and students the opportunity to develop and commercialize their research. </w:t>
      </w:r>
    </w:p>
    <w:p w14:paraId="7721D6F2" w14:textId="77777777" w:rsidR="002967DA" w:rsidRDefault="002967DA" w:rsidP="002967DA">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Unicode MS"/>
          <w:sz w:val="22"/>
          <w:szCs w:val="22"/>
        </w:rPr>
      </w:pPr>
    </w:p>
    <w:p w14:paraId="684003D6" w14:textId="77777777" w:rsidR="002967DA" w:rsidRDefault="002967DA" w:rsidP="002967DA">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Unicode MS"/>
          <w:sz w:val="22"/>
          <w:szCs w:val="22"/>
        </w:rPr>
      </w:pPr>
      <w:r>
        <w:rPr>
          <w:rFonts w:ascii="Arial" w:eastAsia="Arial Unicode MS" w:hAnsi="Arial" w:cs="Arial Unicode MS"/>
          <w:sz w:val="22"/>
          <w:szCs w:val="22"/>
        </w:rPr>
        <w:t>The Vector Institute is one of three anchor institutions for the broader Pan-Canadian Artificial Intelligence Strategy, along with the Alberta Machine Intelligence Institute (AMII) in Edmonton and the Montreal Institute for Learning Algorithms (MILA). The Pan-Canadian Artificial Intelligence Strategy aims to make Canada a global leader in AI by supporting a national research community on artificial intelligence, developing a skilled national AI workforce, and exploring the economic, ethical, policy, and legal implications of advances in AI.</w:t>
      </w:r>
      <w:r>
        <w:rPr>
          <w:rStyle w:val="EndnoteReference"/>
          <w:rFonts w:eastAsia="Arial Unicode MS" w:cs="Arial Unicode MS"/>
          <w:sz w:val="22"/>
          <w:szCs w:val="22"/>
        </w:rPr>
        <w:endnoteReference w:id="55"/>
      </w:r>
    </w:p>
    <w:p w14:paraId="7AE027BE" w14:textId="77777777" w:rsidR="002967DA" w:rsidRDefault="002967DA" w:rsidP="002967DA">
      <w:pPr>
        <w:spacing w:line="276" w:lineRule="auto"/>
        <w:rPr>
          <w:rFonts w:ascii="Arial" w:eastAsia="Arial Unicode MS" w:hAnsi="Arial" w:cs="Arial Unicode MS"/>
          <w:sz w:val="22"/>
          <w:szCs w:val="22"/>
        </w:rPr>
      </w:pPr>
    </w:p>
    <w:p w14:paraId="04619FA9" w14:textId="77777777" w:rsidR="002967DA" w:rsidRDefault="002967DA" w:rsidP="002967DA">
      <w:pPr>
        <w:spacing w:line="276" w:lineRule="auto"/>
        <w:rPr>
          <w:rFonts w:ascii="Arial" w:eastAsia="Arial Unicode MS" w:hAnsi="Arial" w:cs="Arial Unicode MS"/>
          <w:sz w:val="22"/>
          <w:szCs w:val="22"/>
        </w:rPr>
      </w:pPr>
      <w:r>
        <w:rPr>
          <w:rFonts w:ascii="Arial" w:eastAsia="Arial Unicode MS" w:hAnsi="Arial" w:cs="Arial Unicode MS"/>
          <w:sz w:val="22"/>
          <w:szCs w:val="22"/>
        </w:rPr>
        <w:t>In sum, the nation can avoid the false dichotomy between automation and employment by maintaining a full-employment economy, both through direct intervention as well as through new automation and AI technologies aimed at maximizing job creation and productivity.</w:t>
      </w:r>
    </w:p>
    <w:p w14:paraId="3036BEC8" w14:textId="77777777" w:rsidR="002967DA" w:rsidRDefault="002967DA" w:rsidP="002967DA">
      <w:pPr>
        <w:rPr>
          <w:rFonts w:ascii="Arial" w:eastAsia="Arial Unicode MS" w:hAnsi="Arial" w:cs="Arial Unicode MS"/>
          <w:sz w:val="22"/>
          <w:szCs w:val="22"/>
          <w:bdr w:val="none" w:sz="0" w:space="0" w:color="auto" w:frame="1"/>
        </w:rPr>
      </w:pPr>
      <w:r>
        <w:rPr>
          <w:rFonts w:ascii="Calibri" w:eastAsia="Calibri" w:hAnsi="Calibri" w:cs="Times New Roman"/>
        </w:rPr>
        <w:br w:type="page"/>
      </w:r>
    </w:p>
    <w:p w14:paraId="3F41D4D3" w14:textId="77777777" w:rsidR="002967DA" w:rsidRDefault="002967DA" w:rsidP="002967DA">
      <w:pPr>
        <w:spacing w:line="276" w:lineRule="auto"/>
        <w:rPr>
          <w:rFonts w:ascii="Arial" w:eastAsia="Arial Unicode MS" w:hAnsi="Arial" w:cs="Arial Unicode MS"/>
          <w:sz w:val="22"/>
          <w:szCs w:val="22"/>
        </w:rPr>
      </w:pPr>
    </w:p>
    <w:p w14:paraId="5B8E7825" w14:textId="77777777" w:rsidR="002967DA" w:rsidRDefault="002967DA" w:rsidP="002967DA">
      <w:pPr>
        <w:spacing w:line="276" w:lineRule="auto"/>
        <w:rPr>
          <w:rFonts w:ascii="Arial" w:eastAsia="Arial Unicode MS" w:hAnsi="Arial" w:cs="Arial Unicode MS"/>
          <w:sz w:val="22"/>
          <w:szCs w:val="22"/>
        </w:rPr>
      </w:pPr>
    </w:p>
    <w:p w14:paraId="03A406F3" w14:textId="77777777" w:rsidR="002967DA" w:rsidRDefault="002967DA" w:rsidP="002967DA">
      <w:pPr>
        <w:spacing w:line="276" w:lineRule="auto"/>
        <w:rPr>
          <w:rFonts w:ascii="Arial" w:eastAsia="Arial Unicode MS" w:hAnsi="Arial" w:cs="Arial Unicode MS"/>
          <w:b/>
          <w:color w:val="000000"/>
          <w:sz w:val="22"/>
          <w:szCs w:val="22"/>
        </w:rPr>
      </w:pPr>
      <w:r>
        <w:rPr>
          <w:rFonts w:ascii="Arial" w:eastAsia="Arial Unicode MS" w:hAnsi="Arial" w:cs="Arial Unicode MS"/>
          <w:b/>
          <w:color w:val="000000"/>
          <w:sz w:val="22"/>
          <w:szCs w:val="22"/>
        </w:rPr>
        <w:tab/>
      </w:r>
      <w:r>
        <w:rPr>
          <w:rFonts w:ascii="Arial" w:eastAsia="Arial Unicode MS" w:hAnsi="Arial" w:cs="Arial Unicode MS"/>
          <w:b/>
          <w:color w:val="000000"/>
          <w:sz w:val="22"/>
          <w:szCs w:val="22"/>
        </w:rPr>
        <w:tab/>
      </w:r>
      <w:r>
        <w:rPr>
          <w:rFonts w:ascii="Arial" w:eastAsia="Arial Unicode MS" w:hAnsi="Arial" w:cs="Arial Unicode MS"/>
          <w:b/>
          <w:color w:val="000000"/>
          <w:sz w:val="22"/>
          <w:szCs w:val="22"/>
        </w:rPr>
        <w:tab/>
      </w:r>
      <w:r>
        <w:rPr>
          <w:rFonts w:ascii="Arial" w:eastAsia="Arial Unicode MS" w:hAnsi="Arial" w:cs="Arial Unicode MS"/>
          <w:b/>
          <w:color w:val="000000"/>
          <w:sz w:val="22"/>
          <w:szCs w:val="22"/>
        </w:rPr>
        <w:tab/>
      </w:r>
      <w:r>
        <w:rPr>
          <w:rFonts w:ascii="Arial" w:eastAsia="Arial Unicode MS" w:hAnsi="Arial" w:cs="Arial Unicode MS"/>
          <w:b/>
          <w:color w:val="000000"/>
          <w:sz w:val="22"/>
          <w:szCs w:val="22"/>
        </w:rPr>
        <w:tab/>
      </w:r>
      <w:r>
        <w:rPr>
          <w:rFonts w:ascii="Arial" w:eastAsia="Arial Unicode MS" w:hAnsi="Arial" w:cs="Arial Unicode MS"/>
          <w:b/>
          <w:color w:val="000000"/>
          <w:sz w:val="22"/>
          <w:szCs w:val="22"/>
        </w:rPr>
        <w:tab/>
        <w:t>*</w:t>
      </w:r>
    </w:p>
    <w:p w14:paraId="46AB5425" w14:textId="5BA17B18" w:rsidR="002967DA" w:rsidRDefault="002967DA" w:rsidP="002967DA">
      <w:pPr>
        <w:spacing w:line="276" w:lineRule="auto"/>
        <w:rPr>
          <w:rFonts w:ascii="Arial" w:eastAsia="Arial Unicode MS" w:hAnsi="Arial" w:cs="Arial Unicode MS"/>
          <w:color w:val="000000"/>
          <w:sz w:val="22"/>
          <w:szCs w:val="22"/>
        </w:rPr>
      </w:pPr>
      <w:r>
        <w:rPr>
          <w:rFonts w:ascii="Arial" w:eastAsia="Arial Unicode MS" w:hAnsi="Arial" w:cs="Arial Unicode MS"/>
          <w:color w:val="000000"/>
          <w:sz w:val="22"/>
          <w:szCs w:val="22"/>
        </w:rPr>
        <w:t xml:space="preserve">But the nation and its workers will need more than just a sufficient rate of job creation to offset certain </w:t>
      </w:r>
      <w:del w:id="492" w:author="david jackson" w:date="2018-12-12T15:46:00Z">
        <w:r w:rsidDel="00E02C79">
          <w:rPr>
            <w:rFonts w:ascii="Arial" w:eastAsia="Arial Unicode MS" w:hAnsi="Arial" w:cs="Arial Unicode MS"/>
            <w:color w:val="000000"/>
            <w:sz w:val="22"/>
            <w:szCs w:val="22"/>
          </w:rPr>
          <w:delText xml:space="preserve">coming </w:delText>
        </w:r>
      </w:del>
      <w:r>
        <w:rPr>
          <w:rFonts w:ascii="Arial" w:eastAsia="Arial Unicode MS" w:hAnsi="Arial" w:cs="Arial Unicode MS"/>
          <w:color w:val="000000"/>
          <w:sz w:val="22"/>
          <w:szCs w:val="22"/>
        </w:rPr>
        <w:t>job destruction.</w:t>
      </w:r>
    </w:p>
    <w:p w14:paraId="35C7EE4D" w14:textId="77777777" w:rsidR="002967DA" w:rsidRDefault="002967DA" w:rsidP="002967DA">
      <w:pPr>
        <w:spacing w:line="276" w:lineRule="auto"/>
        <w:rPr>
          <w:rFonts w:ascii="Arial" w:eastAsia="Arial Unicode MS" w:hAnsi="Arial" w:cs="Arial Unicode MS"/>
          <w:color w:val="000000"/>
          <w:sz w:val="22"/>
          <w:szCs w:val="22"/>
        </w:rPr>
      </w:pPr>
    </w:p>
    <w:p w14:paraId="520DD82A" w14:textId="38DF3986" w:rsidR="002967DA" w:rsidRDefault="002967DA" w:rsidP="002967DA">
      <w:pPr>
        <w:spacing w:line="276" w:lineRule="auto"/>
        <w:rPr>
          <w:rFonts w:ascii="Arial" w:eastAsia="Arial Unicode MS" w:hAnsi="Arial" w:cs="Arial Unicode MS"/>
          <w:color w:val="000000"/>
          <w:sz w:val="22"/>
          <w:szCs w:val="22"/>
        </w:rPr>
      </w:pPr>
      <w:r>
        <w:rPr>
          <w:rFonts w:ascii="Arial" w:eastAsia="Arial Unicode MS" w:hAnsi="Arial" w:cs="Arial Unicode MS"/>
          <w:color w:val="000000"/>
          <w:sz w:val="22"/>
          <w:szCs w:val="22"/>
        </w:rPr>
        <w:t>Even if sufficient numbers of jobs are maintained, the growing need for workers to adjust to the changing nature of existing jobs or shift from existing jobs and tasks to new ones will be disruptive. Even in the best of conditions it takes time for workers to develop new skills to secure to jobs in which they can be productive, and as Acemoglu and Restrepo note, layoffs from existing jobs can depress local or national labor markets, further increasing the costs of adjustment. Some workers never quite adjust.</w:t>
      </w:r>
      <w:del w:id="493" w:author="david jackson" w:date="2018-11-29T14:33:00Z">
        <w:r w:rsidDel="00BE5ACE">
          <w:rPr>
            <w:rFonts w:ascii="Arial" w:eastAsia="Arial Unicode MS" w:hAnsi="Arial" w:cs="Arial Unicode MS"/>
            <w:color w:val="000000"/>
            <w:sz w:val="22"/>
            <w:szCs w:val="22"/>
          </w:rPr>
          <w:delText xml:space="preserve">  </w:delText>
        </w:r>
      </w:del>
      <w:ins w:id="494" w:author="david jackson" w:date="2018-11-29T14:33:00Z">
        <w:r w:rsidR="00BE5ACE">
          <w:rPr>
            <w:rFonts w:ascii="Arial" w:eastAsia="Arial Unicode MS" w:hAnsi="Arial" w:cs="Arial Unicode MS"/>
            <w:color w:val="000000"/>
            <w:sz w:val="22"/>
            <w:szCs w:val="22"/>
          </w:rPr>
          <w:t xml:space="preserve"> </w:t>
        </w:r>
      </w:ins>
    </w:p>
    <w:p w14:paraId="782A9514" w14:textId="77777777" w:rsidR="002967DA" w:rsidRDefault="002967DA" w:rsidP="002967DA">
      <w:pPr>
        <w:spacing w:line="276" w:lineRule="auto"/>
        <w:rPr>
          <w:rFonts w:ascii="Arial" w:eastAsia="Arial Unicode MS" w:hAnsi="Arial" w:cs="Arial Unicode MS"/>
          <w:color w:val="000000"/>
          <w:sz w:val="22"/>
          <w:szCs w:val="22"/>
        </w:rPr>
      </w:pPr>
    </w:p>
    <w:p w14:paraId="14A60798" w14:textId="7937BF55" w:rsidR="002967DA" w:rsidRDefault="002967DA" w:rsidP="002967DA">
      <w:pPr>
        <w:spacing w:line="276" w:lineRule="auto"/>
        <w:rPr>
          <w:rFonts w:ascii="Arial" w:eastAsia="Arial Unicode MS" w:hAnsi="Arial" w:cs="Arial Unicode MS"/>
          <w:color w:val="000000"/>
          <w:sz w:val="22"/>
          <w:szCs w:val="22"/>
        </w:rPr>
      </w:pPr>
      <w:r>
        <w:rPr>
          <w:rFonts w:ascii="Arial" w:eastAsia="Arial Unicode MS" w:hAnsi="Arial" w:cs="Arial Unicode MS"/>
          <w:color w:val="000000"/>
          <w:sz w:val="22"/>
          <w:szCs w:val="22"/>
        </w:rPr>
        <w:t xml:space="preserve">Which is why the nation needs to commit to </w:t>
      </w:r>
      <w:del w:id="495" w:author="david jackson" w:date="2018-12-12T15:46:00Z">
        <w:r w:rsidDel="00634C68">
          <w:rPr>
            <w:rFonts w:ascii="Arial" w:eastAsia="Arial Unicode MS" w:hAnsi="Arial" w:cs="Arial Unicode MS"/>
            <w:color w:val="000000"/>
            <w:sz w:val="22"/>
            <w:szCs w:val="22"/>
          </w:rPr>
          <w:delText xml:space="preserve">a </w:delText>
        </w:r>
      </w:del>
      <w:r>
        <w:rPr>
          <w:rFonts w:ascii="Arial" w:eastAsia="Arial Unicode MS" w:hAnsi="Arial" w:cs="Arial Unicode MS"/>
          <w:color w:val="000000"/>
          <w:sz w:val="22"/>
          <w:szCs w:val="22"/>
        </w:rPr>
        <w:t>deepset educational changes, new efforts to help workers and communities adjust to change, and a more serious commitment to reducing hardships for those who are struggling.</w:t>
      </w:r>
      <w:del w:id="496" w:author="david jackson" w:date="2018-11-29T14:33:00Z">
        <w:r w:rsidDel="00BE5ACE">
          <w:rPr>
            <w:rFonts w:ascii="Arial" w:eastAsia="Arial Unicode MS" w:hAnsi="Arial" w:cs="Arial Unicode MS"/>
            <w:color w:val="000000"/>
            <w:sz w:val="22"/>
            <w:szCs w:val="22"/>
          </w:rPr>
          <w:delText xml:space="preserve">  </w:delText>
        </w:r>
      </w:del>
      <w:ins w:id="497" w:author="david jackson" w:date="2018-11-29T14:33:00Z">
        <w:r w:rsidR="00BE5ACE">
          <w:rPr>
            <w:rFonts w:ascii="Arial" w:eastAsia="Arial Unicode MS" w:hAnsi="Arial" w:cs="Arial Unicode MS"/>
            <w:color w:val="000000"/>
            <w:sz w:val="22"/>
            <w:szCs w:val="22"/>
          </w:rPr>
          <w:t xml:space="preserve"> </w:t>
        </w:r>
      </w:ins>
    </w:p>
    <w:p w14:paraId="154DA70D" w14:textId="77777777" w:rsidR="009805EB" w:rsidRDefault="009805EB">
      <w:r>
        <w:br w:type="page"/>
      </w:r>
    </w:p>
    <w:p w14:paraId="28225F9C" w14:textId="77777777" w:rsidR="009805EB" w:rsidRPr="009805EB" w:rsidRDefault="009805EB" w:rsidP="009805EB">
      <w:pPr>
        <w:keepNext/>
        <w:keepLines/>
        <w:pBdr>
          <w:top w:val="nil"/>
          <w:left w:val="nil"/>
          <w:bottom w:val="nil"/>
          <w:right w:val="nil"/>
          <w:between w:val="nil"/>
          <w:bar w:val="nil"/>
        </w:pBdr>
        <w:spacing w:before="360" w:after="120" w:line="276" w:lineRule="auto"/>
        <w:outlineLvl w:val="1"/>
        <w:rPr>
          <w:rFonts w:ascii="Arial" w:eastAsia="Arial Unicode MS" w:hAnsi="Arial" w:cs="Arial"/>
          <w:b/>
          <w:color w:val="000000"/>
          <w:sz w:val="28"/>
          <w:szCs w:val="28"/>
          <w:u w:color="000000"/>
          <w:bdr w:val="nil"/>
        </w:rPr>
      </w:pPr>
      <w:r w:rsidRPr="009805EB">
        <w:rPr>
          <w:rFonts w:ascii="Arial" w:eastAsia="Arial Unicode MS" w:hAnsi="Arial" w:cs="Arial"/>
          <w:b/>
          <w:color w:val="000000"/>
          <w:sz w:val="28"/>
          <w:szCs w:val="28"/>
          <w:u w:color="000000"/>
          <w:bdr w:val="nil"/>
        </w:rPr>
        <w:lastRenderedPageBreak/>
        <w:t>Promote a constant learning mindset</w:t>
      </w:r>
    </w:p>
    <w:p w14:paraId="49BABB1D" w14:textId="77777777" w:rsidR="009805EB" w:rsidRPr="009805EB" w:rsidRDefault="009805EB" w:rsidP="009805EB">
      <w:pPr>
        <w:spacing w:line="276" w:lineRule="auto"/>
        <w:rPr>
          <w:rFonts w:ascii="Arial" w:eastAsia="Arial Unicode MS" w:hAnsi="Arial" w:cs="Arial"/>
          <w:b/>
          <w:color w:val="000000"/>
          <w:sz w:val="28"/>
          <w:szCs w:val="28"/>
          <w:u w:color="000000"/>
        </w:rPr>
      </w:pPr>
    </w:p>
    <w:p w14:paraId="1BA92067" w14:textId="77777777" w:rsidR="009805EB" w:rsidRPr="009805EB" w:rsidRDefault="009805EB" w:rsidP="009805EB">
      <w:pPr>
        <w:spacing w:line="276" w:lineRule="auto"/>
        <w:rPr>
          <w:rFonts w:ascii="Arial" w:eastAsia="Arial Unicode MS" w:hAnsi="Arial" w:cs="Arial"/>
          <w:color w:val="000000"/>
          <w:sz w:val="22"/>
          <w:szCs w:val="22"/>
          <w:u w:color="000000"/>
        </w:rPr>
      </w:pPr>
      <w:r w:rsidRPr="009805EB">
        <w:rPr>
          <w:rFonts w:ascii="Arial" w:eastAsia="Arial Unicode MS" w:hAnsi="Arial" w:cs="Arial"/>
          <w:color w:val="000000"/>
          <w:sz w:val="22"/>
          <w:szCs w:val="22"/>
          <w:u w:color="000000"/>
        </w:rPr>
        <w:t>The AI era of automation will accelerate many of the labor market trends already in force—in particular the disruptive process of task creation and destruction. This acceleration will require workers to develop a constant learning mindset and use it to work both with machines, and in ways machines cannot. That means workers will need to take a new approach to learning and skills development, and that companies, educational institutions, and governments need to shift to support this change. Five strategies appear urgent:</w:t>
      </w:r>
    </w:p>
    <w:p w14:paraId="424CD33A" w14:textId="77777777" w:rsidR="009805EB" w:rsidRPr="009805EB" w:rsidRDefault="009805EB" w:rsidP="009805EB">
      <w:pPr>
        <w:numPr>
          <w:ilvl w:val="0"/>
          <w:numId w:val="20"/>
        </w:numPr>
        <w:spacing w:line="276" w:lineRule="auto"/>
        <w:rPr>
          <w:rFonts w:ascii="Arial" w:eastAsia="Arial Unicode MS" w:hAnsi="Arial" w:cs="Arial"/>
          <w:color w:val="000000"/>
          <w:sz w:val="22"/>
          <w:szCs w:val="22"/>
          <w:u w:color="000000"/>
        </w:rPr>
      </w:pPr>
      <w:r w:rsidRPr="009805EB">
        <w:rPr>
          <w:rFonts w:ascii="Arial" w:eastAsia="Arial Unicode MS" w:hAnsi="Arial" w:cs="Arial"/>
          <w:color w:val="000000"/>
          <w:sz w:val="22"/>
          <w:szCs w:val="22"/>
          <w:u w:color="000000"/>
        </w:rPr>
        <w:t xml:space="preserve">Invest in reskilling incumbent workers </w:t>
      </w:r>
    </w:p>
    <w:p w14:paraId="185040AC" w14:textId="77777777" w:rsidR="009805EB" w:rsidRPr="009805EB" w:rsidRDefault="009805EB" w:rsidP="009805EB">
      <w:pPr>
        <w:numPr>
          <w:ilvl w:val="0"/>
          <w:numId w:val="20"/>
        </w:numPr>
        <w:spacing w:line="276" w:lineRule="auto"/>
        <w:rPr>
          <w:rFonts w:ascii="Arial" w:eastAsia="Arial Unicode MS" w:hAnsi="Arial" w:cs="Arial"/>
          <w:color w:val="000000"/>
          <w:sz w:val="22"/>
          <w:szCs w:val="22"/>
          <w:u w:color="000000"/>
        </w:rPr>
      </w:pPr>
      <w:r w:rsidRPr="009805EB">
        <w:rPr>
          <w:rFonts w:ascii="Arial" w:eastAsia="Arial Unicode MS" w:hAnsi="Arial" w:cs="Arial"/>
          <w:color w:val="000000"/>
          <w:sz w:val="22"/>
          <w:szCs w:val="22"/>
          <w:u w:color="000000"/>
        </w:rPr>
        <w:t>Expand accelerated learning and certifications</w:t>
      </w:r>
    </w:p>
    <w:p w14:paraId="59CDCFD7" w14:textId="77777777" w:rsidR="009805EB" w:rsidRPr="009805EB" w:rsidRDefault="009805EB" w:rsidP="009805EB">
      <w:pPr>
        <w:numPr>
          <w:ilvl w:val="0"/>
          <w:numId w:val="20"/>
        </w:numPr>
        <w:spacing w:line="276" w:lineRule="auto"/>
        <w:rPr>
          <w:rFonts w:ascii="Arial" w:eastAsia="Arial Unicode MS" w:hAnsi="Arial" w:cs="Arial"/>
          <w:color w:val="000000"/>
          <w:sz w:val="22"/>
          <w:szCs w:val="22"/>
          <w:u w:color="000000"/>
        </w:rPr>
      </w:pPr>
      <w:r w:rsidRPr="009805EB">
        <w:rPr>
          <w:rFonts w:ascii="Arial" w:eastAsia="Arial Unicode MS" w:hAnsi="Arial" w:cs="Arial"/>
          <w:color w:val="000000"/>
          <w:sz w:val="22"/>
          <w:szCs w:val="22"/>
          <w:u w:color="000000"/>
        </w:rPr>
        <w:t>Make skill development more financially accessible</w:t>
      </w:r>
    </w:p>
    <w:p w14:paraId="47AB3E47" w14:textId="77777777" w:rsidR="009805EB" w:rsidRPr="009805EB" w:rsidRDefault="009805EB" w:rsidP="009805EB">
      <w:pPr>
        <w:numPr>
          <w:ilvl w:val="0"/>
          <w:numId w:val="20"/>
        </w:numPr>
        <w:spacing w:line="276" w:lineRule="auto"/>
        <w:rPr>
          <w:rFonts w:ascii="Arial" w:eastAsia="Arial Unicode MS" w:hAnsi="Arial" w:cs="Arial"/>
          <w:color w:val="000000"/>
          <w:sz w:val="22"/>
          <w:szCs w:val="22"/>
          <w:u w:val="single" w:color="000000"/>
        </w:rPr>
      </w:pPr>
      <w:r w:rsidRPr="009805EB">
        <w:rPr>
          <w:rFonts w:ascii="Arial" w:eastAsia="Arial Unicode MS" w:hAnsi="Arial" w:cs="Arial"/>
          <w:color w:val="000000"/>
          <w:sz w:val="22"/>
          <w:szCs w:val="22"/>
          <w:u w:color="000000"/>
        </w:rPr>
        <w:t>Align and expand traditional education</w:t>
      </w:r>
    </w:p>
    <w:p w14:paraId="0F80F519" w14:textId="77777777" w:rsidR="009805EB" w:rsidRPr="009805EB" w:rsidRDefault="009805EB" w:rsidP="009805EB">
      <w:pPr>
        <w:numPr>
          <w:ilvl w:val="0"/>
          <w:numId w:val="20"/>
        </w:numPr>
        <w:spacing w:line="276" w:lineRule="auto"/>
        <w:rPr>
          <w:rFonts w:ascii="Arial" w:eastAsia="Arial Unicode MS" w:hAnsi="Arial" w:cs="Arial"/>
          <w:color w:val="000000"/>
          <w:sz w:val="22"/>
          <w:szCs w:val="22"/>
          <w:u w:val="single" w:color="000000"/>
        </w:rPr>
      </w:pPr>
      <w:r w:rsidRPr="009805EB">
        <w:rPr>
          <w:rFonts w:ascii="Arial" w:eastAsia="Arial Unicode MS" w:hAnsi="Arial" w:cs="Arial"/>
          <w:color w:val="000000"/>
          <w:sz w:val="22"/>
          <w:szCs w:val="22"/>
          <w:u w:color="000000"/>
        </w:rPr>
        <w:t>Foster uniquely human qualities</w:t>
      </w:r>
    </w:p>
    <w:p w14:paraId="6147889C" w14:textId="77777777" w:rsidR="009805EB" w:rsidRPr="009805EB" w:rsidRDefault="009805EB" w:rsidP="009805EB">
      <w:pPr>
        <w:spacing w:line="276" w:lineRule="auto"/>
        <w:rPr>
          <w:rFonts w:ascii="Arial" w:eastAsia="Arial Unicode MS" w:hAnsi="Arial" w:cs="Arial"/>
          <w:color w:val="000000"/>
          <w:sz w:val="22"/>
          <w:szCs w:val="22"/>
          <w:u w:val="single" w:color="000000"/>
        </w:rPr>
      </w:pPr>
    </w:p>
    <w:p w14:paraId="1050C249" w14:textId="77777777" w:rsidR="009805EB" w:rsidRPr="009805EB" w:rsidRDefault="009805EB" w:rsidP="009805EB">
      <w:pPr>
        <w:spacing w:line="276" w:lineRule="auto"/>
        <w:rPr>
          <w:rFonts w:ascii="Arial" w:eastAsia="Arial Unicode MS" w:hAnsi="Arial" w:cs="Arial"/>
          <w:b/>
          <w:color w:val="000000"/>
          <w:sz w:val="22"/>
          <w:szCs w:val="22"/>
          <w:u w:color="000000"/>
        </w:rPr>
      </w:pPr>
      <w:r w:rsidRPr="009805EB">
        <w:rPr>
          <w:rFonts w:ascii="Arial" w:eastAsia="Arial Unicode MS" w:hAnsi="Arial" w:cs="Arial"/>
          <w:b/>
          <w:color w:val="000000"/>
          <w:sz w:val="22"/>
          <w:szCs w:val="22"/>
          <w:u w:color="000000"/>
        </w:rPr>
        <w:t xml:space="preserve">Invest in reskilling incumbent workers </w:t>
      </w:r>
    </w:p>
    <w:p w14:paraId="053A166E" w14:textId="77777777" w:rsidR="009805EB" w:rsidRPr="009805EB" w:rsidRDefault="009805EB" w:rsidP="009805EB">
      <w:pPr>
        <w:spacing w:line="276" w:lineRule="auto"/>
        <w:rPr>
          <w:rFonts w:ascii="Arial" w:eastAsia="Arial Unicode MS" w:hAnsi="Arial" w:cs="Arial"/>
          <w:color w:val="FF0000"/>
          <w:sz w:val="22"/>
          <w:szCs w:val="22"/>
          <w:u w:color="000000"/>
        </w:rPr>
      </w:pPr>
      <w:r w:rsidRPr="009805EB">
        <w:rPr>
          <w:rFonts w:ascii="Arial" w:eastAsia="Arial Unicode MS" w:hAnsi="Arial" w:cs="Arial"/>
          <w:color w:val="000000"/>
          <w:sz w:val="22"/>
          <w:szCs w:val="22"/>
          <w:u w:color="000000"/>
        </w:rPr>
        <w:tab/>
      </w:r>
      <w:r w:rsidRPr="009805EB">
        <w:rPr>
          <w:rFonts w:ascii="Arial" w:eastAsia="Arial Unicode MS" w:hAnsi="Arial" w:cs="Arial"/>
          <w:color w:val="000000"/>
          <w:sz w:val="22"/>
          <w:szCs w:val="22"/>
          <w:u w:color="000000"/>
        </w:rPr>
        <w:tab/>
      </w:r>
      <w:r w:rsidRPr="009805EB">
        <w:rPr>
          <w:rFonts w:ascii="Arial" w:eastAsia="Arial Unicode MS" w:hAnsi="Arial" w:cs="Arial"/>
          <w:color w:val="000000"/>
          <w:sz w:val="22"/>
          <w:szCs w:val="22"/>
          <w:u w:color="000000"/>
        </w:rPr>
        <w:tab/>
      </w:r>
    </w:p>
    <w:p w14:paraId="207B3E5F" w14:textId="728E9A41"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 xml:space="preserve">Change will most naturally and urgently begin within companies, where firms and their existing workers will mutually experience the need for skills changes. An important starting point therefore will be </w:t>
      </w:r>
      <w:del w:id="498" w:author="david jackson" w:date="2018-12-12T15:53:00Z">
        <w:r w:rsidRPr="009805EB" w:rsidDel="009E1B5D">
          <w:rPr>
            <w:rFonts w:ascii="Arial" w:eastAsia="Arial Unicode MS" w:hAnsi="Arial" w:cs="Arial"/>
            <w:sz w:val="22"/>
            <w:szCs w:val="22"/>
            <w:u w:color="000000"/>
          </w:rPr>
          <w:delText xml:space="preserve">work </w:delText>
        </w:r>
      </w:del>
      <w:r w:rsidRPr="009805EB">
        <w:rPr>
          <w:rFonts w:ascii="Arial" w:eastAsia="Arial Unicode MS" w:hAnsi="Arial" w:cs="Arial"/>
          <w:sz w:val="22"/>
          <w:szCs w:val="22"/>
          <w:u w:color="000000"/>
        </w:rPr>
        <w:t xml:space="preserve">to </w:t>
      </w:r>
      <w:r w:rsidRPr="009805EB">
        <w:rPr>
          <w:rFonts w:ascii="Arial" w:eastAsia="Arial Unicode MS" w:hAnsi="Arial" w:cs="Arial"/>
          <w:b/>
          <w:sz w:val="22"/>
          <w:szCs w:val="22"/>
          <w:u w:color="000000"/>
        </w:rPr>
        <w:t>increase the prevalence of employer-led training</w:t>
      </w:r>
      <w:r w:rsidRPr="009805EB">
        <w:rPr>
          <w:rFonts w:ascii="Arial" w:eastAsia="Arial Unicode MS" w:hAnsi="Arial" w:cs="Arial"/>
          <w:sz w:val="22"/>
          <w:szCs w:val="22"/>
          <w:u w:color="000000"/>
        </w:rPr>
        <w:t>.</w:t>
      </w:r>
    </w:p>
    <w:p w14:paraId="33149622" w14:textId="77777777" w:rsidR="009805EB" w:rsidRPr="009805EB" w:rsidRDefault="009805EB" w:rsidP="009805EB">
      <w:pPr>
        <w:spacing w:line="276" w:lineRule="auto"/>
        <w:rPr>
          <w:rFonts w:ascii="Arial" w:eastAsia="Arial Unicode MS" w:hAnsi="Arial" w:cs="Arial"/>
          <w:sz w:val="22"/>
          <w:szCs w:val="22"/>
          <w:u w:color="000000"/>
        </w:rPr>
      </w:pPr>
    </w:p>
    <w:p w14:paraId="37D0651A" w14:textId="77777777"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While the conventional wisdom says that employees, not companies, are the primary beneficiaries of training, in fact, a variety of empirical studies have shown that firms frequently recapture the costs of training workers, in particular through increased worker productivity.</w:t>
      </w:r>
      <w:r w:rsidRPr="009805EB">
        <w:rPr>
          <w:rFonts w:ascii="Arial" w:eastAsia="Arial Unicode MS" w:hAnsi="Arial" w:cs="Arial"/>
          <w:sz w:val="22"/>
          <w:szCs w:val="22"/>
          <w:u w:color="000000"/>
          <w:vertAlign w:val="superscript"/>
        </w:rPr>
        <w:endnoteReference w:id="56"/>
      </w:r>
      <w:r w:rsidRPr="009805EB">
        <w:rPr>
          <w:rFonts w:ascii="Arial" w:eastAsia="Arial Unicode MS" w:hAnsi="Arial" w:cs="Arial"/>
          <w:sz w:val="22"/>
          <w:szCs w:val="22"/>
          <w:u w:color="000000"/>
        </w:rPr>
        <w:t xml:space="preserve"> Employer-led trainings can improve firm output, enhance workers’ career prospects, and help companies fill emerging critical needs.</w:t>
      </w:r>
      <w:r w:rsidRPr="009805EB">
        <w:rPr>
          <w:rFonts w:ascii="Arial" w:eastAsia="Arial Unicode MS" w:hAnsi="Arial" w:cs="Arial"/>
          <w:sz w:val="22"/>
          <w:szCs w:val="22"/>
          <w:u w:color="000000"/>
          <w:vertAlign w:val="superscript"/>
        </w:rPr>
        <w:endnoteReference w:id="57"/>
      </w:r>
      <w:r w:rsidRPr="009805EB">
        <w:rPr>
          <w:rFonts w:ascii="Arial" w:eastAsia="Arial Unicode MS" w:hAnsi="Arial" w:cs="Arial"/>
          <w:sz w:val="22"/>
          <w:szCs w:val="22"/>
          <w:u w:color="000000"/>
        </w:rPr>
        <w:t xml:space="preserve"> Unfortunately, businesses today are less likely than in the past to offer access to on-the-job training or financial support for upskilling.</w:t>
      </w:r>
      <w:r w:rsidRPr="009805EB">
        <w:rPr>
          <w:rFonts w:ascii="Arial" w:eastAsia="Arial Unicode MS" w:hAnsi="Arial" w:cs="Arial"/>
          <w:sz w:val="22"/>
          <w:szCs w:val="22"/>
          <w:u w:color="000000"/>
          <w:vertAlign w:val="superscript"/>
        </w:rPr>
        <w:endnoteReference w:id="58"/>
      </w:r>
      <w:r w:rsidRPr="009805EB">
        <w:rPr>
          <w:rFonts w:ascii="Arial" w:eastAsia="Arial Unicode MS" w:hAnsi="Arial" w:cs="Arial"/>
          <w:sz w:val="22"/>
          <w:szCs w:val="22"/>
          <w:u w:color="000000"/>
        </w:rPr>
        <w:t xml:space="preserve"> Firms should reconsider their hesitation.</w:t>
      </w:r>
    </w:p>
    <w:p w14:paraId="50C36C9D" w14:textId="77777777" w:rsidR="009805EB" w:rsidRPr="009805EB" w:rsidRDefault="009805EB" w:rsidP="009805EB">
      <w:pPr>
        <w:spacing w:line="276" w:lineRule="auto"/>
        <w:rPr>
          <w:rFonts w:ascii="Arial" w:eastAsia="Arial Unicode MS" w:hAnsi="Arial" w:cs="Arial"/>
          <w:sz w:val="22"/>
          <w:szCs w:val="22"/>
          <w:u w:color="000000"/>
        </w:rPr>
      </w:pPr>
    </w:p>
    <w:p w14:paraId="742A9887" w14:textId="77777777"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Likewise, a well-structured program that builds time for training into workers’ shifts can help alleviate many of the barriers that workers face.</w:t>
      </w:r>
      <w:r w:rsidRPr="009805EB">
        <w:rPr>
          <w:rFonts w:ascii="Arial" w:eastAsia="Arial Unicode MS" w:hAnsi="Arial" w:cs="Arial"/>
          <w:sz w:val="22"/>
          <w:szCs w:val="22"/>
          <w:u w:color="000000"/>
          <w:vertAlign w:val="superscript"/>
        </w:rPr>
        <w:endnoteReference w:id="59"/>
      </w:r>
      <w:r w:rsidRPr="009805EB">
        <w:rPr>
          <w:rFonts w:ascii="Arial" w:eastAsia="Arial Unicode MS" w:hAnsi="Arial" w:cs="Arial"/>
          <w:sz w:val="22"/>
          <w:szCs w:val="22"/>
          <w:u w:color="000000"/>
        </w:rPr>
        <w:t xml:space="preserve"> In this regard, more firms should leverage the emergence of new models, such as unbundled online courses, that allow firms and workers to craft curricula to target the skills that they deem most relevant.</w:t>
      </w:r>
      <w:r w:rsidRPr="009805EB">
        <w:rPr>
          <w:rFonts w:ascii="Arial" w:eastAsia="Arial Unicode MS" w:hAnsi="Arial" w:cs="Arial"/>
          <w:sz w:val="22"/>
          <w:szCs w:val="22"/>
          <w:u w:color="000000"/>
          <w:vertAlign w:val="superscript"/>
        </w:rPr>
        <w:endnoteReference w:id="60"/>
      </w:r>
    </w:p>
    <w:p w14:paraId="212A568D" w14:textId="77777777" w:rsidR="009805EB" w:rsidRPr="009805EB" w:rsidRDefault="009805EB" w:rsidP="009805EB">
      <w:pPr>
        <w:spacing w:line="276" w:lineRule="auto"/>
        <w:rPr>
          <w:rFonts w:ascii="Arial" w:eastAsia="Arial Unicode MS" w:hAnsi="Arial" w:cs="Arial"/>
          <w:sz w:val="22"/>
          <w:szCs w:val="22"/>
          <w:u w:color="000000"/>
        </w:rPr>
      </w:pPr>
    </w:p>
    <w:p w14:paraId="70471B16" w14:textId="77777777" w:rsidR="009805EB" w:rsidRPr="009805EB" w:rsidRDefault="009805EB" w:rsidP="009805EB">
      <w:pPr>
        <w:spacing w:line="276" w:lineRule="auto"/>
        <w:rPr>
          <w:rFonts w:ascii="Arial" w:eastAsia="Arial Unicode MS" w:hAnsi="Arial" w:cs="Arial"/>
          <w:b/>
          <w:color w:val="000000"/>
          <w:sz w:val="22"/>
          <w:szCs w:val="22"/>
          <w:u w:color="000000"/>
        </w:rPr>
      </w:pPr>
      <w:r w:rsidRPr="009805EB">
        <w:rPr>
          <w:rFonts w:ascii="Arial" w:eastAsia="Arial Unicode MS" w:hAnsi="Arial" w:cs="Arial"/>
          <w:b/>
          <w:color w:val="000000"/>
          <w:sz w:val="22"/>
          <w:szCs w:val="22"/>
          <w:u w:color="000000"/>
        </w:rPr>
        <w:t>Expand accelerated learning and certifications</w:t>
      </w:r>
    </w:p>
    <w:p w14:paraId="72E72036" w14:textId="77777777" w:rsidR="009805EB" w:rsidRPr="009805EB" w:rsidRDefault="009805EB" w:rsidP="009805EB">
      <w:pPr>
        <w:spacing w:line="276" w:lineRule="auto"/>
        <w:rPr>
          <w:rFonts w:ascii="Arial" w:eastAsia="Arial Unicode MS" w:hAnsi="Arial" w:cs="Arial"/>
          <w:color w:val="000000"/>
          <w:sz w:val="22"/>
          <w:szCs w:val="22"/>
          <w:u w:color="000000"/>
        </w:rPr>
      </w:pPr>
    </w:p>
    <w:p w14:paraId="27CBB653" w14:textId="77777777" w:rsidR="009805EB" w:rsidRPr="009805EB" w:rsidRDefault="009805EB" w:rsidP="009805EB">
      <w:pPr>
        <w:spacing w:line="276" w:lineRule="auto"/>
        <w:rPr>
          <w:rFonts w:ascii="Arial" w:eastAsia="Arial Unicode MS" w:hAnsi="Arial" w:cs="Arial"/>
          <w:color w:val="000000"/>
          <w:sz w:val="22"/>
          <w:szCs w:val="22"/>
          <w:u w:color="000000"/>
        </w:rPr>
      </w:pPr>
      <w:r w:rsidRPr="009805EB">
        <w:rPr>
          <w:rFonts w:ascii="Arial" w:eastAsia="Arial Unicode MS" w:hAnsi="Arial" w:cs="Arial"/>
          <w:color w:val="000000"/>
          <w:sz w:val="22"/>
          <w:szCs w:val="22"/>
          <w:u w:color="000000"/>
        </w:rPr>
        <w:t xml:space="preserve">Training and education can benefit, meanwhile, from ongoing experiments in accelerated and competency-based learning models, which will become more important as automation and AI accelerate the extent and pace of task change in many jobs. These changes will sharpen the need for workers to rapidly acquire and effectively signal to employers what skills they possess. </w:t>
      </w:r>
    </w:p>
    <w:p w14:paraId="4D1E479F" w14:textId="77777777" w:rsidR="009805EB" w:rsidRPr="009805EB" w:rsidRDefault="009805EB" w:rsidP="009805EB">
      <w:pPr>
        <w:spacing w:line="276" w:lineRule="auto"/>
        <w:rPr>
          <w:rFonts w:ascii="Arial" w:eastAsia="Arial Unicode MS" w:hAnsi="Arial" w:cs="Arial"/>
          <w:color w:val="000000"/>
          <w:sz w:val="22"/>
          <w:szCs w:val="22"/>
          <w:u w:color="000000"/>
        </w:rPr>
      </w:pPr>
    </w:p>
    <w:p w14:paraId="1DAE84D1" w14:textId="6A4FBE22" w:rsidR="009805EB" w:rsidRPr="009805EB" w:rsidRDefault="009805EB" w:rsidP="009805EB">
      <w:pPr>
        <w:spacing w:line="276" w:lineRule="auto"/>
        <w:rPr>
          <w:rFonts w:ascii="Arial" w:eastAsia="Arial Unicode MS" w:hAnsi="Arial" w:cs="Arial"/>
          <w:color w:val="000000"/>
          <w:sz w:val="22"/>
          <w:szCs w:val="22"/>
          <w:u w:color="000000"/>
        </w:rPr>
      </w:pPr>
      <w:r w:rsidRPr="009805EB">
        <w:rPr>
          <w:rFonts w:ascii="Arial" w:eastAsia="Arial Unicode MS" w:hAnsi="Arial" w:cs="Arial"/>
          <w:sz w:val="22"/>
          <w:szCs w:val="22"/>
          <w:u w:color="000000"/>
        </w:rPr>
        <w:lastRenderedPageBreak/>
        <w:t>As education and training become</w:t>
      </w:r>
      <w:del w:id="499" w:author="david jackson" w:date="2018-12-12T15:54:00Z">
        <w:r w:rsidRPr="009805EB" w:rsidDel="000053D4">
          <w:rPr>
            <w:rFonts w:ascii="Arial" w:eastAsia="Arial Unicode MS" w:hAnsi="Arial" w:cs="Arial"/>
            <w:sz w:val="22"/>
            <w:szCs w:val="22"/>
            <w:u w:color="000000"/>
          </w:rPr>
          <w:delText>s</w:delText>
        </w:r>
      </w:del>
      <w:r w:rsidRPr="009805EB">
        <w:rPr>
          <w:rFonts w:ascii="Arial" w:eastAsia="Arial Unicode MS" w:hAnsi="Arial" w:cs="Arial"/>
          <w:sz w:val="22"/>
          <w:szCs w:val="22"/>
          <w:u w:color="000000"/>
        </w:rPr>
        <w:t xml:space="preserve"> a lifetime endeavor, </w:t>
      </w:r>
      <w:del w:id="500" w:author="david jackson" w:date="2018-12-12T15:55:00Z">
        <w:r w:rsidRPr="009805EB" w:rsidDel="00451067">
          <w:rPr>
            <w:rFonts w:ascii="Arial" w:eastAsia="Arial Unicode MS" w:hAnsi="Arial" w:cs="Arial"/>
            <w:sz w:val="22"/>
            <w:szCs w:val="22"/>
            <w:u w:color="000000"/>
          </w:rPr>
          <w:delText>then,</w:delText>
        </w:r>
      </w:del>
      <w:r w:rsidRPr="009805EB">
        <w:rPr>
          <w:rFonts w:ascii="Arial" w:eastAsia="Arial Unicode MS" w:hAnsi="Arial" w:cs="Arial"/>
          <w:sz w:val="22"/>
          <w:szCs w:val="22"/>
          <w:u w:color="000000"/>
        </w:rPr>
        <w:t xml:space="preserve"> rapid learning in concentrated</w:t>
      </w:r>
      <w:del w:id="501" w:author="david jackson" w:date="2018-12-12T15:55:00Z">
        <w:r w:rsidRPr="009805EB" w:rsidDel="00451067">
          <w:rPr>
            <w:rFonts w:ascii="Arial" w:eastAsia="Arial Unicode MS" w:hAnsi="Arial" w:cs="Arial"/>
            <w:sz w:val="22"/>
            <w:szCs w:val="22"/>
            <w:u w:color="000000"/>
          </w:rPr>
          <w:delText>,</w:delText>
        </w:r>
      </w:del>
      <w:r w:rsidRPr="009805EB">
        <w:rPr>
          <w:rFonts w:ascii="Arial" w:eastAsia="Arial Unicode MS" w:hAnsi="Arial" w:cs="Arial"/>
          <w:sz w:val="22"/>
          <w:szCs w:val="22"/>
          <w:u w:color="000000"/>
        </w:rPr>
        <w:t xml:space="preserve"> disaggregated formats will play a growing role. To better facilitate this shift, businesses, educational institutions, governments, and non-profit organizations should work to </w:t>
      </w:r>
      <w:r w:rsidRPr="009805EB">
        <w:rPr>
          <w:rFonts w:ascii="Arial" w:eastAsia="Arial Unicode MS" w:hAnsi="Arial" w:cs="Arial"/>
          <w:b/>
          <w:sz w:val="22"/>
          <w:szCs w:val="22"/>
          <w:u w:color="000000"/>
        </w:rPr>
        <w:t xml:space="preserve">refine and scale up emerging models for accelerated learning </w:t>
      </w:r>
      <w:r w:rsidRPr="009805EB">
        <w:rPr>
          <w:rFonts w:ascii="Arial" w:eastAsia="Arial Unicode MS" w:hAnsi="Arial" w:cs="Arial"/>
          <w:sz w:val="22"/>
          <w:szCs w:val="22"/>
          <w:u w:color="000000"/>
        </w:rPr>
        <w:t>such as tech “boot camps” and coding schools</w:t>
      </w:r>
      <w:r w:rsidRPr="009805EB">
        <w:rPr>
          <w:rFonts w:ascii="Arial" w:eastAsia="Arial Unicode MS" w:hAnsi="Arial" w:cs="Arial"/>
          <w:color w:val="000000"/>
          <w:sz w:val="22"/>
          <w:szCs w:val="22"/>
          <w:u w:color="000000"/>
        </w:rPr>
        <w:t xml:space="preserve">—including into domains far beyond the immediate </w:t>
      </w:r>
      <w:del w:id="502" w:author="david jackson" w:date="2018-12-12T15:55:00Z">
        <w:r w:rsidRPr="009805EB" w:rsidDel="008B33E4">
          <w:rPr>
            <w:rFonts w:ascii="Arial" w:eastAsia="Arial Unicode MS" w:hAnsi="Arial" w:cs="Arial"/>
            <w:color w:val="000000"/>
            <w:sz w:val="22"/>
            <w:szCs w:val="22"/>
            <w:u w:color="000000"/>
          </w:rPr>
          <w:delText>“</w:delText>
        </w:r>
      </w:del>
      <w:r w:rsidRPr="009805EB">
        <w:rPr>
          <w:rFonts w:ascii="Arial" w:eastAsia="Arial Unicode MS" w:hAnsi="Arial" w:cs="Arial"/>
          <w:color w:val="000000"/>
          <w:sz w:val="22"/>
          <w:szCs w:val="22"/>
          <w:u w:color="000000"/>
        </w:rPr>
        <w:t>tech</w:t>
      </w:r>
      <w:del w:id="503" w:author="david jackson" w:date="2018-12-12T15:55:00Z">
        <w:r w:rsidRPr="009805EB" w:rsidDel="008B33E4">
          <w:rPr>
            <w:rFonts w:ascii="Arial" w:eastAsia="Arial Unicode MS" w:hAnsi="Arial" w:cs="Arial"/>
            <w:color w:val="000000"/>
            <w:sz w:val="22"/>
            <w:szCs w:val="22"/>
            <w:u w:color="000000"/>
          </w:rPr>
          <w:delText>”</w:delText>
        </w:r>
      </w:del>
      <w:r w:rsidRPr="009805EB">
        <w:rPr>
          <w:rFonts w:ascii="Arial" w:eastAsia="Arial Unicode MS" w:hAnsi="Arial" w:cs="Arial"/>
          <w:color w:val="000000"/>
          <w:sz w:val="22"/>
          <w:szCs w:val="22"/>
          <w:u w:color="000000"/>
        </w:rPr>
        <w:t xml:space="preserve"> sector. To achieve this, new collaborations are going to be needed to work out compelling use cases and business models. This will be particularly important in a sector that has seen a proliferation of new course providers, but has also faced criticism over organizational closures, high costs, and relative lack of information about student outcomes. Promising, albeit narrow, efforts are underway. Some cities and states have tried to establish their own publicly</w:t>
      </w:r>
      <w:ins w:id="504" w:author="david jackson" w:date="2018-12-12T15:56:00Z">
        <w:r w:rsidR="00633513">
          <w:rPr>
            <w:rFonts w:ascii="Arial" w:eastAsia="Arial Unicode MS" w:hAnsi="Arial" w:cs="Arial"/>
            <w:color w:val="000000"/>
            <w:sz w:val="22"/>
            <w:szCs w:val="22"/>
            <w:u w:color="000000"/>
          </w:rPr>
          <w:t xml:space="preserve"> </w:t>
        </w:r>
      </w:ins>
      <w:del w:id="505" w:author="david jackson" w:date="2018-12-12T15:55:00Z">
        <w:r w:rsidRPr="009805EB" w:rsidDel="00633513">
          <w:rPr>
            <w:rFonts w:ascii="Arial" w:eastAsia="Arial Unicode MS" w:hAnsi="Arial" w:cs="Arial"/>
            <w:color w:val="000000"/>
            <w:sz w:val="22"/>
            <w:szCs w:val="22"/>
            <w:u w:color="000000"/>
          </w:rPr>
          <w:delText>-</w:delText>
        </w:r>
      </w:del>
      <w:r w:rsidRPr="009805EB">
        <w:rPr>
          <w:rFonts w:ascii="Arial" w:eastAsia="Arial Unicode MS" w:hAnsi="Arial" w:cs="Arial"/>
          <w:color w:val="000000"/>
          <w:sz w:val="22"/>
          <w:szCs w:val="22"/>
          <w:u w:color="000000"/>
        </w:rPr>
        <w:t>available accelerated learning programs.</w:t>
      </w:r>
      <w:r w:rsidRPr="009805EB">
        <w:rPr>
          <w:rFonts w:ascii="Arial" w:eastAsia="Arial Unicode MS" w:hAnsi="Arial" w:cs="Arial"/>
          <w:color w:val="000000"/>
          <w:sz w:val="22"/>
          <w:szCs w:val="22"/>
          <w:u w:color="000000"/>
          <w:vertAlign w:val="superscript"/>
        </w:rPr>
        <w:endnoteReference w:id="61"/>
      </w:r>
      <w:r w:rsidRPr="009805EB">
        <w:rPr>
          <w:rFonts w:ascii="Arial" w:eastAsia="Arial Unicode MS" w:hAnsi="Arial" w:cs="Arial"/>
          <w:color w:val="000000"/>
          <w:sz w:val="22"/>
          <w:szCs w:val="22"/>
          <w:u w:color="000000"/>
        </w:rPr>
        <w:t xml:space="preserve"> These efforts are running in parallel to federal efforts to benchmark new educational funding models, including for accelerated learning.</w:t>
      </w:r>
      <w:r w:rsidRPr="009805EB">
        <w:rPr>
          <w:rFonts w:ascii="Arial" w:eastAsia="Arial Unicode MS" w:hAnsi="Arial" w:cs="Arial"/>
          <w:color w:val="000000"/>
          <w:sz w:val="22"/>
          <w:szCs w:val="22"/>
          <w:u w:color="000000"/>
          <w:vertAlign w:val="superscript"/>
        </w:rPr>
        <w:endnoteReference w:id="62"/>
      </w:r>
      <w:r w:rsidRPr="009805EB">
        <w:rPr>
          <w:rFonts w:ascii="Arial" w:eastAsia="Arial Unicode MS" w:hAnsi="Arial" w:cs="Arial"/>
          <w:color w:val="000000"/>
          <w:sz w:val="22"/>
          <w:szCs w:val="22"/>
          <w:u w:color="000000"/>
        </w:rPr>
        <w:t xml:space="preserve"> In other instances, companies are working with providers to shift the cost burden away from learners.</w:t>
      </w:r>
    </w:p>
    <w:p w14:paraId="4B2A0889" w14:textId="77777777" w:rsidR="009805EB" w:rsidRPr="009805EB" w:rsidRDefault="009805EB" w:rsidP="009805EB">
      <w:pPr>
        <w:spacing w:line="276" w:lineRule="auto"/>
        <w:rPr>
          <w:rFonts w:ascii="Arial" w:eastAsia="Arial Unicode MS" w:hAnsi="Arial" w:cs="Arial"/>
          <w:color w:val="000000"/>
          <w:sz w:val="22"/>
          <w:szCs w:val="22"/>
          <w:u w:color="000000"/>
        </w:rPr>
      </w:pPr>
    </w:p>
    <w:p w14:paraId="26965BF8" w14:textId="0EB11216" w:rsidR="009805EB" w:rsidRPr="009805EB" w:rsidRDefault="009805EB" w:rsidP="009805EB">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b/>
          <w:color w:val="000000"/>
          <w:sz w:val="22"/>
          <w:szCs w:val="22"/>
          <w:u w:color="000000"/>
        </w:rPr>
      </w:pPr>
      <w:r w:rsidRPr="009805EB">
        <w:rPr>
          <w:rFonts w:ascii="Arial" w:eastAsia="Arial Unicode MS" w:hAnsi="Arial" w:cs="Arial"/>
          <w:b/>
          <w:color w:val="000000"/>
          <w:sz w:val="22"/>
          <w:szCs w:val="22"/>
          <w:u w:color="000000"/>
        </w:rPr>
        <w:t xml:space="preserve">Accelerated </w:t>
      </w:r>
      <w:del w:id="506" w:author="david jackson" w:date="2018-12-12T15:56:00Z">
        <w:r w:rsidRPr="009805EB" w:rsidDel="00633513">
          <w:rPr>
            <w:rFonts w:ascii="Arial" w:eastAsia="Arial Unicode MS" w:hAnsi="Arial" w:cs="Arial"/>
            <w:b/>
            <w:color w:val="000000"/>
            <w:sz w:val="22"/>
            <w:szCs w:val="22"/>
            <w:u w:color="000000"/>
          </w:rPr>
          <w:delText xml:space="preserve">Learning </w:delText>
        </w:r>
      </w:del>
      <w:ins w:id="507" w:author="david jackson" w:date="2018-12-12T15:56:00Z">
        <w:r w:rsidR="00633513">
          <w:rPr>
            <w:rFonts w:ascii="Arial" w:eastAsia="Arial Unicode MS" w:hAnsi="Arial" w:cs="Arial"/>
            <w:b/>
            <w:color w:val="000000"/>
            <w:sz w:val="22"/>
            <w:szCs w:val="22"/>
            <w:u w:color="000000"/>
          </w:rPr>
          <w:t>l</w:t>
        </w:r>
        <w:r w:rsidR="00633513" w:rsidRPr="009805EB">
          <w:rPr>
            <w:rFonts w:ascii="Arial" w:eastAsia="Arial Unicode MS" w:hAnsi="Arial" w:cs="Arial"/>
            <w:b/>
            <w:color w:val="000000"/>
            <w:sz w:val="22"/>
            <w:szCs w:val="22"/>
            <w:u w:color="000000"/>
          </w:rPr>
          <w:t xml:space="preserve">earning </w:t>
        </w:r>
      </w:ins>
      <w:r w:rsidRPr="009805EB">
        <w:rPr>
          <w:rFonts w:ascii="Arial" w:eastAsia="Arial Unicode MS" w:hAnsi="Arial" w:cs="Arial"/>
          <w:b/>
          <w:color w:val="000000"/>
          <w:sz w:val="22"/>
          <w:szCs w:val="22"/>
          <w:u w:color="000000"/>
        </w:rPr>
        <w:t xml:space="preserve">as </w:t>
      </w:r>
      <w:del w:id="508" w:author="david jackson" w:date="2018-12-12T15:56:00Z">
        <w:r w:rsidRPr="009805EB" w:rsidDel="00633513">
          <w:rPr>
            <w:rFonts w:ascii="Arial" w:eastAsia="Arial Unicode MS" w:hAnsi="Arial" w:cs="Arial"/>
            <w:b/>
            <w:color w:val="000000"/>
            <w:sz w:val="22"/>
            <w:szCs w:val="22"/>
            <w:u w:color="000000"/>
          </w:rPr>
          <w:delText>End</w:delText>
        </w:r>
      </w:del>
      <w:ins w:id="509" w:author="david jackson" w:date="2018-12-12T15:56:00Z">
        <w:r w:rsidR="00633513">
          <w:rPr>
            <w:rFonts w:ascii="Arial" w:eastAsia="Arial Unicode MS" w:hAnsi="Arial" w:cs="Arial"/>
            <w:b/>
            <w:color w:val="000000"/>
            <w:sz w:val="22"/>
            <w:szCs w:val="22"/>
            <w:u w:color="000000"/>
          </w:rPr>
          <w:t>e</w:t>
        </w:r>
        <w:r w:rsidR="00633513" w:rsidRPr="009805EB">
          <w:rPr>
            <w:rFonts w:ascii="Arial" w:eastAsia="Arial Unicode MS" w:hAnsi="Arial" w:cs="Arial"/>
            <w:b/>
            <w:color w:val="000000"/>
            <w:sz w:val="22"/>
            <w:szCs w:val="22"/>
            <w:u w:color="000000"/>
          </w:rPr>
          <w:t>nd</w:t>
        </w:r>
      </w:ins>
      <w:r w:rsidRPr="009805EB">
        <w:rPr>
          <w:rFonts w:ascii="Arial" w:eastAsia="Arial Unicode MS" w:hAnsi="Arial" w:cs="Arial"/>
          <w:b/>
          <w:color w:val="000000"/>
          <w:sz w:val="22"/>
          <w:szCs w:val="22"/>
          <w:u w:color="000000"/>
        </w:rPr>
        <w:t>-to-</w:t>
      </w:r>
      <w:del w:id="510" w:author="david jackson" w:date="2018-12-12T15:56:00Z">
        <w:r w:rsidRPr="009805EB" w:rsidDel="00633513">
          <w:rPr>
            <w:rFonts w:ascii="Arial" w:eastAsia="Arial Unicode MS" w:hAnsi="Arial" w:cs="Arial"/>
            <w:b/>
            <w:color w:val="000000"/>
            <w:sz w:val="22"/>
            <w:szCs w:val="22"/>
            <w:u w:color="000000"/>
          </w:rPr>
          <w:delText xml:space="preserve">End </w:delText>
        </w:r>
      </w:del>
      <w:ins w:id="511" w:author="david jackson" w:date="2018-12-12T15:56:00Z">
        <w:r w:rsidR="00633513">
          <w:rPr>
            <w:rFonts w:ascii="Arial" w:eastAsia="Arial Unicode MS" w:hAnsi="Arial" w:cs="Arial"/>
            <w:b/>
            <w:color w:val="000000"/>
            <w:sz w:val="22"/>
            <w:szCs w:val="22"/>
            <w:u w:color="000000"/>
          </w:rPr>
          <w:t>e</w:t>
        </w:r>
        <w:r w:rsidR="00633513" w:rsidRPr="009805EB">
          <w:rPr>
            <w:rFonts w:ascii="Arial" w:eastAsia="Arial Unicode MS" w:hAnsi="Arial" w:cs="Arial"/>
            <w:b/>
            <w:color w:val="000000"/>
            <w:sz w:val="22"/>
            <w:szCs w:val="22"/>
            <w:u w:color="000000"/>
          </w:rPr>
          <w:t xml:space="preserve">nd </w:t>
        </w:r>
      </w:ins>
      <w:del w:id="512" w:author="david jackson" w:date="2018-12-12T15:56:00Z">
        <w:r w:rsidRPr="009805EB" w:rsidDel="00633513">
          <w:rPr>
            <w:rFonts w:ascii="Arial" w:eastAsia="Arial Unicode MS" w:hAnsi="Arial" w:cs="Arial"/>
            <w:b/>
            <w:color w:val="000000"/>
            <w:sz w:val="22"/>
            <w:szCs w:val="22"/>
            <w:u w:color="000000"/>
          </w:rPr>
          <w:delText xml:space="preserve">Talent </w:delText>
        </w:r>
      </w:del>
      <w:ins w:id="513" w:author="david jackson" w:date="2018-12-12T15:56:00Z">
        <w:r w:rsidR="00633513">
          <w:rPr>
            <w:rFonts w:ascii="Arial" w:eastAsia="Arial Unicode MS" w:hAnsi="Arial" w:cs="Arial"/>
            <w:b/>
            <w:color w:val="000000"/>
            <w:sz w:val="22"/>
            <w:szCs w:val="22"/>
            <w:u w:color="000000"/>
          </w:rPr>
          <w:t>t</w:t>
        </w:r>
        <w:r w:rsidR="00633513" w:rsidRPr="009805EB">
          <w:rPr>
            <w:rFonts w:ascii="Arial" w:eastAsia="Arial Unicode MS" w:hAnsi="Arial" w:cs="Arial"/>
            <w:b/>
            <w:color w:val="000000"/>
            <w:sz w:val="22"/>
            <w:szCs w:val="22"/>
            <w:u w:color="000000"/>
          </w:rPr>
          <w:t xml:space="preserve">alent </w:t>
        </w:r>
      </w:ins>
      <w:del w:id="514" w:author="david jackson" w:date="2018-12-12T15:56:00Z">
        <w:r w:rsidRPr="009805EB" w:rsidDel="00633513">
          <w:rPr>
            <w:rFonts w:ascii="Arial" w:eastAsia="Arial Unicode MS" w:hAnsi="Arial" w:cs="Arial"/>
            <w:b/>
            <w:color w:val="000000"/>
            <w:sz w:val="22"/>
            <w:szCs w:val="22"/>
            <w:u w:color="000000"/>
          </w:rPr>
          <w:delText>Development</w:delText>
        </w:r>
      </w:del>
      <w:ins w:id="515" w:author="david jackson" w:date="2018-12-12T15:56:00Z">
        <w:r w:rsidR="00633513">
          <w:rPr>
            <w:rFonts w:ascii="Arial" w:eastAsia="Arial Unicode MS" w:hAnsi="Arial" w:cs="Arial"/>
            <w:b/>
            <w:color w:val="000000"/>
            <w:sz w:val="22"/>
            <w:szCs w:val="22"/>
            <w:u w:color="000000"/>
          </w:rPr>
          <w:t>d</w:t>
        </w:r>
        <w:r w:rsidR="00633513" w:rsidRPr="009805EB">
          <w:rPr>
            <w:rFonts w:ascii="Arial" w:eastAsia="Arial Unicode MS" w:hAnsi="Arial" w:cs="Arial"/>
            <w:b/>
            <w:color w:val="000000"/>
            <w:sz w:val="22"/>
            <w:szCs w:val="22"/>
            <w:u w:color="000000"/>
          </w:rPr>
          <w:t>evelopment</w:t>
        </w:r>
      </w:ins>
    </w:p>
    <w:p w14:paraId="7152F7A8" w14:textId="77777777" w:rsidR="009805EB" w:rsidRPr="009805EB" w:rsidRDefault="009805EB" w:rsidP="009805EB">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color w:val="000000"/>
          <w:sz w:val="22"/>
          <w:szCs w:val="22"/>
          <w:u w:color="000000"/>
        </w:rPr>
      </w:pPr>
    </w:p>
    <w:p w14:paraId="16F3DB93" w14:textId="1A351E17" w:rsidR="009805EB" w:rsidRPr="009805EB" w:rsidRDefault="009805EB" w:rsidP="009805EB">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color w:val="000000"/>
          <w:sz w:val="22"/>
          <w:szCs w:val="22"/>
          <w:u w:color="000000"/>
        </w:rPr>
      </w:pPr>
      <w:r w:rsidRPr="009805EB">
        <w:rPr>
          <w:rFonts w:ascii="Arial" w:eastAsia="Arial Unicode MS" w:hAnsi="Arial" w:cs="Arial"/>
          <w:color w:val="000000"/>
          <w:sz w:val="22"/>
          <w:szCs w:val="22"/>
          <w:u w:color="000000"/>
        </w:rPr>
        <w:t>In one of the most promising models, some accelerated learning providers have refashioned themselves as end-to-end talent developers. LaunchCode, a non-profit coding school, helps firms identify prospective employees, and then upskills them through a coding boot camp at no charge to the worker. Upon graduation, a worker is placed in an apprenticeship at one of LaunchCode’s 500 partner firms.</w:t>
      </w:r>
      <w:r w:rsidRPr="009805EB">
        <w:rPr>
          <w:rFonts w:ascii="Arial" w:eastAsia="Arial Unicode MS" w:hAnsi="Arial" w:cs="Arial"/>
          <w:color w:val="000000"/>
          <w:sz w:val="22"/>
          <w:szCs w:val="22"/>
          <w:u w:color="000000"/>
          <w:vertAlign w:val="superscript"/>
        </w:rPr>
        <w:endnoteReference w:id="63"/>
      </w:r>
      <w:r w:rsidRPr="009805EB">
        <w:rPr>
          <w:rFonts w:ascii="Arial" w:eastAsia="Arial Unicode MS" w:hAnsi="Arial" w:cs="Arial"/>
          <w:color w:val="000000"/>
          <w:sz w:val="22"/>
          <w:szCs w:val="22"/>
          <w:u w:color="000000"/>
        </w:rPr>
        <w:t xml:space="preserve"> Similarly, General Assembly, a for-profit coding school, has developed a talent pipeline service, helping firms to assess the digital skills of their workforce, and upskill, reskill, or recruit and train new talent to fill institutional needs.</w:t>
      </w:r>
      <w:r w:rsidRPr="009805EB">
        <w:rPr>
          <w:rFonts w:ascii="Arial" w:eastAsia="Arial Unicode MS" w:hAnsi="Arial" w:cs="Arial"/>
          <w:color w:val="000000"/>
          <w:sz w:val="22"/>
          <w:szCs w:val="22"/>
          <w:u w:color="000000"/>
          <w:vertAlign w:val="superscript"/>
        </w:rPr>
        <w:endnoteReference w:id="64"/>
      </w:r>
      <w:r w:rsidRPr="009805EB">
        <w:rPr>
          <w:rFonts w:ascii="Arial" w:eastAsia="Arial Unicode MS" w:hAnsi="Arial" w:cs="Arial"/>
          <w:color w:val="000000"/>
          <w:sz w:val="22"/>
          <w:szCs w:val="22"/>
          <w:u w:color="000000"/>
        </w:rPr>
        <w:t xml:space="preserve"> This model not only takes the cost burden off of individual workers, but also facilitates stronger training-to-employment pipelines. Government agencies </w:t>
      </w:r>
      <w:ins w:id="516" w:author="david jackson" w:date="2018-12-12T15:57:00Z">
        <w:r w:rsidR="0000225D">
          <w:rPr>
            <w:rFonts w:ascii="Arial" w:eastAsia="Arial Unicode MS" w:hAnsi="Arial" w:cs="Arial"/>
            <w:color w:val="000000"/>
            <w:sz w:val="22"/>
            <w:szCs w:val="22"/>
            <w:u w:color="000000"/>
          </w:rPr>
          <w:t xml:space="preserve">should </w:t>
        </w:r>
      </w:ins>
      <w:r w:rsidRPr="009805EB">
        <w:rPr>
          <w:rFonts w:ascii="Arial" w:eastAsia="Arial Unicode MS" w:hAnsi="Arial" w:cs="Arial"/>
          <w:color w:val="000000"/>
          <w:sz w:val="22"/>
          <w:szCs w:val="22"/>
          <w:u w:color="000000"/>
        </w:rPr>
        <w:t>explore how best to leverage this model, in particular to encourage training for more women, minorities, and low-income individuals.</w:t>
      </w:r>
    </w:p>
    <w:p w14:paraId="243B4D7A" w14:textId="77777777" w:rsidR="009805EB" w:rsidRPr="009805EB" w:rsidRDefault="009805EB" w:rsidP="009805EB">
      <w:pPr>
        <w:spacing w:line="276" w:lineRule="auto"/>
        <w:rPr>
          <w:rFonts w:ascii="Arial" w:eastAsia="Arial Unicode MS" w:hAnsi="Arial" w:cs="Arial"/>
          <w:color w:val="000000"/>
          <w:sz w:val="22"/>
          <w:szCs w:val="22"/>
          <w:u w:color="000000"/>
        </w:rPr>
      </w:pPr>
    </w:p>
    <w:p w14:paraId="12180835" w14:textId="560308A2"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As the market for accelerated learning continues to expand, companies will need to be able to effectively evaluate which skills workers have mastered. Therefore, state and local governments, in partnership with industry associations, business services groups, and other employer intermediaries, should</w:t>
      </w:r>
      <w:r w:rsidRPr="009805EB">
        <w:rPr>
          <w:rFonts w:ascii="Arial" w:eastAsia="Calibri" w:hAnsi="Arial" w:cs="Arial"/>
          <w:sz w:val="22"/>
          <w:szCs w:val="22"/>
        </w:rPr>
        <w:t xml:space="preserve"> </w:t>
      </w:r>
      <w:r w:rsidRPr="009805EB">
        <w:rPr>
          <w:rFonts w:ascii="Arial" w:eastAsia="Arial Unicode MS" w:hAnsi="Arial" w:cs="Arial"/>
          <w:b/>
          <w:sz w:val="22"/>
          <w:szCs w:val="22"/>
          <w:u w:color="000000"/>
        </w:rPr>
        <w:t>develop and push wide acceptance of skill-based hiring</w:t>
      </w:r>
      <w:r w:rsidRPr="009805EB">
        <w:rPr>
          <w:rFonts w:ascii="Arial" w:eastAsia="Arial Unicode MS" w:hAnsi="Arial" w:cs="Arial"/>
          <w:sz w:val="22"/>
          <w:szCs w:val="22"/>
          <w:u w:color="000000"/>
        </w:rPr>
        <w:t>.</w:t>
      </w:r>
      <w:r w:rsidRPr="009805EB">
        <w:rPr>
          <w:rFonts w:ascii="Arial" w:eastAsia="Arial Unicode MS" w:hAnsi="Arial" w:cs="Arial"/>
          <w:sz w:val="22"/>
          <w:szCs w:val="22"/>
          <w:u w:color="000000"/>
          <w:vertAlign w:val="superscript"/>
        </w:rPr>
        <w:endnoteReference w:id="65"/>
      </w:r>
      <w:del w:id="517" w:author="david jackson" w:date="2018-11-29T14:33:00Z">
        <w:r w:rsidRPr="009805EB" w:rsidDel="00BE5ACE">
          <w:rPr>
            <w:rFonts w:ascii="Arial" w:eastAsia="Arial Unicode MS" w:hAnsi="Arial" w:cs="Arial"/>
            <w:sz w:val="22"/>
            <w:szCs w:val="22"/>
            <w:u w:color="000000"/>
          </w:rPr>
          <w:delText xml:space="preserve">  </w:delText>
        </w:r>
      </w:del>
      <w:ins w:id="518" w:author="david jackson" w:date="2018-11-29T14:33:00Z">
        <w:r w:rsidR="00BE5ACE">
          <w:rPr>
            <w:rFonts w:ascii="Arial" w:eastAsia="Arial Unicode MS" w:hAnsi="Arial" w:cs="Arial"/>
            <w:sz w:val="22"/>
            <w:szCs w:val="22"/>
            <w:u w:color="000000"/>
          </w:rPr>
          <w:t xml:space="preserve"> </w:t>
        </w:r>
      </w:ins>
      <w:r w:rsidRPr="009805EB">
        <w:rPr>
          <w:rFonts w:ascii="Arial" w:eastAsia="Arial Unicode MS" w:hAnsi="Arial" w:cs="Arial"/>
          <w:sz w:val="22"/>
          <w:szCs w:val="22"/>
          <w:u w:color="000000"/>
        </w:rPr>
        <w:t>This would stand in contrast to current standard hiring practices, which designate a high school diploma or university degree as the primary, and often sole, credential. Skill-based hiring efforts could in turn be leveraged to facilitate “stackable credentials” by laying out which skills and certifications can be combined into the equivalent of a degree. State and local governments, for their part, should work to synchronize standards for credentials in order to better enable workers to move to areas of strong industry demand.</w:t>
      </w:r>
      <w:r w:rsidRPr="009805EB">
        <w:rPr>
          <w:rFonts w:ascii="Arial" w:eastAsia="Arial Unicode MS" w:hAnsi="Arial" w:cs="Arial"/>
          <w:sz w:val="22"/>
          <w:szCs w:val="22"/>
          <w:u w:color="000000"/>
          <w:vertAlign w:val="superscript"/>
        </w:rPr>
        <w:endnoteReference w:id="66"/>
      </w:r>
      <w:r w:rsidRPr="009805EB">
        <w:rPr>
          <w:rFonts w:ascii="Arial" w:eastAsia="Arial Unicode MS" w:hAnsi="Arial" w:cs="Arial"/>
          <w:sz w:val="22"/>
          <w:szCs w:val="22"/>
          <w:u w:color="000000"/>
        </w:rPr>
        <w:t xml:space="preserve"> </w:t>
      </w:r>
    </w:p>
    <w:p w14:paraId="3EFF8649" w14:textId="77777777" w:rsidR="009805EB" w:rsidRPr="009805EB" w:rsidRDefault="009805EB" w:rsidP="009805EB">
      <w:pPr>
        <w:spacing w:line="276" w:lineRule="auto"/>
        <w:rPr>
          <w:rFonts w:ascii="Arial" w:eastAsia="Arial Unicode MS" w:hAnsi="Arial" w:cs="Arial"/>
          <w:sz w:val="22"/>
          <w:szCs w:val="22"/>
          <w:u w:color="000000"/>
        </w:rPr>
      </w:pPr>
    </w:p>
    <w:p w14:paraId="6BCF7EBA" w14:textId="77777777" w:rsidR="009805EB" w:rsidRPr="009805EB" w:rsidRDefault="009805EB" w:rsidP="009805EB">
      <w:pPr>
        <w:spacing w:line="276" w:lineRule="auto"/>
        <w:rPr>
          <w:rFonts w:ascii="Arial" w:eastAsia="Arial Unicode MS" w:hAnsi="Arial" w:cs="Arial"/>
          <w:b/>
          <w:color w:val="000000"/>
          <w:sz w:val="22"/>
          <w:szCs w:val="22"/>
          <w:u w:color="000000"/>
        </w:rPr>
      </w:pPr>
      <w:r w:rsidRPr="009805EB">
        <w:rPr>
          <w:rFonts w:ascii="Arial" w:eastAsia="Arial Unicode MS" w:hAnsi="Arial" w:cs="Arial"/>
          <w:b/>
          <w:color w:val="000000"/>
          <w:sz w:val="22"/>
          <w:szCs w:val="22"/>
          <w:u w:color="000000"/>
        </w:rPr>
        <w:t>Make skill development more financially accessible</w:t>
      </w:r>
    </w:p>
    <w:p w14:paraId="123D881B" w14:textId="77777777" w:rsidR="009805EB" w:rsidRPr="009805EB" w:rsidRDefault="009805EB" w:rsidP="009805EB">
      <w:pPr>
        <w:spacing w:line="276" w:lineRule="auto"/>
        <w:rPr>
          <w:rFonts w:ascii="Arial" w:eastAsia="Arial Unicode MS" w:hAnsi="Arial" w:cs="Arial"/>
          <w:sz w:val="22"/>
          <w:szCs w:val="22"/>
          <w:u w:color="000000"/>
        </w:rPr>
      </w:pPr>
    </w:p>
    <w:p w14:paraId="5D9B21E3" w14:textId="77777777"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lastRenderedPageBreak/>
        <w:t>As the need for constant skill development rises, more workers will struggle to pay for that learning on their own. Which is why policymakers should work to not only combat the decline in employer-sponsored training</w:t>
      </w:r>
      <w:del w:id="519" w:author="david jackson" w:date="2018-12-12T15:58:00Z">
        <w:r w:rsidRPr="009805EB" w:rsidDel="009A25A4">
          <w:rPr>
            <w:rFonts w:ascii="Arial" w:eastAsia="Arial Unicode MS" w:hAnsi="Arial" w:cs="Arial"/>
            <w:sz w:val="22"/>
            <w:szCs w:val="22"/>
            <w:u w:color="000000"/>
          </w:rPr>
          <w:delText>,</w:delText>
        </w:r>
      </w:del>
      <w:r w:rsidRPr="009805EB">
        <w:rPr>
          <w:rFonts w:ascii="Arial" w:eastAsia="Arial Unicode MS" w:hAnsi="Arial" w:cs="Arial"/>
          <w:sz w:val="22"/>
          <w:szCs w:val="22"/>
          <w:u w:color="000000"/>
        </w:rPr>
        <w:t xml:space="preserve"> but also to help workers finance their own skill development. </w:t>
      </w:r>
    </w:p>
    <w:p w14:paraId="236FF681" w14:textId="77777777" w:rsidR="009805EB" w:rsidRPr="009805EB" w:rsidRDefault="009805EB" w:rsidP="009805EB">
      <w:pPr>
        <w:spacing w:line="276" w:lineRule="auto"/>
        <w:rPr>
          <w:rFonts w:ascii="Arial" w:eastAsia="Arial Unicode MS" w:hAnsi="Arial" w:cs="Arial"/>
          <w:sz w:val="22"/>
          <w:szCs w:val="22"/>
          <w:u w:color="000000"/>
        </w:rPr>
      </w:pPr>
    </w:p>
    <w:p w14:paraId="19508211" w14:textId="4D6F0B2A"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Although firms frequently recapture the costs of training workers,</w:t>
      </w:r>
      <w:r w:rsidRPr="009805EB">
        <w:rPr>
          <w:rFonts w:ascii="Arial" w:eastAsia="Arial Unicode MS" w:hAnsi="Arial" w:cs="Arial Unicode MS"/>
          <w:color w:val="000000"/>
          <w:sz w:val="22"/>
          <w:szCs w:val="22"/>
          <w:u w:color="000000"/>
        </w:rPr>
        <w:t xml:space="preserve"> </w:t>
      </w:r>
      <w:r w:rsidRPr="009805EB">
        <w:rPr>
          <w:rFonts w:ascii="Arial" w:eastAsia="Arial Unicode MS" w:hAnsi="Arial" w:cs="Arial"/>
          <w:sz w:val="22"/>
          <w:szCs w:val="22"/>
          <w:u w:color="000000"/>
        </w:rPr>
        <w:t>companies remain hesitant to invest, leading to suboptimal training investment throughout the economy.</w:t>
      </w:r>
      <w:r w:rsidRPr="009805EB">
        <w:rPr>
          <w:rFonts w:ascii="Arial" w:eastAsia="Arial Unicode MS" w:hAnsi="Arial" w:cs="Arial"/>
          <w:sz w:val="22"/>
          <w:szCs w:val="22"/>
          <w:u w:color="000000"/>
          <w:vertAlign w:val="superscript"/>
        </w:rPr>
        <w:endnoteReference w:id="67"/>
      </w:r>
      <w:r w:rsidRPr="009805EB">
        <w:rPr>
          <w:rFonts w:ascii="Arial" w:eastAsia="Arial Unicode MS" w:hAnsi="Arial" w:cs="Arial"/>
          <w:sz w:val="22"/>
          <w:szCs w:val="22"/>
          <w:u w:color="000000"/>
        </w:rPr>
        <w:t xml:space="preserve"> To reverse this trend, governments should </w:t>
      </w:r>
      <w:r w:rsidRPr="009805EB">
        <w:rPr>
          <w:rFonts w:ascii="Arial" w:eastAsia="Arial Unicode MS" w:hAnsi="Arial" w:cs="Arial"/>
          <w:b/>
          <w:sz w:val="22"/>
          <w:szCs w:val="22"/>
          <w:u w:color="000000"/>
        </w:rPr>
        <w:t>incentivize on-the-job training and tuition assistance</w:t>
      </w:r>
      <w:r w:rsidRPr="009805EB">
        <w:rPr>
          <w:rFonts w:ascii="Arial" w:eastAsia="Arial Unicode MS" w:hAnsi="Arial" w:cs="Arial"/>
          <w:sz w:val="22"/>
          <w:szCs w:val="22"/>
          <w:u w:color="000000"/>
        </w:rPr>
        <w:t>, for example through a tax credit for new training initiatives, akin to the federal Research &amp; Development Tax Credit.</w:t>
      </w:r>
      <w:r w:rsidRPr="009805EB">
        <w:rPr>
          <w:rFonts w:ascii="Arial" w:eastAsia="Arial Unicode MS" w:hAnsi="Arial" w:cs="Arial"/>
          <w:sz w:val="22"/>
          <w:szCs w:val="22"/>
          <w:u w:color="000000"/>
          <w:vertAlign w:val="superscript"/>
        </w:rPr>
        <w:endnoteReference w:id="68"/>
      </w:r>
      <w:r w:rsidRPr="009805EB">
        <w:rPr>
          <w:rFonts w:ascii="Arial" w:eastAsia="Arial Unicode MS" w:hAnsi="Arial" w:cs="Arial"/>
          <w:sz w:val="22"/>
          <w:szCs w:val="22"/>
          <w:u w:color="000000"/>
        </w:rPr>
        <w:t xml:space="preserve"> While recent federal efforts to establish a training tax credit have failed, several states, including Connecticut, Georgia, Kentucky, Mississippi, Rhode Island, and Virginia, have their own.</w:t>
      </w:r>
      <w:r w:rsidRPr="009805EB">
        <w:rPr>
          <w:rFonts w:ascii="Arial" w:eastAsia="Arial Unicode MS" w:hAnsi="Arial" w:cs="Arial"/>
          <w:sz w:val="22"/>
          <w:szCs w:val="22"/>
          <w:u w:color="000000"/>
          <w:vertAlign w:val="superscript"/>
        </w:rPr>
        <w:endnoteReference w:id="69"/>
      </w:r>
      <w:del w:id="520" w:author="david jackson" w:date="2018-11-29T14:33:00Z">
        <w:r w:rsidRPr="009805EB" w:rsidDel="00BE5ACE">
          <w:rPr>
            <w:rFonts w:ascii="Arial" w:eastAsia="Arial Unicode MS" w:hAnsi="Arial" w:cs="Arial"/>
            <w:sz w:val="22"/>
            <w:szCs w:val="22"/>
            <w:u w:color="000000"/>
          </w:rPr>
          <w:delText xml:space="preserve">  </w:delText>
        </w:r>
      </w:del>
      <w:ins w:id="521" w:author="david jackson" w:date="2018-11-29T14:33:00Z">
        <w:r w:rsidR="00BE5ACE">
          <w:rPr>
            <w:rFonts w:ascii="Arial" w:eastAsia="Arial Unicode MS" w:hAnsi="Arial" w:cs="Arial"/>
            <w:sz w:val="22"/>
            <w:szCs w:val="22"/>
            <w:u w:color="000000"/>
          </w:rPr>
          <w:t xml:space="preserve"> </w:t>
        </w:r>
      </w:ins>
    </w:p>
    <w:p w14:paraId="409A796D" w14:textId="77777777" w:rsidR="009805EB" w:rsidRPr="009805EB" w:rsidRDefault="009805EB" w:rsidP="009805EB">
      <w:pPr>
        <w:spacing w:line="276" w:lineRule="auto"/>
        <w:rPr>
          <w:rFonts w:ascii="Arial" w:eastAsia="Arial Unicode MS" w:hAnsi="Arial" w:cs="Arial"/>
          <w:sz w:val="22"/>
          <w:szCs w:val="22"/>
          <w:u w:color="000000"/>
        </w:rPr>
      </w:pPr>
    </w:p>
    <w:p w14:paraId="01312DBB" w14:textId="77777777"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 xml:space="preserve">However on-the-job training will not always be available, and high prices for many forms of education and training has made lifelong learning an expensive proposition. Accordingly, policymakers must work to not only expand opportunities for on-the-job skill development, but also make it easier for workers to help themselves. One way to do so is to </w:t>
      </w:r>
      <w:r w:rsidRPr="009805EB">
        <w:rPr>
          <w:rFonts w:ascii="Arial" w:eastAsia="Arial Unicode MS" w:hAnsi="Arial" w:cs="Arial"/>
          <w:b/>
          <w:sz w:val="22"/>
          <w:szCs w:val="22"/>
          <w:u w:color="000000"/>
        </w:rPr>
        <w:t xml:space="preserve">establish portable lifelong learning accounts (LiLAs) </w:t>
      </w:r>
      <w:r w:rsidRPr="009805EB">
        <w:rPr>
          <w:rFonts w:ascii="Arial" w:eastAsia="Arial Unicode MS" w:hAnsi="Arial" w:cs="Arial"/>
          <w:sz w:val="22"/>
          <w:szCs w:val="22"/>
          <w:u w:color="000000"/>
        </w:rPr>
        <w:t>to better facilitate workers’ constant learning. With LiLAs, employers, workers themselves, and, in some circumstances, the state, contribute to a tax-advantaged account that workers use to direct their own skill development</w:t>
      </w:r>
      <w:del w:id="522" w:author="david jackson" w:date="2018-12-12T15:59:00Z">
        <w:r w:rsidRPr="009805EB" w:rsidDel="00641DD9">
          <w:rPr>
            <w:rFonts w:ascii="Arial" w:eastAsia="Arial Unicode MS" w:hAnsi="Arial" w:cs="Arial"/>
            <w:sz w:val="22"/>
            <w:szCs w:val="22"/>
            <w:u w:color="000000"/>
          </w:rPr>
          <w:delText>,</w:delText>
        </w:r>
      </w:del>
      <w:r w:rsidRPr="009805EB">
        <w:rPr>
          <w:rFonts w:ascii="Arial" w:eastAsia="Arial Unicode MS" w:hAnsi="Arial" w:cs="Arial"/>
          <w:sz w:val="22"/>
          <w:szCs w:val="22"/>
          <w:u w:color="000000"/>
        </w:rPr>
        <w:t xml:space="preserve"> and that stays with the worker regardless of employer.</w:t>
      </w:r>
      <w:r w:rsidRPr="009805EB">
        <w:rPr>
          <w:rFonts w:ascii="Arial" w:eastAsia="Arial Unicode MS" w:hAnsi="Arial" w:cs="Arial"/>
          <w:sz w:val="22"/>
          <w:szCs w:val="22"/>
          <w:u w:color="000000"/>
          <w:vertAlign w:val="superscript"/>
        </w:rPr>
        <w:endnoteReference w:id="70"/>
      </w:r>
      <w:r w:rsidRPr="009805EB">
        <w:rPr>
          <w:rFonts w:ascii="Arial" w:eastAsia="Arial Unicode MS" w:hAnsi="Arial" w:cs="Arial"/>
          <w:sz w:val="22"/>
          <w:szCs w:val="22"/>
          <w:u w:color="000000"/>
        </w:rPr>
        <w:t xml:space="preserve"> States and the federal government should give tax preferred treatment to such programs. In order to prevent the benefits from flowing disproportionately to higher-income workers, governments should</w:t>
      </w:r>
      <w:r w:rsidRPr="009805EB">
        <w:rPr>
          <w:rFonts w:ascii="Arial" w:eastAsia="Arial Unicode MS" w:hAnsi="Arial" w:cs="Arial"/>
          <w:b/>
          <w:sz w:val="22"/>
          <w:szCs w:val="22"/>
          <w:u w:color="000000"/>
        </w:rPr>
        <w:t xml:space="preserve"> </w:t>
      </w:r>
      <w:r w:rsidRPr="009805EB">
        <w:rPr>
          <w:rFonts w:ascii="Arial" w:eastAsia="Arial Unicode MS" w:hAnsi="Arial" w:cs="Arial"/>
          <w:sz w:val="22"/>
          <w:szCs w:val="22"/>
          <w:u w:color="000000"/>
        </w:rPr>
        <w:t>make direct contributions to the accounts of low-income workers.</w:t>
      </w:r>
      <w:r w:rsidRPr="009805EB">
        <w:rPr>
          <w:rFonts w:ascii="Arial" w:eastAsia="Arial Unicode MS" w:hAnsi="Arial" w:cs="Arial"/>
          <w:sz w:val="22"/>
          <w:szCs w:val="22"/>
          <w:u w:color="000000"/>
          <w:vertAlign w:val="superscript"/>
        </w:rPr>
        <w:endnoteReference w:id="71"/>
      </w:r>
      <w:r w:rsidRPr="009805EB">
        <w:rPr>
          <w:rFonts w:ascii="Arial" w:eastAsia="Arial Unicode MS" w:hAnsi="Arial" w:cs="Arial"/>
          <w:sz w:val="22"/>
          <w:szCs w:val="22"/>
          <w:u w:color="000000"/>
        </w:rPr>
        <w:t xml:space="preserve"> Beyond LiLAs, another way to help workers finance their own skill development is to </w:t>
      </w:r>
      <w:r w:rsidRPr="009805EB">
        <w:rPr>
          <w:rFonts w:ascii="Arial" w:eastAsia="Arial Unicode MS" w:hAnsi="Arial" w:cs="Arial"/>
          <w:b/>
          <w:sz w:val="22"/>
          <w:szCs w:val="22"/>
          <w:u w:color="000000"/>
        </w:rPr>
        <w:t>allow financial aid to cover more forms of education</w:t>
      </w:r>
      <w:r w:rsidRPr="009805EB">
        <w:rPr>
          <w:rFonts w:ascii="Arial" w:eastAsia="Arial Unicode MS" w:hAnsi="Arial" w:cs="Arial"/>
          <w:sz w:val="22"/>
          <w:szCs w:val="22"/>
          <w:u w:color="000000"/>
        </w:rPr>
        <w:t>, for example by providing access to Pell Grants and federal loans for programs such as short-term certificates through community colleges or other educational institutions.</w:t>
      </w:r>
      <w:r w:rsidRPr="009805EB">
        <w:rPr>
          <w:rFonts w:ascii="Arial" w:eastAsia="Arial Unicode MS" w:hAnsi="Arial" w:cs="Arial"/>
          <w:sz w:val="22"/>
          <w:szCs w:val="22"/>
          <w:u w:color="000000"/>
          <w:vertAlign w:val="superscript"/>
        </w:rPr>
        <w:endnoteReference w:id="72"/>
      </w:r>
    </w:p>
    <w:p w14:paraId="56B41E52" w14:textId="77777777" w:rsidR="009805EB" w:rsidRPr="009805EB" w:rsidRDefault="009805EB" w:rsidP="009805EB">
      <w:pPr>
        <w:spacing w:line="276" w:lineRule="auto"/>
        <w:rPr>
          <w:rFonts w:ascii="Arial" w:eastAsia="Arial Unicode MS" w:hAnsi="Arial" w:cs="Arial"/>
          <w:sz w:val="22"/>
          <w:szCs w:val="22"/>
          <w:u w:color="000000"/>
        </w:rPr>
      </w:pPr>
    </w:p>
    <w:p w14:paraId="56FC2341" w14:textId="77777777" w:rsidR="009805EB" w:rsidRPr="009805EB" w:rsidRDefault="009805EB" w:rsidP="009805EB">
      <w:pPr>
        <w:spacing w:line="276" w:lineRule="auto"/>
        <w:rPr>
          <w:rFonts w:ascii="Arial" w:eastAsia="Arial Unicode MS" w:hAnsi="Arial" w:cs="Arial"/>
          <w:b/>
          <w:color w:val="000000"/>
          <w:sz w:val="22"/>
          <w:szCs w:val="22"/>
          <w:u w:color="000000"/>
        </w:rPr>
      </w:pPr>
      <w:r w:rsidRPr="009805EB">
        <w:rPr>
          <w:rFonts w:ascii="Arial" w:eastAsia="Arial Unicode MS" w:hAnsi="Arial" w:cs="Arial"/>
          <w:b/>
          <w:color w:val="000000"/>
          <w:sz w:val="22"/>
          <w:szCs w:val="22"/>
          <w:u w:color="000000"/>
        </w:rPr>
        <w:t>Align and expand traditional education</w:t>
      </w:r>
    </w:p>
    <w:p w14:paraId="21E15666" w14:textId="77777777" w:rsidR="009805EB" w:rsidRPr="009805EB" w:rsidRDefault="009805EB" w:rsidP="009805EB">
      <w:pPr>
        <w:spacing w:line="276" w:lineRule="auto"/>
        <w:rPr>
          <w:rFonts w:ascii="Arial" w:eastAsia="Arial Unicode MS" w:hAnsi="Arial" w:cs="Arial"/>
          <w:color w:val="000000"/>
          <w:sz w:val="22"/>
          <w:szCs w:val="22"/>
          <w:u w:color="000000"/>
        </w:rPr>
      </w:pPr>
    </w:p>
    <w:p w14:paraId="5CBC3C1A" w14:textId="5878F416" w:rsidR="009805EB" w:rsidRPr="009805EB" w:rsidRDefault="009805EB" w:rsidP="009805EB">
      <w:pPr>
        <w:spacing w:line="276" w:lineRule="auto"/>
        <w:rPr>
          <w:rFonts w:ascii="Arial" w:eastAsia="Calibri" w:hAnsi="Arial" w:cs="Arial"/>
          <w:b/>
          <w:color w:val="FF0000"/>
          <w:sz w:val="22"/>
          <w:szCs w:val="22"/>
        </w:rPr>
      </w:pPr>
      <w:del w:id="523" w:author="david jackson" w:date="2018-12-12T15:59:00Z">
        <w:r w:rsidRPr="009805EB" w:rsidDel="00A3081D">
          <w:rPr>
            <w:rFonts w:ascii="Arial" w:eastAsia="Arial Unicode MS" w:hAnsi="Arial" w:cs="Arial"/>
            <w:sz w:val="22"/>
            <w:szCs w:val="22"/>
            <w:u w:color="000000"/>
          </w:rPr>
          <w:delText>And y</w:delText>
        </w:r>
      </w:del>
      <w:ins w:id="524" w:author="david jackson" w:date="2018-12-12T15:59:00Z">
        <w:r w:rsidR="00A3081D">
          <w:rPr>
            <w:rFonts w:ascii="Arial" w:eastAsia="Arial Unicode MS" w:hAnsi="Arial" w:cs="Arial"/>
            <w:sz w:val="22"/>
            <w:szCs w:val="22"/>
            <w:u w:color="000000"/>
          </w:rPr>
          <w:t>Y</w:t>
        </w:r>
      </w:ins>
      <w:r w:rsidRPr="009805EB">
        <w:rPr>
          <w:rFonts w:ascii="Arial" w:eastAsia="Arial Unicode MS" w:hAnsi="Arial" w:cs="Arial"/>
          <w:sz w:val="22"/>
          <w:szCs w:val="22"/>
          <w:u w:color="000000"/>
        </w:rPr>
        <w:t>et, automation and AI will demand still deeper-going change. T</w:t>
      </w:r>
      <w:r w:rsidRPr="009805EB">
        <w:rPr>
          <w:rFonts w:ascii="Arial" w:eastAsia="Calibri" w:hAnsi="Arial" w:cs="Arial"/>
          <w:sz w:val="22"/>
          <w:szCs w:val="22"/>
        </w:rPr>
        <w:t xml:space="preserve">o develop a workforce prepared for the changes that are coming, </w:t>
      </w:r>
      <w:commentRangeStart w:id="525"/>
      <w:r w:rsidRPr="009805EB">
        <w:rPr>
          <w:rFonts w:ascii="Arial" w:eastAsia="Calibri" w:hAnsi="Arial" w:cs="Arial"/>
          <w:sz w:val="22"/>
          <w:szCs w:val="22"/>
        </w:rPr>
        <w:t xml:space="preserve">educational institutions must deemphasize rote skills, and stress education that helps humans to work better </w:t>
      </w:r>
      <w:r w:rsidRPr="009805EB">
        <w:rPr>
          <w:rFonts w:ascii="Arial" w:eastAsia="Calibri" w:hAnsi="Arial" w:cs="Arial"/>
          <w:i/>
          <w:sz w:val="22"/>
          <w:szCs w:val="22"/>
        </w:rPr>
        <w:t xml:space="preserve">with </w:t>
      </w:r>
      <w:r w:rsidRPr="009805EB">
        <w:rPr>
          <w:rFonts w:ascii="Arial" w:eastAsia="Calibri" w:hAnsi="Arial" w:cs="Arial"/>
          <w:sz w:val="22"/>
          <w:szCs w:val="22"/>
        </w:rPr>
        <w:t xml:space="preserve">machines—and do what machines can’t. </w:t>
      </w:r>
      <w:commentRangeEnd w:id="525"/>
      <w:r w:rsidR="006235BB">
        <w:rPr>
          <w:rStyle w:val="CommentReference"/>
          <w:rFonts w:ascii="Times New Roman" w:eastAsia="Arial Unicode MS" w:hAnsi="Times New Roman" w:cs="Times New Roman"/>
          <w:bdr w:val="nil"/>
        </w:rPr>
        <w:commentReference w:id="525"/>
      </w:r>
      <w:r w:rsidRPr="009805EB">
        <w:rPr>
          <w:rFonts w:ascii="Arial" w:eastAsia="Calibri" w:hAnsi="Arial" w:cs="Arial"/>
          <w:sz w:val="22"/>
          <w:szCs w:val="22"/>
        </w:rPr>
        <w:t>This means more focus on developing students’ digital skills, as well as an increased emphasis on experiential learning.</w:t>
      </w:r>
    </w:p>
    <w:p w14:paraId="3C5AA25D" w14:textId="77777777" w:rsidR="009805EB" w:rsidRPr="009805EB" w:rsidRDefault="009805EB" w:rsidP="009805EB">
      <w:pPr>
        <w:spacing w:line="276" w:lineRule="auto"/>
        <w:rPr>
          <w:rFonts w:ascii="Arial" w:eastAsia="Calibri" w:hAnsi="Arial" w:cs="Arial"/>
          <w:sz w:val="22"/>
          <w:szCs w:val="22"/>
        </w:rPr>
      </w:pPr>
    </w:p>
    <w:p w14:paraId="7C13995B" w14:textId="4163982A" w:rsidR="009805EB" w:rsidRPr="009805EB" w:rsidRDefault="009805EB" w:rsidP="009805EB">
      <w:pPr>
        <w:spacing w:line="276" w:lineRule="auto"/>
        <w:rPr>
          <w:rFonts w:ascii="Arial" w:eastAsia="Calibri" w:hAnsi="Arial" w:cs="Arial"/>
          <w:sz w:val="22"/>
          <w:szCs w:val="22"/>
        </w:rPr>
      </w:pPr>
      <w:r w:rsidRPr="009805EB">
        <w:rPr>
          <w:rFonts w:ascii="Arial" w:eastAsia="Arial Unicode MS" w:hAnsi="Arial" w:cs="Arial"/>
          <w:sz w:val="22"/>
          <w:szCs w:val="22"/>
          <w:u w:color="000000"/>
        </w:rPr>
        <w:t xml:space="preserve">Digital, statistical, and other technical skills are increasingly essential </w:t>
      </w:r>
      <w:del w:id="526" w:author="david jackson" w:date="2018-12-12T16:01:00Z">
        <w:r w:rsidRPr="009805EB" w:rsidDel="00DD4BC3">
          <w:rPr>
            <w:rFonts w:ascii="Arial" w:eastAsia="Arial Unicode MS" w:hAnsi="Arial" w:cs="Arial"/>
            <w:sz w:val="22"/>
            <w:szCs w:val="22"/>
            <w:u w:color="000000"/>
          </w:rPr>
          <w:delText xml:space="preserve">for </w:delText>
        </w:r>
      </w:del>
      <w:r w:rsidRPr="009805EB">
        <w:rPr>
          <w:rFonts w:ascii="Arial" w:eastAsia="Arial Unicode MS" w:hAnsi="Arial" w:cs="Arial"/>
          <w:sz w:val="22"/>
          <w:szCs w:val="22"/>
          <w:u w:color="000000"/>
        </w:rPr>
        <w:t>to ensure successful collaboration with technology—and employment resilience. Already high- or mid-level digital skills are virtually required to secure above-median income jobs.</w:t>
      </w:r>
      <w:r w:rsidRPr="009805EB">
        <w:rPr>
          <w:rFonts w:ascii="Arial" w:eastAsia="Calibri" w:hAnsi="Arial" w:cs="Arial"/>
          <w:sz w:val="22"/>
          <w:szCs w:val="22"/>
          <w:u w:color="000000"/>
          <w:vertAlign w:val="superscript"/>
        </w:rPr>
        <w:endnoteReference w:id="73"/>
      </w:r>
      <w:r w:rsidRPr="009805EB">
        <w:rPr>
          <w:rFonts w:ascii="Arial" w:eastAsia="Calibri" w:hAnsi="Arial" w:cs="Arial"/>
          <w:sz w:val="22"/>
          <w:szCs w:val="22"/>
        </w:rPr>
        <w:t xml:space="preserve"> Likewise, digital skills can also help workers collaborate better with technology, thus reducing the share of a job’s tasks that are susceptible to future automation.</w:t>
      </w:r>
      <w:r w:rsidRPr="009805EB">
        <w:rPr>
          <w:rFonts w:ascii="Arial" w:eastAsia="Calibri" w:hAnsi="Arial" w:cs="Arial"/>
          <w:sz w:val="22"/>
          <w:szCs w:val="22"/>
          <w:vertAlign w:val="superscript"/>
        </w:rPr>
        <w:endnoteReference w:id="74"/>
      </w:r>
      <w:r w:rsidRPr="009805EB">
        <w:rPr>
          <w:rFonts w:ascii="Arial" w:eastAsia="Calibri" w:hAnsi="Arial" w:cs="Arial"/>
          <w:sz w:val="22"/>
          <w:szCs w:val="22"/>
        </w:rPr>
        <w:t xml:space="preserve"> This makes digital skills prerequisites for durable employment in the AI era.</w:t>
      </w:r>
    </w:p>
    <w:p w14:paraId="16EF3484" w14:textId="77777777" w:rsidR="009805EB" w:rsidRPr="009805EB" w:rsidRDefault="009805EB" w:rsidP="009805EB">
      <w:pPr>
        <w:spacing w:line="276" w:lineRule="auto"/>
        <w:rPr>
          <w:rFonts w:ascii="Arial" w:eastAsia="Calibri" w:hAnsi="Arial" w:cs="Arial"/>
          <w:sz w:val="22"/>
          <w:szCs w:val="22"/>
        </w:rPr>
      </w:pPr>
    </w:p>
    <w:p w14:paraId="71BE7A8D" w14:textId="77777777" w:rsidR="009805EB" w:rsidRPr="009805EB" w:rsidRDefault="009805EB" w:rsidP="009805EB">
      <w:pPr>
        <w:spacing w:line="276" w:lineRule="auto"/>
        <w:rPr>
          <w:rFonts w:ascii="Arial" w:eastAsia="Calibri" w:hAnsi="Arial" w:cs="Arial"/>
          <w:sz w:val="22"/>
          <w:szCs w:val="22"/>
        </w:rPr>
      </w:pPr>
      <w:r w:rsidRPr="009805EB">
        <w:rPr>
          <w:rFonts w:ascii="Arial" w:eastAsia="Calibri" w:hAnsi="Arial" w:cs="Arial"/>
          <w:sz w:val="22"/>
          <w:szCs w:val="22"/>
        </w:rPr>
        <w:lastRenderedPageBreak/>
        <w:t xml:space="preserve">In view of this, colleges and universities should make digital skills central to all students’ education. This begins by working to </w:t>
      </w:r>
      <w:r w:rsidRPr="009805EB">
        <w:rPr>
          <w:rFonts w:ascii="Arial" w:eastAsia="Calibri" w:hAnsi="Arial" w:cs="Arial"/>
          <w:b/>
          <w:sz w:val="22"/>
          <w:szCs w:val="22"/>
        </w:rPr>
        <w:t>incorporate digital skills development into general education requirements</w:t>
      </w:r>
      <w:del w:id="527" w:author="david jackson" w:date="2018-12-12T16:02:00Z">
        <w:r w:rsidRPr="009805EB" w:rsidDel="003F594D">
          <w:rPr>
            <w:rFonts w:ascii="Arial" w:eastAsia="Calibri" w:hAnsi="Arial" w:cs="Arial"/>
            <w:sz w:val="22"/>
            <w:szCs w:val="22"/>
          </w:rPr>
          <w:delText>,</w:delText>
        </w:r>
      </w:del>
      <w:r w:rsidRPr="009805EB">
        <w:rPr>
          <w:rFonts w:ascii="Arial" w:eastAsia="Calibri" w:hAnsi="Arial" w:cs="Arial"/>
          <w:sz w:val="22"/>
          <w:szCs w:val="22"/>
        </w:rPr>
        <w:t xml:space="preserve"> to ensure all students get at least some digital exposure. An important complement to this will surely be to encourage tech minors for all students, regardless of field of study.</w:t>
      </w:r>
      <w:r w:rsidRPr="009805EB">
        <w:rPr>
          <w:rFonts w:ascii="Arial" w:eastAsia="Calibri" w:hAnsi="Arial" w:cs="Arial"/>
          <w:sz w:val="22"/>
          <w:szCs w:val="22"/>
          <w:vertAlign w:val="superscript"/>
        </w:rPr>
        <w:endnoteReference w:id="75"/>
      </w:r>
      <w:r w:rsidRPr="009805EB">
        <w:rPr>
          <w:rFonts w:ascii="Arial" w:eastAsia="Calibri" w:hAnsi="Arial" w:cs="Arial"/>
          <w:sz w:val="22"/>
          <w:szCs w:val="22"/>
        </w:rPr>
        <w:t xml:space="preserve"> But simple exposure to digital skills will not enough to prevent attrition. Colleges and universities must also </w:t>
      </w:r>
      <w:r w:rsidRPr="009805EB">
        <w:rPr>
          <w:rFonts w:ascii="Arial" w:eastAsia="Calibri" w:hAnsi="Arial" w:cs="Arial"/>
          <w:b/>
          <w:sz w:val="22"/>
          <w:szCs w:val="22"/>
        </w:rPr>
        <w:t>overhaul curricula in computer science and related fields</w:t>
      </w:r>
      <w:r w:rsidRPr="009805EB">
        <w:rPr>
          <w:rFonts w:ascii="Arial" w:eastAsia="Calibri" w:hAnsi="Arial" w:cs="Arial"/>
          <w:sz w:val="22"/>
          <w:szCs w:val="22"/>
        </w:rPr>
        <w:t xml:space="preserve"> to increase real-world context.</w:t>
      </w:r>
      <w:r w:rsidRPr="009805EB">
        <w:rPr>
          <w:rFonts w:ascii="Arial" w:eastAsia="Calibri" w:hAnsi="Arial" w:cs="Arial"/>
          <w:sz w:val="22"/>
          <w:szCs w:val="22"/>
          <w:vertAlign w:val="superscript"/>
        </w:rPr>
        <w:endnoteReference w:id="76"/>
      </w:r>
      <w:r w:rsidRPr="009805EB">
        <w:rPr>
          <w:rFonts w:ascii="Arial" w:eastAsia="Calibri" w:hAnsi="Arial" w:cs="Arial"/>
          <w:sz w:val="22"/>
          <w:szCs w:val="22"/>
        </w:rPr>
        <w:t xml:space="preserve"> In this regard, expanded course offerings in hard-core technical fields like computer, data, and cognitive science will grow in importance, but so will course offerings that allow students—in the spirit of preparing people to work with machines—to marry humanistic study with technical training.</w:t>
      </w:r>
      <w:r w:rsidRPr="009805EB">
        <w:rPr>
          <w:rFonts w:ascii="Arial" w:eastAsia="Calibri" w:hAnsi="Arial" w:cs="Arial"/>
          <w:sz w:val="22"/>
          <w:szCs w:val="22"/>
          <w:vertAlign w:val="superscript"/>
        </w:rPr>
        <w:endnoteReference w:id="77"/>
      </w:r>
    </w:p>
    <w:p w14:paraId="337061D1" w14:textId="77777777" w:rsidR="009805EB" w:rsidRPr="009805EB" w:rsidRDefault="009805EB" w:rsidP="009805EB">
      <w:pPr>
        <w:spacing w:line="276" w:lineRule="auto"/>
        <w:rPr>
          <w:rFonts w:ascii="Arial" w:eastAsia="Calibri" w:hAnsi="Arial" w:cs="Arial"/>
          <w:sz w:val="22"/>
          <w:szCs w:val="22"/>
        </w:rPr>
      </w:pPr>
    </w:p>
    <w:p w14:paraId="79656CA8" w14:textId="77777777" w:rsidR="009805EB" w:rsidRPr="009805EB" w:rsidRDefault="009805EB" w:rsidP="009805EB">
      <w:pPr>
        <w:spacing w:line="276" w:lineRule="auto"/>
        <w:rPr>
          <w:rFonts w:ascii="Arial" w:eastAsia="Calibri" w:hAnsi="Arial" w:cs="Arial"/>
          <w:sz w:val="22"/>
          <w:szCs w:val="22"/>
        </w:rPr>
      </w:pPr>
      <w:r w:rsidRPr="009805EB">
        <w:rPr>
          <w:rFonts w:ascii="Arial" w:eastAsia="Calibri" w:hAnsi="Arial" w:cs="Arial"/>
          <w:sz w:val="22"/>
          <w:szCs w:val="22"/>
        </w:rPr>
        <w:t xml:space="preserve">For their part, community colleges should </w:t>
      </w:r>
      <w:r w:rsidRPr="009805EB">
        <w:rPr>
          <w:rFonts w:ascii="Arial" w:eastAsia="Calibri" w:hAnsi="Arial" w:cs="Arial"/>
          <w:b/>
          <w:sz w:val="22"/>
          <w:szCs w:val="22"/>
        </w:rPr>
        <w:t>expand digital offerings to upskill workers without degrees</w:t>
      </w:r>
      <w:r w:rsidRPr="009805EB">
        <w:rPr>
          <w:rFonts w:ascii="Arial" w:eastAsia="Calibri" w:hAnsi="Arial" w:cs="Arial"/>
          <w:sz w:val="22"/>
          <w:szCs w:val="22"/>
        </w:rPr>
        <w:t>. Digital skills can be essential “door openers,” in particular for less educated workers who are in the type of rote</w:t>
      </w:r>
      <w:del w:id="528" w:author="david jackson" w:date="2018-12-12T16:02:00Z">
        <w:r w:rsidRPr="009805EB" w:rsidDel="00F656A4">
          <w:rPr>
            <w:rFonts w:ascii="Arial" w:eastAsia="Calibri" w:hAnsi="Arial" w:cs="Arial"/>
            <w:sz w:val="22"/>
            <w:szCs w:val="22"/>
          </w:rPr>
          <w:delText>,</w:delText>
        </w:r>
      </w:del>
      <w:r w:rsidRPr="009805EB">
        <w:rPr>
          <w:rFonts w:ascii="Arial" w:eastAsia="Calibri" w:hAnsi="Arial" w:cs="Arial"/>
          <w:sz w:val="22"/>
          <w:szCs w:val="22"/>
        </w:rPr>
        <w:t xml:space="preserve"> lower-wage roles that are most vulnerable to automation. For some workers, mastery of productivity software such as Microsoft Excel or Salesforce will be sufficient. Others will need exposure to more specific software, such as digital design programs or health care billing platforms. Community colleges should strengthen connections with local tech communities to quickly scale up training for software in demand in the regional economy.</w:t>
      </w:r>
      <w:r w:rsidRPr="009805EB">
        <w:rPr>
          <w:rFonts w:ascii="Arial" w:eastAsia="Calibri" w:hAnsi="Arial" w:cs="Arial"/>
          <w:sz w:val="22"/>
          <w:szCs w:val="22"/>
          <w:vertAlign w:val="superscript"/>
        </w:rPr>
        <w:endnoteReference w:id="78"/>
      </w:r>
    </w:p>
    <w:p w14:paraId="43067226" w14:textId="77777777" w:rsidR="009805EB" w:rsidRPr="009805EB" w:rsidRDefault="009805EB" w:rsidP="009805EB">
      <w:pPr>
        <w:spacing w:line="276" w:lineRule="auto"/>
        <w:contextualSpacing/>
        <w:rPr>
          <w:rFonts w:ascii="Arial" w:eastAsia="Calibri" w:hAnsi="Arial" w:cs="Arial"/>
          <w:sz w:val="22"/>
          <w:szCs w:val="22"/>
        </w:rPr>
      </w:pPr>
    </w:p>
    <w:p w14:paraId="6956053A" w14:textId="77777777" w:rsidR="009805EB" w:rsidRPr="009805EB" w:rsidRDefault="009805EB" w:rsidP="009805EB">
      <w:pPr>
        <w:spacing w:line="276" w:lineRule="auto"/>
        <w:contextualSpacing/>
        <w:rPr>
          <w:rFonts w:ascii="Arial" w:eastAsia="Calibri" w:hAnsi="Arial" w:cs="Arial"/>
          <w:sz w:val="22"/>
          <w:szCs w:val="22"/>
        </w:rPr>
      </w:pPr>
      <w:r w:rsidRPr="009805EB">
        <w:rPr>
          <w:rFonts w:ascii="Arial" w:eastAsia="Calibri" w:hAnsi="Arial" w:cs="Arial"/>
          <w:sz w:val="22"/>
          <w:szCs w:val="22"/>
        </w:rPr>
        <w:t xml:space="preserve">At the K-12 level, one of the most important actions that policymakers at the federal, state, and district level can take is to </w:t>
      </w:r>
      <w:r w:rsidRPr="009805EB">
        <w:rPr>
          <w:rFonts w:ascii="Arial" w:eastAsia="Calibri" w:hAnsi="Arial" w:cs="Arial"/>
          <w:b/>
          <w:sz w:val="22"/>
          <w:szCs w:val="22"/>
        </w:rPr>
        <w:t>incorporate computer science (CS) education into school curricula</w:t>
      </w:r>
      <w:r w:rsidRPr="009805EB">
        <w:rPr>
          <w:rFonts w:ascii="Arial" w:eastAsia="Calibri" w:hAnsi="Arial" w:cs="Arial"/>
          <w:sz w:val="22"/>
          <w:szCs w:val="22"/>
        </w:rPr>
        <w:t>, particularly in high schools. This will help disseminate the baseline digital skills that workers will need to work with machines to the broadest array of students. Currently only about 40 percent of U.S. K-12 schools teach computer programming.</w:t>
      </w:r>
      <w:r w:rsidRPr="009805EB">
        <w:rPr>
          <w:rFonts w:ascii="Arial" w:eastAsia="Calibri" w:hAnsi="Arial" w:cs="Arial"/>
          <w:sz w:val="22"/>
          <w:szCs w:val="22"/>
          <w:vertAlign w:val="superscript"/>
        </w:rPr>
        <w:endnoteReference w:id="79"/>
      </w:r>
      <w:r w:rsidRPr="009805EB">
        <w:rPr>
          <w:rFonts w:ascii="Arial" w:eastAsia="Calibri" w:hAnsi="Arial" w:cs="Arial"/>
          <w:sz w:val="22"/>
          <w:szCs w:val="22"/>
        </w:rPr>
        <w:t xml:space="preserve"> Schools should also update how digital skills are taught by leveraging programs such as Hour of Code to make CS fun and relatable to a variety of students. Beyond CS, K-12 schools will need to pivot coursework in other fields. For example, high schools should place less emphasis on so-called continuous math such as advanced calculus, and instead prioritize applied math such as statistics, which is relevant for more workers.</w:t>
      </w:r>
      <w:r w:rsidRPr="009805EB">
        <w:rPr>
          <w:rFonts w:ascii="Arial" w:eastAsia="Calibri" w:hAnsi="Arial" w:cs="Arial"/>
          <w:sz w:val="22"/>
          <w:szCs w:val="22"/>
          <w:vertAlign w:val="superscript"/>
        </w:rPr>
        <w:endnoteReference w:id="80"/>
      </w:r>
    </w:p>
    <w:p w14:paraId="241371B7" w14:textId="77777777" w:rsidR="009805EB" w:rsidRPr="009805EB" w:rsidRDefault="009805EB" w:rsidP="009805EB">
      <w:pPr>
        <w:spacing w:line="276" w:lineRule="auto"/>
        <w:rPr>
          <w:rFonts w:ascii="Arial" w:eastAsia="Calibri" w:hAnsi="Arial" w:cs="Arial"/>
          <w:sz w:val="22"/>
          <w:szCs w:val="22"/>
        </w:rPr>
      </w:pPr>
    </w:p>
    <w:p w14:paraId="18FE45AF" w14:textId="5449CCF1" w:rsidR="009805EB" w:rsidRPr="009805EB" w:rsidRDefault="009805EB" w:rsidP="009805EB">
      <w:pPr>
        <w:spacing w:line="276" w:lineRule="auto"/>
        <w:rPr>
          <w:rFonts w:ascii="Arial" w:eastAsia="Calibri" w:hAnsi="Arial" w:cs="Arial"/>
          <w:sz w:val="22"/>
          <w:szCs w:val="22"/>
        </w:rPr>
      </w:pPr>
      <w:r w:rsidRPr="009805EB">
        <w:rPr>
          <w:rFonts w:ascii="Arial" w:eastAsia="Calibri" w:hAnsi="Arial" w:cs="Arial"/>
          <w:sz w:val="22"/>
          <w:szCs w:val="22"/>
        </w:rPr>
        <w:t xml:space="preserve">Across all levels, educational institutions must make a greater effort to </w:t>
      </w:r>
      <w:r w:rsidRPr="009805EB">
        <w:rPr>
          <w:rFonts w:ascii="Arial" w:eastAsia="Calibri" w:hAnsi="Arial" w:cs="Arial"/>
          <w:b/>
          <w:sz w:val="22"/>
          <w:szCs w:val="22"/>
        </w:rPr>
        <w:t>foster a sense of community for women and minorities studying tech</w:t>
      </w:r>
      <w:r w:rsidRPr="009805EB">
        <w:rPr>
          <w:rFonts w:ascii="Arial" w:eastAsia="Calibri" w:hAnsi="Arial" w:cs="Arial"/>
          <w:sz w:val="22"/>
          <w:szCs w:val="22"/>
        </w:rPr>
        <w:t xml:space="preserve">. Just 18 percent of computer science graduates are women, while fewer than 10 percent are </w:t>
      </w:r>
      <w:commentRangeStart w:id="529"/>
      <w:del w:id="530" w:author="david jackson" w:date="2018-12-12T16:05:00Z">
        <w:r w:rsidRPr="009805EB" w:rsidDel="009530C6">
          <w:rPr>
            <w:rFonts w:ascii="Arial" w:eastAsia="Calibri" w:hAnsi="Arial" w:cs="Arial"/>
            <w:sz w:val="22"/>
            <w:szCs w:val="22"/>
          </w:rPr>
          <w:delText>Latinx</w:delText>
        </w:r>
      </w:del>
      <w:commentRangeEnd w:id="529"/>
      <w:r w:rsidR="00DF7BF5">
        <w:rPr>
          <w:rStyle w:val="CommentReference"/>
          <w:rFonts w:ascii="Times New Roman" w:eastAsia="Arial Unicode MS" w:hAnsi="Times New Roman" w:cs="Times New Roman"/>
          <w:bdr w:val="nil"/>
        </w:rPr>
        <w:commentReference w:id="529"/>
      </w:r>
      <w:del w:id="531" w:author="david jackson" w:date="2018-12-12T16:05:00Z">
        <w:r w:rsidRPr="009805EB" w:rsidDel="009530C6">
          <w:rPr>
            <w:rFonts w:ascii="Arial" w:eastAsia="Calibri" w:hAnsi="Arial" w:cs="Arial"/>
            <w:sz w:val="22"/>
            <w:szCs w:val="22"/>
          </w:rPr>
          <w:delText xml:space="preserve"> </w:delText>
        </w:r>
      </w:del>
      <w:ins w:id="532" w:author="david jackson" w:date="2018-12-12T16:05:00Z">
        <w:r w:rsidR="009530C6" w:rsidRPr="009805EB">
          <w:rPr>
            <w:rFonts w:ascii="Arial" w:eastAsia="Calibri" w:hAnsi="Arial" w:cs="Arial"/>
            <w:sz w:val="22"/>
            <w:szCs w:val="22"/>
          </w:rPr>
          <w:t>Latin</w:t>
        </w:r>
        <w:r w:rsidR="009530C6">
          <w:rPr>
            <w:rFonts w:ascii="Arial" w:eastAsia="Calibri" w:hAnsi="Arial" w:cs="Arial"/>
            <w:sz w:val="22"/>
            <w:szCs w:val="22"/>
          </w:rPr>
          <w:t>o</w:t>
        </w:r>
        <w:r w:rsidR="009530C6" w:rsidRPr="009805EB">
          <w:rPr>
            <w:rFonts w:ascii="Arial" w:eastAsia="Calibri" w:hAnsi="Arial" w:cs="Arial"/>
            <w:sz w:val="22"/>
            <w:szCs w:val="22"/>
          </w:rPr>
          <w:t xml:space="preserve"> </w:t>
        </w:r>
      </w:ins>
      <w:r w:rsidRPr="009805EB">
        <w:rPr>
          <w:rFonts w:ascii="Arial" w:eastAsia="Calibri" w:hAnsi="Arial" w:cs="Arial"/>
          <w:sz w:val="22"/>
          <w:szCs w:val="22"/>
        </w:rPr>
        <w:t>and only 5 percent are black.</w:t>
      </w:r>
      <w:r w:rsidRPr="009805EB">
        <w:rPr>
          <w:rFonts w:ascii="Arial" w:eastAsia="Calibri" w:hAnsi="Arial" w:cs="Arial"/>
          <w:sz w:val="22"/>
          <w:szCs w:val="22"/>
          <w:vertAlign w:val="superscript"/>
        </w:rPr>
        <w:endnoteReference w:id="81"/>
      </w:r>
      <w:r w:rsidRPr="009805EB">
        <w:rPr>
          <w:rFonts w:ascii="Arial" w:eastAsia="Calibri" w:hAnsi="Arial" w:cs="Arial"/>
          <w:sz w:val="22"/>
          <w:szCs w:val="22"/>
        </w:rPr>
        <w:t xml:space="preserve"> As a result, these groups have a low presence in key tech occupations.</w:t>
      </w:r>
      <w:r w:rsidRPr="009805EB">
        <w:rPr>
          <w:rFonts w:ascii="Arial" w:eastAsia="Calibri" w:hAnsi="Arial" w:cs="Arial"/>
          <w:sz w:val="22"/>
          <w:szCs w:val="22"/>
          <w:vertAlign w:val="superscript"/>
        </w:rPr>
        <w:endnoteReference w:id="82"/>
      </w:r>
      <w:r w:rsidRPr="009805EB">
        <w:rPr>
          <w:rFonts w:ascii="Arial" w:eastAsia="Calibri" w:hAnsi="Arial" w:cs="Arial"/>
          <w:sz w:val="22"/>
          <w:szCs w:val="22"/>
        </w:rPr>
        <w:t xml:space="preserve"> Efforts should begin in K-12, with programs such as workshops and field trips focused on encouraging individuals to get involved in tech. From there, students at all levels should be supported through formal mentorship programs and informal networks.</w:t>
      </w:r>
      <w:r w:rsidRPr="009805EB">
        <w:rPr>
          <w:rFonts w:ascii="Arial" w:eastAsia="Calibri" w:hAnsi="Arial" w:cs="Arial"/>
          <w:sz w:val="22"/>
          <w:szCs w:val="22"/>
          <w:vertAlign w:val="superscript"/>
        </w:rPr>
        <w:endnoteReference w:id="83"/>
      </w:r>
    </w:p>
    <w:p w14:paraId="6DC419FF" w14:textId="77777777" w:rsidR="009805EB" w:rsidRPr="009805EB" w:rsidRDefault="009805EB" w:rsidP="009805EB">
      <w:pPr>
        <w:spacing w:line="276" w:lineRule="auto"/>
        <w:rPr>
          <w:rFonts w:ascii="Arial" w:eastAsia="Calibri" w:hAnsi="Arial" w:cs="Arial"/>
          <w:sz w:val="22"/>
          <w:szCs w:val="22"/>
        </w:rPr>
      </w:pPr>
    </w:p>
    <w:p w14:paraId="17263A29" w14:textId="77777777" w:rsidR="009805EB" w:rsidRPr="009805EB" w:rsidRDefault="009805EB" w:rsidP="009805EB">
      <w:pPr>
        <w:spacing w:line="276" w:lineRule="auto"/>
        <w:rPr>
          <w:rFonts w:ascii="Arial" w:eastAsia="Calibri" w:hAnsi="Arial" w:cs="Arial"/>
          <w:sz w:val="22"/>
          <w:szCs w:val="22"/>
        </w:rPr>
      </w:pPr>
      <w:r w:rsidRPr="009805EB">
        <w:rPr>
          <w:rFonts w:ascii="Arial" w:eastAsia="Calibri" w:hAnsi="Arial" w:cs="Arial"/>
          <w:sz w:val="22"/>
          <w:szCs w:val="22"/>
        </w:rPr>
        <w:t xml:space="preserve">In addition to enhancing students’ digital skills, one of the best ways that educational institutions can help prepare for a more automated economy is to </w:t>
      </w:r>
      <w:r w:rsidRPr="009805EB">
        <w:rPr>
          <w:rFonts w:ascii="Arial" w:eastAsia="Calibri" w:hAnsi="Arial" w:cs="Arial"/>
          <w:b/>
          <w:sz w:val="22"/>
          <w:szCs w:val="22"/>
        </w:rPr>
        <w:t xml:space="preserve">expose students to </w:t>
      </w:r>
      <w:r w:rsidRPr="009805EB">
        <w:rPr>
          <w:rFonts w:ascii="Arial" w:eastAsia="Calibri" w:hAnsi="Arial" w:cs="Arial"/>
          <w:b/>
          <w:sz w:val="22"/>
          <w:szCs w:val="22"/>
        </w:rPr>
        <w:lastRenderedPageBreak/>
        <w:t>more experiential learning</w:t>
      </w:r>
      <w:r w:rsidRPr="009805EB">
        <w:rPr>
          <w:rFonts w:ascii="Arial" w:eastAsia="Calibri" w:hAnsi="Arial" w:cs="Arial"/>
          <w:sz w:val="22"/>
          <w:szCs w:val="22"/>
        </w:rPr>
        <w:t>. Experiential learning, in which students mix classroom learning with non-rote</w:t>
      </w:r>
      <w:del w:id="533" w:author="david jackson" w:date="2018-12-12T16:08:00Z">
        <w:r w:rsidRPr="009805EB" w:rsidDel="00B01E76">
          <w:rPr>
            <w:rFonts w:ascii="Arial" w:eastAsia="Calibri" w:hAnsi="Arial" w:cs="Arial"/>
            <w:sz w:val="22"/>
            <w:szCs w:val="22"/>
          </w:rPr>
          <w:delText>,</w:delText>
        </w:r>
      </w:del>
      <w:r w:rsidRPr="009805EB">
        <w:rPr>
          <w:rFonts w:ascii="Arial" w:eastAsia="Calibri" w:hAnsi="Arial" w:cs="Arial"/>
          <w:sz w:val="22"/>
          <w:szCs w:val="22"/>
        </w:rPr>
        <w:t xml:space="preserve"> real-world experience,</w:t>
      </w:r>
      <w:r w:rsidRPr="009805EB">
        <w:rPr>
          <w:rFonts w:ascii="Calibri" w:eastAsia="Calibri" w:hAnsi="Calibri" w:cs="Times New Roman"/>
        </w:rPr>
        <w:t xml:space="preserve"> </w:t>
      </w:r>
      <w:r w:rsidRPr="009805EB">
        <w:rPr>
          <w:rFonts w:ascii="Arial" w:eastAsia="Calibri" w:hAnsi="Arial" w:cs="Arial"/>
          <w:sz w:val="22"/>
          <w:szCs w:val="22"/>
        </w:rPr>
        <w:t>develops qualities like creativity, mental flexibility, and cultural agility that are unlikely to be automated and are necessary to solve the types of problems that machines cannot.</w:t>
      </w:r>
      <w:r w:rsidRPr="009805EB">
        <w:rPr>
          <w:rFonts w:ascii="Arial" w:eastAsia="Calibri" w:hAnsi="Arial" w:cs="Arial"/>
          <w:sz w:val="22"/>
          <w:szCs w:val="22"/>
          <w:vertAlign w:val="superscript"/>
        </w:rPr>
        <w:endnoteReference w:id="84"/>
      </w:r>
      <w:r w:rsidRPr="009805EB">
        <w:rPr>
          <w:rFonts w:ascii="Arial" w:eastAsia="Calibri" w:hAnsi="Arial" w:cs="Arial"/>
          <w:sz w:val="22"/>
          <w:szCs w:val="22"/>
        </w:rPr>
        <w:t xml:space="preserve"> One of the most effective ways for colleges and universities to increase the prevalence of experiential learning is to make better use of co-ops and paid internships, integrating students’ work experiences with their on-campus learning.</w:t>
      </w:r>
      <w:r w:rsidRPr="009805EB">
        <w:rPr>
          <w:rFonts w:ascii="Arial" w:eastAsia="Calibri" w:hAnsi="Arial" w:cs="Arial"/>
          <w:sz w:val="22"/>
          <w:szCs w:val="22"/>
          <w:vertAlign w:val="superscript"/>
        </w:rPr>
        <w:endnoteReference w:id="85"/>
      </w:r>
      <w:r w:rsidRPr="009805EB">
        <w:rPr>
          <w:rFonts w:ascii="Arial" w:eastAsia="Calibri" w:hAnsi="Arial" w:cs="Arial"/>
          <w:sz w:val="22"/>
          <w:szCs w:val="22"/>
        </w:rPr>
        <w:t xml:space="preserve"> Colleges and universities should also use more on-campus experiential learning such as project-based learning and new methods such as “serious games” that help students develop the same skills in creativity and mental flexibility.</w:t>
      </w:r>
      <w:r w:rsidRPr="009805EB">
        <w:rPr>
          <w:rFonts w:ascii="Arial" w:eastAsia="Calibri" w:hAnsi="Arial" w:cs="Arial"/>
          <w:sz w:val="22"/>
          <w:szCs w:val="22"/>
          <w:vertAlign w:val="superscript"/>
        </w:rPr>
        <w:endnoteReference w:id="86"/>
      </w:r>
      <w:r w:rsidRPr="009805EB">
        <w:rPr>
          <w:rFonts w:ascii="Arial" w:eastAsia="Calibri" w:hAnsi="Arial" w:cs="Arial"/>
          <w:sz w:val="22"/>
          <w:szCs w:val="22"/>
        </w:rPr>
        <w:t xml:space="preserve"> </w:t>
      </w:r>
    </w:p>
    <w:p w14:paraId="3091E760" w14:textId="77777777" w:rsidR="009805EB" w:rsidRPr="009805EB" w:rsidRDefault="009805EB" w:rsidP="009805EB">
      <w:pPr>
        <w:spacing w:line="276" w:lineRule="auto"/>
        <w:contextualSpacing/>
        <w:rPr>
          <w:rFonts w:ascii="Arial" w:eastAsia="Calibri" w:hAnsi="Arial" w:cs="Arial"/>
          <w:sz w:val="22"/>
          <w:szCs w:val="22"/>
        </w:rPr>
      </w:pPr>
    </w:p>
    <w:p w14:paraId="6866155B" w14:textId="77D6979B" w:rsidR="009805EB" w:rsidRPr="009805EB" w:rsidRDefault="009805EB" w:rsidP="009805EB">
      <w:pPr>
        <w:spacing w:line="276" w:lineRule="auto"/>
        <w:contextualSpacing/>
        <w:rPr>
          <w:rFonts w:ascii="Arial" w:eastAsia="Calibri" w:hAnsi="Arial" w:cs="Arial"/>
          <w:sz w:val="22"/>
          <w:szCs w:val="22"/>
        </w:rPr>
      </w:pPr>
      <w:r w:rsidRPr="009805EB">
        <w:rPr>
          <w:rFonts w:ascii="Arial" w:eastAsia="Calibri" w:hAnsi="Arial" w:cs="Arial"/>
          <w:sz w:val="22"/>
          <w:szCs w:val="22"/>
        </w:rPr>
        <w:t>For individuals not enrolled in a four</w:t>
      </w:r>
      <w:ins w:id="534" w:author="david jackson" w:date="2018-12-12T16:08:00Z">
        <w:r w:rsidR="00582913">
          <w:rPr>
            <w:rFonts w:ascii="Arial" w:eastAsia="Calibri" w:hAnsi="Arial" w:cs="Arial"/>
            <w:sz w:val="22"/>
            <w:szCs w:val="22"/>
          </w:rPr>
          <w:t>-</w:t>
        </w:r>
      </w:ins>
      <w:del w:id="535" w:author="david jackson" w:date="2018-12-12T16:08:00Z">
        <w:r w:rsidRPr="009805EB" w:rsidDel="00582913">
          <w:rPr>
            <w:rFonts w:ascii="Arial" w:eastAsia="Calibri" w:hAnsi="Arial" w:cs="Arial"/>
            <w:sz w:val="22"/>
            <w:szCs w:val="22"/>
          </w:rPr>
          <w:delText xml:space="preserve"> </w:delText>
        </w:r>
      </w:del>
      <w:r w:rsidRPr="009805EB">
        <w:rPr>
          <w:rFonts w:ascii="Arial" w:eastAsia="Calibri" w:hAnsi="Arial" w:cs="Arial"/>
          <w:sz w:val="22"/>
          <w:szCs w:val="22"/>
        </w:rPr>
        <w:t xml:space="preserve">year college or university, apprenticeships can help develop a similar set of skills. Industry associations and firms should therefore develop models to </w:t>
      </w:r>
      <w:r w:rsidRPr="009805EB">
        <w:rPr>
          <w:rFonts w:ascii="Arial" w:eastAsia="Calibri" w:hAnsi="Arial" w:cs="Arial"/>
          <w:b/>
          <w:sz w:val="22"/>
          <w:szCs w:val="22"/>
        </w:rPr>
        <w:t>leverage apprenticeships in more industries</w:t>
      </w:r>
      <w:r w:rsidRPr="009805EB">
        <w:rPr>
          <w:rFonts w:ascii="Arial" w:eastAsia="Calibri" w:hAnsi="Arial" w:cs="Arial"/>
          <w:sz w:val="22"/>
          <w:szCs w:val="22"/>
        </w:rPr>
        <w:t xml:space="preserve"> such as </w:t>
      </w:r>
      <w:del w:id="536" w:author="david jackson" w:date="2018-12-05T15:44:00Z">
        <w:r w:rsidRPr="009805EB" w:rsidDel="00FA00AD">
          <w:rPr>
            <w:rFonts w:ascii="Arial" w:eastAsia="Calibri" w:hAnsi="Arial" w:cs="Arial"/>
            <w:sz w:val="22"/>
            <w:szCs w:val="22"/>
          </w:rPr>
          <w:delText>healthcare</w:delText>
        </w:r>
      </w:del>
      <w:ins w:id="537" w:author="david jackson" w:date="2018-12-05T15:44:00Z">
        <w:r w:rsidR="00FA00AD">
          <w:rPr>
            <w:rFonts w:ascii="Arial" w:eastAsia="Calibri" w:hAnsi="Arial" w:cs="Arial"/>
            <w:sz w:val="22"/>
            <w:szCs w:val="22"/>
          </w:rPr>
          <w:t>health care</w:t>
        </w:r>
      </w:ins>
      <w:r w:rsidRPr="009805EB">
        <w:rPr>
          <w:rFonts w:ascii="Arial" w:eastAsia="Calibri" w:hAnsi="Arial" w:cs="Arial"/>
          <w:sz w:val="22"/>
          <w:szCs w:val="22"/>
        </w:rPr>
        <w:t>, finance, and other service industries. Apprenticeships also have the important additional benefit of providing access to a post-secondary credential for workers who do not have a four-year college degree.</w:t>
      </w:r>
    </w:p>
    <w:p w14:paraId="2F4E28D7" w14:textId="77777777" w:rsidR="009805EB" w:rsidRPr="009805EB" w:rsidRDefault="009805EB" w:rsidP="009805EB">
      <w:pPr>
        <w:spacing w:line="276" w:lineRule="auto"/>
        <w:contextualSpacing/>
        <w:rPr>
          <w:rFonts w:ascii="Arial" w:eastAsia="Calibri" w:hAnsi="Arial" w:cs="Arial"/>
          <w:sz w:val="22"/>
          <w:szCs w:val="22"/>
        </w:rPr>
      </w:pPr>
    </w:p>
    <w:p w14:paraId="64817F58" w14:textId="4F65CBE4" w:rsidR="009805EB" w:rsidRPr="009805EB" w:rsidRDefault="009805EB" w:rsidP="009805EB">
      <w:pPr>
        <w:spacing w:line="276" w:lineRule="auto"/>
        <w:contextualSpacing/>
        <w:rPr>
          <w:rFonts w:ascii="Arial" w:eastAsia="Calibri" w:hAnsi="Arial" w:cs="Arial"/>
          <w:b/>
          <w:color w:val="FF0000"/>
          <w:sz w:val="22"/>
          <w:szCs w:val="22"/>
        </w:rPr>
      </w:pPr>
      <w:r w:rsidRPr="009805EB">
        <w:rPr>
          <w:rFonts w:ascii="Arial" w:eastAsia="Calibri" w:hAnsi="Arial" w:cs="Arial"/>
          <w:sz w:val="22"/>
          <w:szCs w:val="22"/>
        </w:rPr>
        <w:t xml:space="preserve">K-12 schools should work to increase their own use of experiential learning. Schools at both the elementary and high school level would </w:t>
      </w:r>
      <w:del w:id="538" w:author="david jackson" w:date="2018-12-12T16:09:00Z">
        <w:r w:rsidRPr="009805EB" w:rsidDel="009406BE">
          <w:rPr>
            <w:rFonts w:ascii="Arial" w:eastAsia="Calibri" w:hAnsi="Arial" w:cs="Arial"/>
            <w:sz w:val="22"/>
            <w:szCs w:val="22"/>
          </w:rPr>
          <w:delText xml:space="preserve">to </w:delText>
        </w:r>
      </w:del>
      <w:ins w:id="539" w:author="david jackson" w:date="2018-12-12T16:09:00Z">
        <w:r w:rsidR="009406BE">
          <w:rPr>
            <w:rFonts w:ascii="Arial" w:eastAsia="Calibri" w:hAnsi="Arial" w:cs="Arial"/>
            <w:sz w:val="22"/>
            <w:szCs w:val="22"/>
          </w:rPr>
          <w:t>do</w:t>
        </w:r>
        <w:r w:rsidR="009406BE" w:rsidRPr="009805EB">
          <w:rPr>
            <w:rFonts w:ascii="Arial" w:eastAsia="Calibri" w:hAnsi="Arial" w:cs="Arial"/>
            <w:sz w:val="22"/>
            <w:szCs w:val="22"/>
          </w:rPr>
          <w:t xml:space="preserve"> </w:t>
        </w:r>
      </w:ins>
      <w:r w:rsidRPr="009805EB">
        <w:rPr>
          <w:rFonts w:ascii="Arial" w:eastAsia="Calibri" w:hAnsi="Arial" w:cs="Arial"/>
          <w:sz w:val="22"/>
          <w:szCs w:val="22"/>
        </w:rPr>
        <w:t>well to utilize more project-based learning, with a focus on fostering problem-solving, collaboration, teamwork, and social perceptiveness. Schools can also experiment with school-business partnerships, particularly to give high school students direct exposure to industries of interest.</w:t>
      </w:r>
    </w:p>
    <w:p w14:paraId="56FF387F" w14:textId="77777777" w:rsidR="009805EB" w:rsidRPr="009805EB" w:rsidRDefault="009805EB" w:rsidP="009805EB">
      <w:pPr>
        <w:spacing w:after="160" w:line="276" w:lineRule="auto"/>
        <w:contextualSpacing/>
        <w:rPr>
          <w:rFonts w:ascii="Arial" w:eastAsia="Calibri" w:hAnsi="Arial" w:cs="Arial"/>
          <w:sz w:val="22"/>
          <w:szCs w:val="22"/>
        </w:rPr>
      </w:pPr>
    </w:p>
    <w:p w14:paraId="18273EB3" w14:textId="77777777" w:rsidR="009805EB" w:rsidRPr="009805EB" w:rsidRDefault="009805EB" w:rsidP="009805EB">
      <w:pPr>
        <w:spacing w:after="160" w:line="276" w:lineRule="auto"/>
        <w:contextualSpacing/>
        <w:rPr>
          <w:rFonts w:ascii="Arial" w:eastAsia="Arial Unicode MS" w:hAnsi="Arial" w:cs="Arial"/>
          <w:sz w:val="22"/>
          <w:szCs w:val="22"/>
          <w:u w:color="000000"/>
        </w:rPr>
      </w:pPr>
      <w:r w:rsidRPr="009805EB">
        <w:rPr>
          <w:rFonts w:ascii="Arial" w:eastAsia="Arial Unicode MS" w:hAnsi="Arial" w:cs="Arial"/>
          <w:sz w:val="22"/>
          <w:szCs w:val="22"/>
          <w:u w:color="000000"/>
        </w:rPr>
        <w:t>Helping students adapt to the impacts of automation will need to start, for that matter, even before a child begins kindergarten. More states and municipalities</w:t>
      </w:r>
      <w:r w:rsidRPr="009805EB">
        <w:rPr>
          <w:rFonts w:ascii="Arial" w:eastAsia="Arial Unicode MS" w:hAnsi="Arial" w:cs="Arial"/>
          <w:b/>
          <w:sz w:val="22"/>
          <w:szCs w:val="22"/>
          <w:u w:color="000000"/>
        </w:rPr>
        <w:t xml:space="preserve"> </w:t>
      </w:r>
      <w:r w:rsidRPr="009805EB">
        <w:rPr>
          <w:rFonts w:ascii="Arial" w:eastAsia="Arial Unicode MS" w:hAnsi="Arial" w:cs="Arial"/>
          <w:sz w:val="22"/>
          <w:szCs w:val="22"/>
          <w:u w:color="000000"/>
        </w:rPr>
        <w:t>should</w:t>
      </w:r>
      <w:r w:rsidRPr="009805EB">
        <w:rPr>
          <w:rFonts w:ascii="Arial" w:eastAsia="Arial Unicode MS" w:hAnsi="Arial" w:cs="Arial"/>
          <w:b/>
          <w:sz w:val="22"/>
          <w:szCs w:val="22"/>
          <w:u w:color="000000"/>
        </w:rPr>
        <w:t xml:space="preserve"> establish universal pre-kindergarten programs</w:t>
      </w:r>
      <w:r w:rsidRPr="009805EB">
        <w:rPr>
          <w:rFonts w:ascii="Arial" w:eastAsia="Arial Unicode MS" w:hAnsi="Arial" w:cs="Arial"/>
          <w:sz w:val="22"/>
          <w:szCs w:val="22"/>
          <w:u w:color="000000"/>
        </w:rPr>
        <w:t>, and the federal government should support these efforts. Early childhood education is important because it puts a strong focus on the so-called “soft” skills such as creative thinking and curiosity that will be essential to doing the type of work that machines cannot.</w:t>
      </w:r>
      <w:r w:rsidRPr="009805EB">
        <w:rPr>
          <w:rFonts w:ascii="Arial" w:eastAsia="Arial Unicode MS" w:hAnsi="Arial" w:cs="Arial"/>
          <w:sz w:val="22"/>
          <w:szCs w:val="22"/>
          <w:u w:color="000000"/>
          <w:vertAlign w:val="superscript"/>
        </w:rPr>
        <w:endnoteReference w:id="87"/>
      </w:r>
      <w:r w:rsidRPr="009805EB">
        <w:rPr>
          <w:rFonts w:ascii="Arial" w:eastAsia="Arial Unicode MS" w:hAnsi="Arial" w:cs="Arial"/>
          <w:sz w:val="22"/>
          <w:szCs w:val="22"/>
          <w:u w:color="000000"/>
        </w:rPr>
        <w:t xml:space="preserve"> Individuals who receive exposure to these skills from an early age are better prepared to cultivate them throughout their lives. However, in 2016, only 54 percent of children ages 3-4 had access to pre-school in the U.S., and access to early childhood education varied significantly along racial and socioeconomic lines, with minority and low-income children at a significant disadvantage.</w:t>
      </w:r>
      <w:r w:rsidRPr="009805EB">
        <w:rPr>
          <w:rFonts w:ascii="Arial" w:eastAsia="Arial Unicode MS" w:hAnsi="Arial" w:cs="Arial"/>
          <w:sz w:val="22"/>
          <w:szCs w:val="22"/>
          <w:u w:color="000000"/>
          <w:vertAlign w:val="superscript"/>
        </w:rPr>
        <w:endnoteReference w:id="88"/>
      </w:r>
    </w:p>
    <w:p w14:paraId="349D1558" w14:textId="77777777" w:rsidR="009805EB" w:rsidRPr="009805EB" w:rsidRDefault="009805EB" w:rsidP="009805EB">
      <w:pPr>
        <w:spacing w:line="276" w:lineRule="auto"/>
        <w:ind w:firstLine="720"/>
        <w:rPr>
          <w:rFonts w:ascii="Arial" w:eastAsia="Arial Unicode MS" w:hAnsi="Arial" w:cs="Arial"/>
          <w:sz w:val="22"/>
          <w:szCs w:val="22"/>
          <w:u w:color="000000"/>
        </w:rPr>
      </w:pPr>
    </w:p>
    <w:p w14:paraId="0948B347" w14:textId="77777777" w:rsidR="009805EB" w:rsidRPr="009805EB" w:rsidRDefault="009805EB" w:rsidP="009805EB">
      <w:pPr>
        <w:spacing w:line="276" w:lineRule="auto"/>
        <w:rPr>
          <w:rFonts w:ascii="Arial" w:eastAsia="Arial Unicode MS" w:hAnsi="Arial" w:cs="Arial"/>
          <w:b/>
          <w:color w:val="000000"/>
          <w:sz w:val="22"/>
          <w:szCs w:val="22"/>
          <w:u w:color="000000"/>
        </w:rPr>
      </w:pPr>
      <w:r w:rsidRPr="009805EB">
        <w:rPr>
          <w:rFonts w:ascii="Arial" w:eastAsia="Arial Unicode MS" w:hAnsi="Arial" w:cs="Arial"/>
          <w:b/>
          <w:color w:val="000000"/>
          <w:sz w:val="22"/>
          <w:szCs w:val="22"/>
          <w:u w:color="000000"/>
        </w:rPr>
        <w:t xml:space="preserve">Foster uniquely human qualities </w:t>
      </w:r>
    </w:p>
    <w:p w14:paraId="45126A42" w14:textId="77777777" w:rsidR="009805EB" w:rsidRPr="009805EB" w:rsidRDefault="009805EB" w:rsidP="009805EB">
      <w:pPr>
        <w:spacing w:line="276" w:lineRule="auto"/>
        <w:rPr>
          <w:rFonts w:ascii="Arial" w:eastAsia="Arial Unicode MS" w:hAnsi="Arial" w:cs="Arial"/>
          <w:sz w:val="22"/>
          <w:szCs w:val="22"/>
          <w:u w:color="000000"/>
        </w:rPr>
      </w:pPr>
    </w:p>
    <w:p w14:paraId="6E833A0B" w14:textId="77777777"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 xml:space="preserve">In all of this, finally, </w:t>
      </w:r>
      <w:commentRangeStart w:id="540"/>
      <w:r w:rsidRPr="009805EB">
        <w:rPr>
          <w:rFonts w:ascii="Arial" w:eastAsia="Arial Unicode MS" w:hAnsi="Arial" w:cs="Arial"/>
          <w:sz w:val="22"/>
          <w:szCs w:val="22"/>
          <w:u w:color="000000"/>
        </w:rPr>
        <w:t>the age of brilliant machines means humans must focus on “what we are that computers aren’t,” as Andrew McAfee and Erik Brynjolfsson writ</w:t>
      </w:r>
      <w:commentRangeEnd w:id="540"/>
      <w:r w:rsidR="006235BB">
        <w:rPr>
          <w:rStyle w:val="CommentReference"/>
          <w:rFonts w:ascii="Times New Roman" w:eastAsia="Arial Unicode MS" w:hAnsi="Times New Roman" w:cs="Times New Roman"/>
          <w:bdr w:val="nil"/>
        </w:rPr>
        <w:commentReference w:id="540"/>
      </w:r>
      <w:r w:rsidRPr="009805EB">
        <w:rPr>
          <w:rFonts w:ascii="Arial" w:eastAsia="Arial Unicode MS" w:hAnsi="Arial" w:cs="Arial"/>
          <w:sz w:val="22"/>
          <w:szCs w:val="22"/>
          <w:u w:color="000000"/>
        </w:rPr>
        <w:t>e.</w:t>
      </w:r>
      <w:r w:rsidRPr="009805EB">
        <w:rPr>
          <w:rFonts w:ascii="Arial" w:eastAsia="Arial Unicode MS" w:hAnsi="Arial" w:cs="Arial"/>
          <w:sz w:val="22"/>
          <w:szCs w:val="22"/>
          <w:u w:color="000000"/>
          <w:vertAlign w:val="superscript"/>
        </w:rPr>
        <w:endnoteReference w:id="89"/>
      </w:r>
      <w:r w:rsidRPr="009805EB">
        <w:rPr>
          <w:rFonts w:ascii="Arial" w:eastAsia="Arial Unicode MS" w:hAnsi="Arial" w:cs="Arial"/>
          <w:sz w:val="22"/>
          <w:szCs w:val="22"/>
          <w:u w:color="000000"/>
        </w:rPr>
        <w:t xml:space="preserve"> This is going to require a new, more rigorous focus on the “soft” or “human” skills mentioned above.</w:t>
      </w:r>
      <w:r w:rsidRPr="009805EB">
        <w:rPr>
          <w:rFonts w:ascii="Arial" w:eastAsia="Arial Unicode MS" w:hAnsi="Arial" w:cs="Arial"/>
          <w:sz w:val="22"/>
          <w:szCs w:val="22"/>
          <w:u w:color="000000"/>
          <w:vertAlign w:val="superscript"/>
        </w:rPr>
        <w:endnoteReference w:id="90"/>
      </w:r>
      <w:r w:rsidRPr="009805EB">
        <w:rPr>
          <w:rFonts w:ascii="Arial" w:eastAsia="Arial Unicode MS" w:hAnsi="Arial" w:cs="Arial"/>
          <w:sz w:val="22"/>
          <w:szCs w:val="22"/>
          <w:u w:color="000000"/>
        </w:rPr>
        <w:t xml:space="preserve"> </w:t>
      </w:r>
    </w:p>
    <w:p w14:paraId="3B56B08E" w14:textId="77777777" w:rsidR="009805EB" w:rsidRPr="009805EB" w:rsidRDefault="009805EB" w:rsidP="009805EB">
      <w:pPr>
        <w:spacing w:line="276" w:lineRule="auto"/>
        <w:rPr>
          <w:rFonts w:ascii="Arial" w:eastAsia="Arial Unicode MS" w:hAnsi="Arial" w:cs="Arial"/>
          <w:sz w:val="22"/>
          <w:szCs w:val="22"/>
          <w:u w:color="000000"/>
        </w:rPr>
      </w:pPr>
    </w:p>
    <w:p w14:paraId="07C01B78" w14:textId="438FB33D"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 xml:space="preserve">What does this mean? As digital automation and AI substitute for more and more tasks while creating new types of work, workers will need to constantly reorient themselves, </w:t>
      </w:r>
      <w:r w:rsidRPr="009805EB">
        <w:rPr>
          <w:rFonts w:ascii="Arial" w:eastAsia="Arial Unicode MS" w:hAnsi="Arial" w:cs="Arial"/>
          <w:sz w:val="22"/>
          <w:szCs w:val="22"/>
          <w:u w:color="000000"/>
        </w:rPr>
        <w:lastRenderedPageBreak/>
        <w:t xml:space="preserve">reskill, and readjust. That means that individuals, firms, and the overall training and education ecosystem must all </w:t>
      </w:r>
      <w:r w:rsidRPr="009805EB">
        <w:rPr>
          <w:rFonts w:ascii="Arial" w:eastAsia="Arial Unicode MS" w:hAnsi="Arial" w:cs="Arial"/>
          <w:b/>
          <w:sz w:val="22"/>
          <w:szCs w:val="22"/>
          <w:u w:color="000000"/>
        </w:rPr>
        <w:t>embrace a mindset of adaptability and constant learning</w:t>
      </w:r>
      <w:r w:rsidRPr="009805EB">
        <w:rPr>
          <w:rFonts w:ascii="Arial" w:eastAsia="Arial Unicode MS" w:hAnsi="Arial" w:cs="Arial"/>
          <w:sz w:val="22"/>
          <w:szCs w:val="22"/>
          <w:u w:color="000000"/>
        </w:rPr>
        <w:t>.</w:t>
      </w:r>
      <w:r w:rsidRPr="009805EB">
        <w:rPr>
          <w:rFonts w:ascii="Arial" w:eastAsia="Arial Unicode MS" w:hAnsi="Arial" w:cs="Arial"/>
          <w:sz w:val="22"/>
          <w:szCs w:val="22"/>
          <w:u w:color="000000"/>
          <w:vertAlign w:val="superscript"/>
        </w:rPr>
        <w:endnoteReference w:id="91"/>
      </w:r>
      <w:del w:id="541" w:author="david jackson" w:date="2018-11-29T14:33:00Z">
        <w:r w:rsidRPr="009805EB" w:rsidDel="00BE5ACE">
          <w:rPr>
            <w:rFonts w:ascii="Arial" w:eastAsia="Arial Unicode MS" w:hAnsi="Arial" w:cs="Arial"/>
            <w:sz w:val="22"/>
            <w:szCs w:val="22"/>
            <w:u w:color="000000"/>
          </w:rPr>
          <w:delText xml:space="preserve">  </w:delText>
        </w:r>
      </w:del>
      <w:ins w:id="542" w:author="david jackson" w:date="2018-11-29T14:33:00Z">
        <w:r w:rsidR="00BE5ACE">
          <w:rPr>
            <w:rFonts w:ascii="Arial" w:eastAsia="Arial Unicode MS" w:hAnsi="Arial" w:cs="Arial"/>
            <w:sz w:val="22"/>
            <w:szCs w:val="22"/>
            <w:u w:color="000000"/>
          </w:rPr>
          <w:t xml:space="preserve"> </w:t>
        </w:r>
      </w:ins>
      <w:r w:rsidRPr="009805EB">
        <w:rPr>
          <w:rFonts w:ascii="Arial" w:eastAsia="Arial Unicode MS" w:hAnsi="Arial" w:cs="Arial"/>
          <w:sz w:val="22"/>
          <w:szCs w:val="22"/>
          <w:u w:color="000000"/>
        </w:rPr>
        <w:t>The rapid progress of AI is going to increasingly take over rote or otherwise predictable tasks, disrupting the content of jobs and creating a constant need to redeploy. Given these changes, the training and education system itself must move beyond rote information sharing to embracing education that encourages persistence and ingenuity, helps people manage transitions, and improves their response to ambiguous challenges.</w:t>
      </w:r>
      <w:del w:id="543" w:author="david jackson" w:date="2018-11-29T14:33:00Z">
        <w:r w:rsidRPr="009805EB" w:rsidDel="00BE5ACE">
          <w:rPr>
            <w:rFonts w:ascii="Arial" w:eastAsia="Arial Unicode MS" w:hAnsi="Arial" w:cs="Arial"/>
            <w:sz w:val="22"/>
            <w:szCs w:val="22"/>
            <w:u w:color="000000"/>
          </w:rPr>
          <w:delText xml:space="preserve">  </w:delText>
        </w:r>
      </w:del>
      <w:ins w:id="544" w:author="david jackson" w:date="2018-11-29T14:33:00Z">
        <w:r w:rsidR="00BE5ACE">
          <w:rPr>
            <w:rFonts w:ascii="Arial" w:eastAsia="Arial Unicode MS" w:hAnsi="Arial" w:cs="Arial"/>
            <w:sz w:val="22"/>
            <w:szCs w:val="22"/>
            <w:u w:color="000000"/>
          </w:rPr>
          <w:t xml:space="preserve"> </w:t>
        </w:r>
      </w:ins>
    </w:p>
    <w:p w14:paraId="6FEA82F0" w14:textId="77777777" w:rsidR="009805EB" w:rsidRPr="009805EB" w:rsidRDefault="009805EB" w:rsidP="009805EB">
      <w:pPr>
        <w:spacing w:line="276" w:lineRule="auto"/>
        <w:rPr>
          <w:rFonts w:ascii="Arial" w:eastAsia="Arial Unicode MS" w:hAnsi="Arial" w:cs="Arial"/>
          <w:sz w:val="22"/>
          <w:szCs w:val="22"/>
          <w:u w:color="000000"/>
        </w:rPr>
      </w:pPr>
    </w:p>
    <w:p w14:paraId="12AE21CF" w14:textId="4BFA93FD" w:rsidR="009805EB" w:rsidRPr="009805EB" w:rsidRDefault="009805EB" w:rsidP="009805EB">
      <w:pPr>
        <w:spacing w:line="276" w:lineRule="auto"/>
        <w:rPr>
          <w:rFonts w:ascii="Arial" w:eastAsia="Arial Unicode MS" w:hAnsi="Arial" w:cs="Arial"/>
          <w:sz w:val="22"/>
          <w:szCs w:val="22"/>
          <w:u w:color="000000"/>
        </w:rPr>
      </w:pPr>
      <w:r w:rsidRPr="009805EB">
        <w:rPr>
          <w:rFonts w:ascii="Arial" w:eastAsia="Arial Unicode MS" w:hAnsi="Arial" w:cs="Arial"/>
          <w:sz w:val="22"/>
          <w:szCs w:val="22"/>
          <w:u w:color="000000"/>
        </w:rPr>
        <w:t xml:space="preserve">At the same time, the fact that no skills will be more durable or valuable than human interaction means that all kinds of training and education should </w:t>
      </w:r>
      <w:r w:rsidRPr="009805EB">
        <w:rPr>
          <w:rFonts w:ascii="Arial" w:eastAsia="Arial Unicode MS" w:hAnsi="Arial" w:cs="Arial"/>
          <w:b/>
          <w:sz w:val="22"/>
          <w:szCs w:val="22"/>
          <w:u w:color="000000"/>
        </w:rPr>
        <w:t>focus on enhancing interpersonal skills and emotional intelligence.</w:t>
      </w:r>
      <w:r w:rsidRPr="009805EB">
        <w:rPr>
          <w:rFonts w:ascii="Arial" w:eastAsia="Arial Unicode MS" w:hAnsi="Arial" w:cs="Arial"/>
          <w:sz w:val="22"/>
          <w:szCs w:val="22"/>
          <w:u w:color="000000"/>
        </w:rPr>
        <w:t xml:space="preserve"> With the machines doing the calculations and more and more of the analysis, human teams will be increasingly important to think across domains, brainstorm the next move, boost morale, work out the ethics, negotiate the deal, and otherwise make choices. At the same time, large swaths of economic activity—from </w:t>
      </w:r>
      <w:del w:id="545" w:author="david jackson" w:date="2018-12-05T15:44:00Z">
        <w:r w:rsidRPr="009805EB" w:rsidDel="00FA00AD">
          <w:rPr>
            <w:rFonts w:ascii="Arial" w:eastAsia="Arial Unicode MS" w:hAnsi="Arial" w:cs="Arial"/>
            <w:sz w:val="22"/>
            <w:szCs w:val="22"/>
            <w:u w:color="000000"/>
          </w:rPr>
          <w:delText>healthcare</w:delText>
        </w:r>
      </w:del>
      <w:ins w:id="546" w:author="david jackson" w:date="2018-12-05T15:44:00Z">
        <w:r w:rsidR="00FA00AD">
          <w:rPr>
            <w:rFonts w:ascii="Arial" w:eastAsia="Arial Unicode MS" w:hAnsi="Arial" w:cs="Arial"/>
            <w:sz w:val="22"/>
            <w:szCs w:val="22"/>
            <w:u w:color="000000"/>
          </w:rPr>
          <w:t>health care</w:t>
        </w:r>
      </w:ins>
      <w:r w:rsidRPr="009805EB">
        <w:rPr>
          <w:rFonts w:ascii="Arial" w:eastAsia="Arial Unicode MS" w:hAnsi="Arial" w:cs="Arial"/>
          <w:sz w:val="22"/>
          <w:szCs w:val="22"/>
          <w:u w:color="000000"/>
        </w:rPr>
        <w:t xml:space="preserve"> and social services to coaching and government and education—will remain durably human and shaped by empathy, tact, and </w:t>
      </w:r>
      <w:del w:id="547" w:author="david jackson" w:date="2018-12-12T16:15:00Z">
        <w:r w:rsidRPr="009805EB" w:rsidDel="00B95DEA">
          <w:rPr>
            <w:rFonts w:ascii="Arial" w:eastAsia="Arial Unicode MS" w:hAnsi="Arial" w:cs="Arial"/>
            <w:sz w:val="22"/>
            <w:szCs w:val="22"/>
            <w:u w:color="000000"/>
          </w:rPr>
          <w:delText>“</w:delText>
        </w:r>
      </w:del>
      <w:r w:rsidRPr="009805EB">
        <w:rPr>
          <w:rFonts w:ascii="Arial" w:eastAsia="Arial Unicode MS" w:hAnsi="Arial" w:cs="Arial"/>
          <w:sz w:val="22"/>
          <w:szCs w:val="22"/>
          <w:u w:color="000000"/>
        </w:rPr>
        <w:t>the human touch.</w:t>
      </w:r>
      <w:del w:id="548" w:author="david jackson" w:date="2018-12-12T16:15:00Z">
        <w:r w:rsidRPr="009805EB" w:rsidDel="00B95DEA">
          <w:rPr>
            <w:rFonts w:ascii="Arial" w:eastAsia="Arial Unicode MS" w:hAnsi="Arial" w:cs="Arial"/>
            <w:sz w:val="22"/>
            <w:szCs w:val="22"/>
            <w:u w:color="000000"/>
          </w:rPr>
          <w:delText>”</w:delText>
        </w:r>
      </w:del>
      <w:r w:rsidRPr="009805EB">
        <w:rPr>
          <w:rFonts w:ascii="Arial" w:eastAsia="Arial Unicode MS" w:hAnsi="Arial" w:cs="Arial"/>
          <w:sz w:val="22"/>
          <w:szCs w:val="22"/>
          <w:u w:color="000000"/>
        </w:rPr>
        <w:t xml:space="preserve"> Such social skills may well be in greater demand in the near future than narrower technical skills such as programming. The outlines of a human-skills pedagogy for the AI era are already visible in management and education schools.</w:t>
      </w:r>
      <w:r w:rsidRPr="009805EB">
        <w:rPr>
          <w:rFonts w:ascii="Arial" w:eastAsia="Arial Unicode MS" w:hAnsi="Arial" w:cs="Arial"/>
          <w:sz w:val="22"/>
          <w:szCs w:val="22"/>
          <w:u w:color="000000"/>
          <w:vertAlign w:val="superscript"/>
        </w:rPr>
        <w:endnoteReference w:id="92"/>
      </w:r>
      <w:r w:rsidRPr="009805EB">
        <w:rPr>
          <w:rFonts w:ascii="Arial" w:eastAsia="Arial Unicode MS" w:hAnsi="Arial" w:cs="Arial"/>
          <w:sz w:val="22"/>
          <w:szCs w:val="22"/>
          <w:u w:color="000000"/>
        </w:rPr>
        <w:t xml:space="preserve"> Now they need to be diffused ubiquitously. Long to short, the training and education system will now need to </w:t>
      </w:r>
      <w:del w:id="555" w:author="david jackson" w:date="2018-12-12T16:16:00Z">
        <w:r w:rsidRPr="009805EB" w:rsidDel="00B10DF9">
          <w:rPr>
            <w:rFonts w:ascii="Arial" w:eastAsia="Arial Unicode MS" w:hAnsi="Arial" w:cs="Arial"/>
            <w:sz w:val="22"/>
            <w:szCs w:val="22"/>
            <w:u w:color="000000"/>
          </w:rPr>
          <w:delText>at once</w:delText>
        </w:r>
      </w:del>
      <w:ins w:id="556" w:author="david jackson" w:date="2018-12-12T16:16:00Z">
        <w:r w:rsidR="00B10DF9">
          <w:rPr>
            <w:rFonts w:ascii="Arial" w:eastAsia="Arial Unicode MS" w:hAnsi="Arial" w:cs="Arial"/>
            <w:sz w:val="22"/>
            <w:szCs w:val="22"/>
            <w:u w:color="000000"/>
          </w:rPr>
          <w:t>both</w:t>
        </w:r>
      </w:ins>
      <w:r w:rsidRPr="009805EB">
        <w:rPr>
          <w:rFonts w:ascii="Arial" w:eastAsia="Arial Unicode MS" w:hAnsi="Arial" w:cs="Arial"/>
          <w:sz w:val="22"/>
          <w:szCs w:val="22"/>
          <w:u w:color="000000"/>
        </w:rPr>
        <w:t xml:space="preserve"> support learning in new ways, constantly over time, while focusing especially on the uniquely human work the machines cannot do.</w:t>
      </w:r>
    </w:p>
    <w:p w14:paraId="46043D93" w14:textId="77777777" w:rsidR="00A67A61" w:rsidRDefault="00A67A61">
      <w:r>
        <w:br w:type="page"/>
      </w:r>
    </w:p>
    <w:p w14:paraId="05214831" w14:textId="77777777" w:rsidR="00A67A61" w:rsidRPr="00450BC4" w:rsidRDefault="00A67A61" w:rsidP="00A67A61">
      <w:pPr>
        <w:pStyle w:val="Heading2"/>
        <w:rPr>
          <w:rFonts w:eastAsia="Arial Unicode MS"/>
          <w:b/>
          <w:sz w:val="28"/>
          <w:szCs w:val="28"/>
        </w:rPr>
      </w:pPr>
      <w:r w:rsidRPr="00450BC4">
        <w:rPr>
          <w:rFonts w:eastAsia="Arial Unicode MS"/>
          <w:b/>
          <w:sz w:val="28"/>
          <w:szCs w:val="28"/>
        </w:rPr>
        <w:lastRenderedPageBreak/>
        <w:t>Facilitate smoother adjustment</w:t>
      </w:r>
    </w:p>
    <w:p w14:paraId="68DB20C4" w14:textId="77777777" w:rsidR="00A67A61" w:rsidRPr="00450BC4" w:rsidRDefault="00A67A61" w:rsidP="00A67A61">
      <w:pPr>
        <w:spacing w:line="276" w:lineRule="auto"/>
        <w:rPr>
          <w:rFonts w:ascii="Arial" w:eastAsia="Arial Unicode MS" w:hAnsi="Arial" w:cs="Arial"/>
          <w:sz w:val="22"/>
          <w:szCs w:val="22"/>
          <w:u w:color="000000"/>
        </w:rPr>
      </w:pPr>
    </w:p>
    <w:p w14:paraId="3984FC69" w14:textId="43446E60"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A mindset of constant learning will allow m</w:t>
      </w:r>
      <w:r>
        <w:rPr>
          <w:rFonts w:ascii="Arial" w:eastAsia="Arial Unicode MS" w:hAnsi="Arial" w:cs="Arial"/>
          <w:sz w:val="22"/>
          <w:szCs w:val="22"/>
          <w:u w:color="000000"/>
        </w:rPr>
        <w:t>any</w:t>
      </w:r>
      <w:r w:rsidRPr="00450BC4">
        <w:rPr>
          <w:rFonts w:ascii="Arial" w:eastAsia="Arial Unicode MS" w:hAnsi="Arial" w:cs="Arial"/>
          <w:sz w:val="22"/>
          <w:szCs w:val="22"/>
          <w:u w:color="000000"/>
        </w:rPr>
        <w:t xml:space="preserve"> workers to reskill sufficiently to main</w:t>
      </w:r>
      <w:r>
        <w:rPr>
          <w:rFonts w:ascii="Arial" w:eastAsia="Arial Unicode MS" w:hAnsi="Arial" w:cs="Arial"/>
          <w:sz w:val="22"/>
          <w:szCs w:val="22"/>
          <w:u w:color="000000"/>
        </w:rPr>
        <w:t>tain a place in the AI economy.</w:t>
      </w:r>
      <w:r w:rsidRPr="00450BC4">
        <w:rPr>
          <w:rFonts w:ascii="Arial" w:eastAsia="Arial Unicode MS" w:hAnsi="Arial" w:cs="Arial"/>
          <w:sz w:val="22"/>
          <w:szCs w:val="22"/>
          <w:u w:color="000000"/>
        </w:rPr>
        <w:t xml:space="preserve"> However, while most workers will only see a portion of their jobs’ task content change, </w:t>
      </w:r>
      <w:commentRangeStart w:id="557"/>
      <w:r>
        <w:rPr>
          <w:rFonts w:ascii="Arial" w:eastAsia="Arial Unicode MS" w:hAnsi="Arial" w:cs="Arial"/>
          <w:sz w:val="22"/>
          <w:szCs w:val="22"/>
          <w:u w:color="000000"/>
        </w:rPr>
        <w:t>millions</w:t>
      </w:r>
      <w:commentRangeEnd w:id="557"/>
      <w:r>
        <w:rPr>
          <w:rStyle w:val="CommentReference"/>
        </w:rPr>
        <w:commentReference w:id="557"/>
      </w:r>
      <w:r w:rsidRPr="00450BC4">
        <w:rPr>
          <w:rFonts w:ascii="Arial" w:eastAsia="Arial Unicode MS" w:hAnsi="Arial" w:cs="Arial"/>
          <w:sz w:val="22"/>
          <w:szCs w:val="22"/>
          <w:u w:color="000000"/>
        </w:rPr>
        <w:t xml:space="preserve"> of workers toil in jobs that will be eliminated</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 xml:space="preserve">These “displaced” workers will face a particularly difficult path to reemployment. Once workers are displaced from a job, it often takes a long time for these workers to </w:t>
      </w:r>
      <w:del w:id="558" w:author="david jackson" w:date="2018-12-12T16:17:00Z">
        <w:r w:rsidRPr="00450BC4" w:rsidDel="00A07532">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adjust</w:t>
      </w:r>
      <w:ins w:id="559" w:author="david jackson" w:date="2018-12-12T16:17:00Z">
        <w:r w:rsidR="00C86A6D">
          <w:rPr>
            <w:rFonts w:ascii="Arial" w:eastAsia="Arial Unicode MS" w:hAnsi="Arial" w:cs="Arial"/>
            <w:sz w:val="22"/>
            <w:szCs w:val="22"/>
            <w:u w:color="000000"/>
          </w:rPr>
          <w:t>—</w:t>
        </w:r>
      </w:ins>
      <w:del w:id="560" w:author="david jackson" w:date="2018-12-12T16:17:00Z">
        <w:r w:rsidRPr="00450BC4" w:rsidDel="00C86A6D">
          <w:rPr>
            <w:rFonts w:ascii="Arial" w:eastAsia="Arial Unicode MS" w:hAnsi="Arial" w:cs="Arial"/>
            <w:sz w:val="22"/>
            <w:szCs w:val="22"/>
            <w:u w:color="000000"/>
          </w:rPr>
          <w:delText xml:space="preserve">” – </w:delText>
        </w:r>
      </w:del>
      <w:r w:rsidRPr="00450BC4">
        <w:rPr>
          <w:rFonts w:ascii="Arial" w:eastAsia="Arial Unicode MS" w:hAnsi="Arial" w:cs="Arial"/>
          <w:sz w:val="22"/>
          <w:szCs w:val="22"/>
          <w:u w:color="000000"/>
        </w:rPr>
        <w:t>to learn about a new industry and occupation</w:t>
      </w:r>
      <w:del w:id="561" w:author="david jackson" w:date="2018-12-12T16:17:00Z">
        <w:r w:rsidRPr="00450BC4" w:rsidDel="00C86A6D">
          <w:rPr>
            <w:rFonts w:ascii="Arial" w:eastAsia="Arial Unicode MS" w:hAnsi="Arial" w:cs="Arial"/>
            <w:sz w:val="22"/>
            <w:szCs w:val="22"/>
            <w:u w:color="000000"/>
          </w:rPr>
          <w:delText xml:space="preserve">, </w:delText>
        </w:r>
      </w:del>
      <w:r w:rsidRPr="00450BC4">
        <w:rPr>
          <w:rFonts w:ascii="Arial" w:eastAsia="Arial Unicode MS" w:hAnsi="Arial" w:cs="Arial"/>
          <w:sz w:val="22"/>
          <w:szCs w:val="22"/>
          <w:u w:color="000000"/>
        </w:rPr>
        <w:t xml:space="preserve">and to develop the skills necessary to get hired in a new job. </w:t>
      </w:r>
    </w:p>
    <w:p w14:paraId="3DD40FA0" w14:textId="77777777" w:rsidR="00A67A61" w:rsidRPr="00450BC4" w:rsidRDefault="00A67A61" w:rsidP="00A67A61">
      <w:pPr>
        <w:spacing w:line="276" w:lineRule="auto"/>
        <w:rPr>
          <w:rFonts w:ascii="Arial" w:eastAsia="Arial Unicode MS" w:hAnsi="Arial" w:cs="Arial"/>
          <w:sz w:val="22"/>
          <w:szCs w:val="22"/>
          <w:u w:color="000000"/>
        </w:rPr>
      </w:pPr>
    </w:p>
    <w:p w14:paraId="0B6851E8" w14:textId="1746C828"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Exacerbating these difficulties in the United States is the nation’s </w:t>
      </w:r>
      <w:r>
        <w:rPr>
          <w:rFonts w:ascii="Arial" w:eastAsia="Arial Unicode MS" w:hAnsi="Arial" w:cs="Arial"/>
          <w:sz w:val="22"/>
          <w:szCs w:val="22"/>
          <w:u w:color="000000"/>
        </w:rPr>
        <w:t>woefully out of date worker adjustment</w:t>
      </w:r>
      <w:r w:rsidRPr="00450BC4">
        <w:rPr>
          <w:rFonts w:ascii="Arial" w:eastAsia="Arial Unicode MS" w:hAnsi="Arial" w:cs="Arial"/>
          <w:sz w:val="22"/>
          <w:szCs w:val="22"/>
          <w:u w:color="000000"/>
        </w:rPr>
        <w:t xml:space="preserve"> system, which slows adaption to automation, increases inequality, and reduces the productivity gains from new technology.</w:t>
      </w:r>
      <w:r w:rsidRPr="00450BC4">
        <w:rPr>
          <w:rFonts w:ascii="Arial" w:eastAsia="Arial Unicode MS" w:hAnsi="Arial" w:cs="Arial"/>
          <w:sz w:val="22"/>
          <w:szCs w:val="22"/>
          <w:u w:color="000000"/>
          <w:vertAlign w:val="superscript"/>
        </w:rPr>
        <w:endnoteReference w:id="93"/>
      </w:r>
      <w:r w:rsidRPr="00450BC4">
        <w:rPr>
          <w:rFonts w:ascii="Arial" w:eastAsia="Arial Unicode MS" w:hAnsi="Arial" w:cs="Arial"/>
          <w:sz w:val="22"/>
          <w:szCs w:val="22"/>
          <w:u w:color="000000"/>
        </w:rPr>
        <w:t xml:space="preserve"> Today, the most widely used programs that support dislocated workers transition to a new job have their roots in the New Deal of the 1930s</w:t>
      </w:r>
      <w:del w:id="562" w:author="david jackson" w:date="2018-12-12T16:17:00Z">
        <w:r w:rsidRPr="00450BC4" w:rsidDel="00F87542">
          <w:rPr>
            <w:rFonts w:ascii="Arial" w:eastAsia="Arial Unicode MS" w:hAnsi="Arial" w:cs="Arial"/>
            <w:sz w:val="22"/>
            <w:szCs w:val="22"/>
            <w:u w:color="000000"/>
          </w:rPr>
          <w:delText xml:space="preserve"> –</w:delText>
        </w:r>
      </w:del>
      <w:ins w:id="563" w:author="david jackson" w:date="2018-12-12T16:17:00Z">
        <w:r w:rsidR="00F87542">
          <w:rPr>
            <w:rFonts w:ascii="Arial" w:eastAsia="Arial Unicode MS" w:hAnsi="Arial" w:cs="Arial"/>
            <w:sz w:val="22"/>
            <w:szCs w:val="22"/>
            <w:u w:color="000000"/>
          </w:rPr>
          <w:t>—</w:t>
        </w:r>
      </w:ins>
      <w:del w:id="564" w:author="david jackson" w:date="2018-12-12T16:17:00Z">
        <w:r w:rsidRPr="00450BC4" w:rsidDel="00F87542">
          <w:rPr>
            <w:rFonts w:ascii="Arial" w:eastAsia="Arial Unicode MS" w:hAnsi="Arial" w:cs="Arial"/>
            <w:sz w:val="22"/>
            <w:szCs w:val="22"/>
            <w:u w:color="000000"/>
          </w:rPr>
          <w:delText xml:space="preserve"> </w:delText>
        </w:r>
      </w:del>
      <w:r w:rsidRPr="00450BC4">
        <w:rPr>
          <w:rFonts w:ascii="Arial" w:eastAsia="Arial Unicode MS" w:hAnsi="Arial" w:cs="Arial"/>
          <w:sz w:val="22"/>
          <w:szCs w:val="22"/>
          <w:u w:color="000000"/>
        </w:rPr>
        <w:t>and some of them remain essentially unchanged since their creation.</w:t>
      </w:r>
      <w:r w:rsidRPr="00450BC4">
        <w:rPr>
          <w:rFonts w:ascii="Arial" w:eastAsia="Arial Unicode MS" w:hAnsi="Arial" w:cs="Arial"/>
          <w:sz w:val="22"/>
          <w:szCs w:val="22"/>
          <w:u w:color="000000"/>
          <w:vertAlign w:val="superscript"/>
        </w:rPr>
        <w:endnoteReference w:id="94"/>
      </w:r>
      <w:r w:rsidRPr="00450BC4">
        <w:rPr>
          <w:rFonts w:ascii="Arial" w:eastAsia="Arial Unicode MS" w:hAnsi="Arial" w:cs="Arial"/>
          <w:sz w:val="22"/>
          <w:szCs w:val="22"/>
          <w:u w:color="000000"/>
        </w:rPr>
        <w:t xml:space="preserve"> </w:t>
      </w:r>
      <w:commentRangeStart w:id="565"/>
      <w:r w:rsidRPr="00450BC4">
        <w:rPr>
          <w:rFonts w:ascii="Arial" w:eastAsia="Arial Unicode MS" w:hAnsi="Arial" w:cs="Arial"/>
          <w:sz w:val="22"/>
          <w:szCs w:val="22"/>
          <w:u w:color="000000"/>
        </w:rPr>
        <w:t xml:space="preserve">While the technologies impacting American workers have changed, our policies haven’t kept up. </w:t>
      </w:r>
      <w:commentRangeEnd w:id="565"/>
      <w:r w:rsidR="006235BB">
        <w:rPr>
          <w:rStyle w:val="CommentReference"/>
          <w:rFonts w:ascii="Times New Roman" w:eastAsia="Arial Unicode MS" w:hAnsi="Times New Roman" w:cs="Times New Roman"/>
          <w:bdr w:val="nil"/>
        </w:rPr>
        <w:commentReference w:id="565"/>
      </w:r>
    </w:p>
    <w:p w14:paraId="3C1AF085" w14:textId="77777777" w:rsidR="00A67A61" w:rsidRPr="00450BC4" w:rsidRDefault="00A67A61" w:rsidP="00A67A61">
      <w:pPr>
        <w:spacing w:line="276" w:lineRule="auto"/>
        <w:rPr>
          <w:rFonts w:ascii="Arial" w:eastAsia="Arial Unicode MS" w:hAnsi="Arial" w:cs="Arial"/>
          <w:sz w:val="22"/>
          <w:szCs w:val="22"/>
          <w:u w:color="000000"/>
        </w:rPr>
      </w:pPr>
    </w:p>
    <w:p w14:paraId="708A03D7" w14:textId="77777777"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To create an adequate adjustment system, federal, state, and local authorities, as well as the priv</w:t>
      </w:r>
      <w:r>
        <w:rPr>
          <w:rFonts w:ascii="Arial" w:eastAsia="Arial Unicode MS" w:hAnsi="Arial" w:cs="Arial"/>
          <w:sz w:val="22"/>
          <w:szCs w:val="22"/>
          <w:u w:color="000000"/>
        </w:rPr>
        <w:t>ate sector, should embrace two</w:t>
      </w:r>
      <w:r w:rsidRPr="00450BC4">
        <w:rPr>
          <w:rFonts w:ascii="Arial" w:eastAsia="Arial Unicode MS" w:hAnsi="Arial" w:cs="Arial"/>
          <w:sz w:val="22"/>
          <w:szCs w:val="22"/>
          <w:u w:color="000000"/>
        </w:rPr>
        <w:t xml:space="preserve"> strategies:</w:t>
      </w:r>
    </w:p>
    <w:p w14:paraId="79C25406" w14:textId="77777777" w:rsidR="00A67A61" w:rsidRPr="00450BC4" w:rsidRDefault="00A67A61" w:rsidP="00A67A61">
      <w:pPr>
        <w:numPr>
          <w:ilvl w:val="0"/>
          <w:numId w:val="22"/>
        </w:num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Create a Universal Adjustment Benefit to support all displaced workers</w:t>
      </w:r>
    </w:p>
    <w:p w14:paraId="2F1E7360" w14:textId="77777777" w:rsidR="00A67A61" w:rsidRPr="00450BC4" w:rsidRDefault="00A67A61" w:rsidP="00A67A61">
      <w:pPr>
        <w:numPr>
          <w:ilvl w:val="0"/>
          <w:numId w:val="22"/>
        </w:numPr>
        <w:spacing w:line="276" w:lineRule="auto"/>
        <w:contextualSpacing/>
        <w:rPr>
          <w:rFonts w:ascii="Arial" w:eastAsia="Times New Roman" w:hAnsi="Arial" w:cs="Arial"/>
          <w:sz w:val="22"/>
          <w:szCs w:val="22"/>
        </w:rPr>
      </w:pPr>
      <w:r w:rsidRPr="00450BC4">
        <w:rPr>
          <w:rFonts w:ascii="Arial" w:eastAsia="Times New Roman" w:hAnsi="Arial" w:cs="Arial"/>
          <w:sz w:val="22"/>
          <w:szCs w:val="22"/>
        </w:rPr>
        <w:t>Maximize hiring through a subsidized employment program</w:t>
      </w:r>
    </w:p>
    <w:p w14:paraId="3E3CF3D4" w14:textId="77777777" w:rsidR="00A67A61" w:rsidRPr="00450BC4" w:rsidRDefault="00A67A61" w:rsidP="00A67A61">
      <w:pPr>
        <w:spacing w:line="276" w:lineRule="auto"/>
        <w:rPr>
          <w:rFonts w:ascii="Arial" w:eastAsia="Arial Unicode MS" w:hAnsi="Arial" w:cs="Arial"/>
          <w:b/>
          <w:sz w:val="22"/>
          <w:szCs w:val="22"/>
          <w:u w:val="single" w:color="000000"/>
        </w:rPr>
      </w:pPr>
    </w:p>
    <w:p w14:paraId="4362F092" w14:textId="44FE455E" w:rsidR="00A67A61" w:rsidRPr="00450BC4" w:rsidRDefault="00A67A61" w:rsidP="00A67A61">
      <w:pPr>
        <w:spacing w:line="276" w:lineRule="auto"/>
        <w:rPr>
          <w:rFonts w:ascii="Arial" w:eastAsia="Arial Unicode MS" w:hAnsi="Arial" w:cs="Arial"/>
          <w:b/>
          <w:sz w:val="22"/>
          <w:szCs w:val="22"/>
          <w:u w:color="000000"/>
        </w:rPr>
      </w:pPr>
      <w:r w:rsidRPr="00450BC4">
        <w:rPr>
          <w:rFonts w:ascii="Arial" w:eastAsia="Arial Unicode MS" w:hAnsi="Arial" w:cs="Arial"/>
          <w:b/>
          <w:sz w:val="22"/>
          <w:szCs w:val="22"/>
          <w:u w:color="000000"/>
        </w:rPr>
        <w:t xml:space="preserve">Create a Universal Adjustment Benefit to </w:t>
      </w:r>
      <w:del w:id="566" w:author="david jackson" w:date="2018-12-12T16:18:00Z">
        <w:r w:rsidRPr="00450BC4" w:rsidDel="00F87542">
          <w:rPr>
            <w:rFonts w:ascii="Arial" w:eastAsia="Arial Unicode MS" w:hAnsi="Arial" w:cs="Arial"/>
            <w:b/>
            <w:sz w:val="22"/>
            <w:szCs w:val="22"/>
            <w:u w:color="000000"/>
          </w:rPr>
          <w:delText xml:space="preserve">Support </w:delText>
        </w:r>
      </w:del>
      <w:ins w:id="567" w:author="david jackson" w:date="2018-12-12T16:18:00Z">
        <w:r w:rsidR="00F87542">
          <w:rPr>
            <w:rFonts w:ascii="Arial" w:eastAsia="Arial Unicode MS" w:hAnsi="Arial" w:cs="Arial"/>
            <w:b/>
            <w:sz w:val="22"/>
            <w:szCs w:val="22"/>
            <w:u w:color="000000"/>
          </w:rPr>
          <w:t>s</w:t>
        </w:r>
        <w:r w:rsidR="00F87542" w:rsidRPr="00450BC4">
          <w:rPr>
            <w:rFonts w:ascii="Arial" w:eastAsia="Arial Unicode MS" w:hAnsi="Arial" w:cs="Arial"/>
            <w:b/>
            <w:sz w:val="22"/>
            <w:szCs w:val="22"/>
            <w:u w:color="000000"/>
          </w:rPr>
          <w:t xml:space="preserve">upport </w:t>
        </w:r>
      </w:ins>
      <w:r w:rsidRPr="00450BC4">
        <w:rPr>
          <w:rFonts w:ascii="Arial" w:eastAsia="Arial Unicode MS" w:hAnsi="Arial" w:cs="Arial"/>
          <w:b/>
          <w:sz w:val="22"/>
          <w:szCs w:val="22"/>
          <w:u w:color="000000"/>
        </w:rPr>
        <w:t xml:space="preserve">all </w:t>
      </w:r>
      <w:del w:id="568" w:author="david jackson" w:date="2018-12-12T16:18:00Z">
        <w:r w:rsidRPr="00450BC4" w:rsidDel="00F87542">
          <w:rPr>
            <w:rFonts w:ascii="Arial" w:eastAsia="Arial Unicode MS" w:hAnsi="Arial" w:cs="Arial"/>
            <w:b/>
            <w:sz w:val="22"/>
            <w:szCs w:val="22"/>
            <w:u w:color="000000"/>
          </w:rPr>
          <w:delText xml:space="preserve">Displaced </w:delText>
        </w:r>
      </w:del>
      <w:ins w:id="569" w:author="david jackson" w:date="2018-12-12T16:18:00Z">
        <w:r w:rsidR="00F87542">
          <w:rPr>
            <w:rFonts w:ascii="Arial" w:eastAsia="Arial Unicode MS" w:hAnsi="Arial" w:cs="Arial"/>
            <w:b/>
            <w:sz w:val="22"/>
            <w:szCs w:val="22"/>
            <w:u w:color="000000"/>
          </w:rPr>
          <w:t>d</w:t>
        </w:r>
        <w:r w:rsidR="00F87542" w:rsidRPr="00450BC4">
          <w:rPr>
            <w:rFonts w:ascii="Arial" w:eastAsia="Arial Unicode MS" w:hAnsi="Arial" w:cs="Arial"/>
            <w:b/>
            <w:sz w:val="22"/>
            <w:szCs w:val="22"/>
            <w:u w:color="000000"/>
          </w:rPr>
          <w:t xml:space="preserve">isplaced </w:t>
        </w:r>
      </w:ins>
      <w:del w:id="570" w:author="david jackson" w:date="2018-12-12T16:18:00Z">
        <w:r w:rsidRPr="00450BC4" w:rsidDel="00F87542">
          <w:rPr>
            <w:rFonts w:ascii="Arial" w:eastAsia="Arial Unicode MS" w:hAnsi="Arial" w:cs="Arial"/>
            <w:b/>
            <w:sz w:val="22"/>
            <w:szCs w:val="22"/>
            <w:u w:color="000000"/>
          </w:rPr>
          <w:delText>Workers</w:delText>
        </w:r>
      </w:del>
      <w:ins w:id="571" w:author="david jackson" w:date="2018-12-12T16:18:00Z">
        <w:r w:rsidR="00F87542">
          <w:rPr>
            <w:rFonts w:ascii="Arial" w:eastAsia="Arial Unicode MS" w:hAnsi="Arial" w:cs="Arial"/>
            <w:b/>
            <w:sz w:val="22"/>
            <w:szCs w:val="22"/>
            <w:u w:color="000000"/>
          </w:rPr>
          <w:t>w</w:t>
        </w:r>
        <w:r w:rsidR="00F87542" w:rsidRPr="00450BC4">
          <w:rPr>
            <w:rFonts w:ascii="Arial" w:eastAsia="Arial Unicode MS" w:hAnsi="Arial" w:cs="Arial"/>
            <w:b/>
            <w:sz w:val="22"/>
            <w:szCs w:val="22"/>
            <w:u w:color="000000"/>
          </w:rPr>
          <w:t>orkers</w:t>
        </w:r>
      </w:ins>
    </w:p>
    <w:p w14:paraId="45B3E1BD" w14:textId="77777777" w:rsidR="00A67A61" w:rsidRPr="00450BC4" w:rsidRDefault="00A67A61" w:rsidP="00A67A61">
      <w:pPr>
        <w:spacing w:line="276" w:lineRule="auto"/>
        <w:rPr>
          <w:rFonts w:ascii="Arial" w:eastAsia="Arial Unicode MS" w:hAnsi="Arial" w:cs="Arial"/>
          <w:sz w:val="22"/>
          <w:szCs w:val="22"/>
          <w:u w:color="000000"/>
        </w:rPr>
      </w:pPr>
    </w:p>
    <w:p w14:paraId="20E7DB31" w14:textId="77777777"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What do we mean when we say a worker is “displaced”? </w:t>
      </w:r>
      <w:r>
        <w:rPr>
          <w:rFonts w:ascii="Arial" w:eastAsia="Arial Unicode MS" w:hAnsi="Arial" w:cs="Arial"/>
          <w:sz w:val="22"/>
          <w:szCs w:val="22"/>
          <w:u w:color="000000"/>
        </w:rPr>
        <w:t>D</w:t>
      </w:r>
      <w:r w:rsidRPr="00450BC4">
        <w:rPr>
          <w:rFonts w:ascii="Arial" w:eastAsia="Arial Unicode MS" w:hAnsi="Arial" w:cs="Arial"/>
          <w:sz w:val="22"/>
          <w:szCs w:val="22"/>
          <w:u w:color="000000"/>
        </w:rPr>
        <w:t xml:space="preserve">isplaced workers </w:t>
      </w:r>
      <w:r>
        <w:rPr>
          <w:rFonts w:ascii="Arial" w:eastAsia="Arial Unicode MS" w:hAnsi="Arial" w:cs="Arial"/>
          <w:sz w:val="22"/>
          <w:szCs w:val="22"/>
          <w:u w:color="000000"/>
        </w:rPr>
        <w:t xml:space="preserve">are those who have lost their jobs because </w:t>
      </w:r>
      <w:r w:rsidRPr="00450BC4">
        <w:rPr>
          <w:rFonts w:ascii="Arial" w:eastAsia="Arial Unicode MS" w:hAnsi="Arial" w:cs="Arial"/>
          <w:sz w:val="22"/>
          <w:szCs w:val="22"/>
          <w:u w:color="000000"/>
        </w:rPr>
        <w:t xml:space="preserve">their </w:t>
      </w:r>
      <w:r>
        <w:rPr>
          <w:rFonts w:ascii="Arial" w:eastAsia="Arial Unicode MS" w:hAnsi="Arial" w:cs="Arial"/>
          <w:sz w:val="22"/>
          <w:szCs w:val="22"/>
          <w:u w:color="000000"/>
        </w:rPr>
        <w:t>workplace eliminated their position,</w:t>
      </w:r>
      <w:r w:rsidRPr="00450BC4">
        <w:rPr>
          <w:rFonts w:ascii="Arial" w:eastAsia="Arial Unicode MS" w:hAnsi="Arial" w:cs="Arial"/>
          <w:sz w:val="22"/>
          <w:szCs w:val="22"/>
          <w:u w:color="000000"/>
        </w:rPr>
        <w:t xml:space="preserve"> closed</w:t>
      </w:r>
      <w:r>
        <w:rPr>
          <w:rFonts w:ascii="Arial" w:eastAsia="Arial Unicode MS" w:hAnsi="Arial" w:cs="Arial"/>
          <w:sz w:val="22"/>
          <w:szCs w:val="22"/>
          <w:u w:color="000000"/>
        </w:rPr>
        <w:t>, or moved</w:t>
      </w:r>
      <w:r w:rsidRPr="00450BC4">
        <w:rPr>
          <w:rFonts w:ascii="Arial" w:eastAsia="Arial Unicode MS" w:hAnsi="Arial" w:cs="Arial"/>
          <w:sz w:val="22"/>
          <w:szCs w:val="22"/>
          <w:u w:color="000000"/>
        </w:rPr>
        <w:t>.</w:t>
      </w:r>
      <w:r>
        <w:rPr>
          <w:rStyle w:val="EndnoteReference"/>
          <w:rFonts w:eastAsia="Arial Unicode MS"/>
          <w:sz w:val="22"/>
          <w:szCs w:val="22"/>
        </w:rPr>
        <w:endnoteReference w:id="95"/>
      </w:r>
      <w:r w:rsidRPr="00450BC4">
        <w:rPr>
          <w:rFonts w:ascii="Arial" w:eastAsia="Arial Unicode MS" w:hAnsi="Arial" w:cs="Arial"/>
          <w:sz w:val="22"/>
          <w:szCs w:val="22"/>
          <w:u w:color="000000"/>
        </w:rPr>
        <w:t xml:space="preserve"> Because their skills are often made redundant, displaced workers can face particularly severe barriers to being rehired, resulting in longer periods of unemployment</w:t>
      </w:r>
      <w:del w:id="574" w:author="david jackson" w:date="2018-12-12T16:18:00Z">
        <w:r w:rsidRPr="00450BC4" w:rsidDel="00ED02CD">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 xml:space="preserve"> and lower pay and fewer benefits upon being rehired.</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 xml:space="preserve">Over the past </w:t>
      </w:r>
      <w:r>
        <w:rPr>
          <w:rFonts w:ascii="Arial" w:eastAsia="Arial Unicode MS" w:hAnsi="Arial" w:cs="Arial"/>
          <w:sz w:val="22"/>
          <w:szCs w:val="22"/>
          <w:u w:color="000000"/>
        </w:rPr>
        <w:t>30</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years</w:t>
      </w:r>
      <w:r w:rsidRPr="00450BC4">
        <w:rPr>
          <w:rFonts w:ascii="Arial" w:eastAsia="Arial Unicode MS" w:hAnsi="Arial" w:cs="Arial"/>
          <w:sz w:val="22"/>
          <w:szCs w:val="22"/>
          <w:u w:color="000000"/>
        </w:rPr>
        <w:t xml:space="preserve"> automation has displaced millions of workers, particularly in manufacturing. As automation and AI become more prevalent in industries such as </w:t>
      </w:r>
      <w:r>
        <w:rPr>
          <w:rFonts w:ascii="Arial" w:eastAsia="Arial Unicode MS" w:hAnsi="Arial" w:cs="Arial"/>
          <w:sz w:val="22"/>
          <w:szCs w:val="22"/>
          <w:u w:color="000000"/>
        </w:rPr>
        <w:t>accommodation, food</w:t>
      </w:r>
      <w:r w:rsidRPr="00450BC4">
        <w:rPr>
          <w:rFonts w:ascii="Arial" w:eastAsia="Arial Unicode MS" w:hAnsi="Arial" w:cs="Arial"/>
          <w:sz w:val="22"/>
          <w:szCs w:val="22"/>
          <w:u w:color="000000"/>
        </w:rPr>
        <w:t xml:space="preserve"> services,</w:t>
      </w:r>
      <w:r>
        <w:rPr>
          <w:rFonts w:ascii="Arial" w:eastAsia="Arial Unicode MS" w:hAnsi="Arial" w:cs="Arial"/>
          <w:sz w:val="22"/>
          <w:szCs w:val="22"/>
          <w:u w:color="000000"/>
        </w:rPr>
        <w:t xml:space="preserve"> and transportation,</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more</w:t>
      </w:r>
      <w:r w:rsidRPr="00450BC4">
        <w:rPr>
          <w:rFonts w:ascii="Arial" w:eastAsia="Arial Unicode MS" w:hAnsi="Arial" w:cs="Arial"/>
          <w:sz w:val="22"/>
          <w:szCs w:val="22"/>
          <w:u w:color="000000"/>
        </w:rPr>
        <w:t xml:space="preserve"> workers will face the same risk. </w:t>
      </w:r>
    </w:p>
    <w:p w14:paraId="79D09DDF" w14:textId="77777777" w:rsidR="00A67A61" w:rsidRPr="00450BC4" w:rsidRDefault="00A67A61" w:rsidP="00A67A61">
      <w:pPr>
        <w:spacing w:line="276" w:lineRule="auto"/>
        <w:rPr>
          <w:rFonts w:ascii="Arial" w:eastAsia="Arial Unicode MS" w:hAnsi="Arial" w:cs="Arial"/>
          <w:sz w:val="22"/>
          <w:szCs w:val="22"/>
          <w:u w:color="000000"/>
        </w:rPr>
      </w:pPr>
    </w:p>
    <w:p w14:paraId="53456142" w14:textId="77777777" w:rsidR="00A67A61" w:rsidRPr="00450BC4" w:rsidRDefault="00A67A61" w:rsidP="00A67A6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Currently, m</w:t>
      </w:r>
      <w:r w:rsidRPr="00450BC4">
        <w:rPr>
          <w:rFonts w:ascii="Arial" w:eastAsia="Arial Unicode MS" w:hAnsi="Arial" w:cs="Arial"/>
          <w:sz w:val="22"/>
          <w:szCs w:val="22"/>
          <w:u w:color="000000"/>
        </w:rPr>
        <w:t>ost support for displaced workers comes through the Workforce Innovation and Opportunity Act (WIOA), which provides career services and training.</w:t>
      </w:r>
      <w:r w:rsidRPr="00450BC4">
        <w:rPr>
          <w:rFonts w:ascii="Arial" w:eastAsia="Arial Unicode MS" w:hAnsi="Arial" w:cs="Arial"/>
          <w:sz w:val="22"/>
          <w:szCs w:val="22"/>
          <w:u w:color="000000"/>
          <w:vertAlign w:val="superscript"/>
        </w:rPr>
        <w:endnoteReference w:id="96"/>
      </w:r>
      <w:r w:rsidRPr="00450BC4">
        <w:rPr>
          <w:rFonts w:ascii="Arial" w:eastAsia="Arial Unicode MS" w:hAnsi="Arial" w:cs="Arial"/>
          <w:sz w:val="22"/>
          <w:szCs w:val="22"/>
          <w:u w:color="000000"/>
        </w:rPr>
        <w:t xml:space="preserve"> However, not every displaced worker can access WIOA services</w:t>
      </w:r>
      <w:r>
        <w:rPr>
          <w:rFonts w:ascii="Arial" w:eastAsia="Arial Unicode MS" w:hAnsi="Arial" w:cs="Arial"/>
          <w:sz w:val="22"/>
          <w:szCs w:val="22"/>
          <w:u w:color="000000"/>
        </w:rPr>
        <w:t>.</w:t>
      </w:r>
      <w:r>
        <w:rPr>
          <w:rStyle w:val="EndnoteReference"/>
          <w:rFonts w:eastAsia="Arial Unicode MS"/>
          <w:sz w:val="22"/>
          <w:szCs w:val="22"/>
        </w:rPr>
        <w:endnoteReference w:id="97"/>
      </w:r>
      <w:r>
        <w:rPr>
          <w:rFonts w:ascii="Arial" w:eastAsia="Arial Unicode MS" w:hAnsi="Arial" w:cs="Arial"/>
          <w:sz w:val="22"/>
          <w:szCs w:val="22"/>
          <w:u w:color="000000"/>
        </w:rPr>
        <w:t xml:space="preserve"> Meanwhile, </w:t>
      </w:r>
      <w:r w:rsidRPr="00450BC4">
        <w:rPr>
          <w:rFonts w:ascii="Arial" w:eastAsia="Arial Unicode MS" w:hAnsi="Arial" w:cs="Arial"/>
          <w:sz w:val="22"/>
          <w:szCs w:val="22"/>
          <w:u w:color="000000"/>
        </w:rPr>
        <w:t>narrow subset</w:t>
      </w:r>
      <w:r>
        <w:rPr>
          <w:rFonts w:ascii="Arial" w:eastAsia="Arial Unicode MS" w:hAnsi="Arial" w:cs="Arial"/>
          <w:sz w:val="22"/>
          <w:szCs w:val="22"/>
          <w:u w:color="000000"/>
        </w:rPr>
        <w:t>s</w:t>
      </w:r>
      <w:r w:rsidRPr="00450BC4">
        <w:rPr>
          <w:rFonts w:ascii="Arial" w:eastAsia="Arial Unicode MS" w:hAnsi="Arial" w:cs="Arial"/>
          <w:sz w:val="22"/>
          <w:szCs w:val="22"/>
          <w:u w:color="000000"/>
        </w:rPr>
        <w:t xml:space="preserve"> of workers</w:t>
      </w:r>
      <w:r w:rsidRPr="00450BC4">
        <w:rPr>
          <w:rFonts w:ascii="Arial" w:eastAsia="Arial Unicode MS" w:hAnsi="Arial" w:cs="Arial Unicode MS"/>
          <w:color w:val="000000"/>
          <w:sz w:val="22"/>
          <w:szCs w:val="22"/>
          <w:u w:color="000000"/>
        </w:rPr>
        <w:t xml:space="preserve"> have access to </w:t>
      </w:r>
      <w:r>
        <w:rPr>
          <w:rFonts w:ascii="Arial" w:eastAsia="Arial Unicode MS" w:hAnsi="Arial" w:cs="Arial Unicode MS"/>
          <w:color w:val="000000"/>
          <w:sz w:val="22"/>
          <w:szCs w:val="22"/>
          <w:u w:color="000000"/>
        </w:rPr>
        <w:t xml:space="preserve">more generous </w:t>
      </w:r>
      <w:r w:rsidRPr="00450BC4">
        <w:rPr>
          <w:rFonts w:ascii="Arial" w:eastAsia="Arial Unicode MS" w:hAnsi="Arial" w:cs="Arial Unicode MS"/>
          <w:color w:val="000000"/>
          <w:sz w:val="22"/>
          <w:szCs w:val="22"/>
          <w:u w:color="000000"/>
        </w:rPr>
        <w:t>programs</w:t>
      </w:r>
      <w:r w:rsidRPr="00450BC4">
        <w:rPr>
          <w:rFonts w:ascii="Arial" w:eastAsia="Arial Unicode MS" w:hAnsi="Arial" w:cs="Arial"/>
          <w:sz w:val="22"/>
          <w:szCs w:val="22"/>
          <w:u w:color="000000"/>
        </w:rPr>
        <w:t>, such as the Trade Adjustment Assistance (TAA) program for workers who lose their jobs to international c</w:t>
      </w:r>
      <w:r>
        <w:rPr>
          <w:rFonts w:ascii="Arial" w:eastAsia="Arial Unicode MS" w:hAnsi="Arial" w:cs="Arial"/>
          <w:sz w:val="22"/>
          <w:szCs w:val="22"/>
          <w:u w:color="000000"/>
        </w:rPr>
        <w:t>ompetition. However, these more specialized programs shut out workers displaced by automation.</w:t>
      </w:r>
    </w:p>
    <w:p w14:paraId="27B0F486" w14:textId="77777777" w:rsidR="00A67A61" w:rsidRPr="00450BC4" w:rsidRDefault="00A67A61" w:rsidP="00A67A61">
      <w:pPr>
        <w:spacing w:line="276" w:lineRule="auto"/>
        <w:rPr>
          <w:rFonts w:ascii="Arial" w:eastAsia="Arial Unicode MS" w:hAnsi="Arial" w:cs="Arial"/>
          <w:sz w:val="22"/>
          <w:szCs w:val="22"/>
          <w:u w:color="000000"/>
        </w:rPr>
      </w:pPr>
    </w:p>
    <w:p w14:paraId="4AA18076" w14:textId="33C36C66" w:rsidR="00A67A61" w:rsidRDefault="00A67A61" w:rsidP="00A67A6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lastRenderedPageBreak/>
        <w:t xml:space="preserve">In order to eliminate </w:t>
      </w:r>
      <w:r w:rsidRPr="00450BC4">
        <w:rPr>
          <w:rFonts w:ascii="Arial" w:eastAsia="Arial Unicode MS" w:hAnsi="Arial" w:cs="Arial"/>
          <w:sz w:val="22"/>
          <w:szCs w:val="22"/>
          <w:u w:color="000000"/>
        </w:rPr>
        <w:t xml:space="preserve">inequities and better support workers displaced by automation, </w:t>
      </w:r>
      <w:commentRangeStart w:id="581"/>
      <w:r w:rsidRPr="00450BC4">
        <w:rPr>
          <w:rFonts w:ascii="Arial" w:eastAsia="Arial Unicode MS" w:hAnsi="Arial" w:cs="Arial"/>
          <w:sz w:val="22"/>
          <w:szCs w:val="22"/>
          <w:u w:color="000000"/>
        </w:rPr>
        <w:t>the United States should create</w:t>
      </w:r>
      <w:r w:rsidR="006235BB">
        <w:rPr>
          <w:rFonts w:ascii="Arial" w:eastAsia="Arial Unicode MS" w:hAnsi="Arial" w:cs="Arial"/>
          <w:sz w:val="22"/>
          <w:szCs w:val="22"/>
          <w:u w:color="000000"/>
        </w:rPr>
        <w:t>—to coin a label</w:t>
      </w:r>
      <w:r>
        <w:rPr>
          <w:rFonts w:ascii="Arial" w:eastAsia="Arial Unicode MS" w:hAnsi="Arial" w:cs="Arial"/>
          <w:sz w:val="22"/>
          <w:szCs w:val="22"/>
          <w:u w:color="000000"/>
        </w:rPr>
        <w:t>—</w:t>
      </w:r>
      <w:r w:rsidRPr="00450BC4">
        <w:rPr>
          <w:rFonts w:ascii="Arial" w:eastAsia="Arial Unicode MS" w:hAnsi="Arial" w:cs="Arial"/>
          <w:sz w:val="22"/>
          <w:szCs w:val="22"/>
          <w:u w:color="000000"/>
        </w:rPr>
        <w:t>a Universal Adjustment Benefit for all displaced workers</w:t>
      </w:r>
      <w:commentRangeEnd w:id="581"/>
      <w:r w:rsidR="006235BB">
        <w:rPr>
          <w:rStyle w:val="CommentReference"/>
          <w:rFonts w:ascii="Times New Roman" w:eastAsia="Arial Unicode MS" w:hAnsi="Times New Roman" w:cs="Times New Roman"/>
          <w:bdr w:val="nil"/>
        </w:rPr>
        <w:commentReference w:id="581"/>
      </w:r>
      <w:r w:rsidRPr="00450BC4">
        <w:rPr>
          <w:rFonts w:ascii="Arial" w:eastAsia="Arial Unicode MS" w:hAnsi="Arial" w:cs="Arial"/>
          <w:sz w:val="22"/>
          <w:szCs w:val="22"/>
          <w:u w:color="000000"/>
        </w:rPr>
        <w:t>.</w:t>
      </w:r>
      <w:r>
        <w:rPr>
          <w:rStyle w:val="EndnoteReference"/>
          <w:rFonts w:eastAsia="Arial Unicode MS"/>
          <w:sz w:val="22"/>
          <w:szCs w:val="22"/>
        </w:rPr>
        <w:endnoteReference w:id="98"/>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T</w:t>
      </w:r>
      <w:r w:rsidRPr="00450BC4">
        <w:rPr>
          <w:rFonts w:ascii="Arial" w:eastAsia="Arial Unicode MS" w:hAnsi="Arial" w:cs="Arial"/>
          <w:sz w:val="22"/>
          <w:szCs w:val="22"/>
          <w:u w:color="000000"/>
        </w:rPr>
        <w:t>hree components</w:t>
      </w:r>
      <w:r>
        <w:rPr>
          <w:rFonts w:ascii="Arial" w:eastAsia="Arial Unicode MS" w:hAnsi="Arial" w:cs="Arial"/>
          <w:sz w:val="22"/>
          <w:szCs w:val="22"/>
          <w:u w:color="000000"/>
        </w:rPr>
        <w:t xml:space="preserve"> would anchor such a program:</w:t>
      </w:r>
    </w:p>
    <w:p w14:paraId="30CA0928" w14:textId="77777777" w:rsidR="00A67A61" w:rsidRDefault="00A67A61" w:rsidP="00A67A61">
      <w:pPr>
        <w:pStyle w:val="ListParagraph"/>
        <w:numPr>
          <w:ilvl w:val="0"/>
          <w:numId w:val="23"/>
        </w:numPr>
        <w:spacing w:line="276" w:lineRule="auto"/>
        <w:rPr>
          <w:rFonts w:ascii="Arial" w:eastAsia="Arial Unicode MS" w:hAnsi="Arial" w:cs="Arial"/>
          <w:sz w:val="22"/>
          <w:szCs w:val="22"/>
          <w:u w:color="000000"/>
        </w:rPr>
      </w:pPr>
      <w:r>
        <w:rPr>
          <w:rFonts w:ascii="Arial" w:eastAsia="Arial Unicode MS" w:hAnsi="Arial" w:cs="Arial"/>
          <w:sz w:val="22"/>
          <w:szCs w:val="22"/>
          <w:u w:color="000000"/>
        </w:rPr>
        <w:t>W</w:t>
      </w:r>
      <w:r w:rsidRPr="00EA5573">
        <w:rPr>
          <w:rFonts w:ascii="Arial" w:eastAsia="Arial Unicode MS" w:hAnsi="Arial" w:cs="Arial"/>
          <w:sz w:val="22"/>
          <w:szCs w:val="22"/>
          <w:u w:color="000000"/>
        </w:rPr>
        <w:t>ide</w:t>
      </w:r>
      <w:r>
        <w:rPr>
          <w:rFonts w:ascii="Arial" w:eastAsia="Arial Unicode MS" w:hAnsi="Arial" w:cs="Arial"/>
          <w:sz w:val="22"/>
          <w:szCs w:val="22"/>
          <w:u w:color="000000"/>
        </w:rPr>
        <w:t>ly available career counseling</w:t>
      </w:r>
      <w:del w:id="582" w:author="david jackson" w:date="2018-12-13T15:03:00Z">
        <w:r w:rsidDel="005725F2">
          <w:rPr>
            <w:rFonts w:ascii="Arial" w:eastAsia="Arial Unicode MS" w:hAnsi="Arial" w:cs="Arial"/>
            <w:sz w:val="22"/>
            <w:szCs w:val="22"/>
            <w:u w:color="000000"/>
          </w:rPr>
          <w:delText>,</w:delText>
        </w:r>
      </w:del>
    </w:p>
    <w:p w14:paraId="51CE18A6" w14:textId="77777777" w:rsidR="00A67A61" w:rsidRDefault="00A67A61" w:rsidP="00A67A61">
      <w:pPr>
        <w:pStyle w:val="ListParagraph"/>
        <w:numPr>
          <w:ilvl w:val="0"/>
          <w:numId w:val="23"/>
        </w:numPr>
        <w:spacing w:line="276" w:lineRule="auto"/>
        <w:rPr>
          <w:rFonts w:ascii="Arial" w:eastAsia="Arial Unicode MS" w:hAnsi="Arial" w:cs="Arial"/>
          <w:sz w:val="22"/>
          <w:szCs w:val="22"/>
          <w:u w:color="000000"/>
        </w:rPr>
      </w:pPr>
      <w:r>
        <w:rPr>
          <w:rFonts w:ascii="Arial" w:eastAsia="Arial Unicode MS" w:hAnsi="Arial" w:cs="Arial"/>
          <w:sz w:val="22"/>
          <w:szCs w:val="22"/>
          <w:u w:color="000000"/>
        </w:rPr>
        <w:t>Effective retraining</w:t>
      </w:r>
      <w:del w:id="583" w:author="david jackson" w:date="2018-12-13T15:04:00Z">
        <w:r w:rsidDel="00B12ED5">
          <w:rPr>
            <w:rFonts w:ascii="Arial" w:eastAsia="Arial Unicode MS" w:hAnsi="Arial" w:cs="Arial"/>
            <w:sz w:val="22"/>
            <w:szCs w:val="22"/>
            <w:u w:color="000000"/>
          </w:rPr>
          <w:delText>, and</w:delText>
        </w:r>
      </w:del>
    </w:p>
    <w:p w14:paraId="6A947F54" w14:textId="77777777" w:rsidR="00A67A61" w:rsidRDefault="00A67A61" w:rsidP="00A67A61">
      <w:pPr>
        <w:pStyle w:val="ListParagraph"/>
        <w:numPr>
          <w:ilvl w:val="0"/>
          <w:numId w:val="23"/>
        </w:numPr>
        <w:spacing w:line="276" w:lineRule="auto"/>
        <w:rPr>
          <w:rFonts w:ascii="Arial" w:eastAsia="Arial Unicode MS" w:hAnsi="Arial" w:cs="Arial"/>
          <w:sz w:val="22"/>
          <w:szCs w:val="22"/>
          <w:u w:color="000000"/>
        </w:rPr>
      </w:pPr>
      <w:r>
        <w:rPr>
          <w:rFonts w:ascii="Arial" w:eastAsia="Arial Unicode MS" w:hAnsi="Arial" w:cs="Arial"/>
          <w:sz w:val="22"/>
          <w:szCs w:val="22"/>
          <w:u w:color="000000"/>
        </w:rPr>
        <w:t>Robust income support</w:t>
      </w:r>
    </w:p>
    <w:p w14:paraId="5DE5B05A" w14:textId="77777777" w:rsidR="00A67A61" w:rsidRDefault="00A67A61" w:rsidP="00A67A61">
      <w:pPr>
        <w:spacing w:line="276" w:lineRule="auto"/>
        <w:rPr>
          <w:rFonts w:ascii="Arial" w:eastAsia="Arial Unicode MS" w:hAnsi="Arial" w:cs="Arial"/>
          <w:sz w:val="22"/>
          <w:szCs w:val="22"/>
          <w:u w:color="000000"/>
        </w:rPr>
      </w:pPr>
    </w:p>
    <w:p w14:paraId="4FAB49AE" w14:textId="7F06C6EA" w:rsidR="00A67A61" w:rsidRPr="00EA5573" w:rsidRDefault="00A67A61" w:rsidP="00A67A61">
      <w:pPr>
        <w:spacing w:line="276" w:lineRule="auto"/>
        <w:rPr>
          <w:rFonts w:ascii="Arial" w:eastAsia="Arial Unicode MS" w:hAnsi="Arial" w:cs="Arial"/>
          <w:sz w:val="22"/>
          <w:szCs w:val="22"/>
          <w:u w:color="000000"/>
        </w:rPr>
      </w:pPr>
      <w:r w:rsidRPr="00EA5573">
        <w:rPr>
          <w:rFonts w:ascii="Arial" w:eastAsia="Arial Unicode MS" w:hAnsi="Arial" w:cs="Arial"/>
          <w:sz w:val="22"/>
          <w:szCs w:val="22"/>
          <w:u w:color="000000"/>
        </w:rPr>
        <w:t xml:space="preserve">The need for such a program has long been recognized, including in proposals by both the Clinton and Obama </w:t>
      </w:r>
      <w:del w:id="584" w:author="david jackson" w:date="2018-12-07T15:23:00Z">
        <w:r w:rsidRPr="00EA5573" w:rsidDel="006C4A86">
          <w:rPr>
            <w:rFonts w:ascii="Arial" w:eastAsia="Arial Unicode MS" w:hAnsi="Arial" w:cs="Arial"/>
            <w:sz w:val="22"/>
            <w:szCs w:val="22"/>
            <w:u w:color="000000"/>
          </w:rPr>
          <w:delText>Administrations</w:delText>
        </w:r>
      </w:del>
      <w:ins w:id="585" w:author="david jackson" w:date="2018-12-07T15:23:00Z">
        <w:r w:rsidR="006C4A86">
          <w:rPr>
            <w:rFonts w:ascii="Arial" w:eastAsia="Arial Unicode MS" w:hAnsi="Arial" w:cs="Arial"/>
            <w:sz w:val="22"/>
            <w:szCs w:val="22"/>
            <w:u w:color="000000"/>
          </w:rPr>
          <w:t>a</w:t>
        </w:r>
        <w:r w:rsidR="006C4A86" w:rsidRPr="00EA5573">
          <w:rPr>
            <w:rFonts w:ascii="Arial" w:eastAsia="Arial Unicode MS" w:hAnsi="Arial" w:cs="Arial"/>
            <w:sz w:val="22"/>
            <w:szCs w:val="22"/>
            <w:u w:color="000000"/>
          </w:rPr>
          <w:t>dministrations</w:t>
        </w:r>
      </w:ins>
      <w:r w:rsidRPr="00EA5573">
        <w:rPr>
          <w:rFonts w:ascii="Arial" w:eastAsia="Arial Unicode MS" w:hAnsi="Arial" w:cs="Arial"/>
          <w:sz w:val="22"/>
          <w:szCs w:val="22"/>
          <w:u w:color="000000"/>
        </w:rPr>
        <w:t>.</w:t>
      </w:r>
      <w:r w:rsidRPr="00450BC4">
        <w:rPr>
          <w:rFonts w:eastAsia="Arial Unicode MS"/>
          <w:u w:color="000000"/>
          <w:vertAlign w:val="superscript"/>
        </w:rPr>
        <w:endnoteReference w:id="99"/>
      </w:r>
      <w:r w:rsidRPr="00EA5573">
        <w:rPr>
          <w:rFonts w:ascii="Arial" w:eastAsia="Arial Unicode MS" w:hAnsi="Arial" w:cs="Arial"/>
          <w:sz w:val="22"/>
          <w:szCs w:val="22"/>
          <w:u w:color="000000"/>
        </w:rPr>
        <w:t xml:space="preserve"> Now it is time to build it.</w:t>
      </w:r>
    </w:p>
    <w:p w14:paraId="79368202" w14:textId="77777777" w:rsidR="00A67A61" w:rsidRPr="00450BC4" w:rsidRDefault="00A67A61" w:rsidP="00A67A61">
      <w:pPr>
        <w:spacing w:line="276" w:lineRule="auto"/>
        <w:rPr>
          <w:rFonts w:ascii="Arial" w:eastAsia="Arial Unicode MS" w:hAnsi="Arial" w:cs="Arial"/>
          <w:sz w:val="22"/>
          <w:szCs w:val="22"/>
          <w:u w:color="000000"/>
        </w:rPr>
      </w:pPr>
    </w:p>
    <w:p w14:paraId="3B2672D9" w14:textId="4EA19BD1" w:rsidR="00A67A61" w:rsidRPr="00450BC4" w:rsidRDefault="00A67A61" w:rsidP="00A67A6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 xml:space="preserve">The first component of a Universal Adjustment Benefit must be creating a robust career counseling program for displaced workers. </w:t>
      </w:r>
      <w:r w:rsidRPr="00450BC4">
        <w:rPr>
          <w:rFonts w:ascii="Arial" w:eastAsia="Arial Unicode MS" w:hAnsi="Arial" w:cs="Arial"/>
          <w:sz w:val="22"/>
          <w:szCs w:val="22"/>
          <w:u w:color="000000"/>
        </w:rPr>
        <w:t>Career counseling services are relatively inexpensive</w:t>
      </w:r>
      <w:ins w:id="586" w:author="david jackson" w:date="2018-12-13T15:08:00Z">
        <w:r w:rsidR="003D1080">
          <w:rPr>
            <w:rFonts w:ascii="Arial" w:eastAsia="Arial Unicode MS" w:hAnsi="Arial" w:cs="Arial"/>
            <w:sz w:val="22"/>
            <w:szCs w:val="22"/>
            <w:u w:color="000000"/>
          </w:rPr>
          <w:t>,</w:t>
        </w:r>
      </w:ins>
      <w:r w:rsidRPr="00450BC4">
        <w:rPr>
          <w:rFonts w:ascii="Arial" w:eastAsia="Arial Unicode MS" w:hAnsi="Arial" w:cs="Arial"/>
          <w:sz w:val="22"/>
          <w:szCs w:val="22"/>
          <w:u w:color="000000"/>
        </w:rPr>
        <w:t xml:space="preserve"> and </w:t>
      </w:r>
      <w:r>
        <w:rPr>
          <w:rFonts w:ascii="Arial" w:eastAsia="Arial Unicode MS" w:hAnsi="Arial" w:cs="Arial"/>
          <w:sz w:val="22"/>
          <w:szCs w:val="22"/>
          <w:u w:color="000000"/>
        </w:rPr>
        <w:t>studies show they consistently</w:t>
      </w:r>
      <w:r w:rsidRPr="00450BC4">
        <w:rPr>
          <w:rFonts w:ascii="Arial" w:eastAsia="Arial Unicode MS" w:hAnsi="Arial" w:cs="Arial"/>
          <w:sz w:val="22"/>
          <w:szCs w:val="22"/>
          <w:u w:color="000000"/>
        </w:rPr>
        <w:t xml:space="preserve"> increase earnings and decrease time spent unemployed.</w:t>
      </w:r>
      <w:r w:rsidRPr="00450BC4">
        <w:rPr>
          <w:rFonts w:ascii="Arial" w:eastAsia="Arial Unicode MS" w:hAnsi="Arial" w:cs="Arial"/>
          <w:sz w:val="22"/>
          <w:szCs w:val="22"/>
          <w:u w:color="000000"/>
          <w:vertAlign w:val="superscript"/>
        </w:rPr>
        <w:endnoteReference w:id="100"/>
      </w:r>
      <w:r w:rsidRPr="00450BC4">
        <w:rPr>
          <w:rFonts w:ascii="Arial" w:eastAsia="Arial Unicode MS" w:hAnsi="Arial" w:cs="Arial"/>
          <w:sz w:val="22"/>
          <w:szCs w:val="22"/>
          <w:u w:color="000000"/>
        </w:rPr>
        <w:t xml:space="preserve"> Policymakers therefore should </w:t>
      </w:r>
      <w:r w:rsidRPr="00450BC4">
        <w:rPr>
          <w:rFonts w:ascii="Arial" w:eastAsia="Arial Unicode MS" w:hAnsi="Arial" w:cs="Arial"/>
          <w:b/>
          <w:sz w:val="22"/>
          <w:szCs w:val="22"/>
          <w:u w:color="000000"/>
        </w:rPr>
        <w:t>automatically enroll every displaced worker in career counseling</w:t>
      </w:r>
      <w:r w:rsidRPr="00450BC4">
        <w:rPr>
          <w:rFonts w:ascii="Arial" w:eastAsia="Arial Unicode MS" w:hAnsi="Arial" w:cs="Arial"/>
          <w:sz w:val="22"/>
          <w:szCs w:val="22"/>
          <w:u w:color="000000"/>
        </w:rPr>
        <w:t>. Currently, most workers must proactively apply to receive job search assistance, meaning many do not access benefits for which they may be eligible. Additionally, the focus of career counseling should be refined to place more emphasis on identifying and fostering skills relevant for an increasingly automated economy. This includes helping individuals identify existing skills that may be adaptable to new sectors, as well as directing workers to training</w:t>
      </w:r>
      <w:del w:id="587" w:author="david jackson" w:date="2018-12-13T15:31:00Z">
        <w:r w:rsidRPr="00450BC4" w:rsidDel="00BE3AC8">
          <w:rPr>
            <w:rFonts w:ascii="Arial" w:eastAsia="Arial Unicode MS" w:hAnsi="Arial" w:cs="Arial"/>
            <w:sz w:val="22"/>
            <w:szCs w:val="22"/>
            <w:u w:color="000000"/>
          </w:rPr>
          <w:delText>s</w:delText>
        </w:r>
      </w:del>
      <w:r w:rsidRPr="00450BC4">
        <w:rPr>
          <w:rFonts w:ascii="Arial" w:eastAsia="Arial Unicode MS" w:hAnsi="Arial" w:cs="Arial"/>
          <w:sz w:val="22"/>
          <w:szCs w:val="22"/>
          <w:u w:color="000000"/>
        </w:rPr>
        <w:t xml:space="preserve"> in skills and industries that are growing in demand and </w:t>
      </w:r>
      <w:del w:id="588" w:author="david jackson" w:date="2018-12-13T15:31:00Z">
        <w:r w:rsidRPr="00450BC4" w:rsidDel="00F15E92">
          <w:rPr>
            <w:rFonts w:ascii="Arial" w:eastAsia="Arial Unicode MS" w:hAnsi="Arial" w:cs="Arial"/>
            <w:sz w:val="22"/>
            <w:szCs w:val="22"/>
            <w:u w:color="000000"/>
          </w:rPr>
          <w:delText xml:space="preserve">will be </w:delText>
        </w:r>
      </w:del>
      <w:r w:rsidRPr="00450BC4">
        <w:rPr>
          <w:rFonts w:ascii="Arial" w:eastAsia="Arial Unicode MS" w:hAnsi="Arial" w:cs="Arial"/>
          <w:sz w:val="22"/>
          <w:szCs w:val="22"/>
          <w:u w:color="000000"/>
        </w:rPr>
        <w:t>resistant to automation.</w:t>
      </w:r>
      <w:r w:rsidRPr="00450BC4">
        <w:rPr>
          <w:rFonts w:ascii="Arial" w:eastAsia="Arial Unicode MS" w:hAnsi="Arial" w:cs="Arial"/>
          <w:sz w:val="22"/>
          <w:szCs w:val="22"/>
          <w:u w:color="000000"/>
          <w:vertAlign w:val="superscript"/>
        </w:rPr>
        <w:endnoteReference w:id="101"/>
      </w:r>
    </w:p>
    <w:p w14:paraId="4D10CCDE" w14:textId="77777777" w:rsidR="00A67A61" w:rsidRPr="00450BC4" w:rsidRDefault="00A67A61" w:rsidP="00A67A61">
      <w:pPr>
        <w:spacing w:line="276" w:lineRule="auto"/>
        <w:rPr>
          <w:rFonts w:ascii="Arial" w:eastAsia="Arial Unicode MS" w:hAnsi="Arial" w:cs="Arial"/>
          <w:sz w:val="22"/>
          <w:szCs w:val="22"/>
          <w:u w:color="000000"/>
        </w:rPr>
      </w:pPr>
    </w:p>
    <w:p w14:paraId="189038EB" w14:textId="77777777" w:rsidR="00A67A61" w:rsidRPr="00450BC4" w:rsidRDefault="00A67A61" w:rsidP="00A67A6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 xml:space="preserve">The next piece of a Universal Adjustment Benefit must be access to </w:t>
      </w:r>
      <w:r w:rsidRPr="004508DD">
        <w:rPr>
          <w:rFonts w:ascii="Arial" w:eastAsia="Arial Unicode MS" w:hAnsi="Arial" w:cs="Arial"/>
          <w:sz w:val="22"/>
          <w:szCs w:val="22"/>
          <w:u w:color="000000"/>
        </w:rPr>
        <w:t>effective</w:t>
      </w:r>
      <w:del w:id="589" w:author="david jackson" w:date="2018-12-13T15:31:00Z">
        <w:r w:rsidRPr="004508DD" w:rsidDel="00F15E92">
          <w:rPr>
            <w:rFonts w:ascii="Arial" w:eastAsia="Arial Unicode MS" w:hAnsi="Arial" w:cs="Arial"/>
            <w:sz w:val="22"/>
            <w:szCs w:val="22"/>
            <w:u w:color="000000"/>
          </w:rPr>
          <w:delText>,</w:delText>
        </w:r>
      </w:del>
      <w:r w:rsidRPr="004508DD">
        <w:rPr>
          <w:rFonts w:ascii="Arial" w:eastAsia="Arial Unicode MS" w:hAnsi="Arial" w:cs="Arial"/>
          <w:sz w:val="22"/>
          <w:szCs w:val="22"/>
          <w:u w:color="000000"/>
        </w:rPr>
        <w:t xml:space="preserve"> accessible worker retraining</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 xml:space="preserve">As automation continues to change the </w:t>
      </w:r>
      <w:r>
        <w:rPr>
          <w:rFonts w:ascii="Arial" w:eastAsia="Arial Unicode MS" w:hAnsi="Arial" w:cs="Arial"/>
          <w:sz w:val="22"/>
          <w:szCs w:val="22"/>
          <w:u w:color="000000"/>
        </w:rPr>
        <w:t xml:space="preserve">tasks that </w:t>
      </w:r>
      <w:r w:rsidRPr="00450BC4">
        <w:rPr>
          <w:rFonts w:ascii="Arial" w:eastAsia="Arial Unicode MS" w:hAnsi="Arial" w:cs="Arial"/>
          <w:sz w:val="22"/>
          <w:szCs w:val="22"/>
          <w:u w:color="000000"/>
        </w:rPr>
        <w:t>occupations</w:t>
      </w:r>
      <w:r>
        <w:rPr>
          <w:rFonts w:ascii="Arial" w:eastAsia="Arial Unicode MS" w:hAnsi="Arial" w:cs="Arial"/>
          <w:sz w:val="22"/>
          <w:szCs w:val="22"/>
          <w:u w:color="000000"/>
        </w:rPr>
        <w:t xml:space="preserve"> require</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career counseling alone will not be sufficient to connect some displaced workers with new employment. In those cases,</w:t>
      </w:r>
      <w:r w:rsidRPr="00450BC4">
        <w:rPr>
          <w:rFonts w:ascii="Arial" w:eastAsia="Arial Unicode MS" w:hAnsi="Arial" w:cs="Arial"/>
          <w:sz w:val="22"/>
          <w:szCs w:val="22"/>
          <w:u w:color="000000"/>
        </w:rPr>
        <w:t xml:space="preserve"> workers will need retrainin</w:t>
      </w:r>
      <w:r>
        <w:rPr>
          <w:rFonts w:ascii="Arial" w:eastAsia="Arial Unicode MS" w:hAnsi="Arial" w:cs="Arial"/>
          <w:sz w:val="22"/>
          <w:szCs w:val="22"/>
          <w:u w:color="000000"/>
        </w:rPr>
        <w:t>g to learn entirely new skills.</w:t>
      </w:r>
    </w:p>
    <w:p w14:paraId="6FE441CC" w14:textId="77777777" w:rsidR="00A67A61" w:rsidRPr="00450BC4" w:rsidRDefault="00A67A61" w:rsidP="00A67A61">
      <w:pPr>
        <w:spacing w:line="276" w:lineRule="auto"/>
        <w:rPr>
          <w:rFonts w:ascii="Arial" w:eastAsia="Arial Unicode MS" w:hAnsi="Arial" w:cs="Arial"/>
          <w:sz w:val="22"/>
          <w:szCs w:val="22"/>
          <w:u w:color="000000"/>
        </w:rPr>
      </w:pPr>
    </w:p>
    <w:p w14:paraId="22BD1251" w14:textId="77777777" w:rsidR="00A67A61" w:rsidRPr="00450BC4" w:rsidRDefault="00A67A61" w:rsidP="00A67A6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To start</w:t>
      </w:r>
      <w:r w:rsidRPr="00450BC4">
        <w:rPr>
          <w:rFonts w:ascii="Arial" w:eastAsia="Arial Unicode MS" w:hAnsi="Arial" w:cs="Arial"/>
          <w:sz w:val="22"/>
          <w:szCs w:val="22"/>
          <w:u w:color="000000"/>
        </w:rPr>
        <w:t xml:space="preserve">, the U.S. should greatly </w:t>
      </w:r>
      <w:r w:rsidRPr="00450BC4">
        <w:rPr>
          <w:rFonts w:ascii="Arial" w:eastAsia="Arial Unicode MS" w:hAnsi="Arial" w:cs="Arial"/>
          <w:b/>
          <w:sz w:val="22"/>
          <w:szCs w:val="22"/>
          <w:u w:color="000000"/>
        </w:rPr>
        <w:t>expand training access for all dislocated workers</w:t>
      </w:r>
      <w:r w:rsidRPr="00450BC4">
        <w:rPr>
          <w:rFonts w:ascii="Arial" w:eastAsia="Arial Unicode MS" w:hAnsi="Arial" w:cs="Arial"/>
          <w:sz w:val="22"/>
          <w:szCs w:val="22"/>
          <w:u w:color="000000"/>
        </w:rPr>
        <w:t>, regardless of the cause of dislocation</w:t>
      </w:r>
      <w:r>
        <w:rPr>
          <w:rFonts w:ascii="Arial" w:eastAsia="Arial Unicode MS" w:hAnsi="Arial" w:cs="Arial"/>
          <w:sz w:val="22"/>
          <w:szCs w:val="22"/>
          <w:u w:color="000000"/>
        </w:rPr>
        <w:t>. In FY 2015</w:t>
      </w:r>
      <w:r w:rsidRPr="00450BC4">
        <w:rPr>
          <w:rFonts w:ascii="Arial" w:eastAsia="Arial Unicode MS" w:hAnsi="Arial" w:cs="Arial"/>
          <w:sz w:val="22"/>
          <w:szCs w:val="22"/>
          <w:u w:color="000000"/>
        </w:rPr>
        <w:t xml:space="preserve">, only 12 percent of </w:t>
      </w:r>
      <w:r>
        <w:rPr>
          <w:rFonts w:ascii="Arial" w:eastAsia="Arial Unicode MS" w:hAnsi="Arial" w:cs="Arial"/>
          <w:sz w:val="22"/>
          <w:szCs w:val="22"/>
          <w:u w:color="000000"/>
        </w:rPr>
        <w:t>WIOA</w:t>
      </w:r>
      <w:r w:rsidRPr="00450BC4">
        <w:rPr>
          <w:rFonts w:ascii="Arial" w:eastAsia="Arial Unicode MS" w:hAnsi="Arial" w:cs="Arial"/>
          <w:sz w:val="22"/>
          <w:szCs w:val="22"/>
          <w:u w:color="000000"/>
        </w:rPr>
        <w:t xml:space="preserve"> participants received training services.</w:t>
      </w:r>
      <w:r w:rsidRPr="00450BC4">
        <w:rPr>
          <w:rFonts w:ascii="Arial" w:eastAsia="Arial Unicode MS" w:hAnsi="Arial" w:cs="Arial"/>
          <w:sz w:val="22"/>
          <w:szCs w:val="22"/>
          <w:u w:color="000000"/>
          <w:vertAlign w:val="superscript"/>
        </w:rPr>
        <w:endnoteReference w:id="102"/>
      </w:r>
      <w:r w:rsidRPr="00450BC4">
        <w:rPr>
          <w:rFonts w:ascii="Arial" w:eastAsia="Arial Unicode MS" w:hAnsi="Arial" w:cs="Arial"/>
          <w:sz w:val="22"/>
          <w:szCs w:val="22"/>
          <w:u w:color="000000"/>
        </w:rPr>
        <w:t xml:space="preserve"> For comparison, </w:t>
      </w:r>
      <w:r>
        <w:rPr>
          <w:rFonts w:ascii="Arial" w:eastAsia="Arial Unicode MS" w:hAnsi="Arial" w:cs="Arial"/>
          <w:sz w:val="22"/>
          <w:szCs w:val="22"/>
          <w:u w:color="000000"/>
        </w:rPr>
        <w:t>over half of workers enrolled in TAA</w:t>
      </w:r>
      <w:r w:rsidRPr="00450BC4">
        <w:rPr>
          <w:rFonts w:ascii="Arial" w:eastAsia="Arial Unicode MS" w:hAnsi="Arial" w:cs="Arial"/>
          <w:sz w:val="22"/>
          <w:szCs w:val="22"/>
          <w:u w:color="000000"/>
        </w:rPr>
        <w:t xml:space="preserve"> received training services.</w:t>
      </w:r>
      <w:r w:rsidRPr="00450BC4">
        <w:rPr>
          <w:rFonts w:ascii="Arial" w:eastAsia="Arial Unicode MS" w:hAnsi="Arial" w:cs="Arial"/>
          <w:sz w:val="22"/>
          <w:szCs w:val="22"/>
          <w:u w:color="000000"/>
          <w:vertAlign w:val="superscript"/>
        </w:rPr>
        <w:endnoteReference w:id="103"/>
      </w:r>
      <w:r>
        <w:rPr>
          <w:rFonts w:ascii="Arial" w:eastAsia="Arial Unicode MS" w:hAnsi="Arial" w:cs="Arial"/>
          <w:sz w:val="22"/>
          <w:szCs w:val="22"/>
          <w:u w:color="000000"/>
        </w:rPr>
        <w:t xml:space="preserve"> These</w:t>
      </w:r>
      <w:r w:rsidRPr="00450BC4">
        <w:rPr>
          <w:rFonts w:ascii="Arial" w:eastAsia="Arial Unicode MS" w:hAnsi="Arial" w:cs="Arial"/>
          <w:sz w:val="22"/>
          <w:szCs w:val="22"/>
          <w:u w:color="000000"/>
        </w:rPr>
        <w:t xml:space="preserve"> inequalities penalize workers for how they were displaced</w:t>
      </w:r>
      <w:del w:id="590" w:author="david jackson" w:date="2018-12-13T15:32:00Z">
        <w:r w:rsidRPr="00450BC4" w:rsidDel="00F43994">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 xml:space="preserve"> and leave the U.S. underprepared for future dislocations from automation and AI. </w:t>
      </w:r>
    </w:p>
    <w:p w14:paraId="4A7473C8" w14:textId="77777777" w:rsidR="00A67A61" w:rsidRPr="00450BC4" w:rsidRDefault="00A67A61" w:rsidP="00A67A61">
      <w:pPr>
        <w:spacing w:line="276" w:lineRule="auto"/>
        <w:rPr>
          <w:rFonts w:ascii="Arial" w:eastAsia="Arial Unicode MS" w:hAnsi="Arial" w:cs="Arial"/>
          <w:sz w:val="22"/>
          <w:szCs w:val="22"/>
          <w:u w:color="000000"/>
        </w:rPr>
      </w:pPr>
    </w:p>
    <w:p w14:paraId="708AAEFF" w14:textId="1A6EBC2D"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There are </w:t>
      </w:r>
      <w:r>
        <w:rPr>
          <w:rFonts w:ascii="Arial" w:eastAsia="Arial Unicode MS" w:hAnsi="Arial" w:cs="Arial"/>
          <w:sz w:val="22"/>
          <w:szCs w:val="22"/>
          <w:u w:color="000000"/>
        </w:rPr>
        <w:t xml:space="preserve">also </w:t>
      </w:r>
      <w:r w:rsidRPr="00450BC4">
        <w:rPr>
          <w:rFonts w:ascii="Arial" w:eastAsia="Arial Unicode MS" w:hAnsi="Arial" w:cs="Arial"/>
          <w:sz w:val="22"/>
          <w:szCs w:val="22"/>
          <w:u w:color="000000"/>
        </w:rPr>
        <w:t>structural and human barriers to effective retraining</w:t>
      </w:r>
      <w:r>
        <w:rPr>
          <w:rFonts w:ascii="Arial" w:eastAsia="Arial Unicode MS" w:hAnsi="Arial" w:cs="Arial"/>
          <w:sz w:val="22"/>
          <w:szCs w:val="22"/>
          <w:u w:color="000000"/>
        </w:rPr>
        <w:t xml:space="preserve">. </w:t>
      </w:r>
      <w:ins w:id="591" w:author="david jackson" w:date="2018-12-13T15:32:00Z">
        <w:r w:rsidR="004B2B9C">
          <w:rPr>
            <w:rFonts w:ascii="Arial" w:eastAsia="Arial Unicode MS" w:hAnsi="Arial" w:cs="Arial"/>
            <w:sz w:val="22"/>
            <w:szCs w:val="22"/>
            <w:u w:color="000000"/>
          </w:rPr>
          <w:t xml:space="preserve">Disincentives exist in particular for </w:t>
        </w:r>
      </w:ins>
      <w:del w:id="592" w:author="david jackson" w:date="2018-12-13T15:32:00Z">
        <w:r w:rsidDel="004B2B9C">
          <w:rPr>
            <w:rFonts w:ascii="Arial" w:eastAsia="Arial Unicode MS" w:hAnsi="Arial" w:cs="Arial"/>
            <w:sz w:val="22"/>
            <w:szCs w:val="22"/>
            <w:u w:color="000000"/>
          </w:rPr>
          <w:delText>O</w:delText>
        </w:r>
      </w:del>
      <w:ins w:id="593" w:author="david jackson" w:date="2018-12-13T15:32:00Z">
        <w:r w:rsidR="004B2B9C">
          <w:rPr>
            <w:rFonts w:ascii="Arial" w:eastAsia="Arial Unicode MS" w:hAnsi="Arial" w:cs="Arial"/>
            <w:sz w:val="22"/>
            <w:szCs w:val="22"/>
            <w:u w:color="000000"/>
          </w:rPr>
          <w:t>o</w:t>
        </w:r>
      </w:ins>
      <w:r w:rsidRPr="00450BC4">
        <w:rPr>
          <w:rFonts w:ascii="Arial" w:eastAsia="Arial Unicode MS" w:hAnsi="Arial" w:cs="Arial"/>
          <w:sz w:val="22"/>
          <w:szCs w:val="22"/>
          <w:u w:color="000000"/>
        </w:rPr>
        <w:t>lder displaced workers</w:t>
      </w:r>
      <w:del w:id="594" w:author="david jackson" w:date="2018-12-13T15:33:00Z">
        <w:r w:rsidRPr="00450BC4" w:rsidDel="00EA0B28">
          <w:rPr>
            <w:rFonts w:ascii="Arial" w:eastAsia="Arial Unicode MS" w:hAnsi="Arial" w:cs="Arial"/>
            <w:sz w:val="22"/>
            <w:szCs w:val="22"/>
            <w:u w:color="000000"/>
          </w:rPr>
          <w:delText xml:space="preserve">, in particular, </w:delText>
        </w:r>
        <w:r w:rsidDel="00EA0B28">
          <w:rPr>
            <w:rFonts w:ascii="Arial" w:eastAsia="Arial Unicode MS" w:hAnsi="Arial" w:cs="Arial"/>
            <w:sz w:val="22"/>
            <w:szCs w:val="22"/>
            <w:u w:color="000000"/>
          </w:rPr>
          <w:delText>have</w:delText>
        </w:r>
        <w:r w:rsidRPr="00450BC4" w:rsidDel="00EA0B28">
          <w:rPr>
            <w:rFonts w:ascii="Arial" w:eastAsia="Arial Unicode MS" w:hAnsi="Arial" w:cs="Arial"/>
            <w:sz w:val="22"/>
            <w:szCs w:val="22"/>
            <w:u w:color="000000"/>
          </w:rPr>
          <w:delText xml:space="preserve"> disincentives for entering retraining</w:delText>
        </w:r>
      </w:del>
      <w:r w:rsidRPr="00450BC4">
        <w:rPr>
          <w:rFonts w:ascii="Arial" w:eastAsia="Arial Unicode MS" w:hAnsi="Arial" w:cs="Arial"/>
          <w:sz w:val="22"/>
          <w:szCs w:val="22"/>
          <w:u w:color="000000"/>
        </w:rPr>
        <w:t xml:space="preserve">. Some workers have been out of </w:t>
      </w:r>
      <w:r>
        <w:rPr>
          <w:rFonts w:ascii="Arial" w:eastAsia="Arial Unicode MS" w:hAnsi="Arial" w:cs="Arial"/>
          <w:sz w:val="22"/>
          <w:szCs w:val="22"/>
          <w:u w:color="000000"/>
        </w:rPr>
        <w:t>school</w:t>
      </w:r>
      <w:r w:rsidRPr="00450BC4">
        <w:rPr>
          <w:rFonts w:ascii="Arial" w:eastAsia="Arial Unicode MS" w:hAnsi="Arial" w:cs="Arial"/>
          <w:sz w:val="22"/>
          <w:szCs w:val="22"/>
          <w:u w:color="000000"/>
        </w:rPr>
        <w:t xml:space="preserve"> for years, and many never attended any sort of higher education.</w:t>
      </w:r>
      <w:r w:rsidRPr="00450BC4">
        <w:rPr>
          <w:rFonts w:ascii="Arial" w:eastAsia="Arial Unicode MS" w:hAnsi="Arial" w:cs="Arial"/>
          <w:sz w:val="22"/>
          <w:szCs w:val="22"/>
          <w:u w:color="000000"/>
          <w:vertAlign w:val="superscript"/>
        </w:rPr>
        <w:endnoteReference w:id="104"/>
      </w:r>
      <w:r w:rsidRPr="00450BC4">
        <w:rPr>
          <w:rFonts w:ascii="Arial" w:eastAsia="Arial Unicode MS" w:hAnsi="Arial" w:cs="Arial"/>
          <w:sz w:val="22"/>
          <w:szCs w:val="22"/>
          <w:u w:color="000000"/>
        </w:rPr>
        <w:t xml:space="preserve"> For some workers, the marginal pay difference between a new job and federal disability programs may not be that much.</w:t>
      </w:r>
      <w:r w:rsidRPr="00450BC4">
        <w:rPr>
          <w:rFonts w:ascii="Arial" w:eastAsia="Arial Unicode MS" w:hAnsi="Arial" w:cs="Arial"/>
          <w:sz w:val="22"/>
          <w:szCs w:val="22"/>
          <w:u w:color="000000"/>
          <w:vertAlign w:val="superscript"/>
        </w:rPr>
        <w:endnoteReference w:id="105"/>
      </w:r>
      <w:r w:rsidRPr="00450BC4">
        <w:rPr>
          <w:rFonts w:ascii="Arial" w:eastAsia="Arial Unicode MS" w:hAnsi="Arial" w:cs="Arial"/>
          <w:sz w:val="22"/>
          <w:szCs w:val="22"/>
          <w:u w:color="000000"/>
        </w:rPr>
        <w:t xml:space="preserve"> Others may not find available jobs appealing</w:t>
      </w:r>
      <w:ins w:id="595" w:author="david jackson" w:date="2018-12-13T15:33:00Z">
        <w:r w:rsidR="00EA0B28">
          <w:rPr>
            <w:rFonts w:ascii="Arial" w:eastAsia="Arial Unicode MS" w:hAnsi="Arial" w:cs="Arial"/>
            <w:sz w:val="22"/>
            <w:szCs w:val="22"/>
            <w:u w:color="000000"/>
          </w:rPr>
          <w:t>—</w:t>
        </w:r>
      </w:ins>
      <w:del w:id="596" w:author="david jackson" w:date="2018-12-13T15:33:00Z">
        <w:r w:rsidRPr="00450BC4" w:rsidDel="00EA0B28">
          <w:rPr>
            <w:rFonts w:ascii="Arial" w:eastAsia="Arial Unicode MS" w:hAnsi="Arial" w:cs="Arial"/>
            <w:sz w:val="22"/>
            <w:szCs w:val="22"/>
            <w:u w:color="000000"/>
          </w:rPr>
          <w:delText xml:space="preserve"> – </w:delText>
        </w:r>
      </w:del>
      <w:r w:rsidRPr="00450BC4">
        <w:rPr>
          <w:rFonts w:ascii="Arial" w:eastAsia="Arial Unicode MS" w:hAnsi="Arial" w:cs="Arial"/>
          <w:sz w:val="22"/>
          <w:szCs w:val="22"/>
          <w:u w:color="000000"/>
        </w:rPr>
        <w:t xml:space="preserve">for example, studies </w:t>
      </w:r>
      <w:r>
        <w:rPr>
          <w:rFonts w:ascii="Arial" w:eastAsia="Arial Unicode MS" w:hAnsi="Arial" w:cs="Arial"/>
          <w:sz w:val="22"/>
          <w:szCs w:val="22"/>
          <w:u w:color="000000"/>
        </w:rPr>
        <w:t>show</w:t>
      </w:r>
      <w:r w:rsidRPr="00450BC4">
        <w:rPr>
          <w:rFonts w:ascii="Arial" w:eastAsia="Arial Unicode MS" w:hAnsi="Arial" w:cs="Arial"/>
          <w:sz w:val="22"/>
          <w:szCs w:val="22"/>
          <w:u w:color="000000"/>
        </w:rPr>
        <w:t xml:space="preserve"> that some non-college educated men may have an aversion to the shift in jobs demanding “soft skills.”</w:t>
      </w:r>
      <w:r w:rsidRPr="00450BC4">
        <w:rPr>
          <w:rFonts w:ascii="Arial" w:eastAsia="Arial Unicode MS" w:hAnsi="Arial" w:cs="Arial"/>
          <w:sz w:val="22"/>
          <w:szCs w:val="22"/>
          <w:u w:color="000000"/>
          <w:vertAlign w:val="superscript"/>
        </w:rPr>
        <w:endnoteReference w:id="106"/>
      </w:r>
    </w:p>
    <w:p w14:paraId="136869B2" w14:textId="77777777" w:rsidR="00A67A61" w:rsidRPr="00450BC4" w:rsidRDefault="00A67A61" w:rsidP="00A67A61">
      <w:pPr>
        <w:spacing w:line="276" w:lineRule="auto"/>
        <w:rPr>
          <w:rFonts w:ascii="Arial" w:eastAsia="Arial Unicode MS" w:hAnsi="Arial" w:cs="Arial"/>
          <w:sz w:val="22"/>
          <w:szCs w:val="22"/>
          <w:u w:color="000000"/>
        </w:rPr>
      </w:pPr>
    </w:p>
    <w:p w14:paraId="27AB8B49" w14:textId="573C6957"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Policymakers should therefore </w:t>
      </w:r>
      <w:r w:rsidRPr="00450BC4">
        <w:rPr>
          <w:rFonts w:ascii="Arial" w:eastAsia="Arial Unicode MS" w:hAnsi="Arial" w:cs="Arial"/>
          <w:b/>
          <w:sz w:val="22"/>
          <w:szCs w:val="22"/>
          <w:u w:color="000000"/>
        </w:rPr>
        <w:t>link trainings to local employers and the local labor market</w:t>
      </w:r>
      <w:r w:rsidRPr="00450BC4">
        <w:rPr>
          <w:rFonts w:ascii="Arial" w:eastAsia="Arial Unicode MS" w:hAnsi="Arial" w:cs="Arial"/>
          <w:sz w:val="22"/>
          <w:szCs w:val="22"/>
          <w:u w:color="000000"/>
        </w:rPr>
        <w:t xml:space="preserve"> so that training can lead to adequately paying jobs that effectively utilize </w:t>
      </w:r>
      <w:r w:rsidRPr="00450BC4">
        <w:rPr>
          <w:rFonts w:ascii="Arial" w:eastAsia="Arial Unicode MS" w:hAnsi="Arial" w:cs="Arial"/>
          <w:sz w:val="22"/>
          <w:szCs w:val="22"/>
          <w:u w:color="000000"/>
        </w:rPr>
        <w:lastRenderedPageBreak/>
        <w:t xml:space="preserve">workers’ skills. For many workers, training is only a worthwhile value proposition if there is a clear connection into a sustainable job. Improving these linkages should build off other efforts, such as those refining the mission of community colleges. </w:t>
      </w:r>
      <w:r>
        <w:rPr>
          <w:rFonts w:ascii="Arial" w:eastAsia="Arial Unicode MS" w:hAnsi="Arial" w:cs="Arial"/>
          <w:sz w:val="22"/>
          <w:szCs w:val="22"/>
          <w:u w:color="000000"/>
        </w:rPr>
        <w:t>In some cases, i</w:t>
      </w:r>
      <w:r w:rsidRPr="00450BC4">
        <w:rPr>
          <w:rFonts w:ascii="Arial" w:eastAsia="Arial Unicode MS" w:hAnsi="Arial" w:cs="Arial"/>
          <w:color w:val="000000"/>
          <w:sz w:val="22"/>
          <w:szCs w:val="22"/>
          <w:u w:color="000000"/>
        </w:rPr>
        <w:t xml:space="preserve">ndustry-led regional skills alliances can help </w:t>
      </w:r>
      <w:r>
        <w:rPr>
          <w:rFonts w:ascii="Arial" w:eastAsia="Arial Unicode MS" w:hAnsi="Arial" w:cs="Arial"/>
          <w:sz w:val="22"/>
          <w:szCs w:val="22"/>
          <w:u w:color="000000"/>
        </w:rPr>
        <w:t>develop</w:t>
      </w:r>
      <w:r w:rsidRPr="00450BC4">
        <w:rPr>
          <w:rFonts w:ascii="Arial" w:eastAsia="Arial Unicode MS" w:hAnsi="Arial" w:cs="Arial"/>
          <w:sz w:val="22"/>
          <w:szCs w:val="22"/>
          <w:u w:color="000000"/>
        </w:rPr>
        <w:t xml:space="preserve"> a talent pipel</w:t>
      </w:r>
      <w:r>
        <w:rPr>
          <w:rFonts w:ascii="Arial" w:eastAsia="Arial Unicode MS" w:hAnsi="Arial" w:cs="Arial"/>
          <w:sz w:val="22"/>
          <w:szCs w:val="22"/>
          <w:u w:color="000000"/>
        </w:rPr>
        <w:t>ine that multiple</w:t>
      </w:r>
      <w:r w:rsidRPr="00450BC4">
        <w:rPr>
          <w:rFonts w:ascii="Arial" w:eastAsia="Arial Unicode MS" w:hAnsi="Arial" w:cs="Arial"/>
          <w:sz w:val="22"/>
          <w:szCs w:val="22"/>
          <w:u w:color="000000"/>
        </w:rPr>
        <w:t xml:space="preserve"> firms in a local industry</w:t>
      </w:r>
      <w:r>
        <w:rPr>
          <w:rFonts w:ascii="Arial" w:eastAsia="Arial Unicode MS" w:hAnsi="Arial" w:cs="Arial"/>
          <w:sz w:val="22"/>
          <w:szCs w:val="22"/>
          <w:u w:color="000000"/>
        </w:rPr>
        <w:t xml:space="preserve"> can leverage</w:t>
      </w:r>
      <w:r w:rsidRPr="00450BC4">
        <w:rPr>
          <w:rFonts w:ascii="Arial" w:eastAsia="Arial Unicode MS" w:hAnsi="Arial" w:cs="Arial"/>
          <w:sz w:val="22"/>
          <w:szCs w:val="22"/>
          <w:u w:color="000000"/>
        </w:rPr>
        <w:t>.</w:t>
      </w:r>
      <w:r>
        <w:rPr>
          <w:rFonts w:ascii="Arial" w:eastAsia="Arial Unicode MS" w:hAnsi="Arial" w:cs="Arial"/>
          <w:sz w:val="22"/>
          <w:szCs w:val="22"/>
          <w:u w:color="000000"/>
        </w:rPr>
        <w:t xml:space="preserve"> This can also help mitigate some of the concerns that companies have about competing firms poaching their workers.</w:t>
      </w:r>
      <w:r w:rsidRPr="00450BC4">
        <w:rPr>
          <w:rFonts w:ascii="Arial" w:eastAsia="Arial Unicode MS" w:hAnsi="Arial" w:cs="Arial"/>
          <w:sz w:val="22"/>
          <w:szCs w:val="22"/>
          <w:u w:color="000000"/>
          <w:vertAlign w:val="superscript"/>
        </w:rPr>
        <w:endnoteReference w:id="107"/>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When sectoral programs aren’t possible, training should provide workers with 21</w:t>
      </w:r>
      <w:r w:rsidRPr="00F706CD">
        <w:rPr>
          <w:rPrChange w:id="597" w:author="david jackson" w:date="2018-12-14T14:31:00Z">
            <w:rPr>
              <w:rFonts w:ascii="Arial" w:eastAsia="Arial Unicode MS" w:hAnsi="Arial" w:cs="Arial"/>
              <w:sz w:val="22"/>
              <w:szCs w:val="22"/>
              <w:u w:color="000000"/>
              <w:vertAlign w:val="superscript"/>
            </w:rPr>
          </w:rPrChange>
        </w:rPr>
        <w:t>st</w:t>
      </w:r>
      <w:r w:rsidRPr="00450BC4">
        <w:rPr>
          <w:rFonts w:ascii="Arial" w:eastAsia="Arial Unicode MS" w:hAnsi="Arial" w:cs="Arial"/>
          <w:sz w:val="22"/>
          <w:szCs w:val="22"/>
          <w:u w:color="000000"/>
        </w:rPr>
        <w:t xml:space="preserve"> century skills</w:t>
      </w:r>
      <w:ins w:id="598" w:author="david jackson" w:date="2018-12-14T14:31:00Z">
        <w:r w:rsidR="00773278">
          <w:rPr>
            <w:rFonts w:ascii="Arial" w:eastAsia="Arial Unicode MS" w:hAnsi="Arial" w:cs="Arial"/>
            <w:sz w:val="22"/>
            <w:szCs w:val="22"/>
            <w:u w:color="000000"/>
          </w:rPr>
          <w:t>—</w:t>
        </w:r>
      </w:ins>
      <w:del w:id="599" w:author="david jackson" w:date="2018-12-14T14:31:00Z">
        <w:r w:rsidRPr="00450BC4" w:rsidDel="00773278">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 xml:space="preserve">ideally quantitative, digital, or technology-focused. A widely cited study by Jacobson, LaLonde, and Sullivan found that </w:t>
      </w:r>
      <w:r>
        <w:rPr>
          <w:rFonts w:ascii="Arial" w:eastAsia="Arial Unicode MS" w:hAnsi="Arial" w:cs="Arial"/>
          <w:sz w:val="22"/>
          <w:szCs w:val="22"/>
          <w:u w:color="000000"/>
        </w:rPr>
        <w:t xml:space="preserve">training </w:t>
      </w:r>
      <w:r w:rsidRPr="00450BC4">
        <w:rPr>
          <w:rFonts w:ascii="Arial" w:eastAsia="Arial Unicode MS" w:hAnsi="Arial" w:cs="Arial"/>
          <w:sz w:val="22"/>
          <w:szCs w:val="22"/>
          <w:u w:color="000000"/>
        </w:rPr>
        <w:t>program</w:t>
      </w:r>
      <w:r>
        <w:rPr>
          <w:rFonts w:ascii="Arial" w:eastAsia="Arial Unicode MS" w:hAnsi="Arial" w:cs="Arial"/>
          <w:sz w:val="22"/>
          <w:szCs w:val="22"/>
          <w:u w:color="000000"/>
        </w:rPr>
        <w:t>s</w:t>
      </w:r>
      <w:r w:rsidRPr="00450BC4">
        <w:rPr>
          <w:rFonts w:ascii="Arial" w:eastAsia="Arial Unicode MS" w:hAnsi="Arial" w:cs="Arial"/>
          <w:sz w:val="22"/>
          <w:szCs w:val="22"/>
          <w:u w:color="000000"/>
        </w:rPr>
        <w:t xml:space="preserve"> weighted toward quantitative skills</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significantly enhanced</w:t>
      </w:r>
      <w:r>
        <w:rPr>
          <w:rFonts w:ascii="Arial" w:eastAsia="Arial Unicode MS" w:hAnsi="Arial" w:cs="Arial"/>
          <w:sz w:val="22"/>
          <w:szCs w:val="22"/>
          <w:u w:color="000000"/>
        </w:rPr>
        <w:t xml:space="preserve"> outcomes for workers</w:t>
      </w:r>
      <w:r w:rsidRPr="00450BC4">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08"/>
      </w:r>
    </w:p>
    <w:p w14:paraId="7B0B3D24" w14:textId="77777777" w:rsidR="00A67A61" w:rsidRPr="00450BC4" w:rsidRDefault="00A67A61" w:rsidP="00A67A61">
      <w:pPr>
        <w:spacing w:line="276" w:lineRule="auto"/>
        <w:rPr>
          <w:rFonts w:ascii="Arial" w:eastAsia="Arial Unicode MS" w:hAnsi="Arial" w:cs="Arial"/>
          <w:sz w:val="22"/>
          <w:szCs w:val="22"/>
          <w:u w:color="000000"/>
        </w:rPr>
      </w:pPr>
    </w:p>
    <w:p w14:paraId="7935952C" w14:textId="02B5DDBD" w:rsidR="00A67A61" w:rsidRPr="00450BC4" w:rsidRDefault="00A67A61" w:rsidP="00A67A6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However, n</w:t>
      </w:r>
      <w:r w:rsidRPr="00450BC4">
        <w:rPr>
          <w:rFonts w:ascii="Arial" w:eastAsia="Arial Unicode MS" w:hAnsi="Arial" w:cs="Arial"/>
          <w:sz w:val="22"/>
          <w:szCs w:val="22"/>
          <w:u w:color="000000"/>
        </w:rPr>
        <w:t xml:space="preserve">either improved career counseling nor more robust worker retraining will be possible given the current </w:t>
      </w:r>
      <w:ins w:id="600" w:author="david jackson" w:date="2018-12-14T14:32:00Z">
        <w:r w:rsidR="002A592C">
          <w:rPr>
            <w:rFonts w:ascii="Arial" w:eastAsia="Arial Unicode MS" w:hAnsi="Arial" w:cs="Arial"/>
            <w:sz w:val="22"/>
            <w:szCs w:val="22"/>
            <w:u w:color="000000"/>
          </w:rPr>
          <w:t xml:space="preserve">U.S. </w:t>
        </w:r>
      </w:ins>
      <w:r w:rsidRPr="00450BC4">
        <w:rPr>
          <w:rFonts w:ascii="Arial" w:eastAsia="Arial Unicode MS" w:hAnsi="Arial" w:cs="Arial"/>
          <w:sz w:val="22"/>
          <w:szCs w:val="22"/>
          <w:u w:color="000000"/>
        </w:rPr>
        <w:t xml:space="preserve">level of financial support </w:t>
      </w:r>
      <w:del w:id="601" w:author="david jackson" w:date="2018-12-14T14:32:00Z">
        <w:r w:rsidRPr="00450BC4" w:rsidDel="002A592C">
          <w:rPr>
            <w:rFonts w:ascii="Arial" w:eastAsia="Arial Unicode MS" w:hAnsi="Arial" w:cs="Arial"/>
            <w:sz w:val="22"/>
            <w:szCs w:val="22"/>
            <w:u w:color="000000"/>
          </w:rPr>
          <w:delText>that the U.S. invests in</w:delText>
        </w:r>
      </w:del>
      <w:ins w:id="602" w:author="david jackson" w:date="2018-12-14T14:32:00Z">
        <w:r w:rsidR="002A592C">
          <w:rPr>
            <w:rFonts w:ascii="Arial" w:eastAsia="Arial Unicode MS" w:hAnsi="Arial" w:cs="Arial"/>
            <w:sz w:val="22"/>
            <w:szCs w:val="22"/>
            <w:u w:color="000000"/>
          </w:rPr>
          <w:t>for</w:t>
        </w:r>
      </w:ins>
      <w:r w:rsidRPr="00450BC4">
        <w:rPr>
          <w:rFonts w:ascii="Arial" w:eastAsia="Arial Unicode MS" w:hAnsi="Arial" w:cs="Arial"/>
          <w:sz w:val="22"/>
          <w:szCs w:val="22"/>
          <w:u w:color="000000"/>
        </w:rPr>
        <w:t xml:space="preserve"> displaced workers.</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The U</w:t>
      </w:r>
      <w:ins w:id="603" w:author="david jackson" w:date="2018-12-14T14:32:00Z">
        <w:r w:rsidR="00276E1C">
          <w:rPr>
            <w:rFonts w:ascii="Arial" w:eastAsia="Arial Unicode MS" w:hAnsi="Arial" w:cs="Arial"/>
            <w:sz w:val="22"/>
            <w:szCs w:val="22"/>
            <w:u w:color="000000"/>
          </w:rPr>
          <w:t>nited States</w:t>
        </w:r>
      </w:ins>
      <w:del w:id="604" w:author="david jackson" w:date="2018-12-14T14:32:00Z">
        <w:r w:rsidRPr="00450BC4" w:rsidDel="00276E1C">
          <w:rPr>
            <w:rFonts w:ascii="Arial" w:eastAsia="Arial Unicode MS" w:hAnsi="Arial" w:cs="Arial"/>
            <w:sz w:val="22"/>
            <w:szCs w:val="22"/>
            <w:u w:color="000000"/>
          </w:rPr>
          <w:delText>.S.</w:delText>
        </w:r>
      </w:del>
      <w:r w:rsidRPr="00450BC4">
        <w:rPr>
          <w:rFonts w:ascii="Arial" w:eastAsia="Arial Unicode MS" w:hAnsi="Arial" w:cs="Arial"/>
          <w:sz w:val="22"/>
          <w:szCs w:val="22"/>
          <w:u w:color="000000"/>
        </w:rPr>
        <w:t xml:space="preserve"> spends just 0.1 percent of its GDP on “active labor market policies,” </w:t>
      </w:r>
      <w:del w:id="605" w:author="david jackson" w:date="2018-12-14T14:33:00Z">
        <w:r w:rsidRPr="00450BC4" w:rsidDel="00276E1C">
          <w:rPr>
            <w:rFonts w:ascii="Arial" w:eastAsia="Arial Unicode MS" w:hAnsi="Arial" w:cs="Arial"/>
            <w:sz w:val="22"/>
            <w:szCs w:val="22"/>
            <w:u w:color="000000"/>
          </w:rPr>
          <w:delText xml:space="preserve">or </w:delText>
        </w:r>
      </w:del>
      <w:r w:rsidRPr="00450BC4">
        <w:rPr>
          <w:rFonts w:ascii="Arial" w:eastAsia="Arial Unicode MS" w:hAnsi="Arial" w:cs="Arial"/>
          <w:sz w:val="22"/>
          <w:szCs w:val="22"/>
          <w:u w:color="000000"/>
        </w:rPr>
        <w:t xml:space="preserve">the policies other than income support that actively facilitate worker reemployment. As a percentage of GDP, this is less than every country in the OECD other than Mexico, and less than half of what the </w:t>
      </w:r>
      <w:del w:id="606" w:author="david jackson" w:date="2018-12-14T14:33:00Z">
        <w:r w:rsidRPr="00450BC4" w:rsidDel="00042E87">
          <w:rPr>
            <w:rFonts w:ascii="Arial" w:eastAsia="Arial Unicode MS" w:hAnsi="Arial" w:cs="Arial"/>
            <w:sz w:val="22"/>
            <w:szCs w:val="22"/>
            <w:u w:color="000000"/>
          </w:rPr>
          <w:delText>U.S.</w:delText>
        </w:r>
      </w:del>
      <w:ins w:id="607" w:author="david jackson" w:date="2018-12-14T14:33:00Z">
        <w:r w:rsidR="00042E87">
          <w:rPr>
            <w:rFonts w:ascii="Arial" w:eastAsia="Arial Unicode MS" w:hAnsi="Arial" w:cs="Arial"/>
            <w:sz w:val="22"/>
            <w:szCs w:val="22"/>
            <w:u w:color="000000"/>
          </w:rPr>
          <w:t>United States</w:t>
        </w:r>
      </w:ins>
      <w:r w:rsidRPr="00450BC4">
        <w:rPr>
          <w:rFonts w:ascii="Arial" w:eastAsia="Arial Unicode MS" w:hAnsi="Arial" w:cs="Arial"/>
          <w:sz w:val="22"/>
          <w:szCs w:val="22"/>
          <w:u w:color="000000"/>
        </w:rPr>
        <w:t xml:space="preserve"> spent in 1985.</w:t>
      </w:r>
      <w:r w:rsidRPr="00450BC4">
        <w:rPr>
          <w:rFonts w:ascii="Arial" w:eastAsia="Arial Unicode MS" w:hAnsi="Arial" w:cs="Arial"/>
          <w:sz w:val="22"/>
          <w:szCs w:val="22"/>
          <w:u w:color="000000"/>
          <w:vertAlign w:val="superscript"/>
        </w:rPr>
        <w:endnoteReference w:id="109"/>
      </w:r>
      <w:r w:rsidRPr="00450BC4">
        <w:rPr>
          <w:rFonts w:ascii="Arial" w:eastAsia="Arial Unicode MS" w:hAnsi="Arial" w:cs="Arial"/>
          <w:sz w:val="22"/>
          <w:szCs w:val="22"/>
          <w:u w:color="000000"/>
        </w:rPr>
        <w:t xml:space="preserve"> Policymakers should therefore </w:t>
      </w:r>
      <w:r w:rsidRPr="00450BC4">
        <w:rPr>
          <w:rFonts w:ascii="Arial" w:eastAsia="Arial Unicode MS" w:hAnsi="Arial" w:cs="Arial"/>
          <w:b/>
          <w:sz w:val="22"/>
          <w:szCs w:val="22"/>
          <w:u w:color="000000"/>
        </w:rPr>
        <w:t>increase funding for active labor market policies</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and</w:t>
      </w:r>
      <w:r w:rsidRPr="00450BC4">
        <w:rPr>
          <w:rFonts w:ascii="Arial" w:eastAsia="Arial Unicode MS" w:hAnsi="Arial" w:cs="Arial"/>
          <w:sz w:val="22"/>
          <w:szCs w:val="22"/>
          <w:u w:color="000000"/>
        </w:rPr>
        <w:t xml:space="preserve"> index future appropriations to the growth of the labor force</w:t>
      </w:r>
      <w:r w:rsidRPr="00450BC4">
        <w:rPr>
          <w:rFonts w:ascii="Arial" w:eastAsia="Arial Unicode MS" w:hAnsi="Arial" w:cs="Arial"/>
          <w:b/>
          <w:sz w:val="22"/>
          <w:szCs w:val="22"/>
          <w:u w:color="000000"/>
        </w:rPr>
        <w:t xml:space="preserve"> </w:t>
      </w:r>
      <w:r w:rsidRPr="00450BC4">
        <w:rPr>
          <w:rFonts w:ascii="Arial" w:eastAsia="Arial Unicode MS" w:hAnsi="Arial" w:cs="Arial"/>
          <w:sz w:val="22"/>
          <w:szCs w:val="22"/>
          <w:u w:color="000000"/>
        </w:rPr>
        <w:t>to prevent the erosion of per capita funding.</w:t>
      </w:r>
    </w:p>
    <w:p w14:paraId="17A8A602" w14:textId="77777777" w:rsidR="00A67A61" w:rsidRPr="00450BC4" w:rsidRDefault="00A67A61" w:rsidP="00A67A61">
      <w:pPr>
        <w:spacing w:line="276" w:lineRule="auto"/>
        <w:rPr>
          <w:rFonts w:ascii="Arial" w:eastAsia="Arial Unicode MS" w:hAnsi="Arial" w:cs="Arial"/>
          <w:sz w:val="22"/>
          <w:szCs w:val="22"/>
          <w:u w:color="000000"/>
        </w:rPr>
      </w:pPr>
    </w:p>
    <w:p w14:paraId="3BF5594B" w14:textId="1A78F603" w:rsidR="00A67A61" w:rsidRPr="00450BC4" w:rsidRDefault="00A67A61" w:rsidP="00A67A6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 xml:space="preserve">In addition to investing more in policies that actively connect workers to jobs, the </w:t>
      </w:r>
      <w:del w:id="608" w:author="david jackson" w:date="2018-12-14T14:33:00Z">
        <w:r w:rsidDel="00B055D3">
          <w:rPr>
            <w:rFonts w:ascii="Arial" w:eastAsia="Arial Unicode MS" w:hAnsi="Arial" w:cs="Arial"/>
            <w:sz w:val="22"/>
            <w:szCs w:val="22"/>
            <w:u w:color="000000"/>
          </w:rPr>
          <w:delText>U.S</w:delText>
        </w:r>
      </w:del>
      <w:ins w:id="609" w:author="david jackson" w:date="2018-12-14T14:33:00Z">
        <w:r w:rsidR="00B055D3">
          <w:rPr>
            <w:rFonts w:ascii="Arial" w:eastAsia="Arial Unicode MS" w:hAnsi="Arial" w:cs="Arial"/>
            <w:sz w:val="22"/>
            <w:szCs w:val="22"/>
            <w:u w:color="000000"/>
          </w:rPr>
          <w:t>United States</w:t>
        </w:r>
      </w:ins>
      <w:r>
        <w:rPr>
          <w:rFonts w:ascii="Arial" w:eastAsia="Arial Unicode MS" w:hAnsi="Arial" w:cs="Arial"/>
          <w:sz w:val="22"/>
          <w:szCs w:val="22"/>
          <w:u w:color="000000"/>
        </w:rPr>
        <w:t xml:space="preserve">. must also help workers support themselves financially while they are job searching or training. As a result, the third pillar of a Universal Adjustment Benefit must be to </w:t>
      </w:r>
      <w:r>
        <w:rPr>
          <w:rFonts w:ascii="Arial" w:eastAsia="Arial Unicode MS" w:hAnsi="Arial" w:cs="Arial"/>
          <w:b/>
          <w:sz w:val="22"/>
          <w:szCs w:val="22"/>
          <w:u w:color="000000"/>
        </w:rPr>
        <w:t>strengthen</w:t>
      </w:r>
      <w:r w:rsidRPr="00450BC4">
        <w:rPr>
          <w:rFonts w:ascii="Arial" w:eastAsia="Arial Unicode MS" w:hAnsi="Arial" w:cs="Arial"/>
          <w:b/>
          <w:sz w:val="22"/>
          <w:szCs w:val="22"/>
          <w:u w:color="000000"/>
        </w:rPr>
        <w:t xml:space="preserve"> income support during times of displacement and retraining</w:t>
      </w:r>
      <w:r>
        <w:rPr>
          <w:rFonts w:ascii="Arial" w:eastAsia="Arial Unicode MS" w:hAnsi="Arial" w:cs="Arial"/>
          <w:sz w:val="22"/>
          <w:szCs w:val="22"/>
          <w:u w:color="000000"/>
        </w:rPr>
        <w:t>.</w:t>
      </w:r>
      <w:r w:rsidRPr="00450BC4">
        <w:rPr>
          <w:rFonts w:ascii="Arial" w:eastAsia="Arial Unicode MS" w:hAnsi="Arial" w:cs="Arial"/>
          <w:sz w:val="22"/>
          <w:szCs w:val="22"/>
          <w:u w:color="000000"/>
        </w:rPr>
        <w:t xml:space="preserve"> Training is in many cases a full-time commitment</w:t>
      </w:r>
      <w:r>
        <w:rPr>
          <w:rFonts w:ascii="Arial" w:eastAsia="Arial Unicode MS" w:hAnsi="Arial" w:cs="Arial"/>
          <w:sz w:val="22"/>
          <w:szCs w:val="22"/>
          <w:u w:color="000000"/>
        </w:rPr>
        <w:t>. However, c</w:t>
      </w:r>
      <w:r w:rsidRPr="00450BC4">
        <w:rPr>
          <w:rFonts w:ascii="Arial" w:eastAsia="Arial Unicode MS" w:hAnsi="Arial" w:cs="Arial"/>
          <w:sz w:val="22"/>
          <w:szCs w:val="22"/>
          <w:u w:color="000000"/>
        </w:rPr>
        <w:t>ur</w:t>
      </w:r>
      <w:r>
        <w:rPr>
          <w:rFonts w:ascii="Arial" w:eastAsia="Arial Unicode MS" w:hAnsi="Arial" w:cs="Arial"/>
          <w:sz w:val="22"/>
          <w:szCs w:val="22"/>
          <w:u w:color="000000"/>
        </w:rPr>
        <w:t>rent U.S. income support</w:t>
      </w:r>
      <w:r w:rsidRPr="00450BC4">
        <w:rPr>
          <w:rFonts w:ascii="Arial" w:eastAsia="Arial Unicode MS" w:hAnsi="Arial" w:cs="Arial"/>
          <w:sz w:val="22"/>
          <w:szCs w:val="22"/>
          <w:u w:color="000000"/>
        </w:rPr>
        <w:t>s are</w:t>
      </w:r>
      <w:r>
        <w:rPr>
          <w:rFonts w:ascii="Arial" w:eastAsia="Arial Unicode MS" w:hAnsi="Arial" w:cs="Arial"/>
          <w:sz w:val="22"/>
          <w:szCs w:val="22"/>
          <w:u w:color="000000"/>
        </w:rPr>
        <w:t xml:space="preserve"> insufficient</w:t>
      </w:r>
      <w:r w:rsidRPr="00450BC4">
        <w:rPr>
          <w:rFonts w:ascii="Arial" w:eastAsia="Arial Unicode MS" w:hAnsi="Arial" w:cs="Arial"/>
          <w:sz w:val="22"/>
          <w:szCs w:val="22"/>
          <w:u w:color="000000"/>
        </w:rPr>
        <w:t xml:space="preserve"> to help workers </w:t>
      </w:r>
      <w:r>
        <w:rPr>
          <w:rFonts w:ascii="Arial" w:eastAsia="Arial Unicode MS" w:hAnsi="Arial" w:cs="Arial"/>
          <w:sz w:val="22"/>
          <w:szCs w:val="22"/>
          <w:u w:color="000000"/>
        </w:rPr>
        <w:t xml:space="preserve">effectively </w:t>
      </w:r>
      <w:r w:rsidRPr="00450BC4">
        <w:rPr>
          <w:rFonts w:ascii="Arial" w:eastAsia="Arial Unicode MS" w:hAnsi="Arial" w:cs="Arial"/>
          <w:sz w:val="22"/>
          <w:szCs w:val="22"/>
          <w:u w:color="000000"/>
        </w:rPr>
        <w:t>transition from at-risk to resilient work</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 xml:space="preserve">Unemployment Insurance (UI), the primary income support program for displaced workers, covers fewer </w:t>
      </w:r>
      <w:r>
        <w:rPr>
          <w:rFonts w:ascii="Arial" w:eastAsia="Arial Unicode MS" w:hAnsi="Arial" w:cs="Arial"/>
          <w:sz w:val="22"/>
          <w:szCs w:val="22"/>
          <w:u w:color="000000"/>
        </w:rPr>
        <w:t>than half of unemployed workers</w:t>
      </w:r>
      <w:r w:rsidRPr="00450BC4">
        <w:rPr>
          <w:rFonts w:ascii="Arial" w:eastAsia="Arial Unicode MS" w:hAnsi="Arial" w:cs="Arial"/>
          <w:sz w:val="22"/>
          <w:szCs w:val="22"/>
          <w:u w:color="000000"/>
        </w:rPr>
        <w:t xml:space="preserve"> and replaces less than ha</w:t>
      </w:r>
      <w:r>
        <w:rPr>
          <w:rFonts w:ascii="Arial" w:eastAsia="Arial Unicode MS" w:hAnsi="Arial" w:cs="Arial"/>
          <w:sz w:val="22"/>
          <w:szCs w:val="22"/>
          <w:u w:color="000000"/>
        </w:rPr>
        <w:t xml:space="preserve">lf of their salary on average, </w:t>
      </w:r>
      <w:r w:rsidRPr="00450BC4">
        <w:rPr>
          <w:rFonts w:ascii="Arial" w:eastAsia="Arial Unicode MS" w:hAnsi="Arial" w:cs="Arial"/>
          <w:sz w:val="22"/>
          <w:szCs w:val="22"/>
          <w:u w:color="000000"/>
        </w:rPr>
        <w:t>with wide variation among states.</w:t>
      </w:r>
      <w:r w:rsidRPr="00450BC4">
        <w:rPr>
          <w:rFonts w:ascii="Arial" w:eastAsia="Arial Unicode MS" w:hAnsi="Arial" w:cs="Arial"/>
          <w:sz w:val="22"/>
          <w:szCs w:val="22"/>
          <w:u w:color="000000"/>
          <w:vertAlign w:val="superscript"/>
        </w:rPr>
        <w:endnoteReference w:id="110"/>
      </w:r>
      <w:r>
        <w:rPr>
          <w:rFonts w:ascii="Arial" w:eastAsia="Arial Unicode MS" w:hAnsi="Arial" w:cs="Arial"/>
          <w:sz w:val="22"/>
          <w:szCs w:val="22"/>
          <w:u w:color="000000"/>
        </w:rPr>
        <w:t xml:space="preserve"> T</w:t>
      </w:r>
      <w:r w:rsidRPr="00450BC4">
        <w:rPr>
          <w:rFonts w:ascii="Arial" w:eastAsia="Arial Unicode MS" w:hAnsi="Arial" w:cs="Arial"/>
          <w:sz w:val="22"/>
          <w:szCs w:val="22"/>
          <w:u w:color="000000"/>
        </w:rPr>
        <w:t xml:space="preserve">he length of UI benefits </w:t>
      </w:r>
      <w:r>
        <w:rPr>
          <w:rFonts w:ascii="Arial" w:eastAsia="Arial Unicode MS" w:hAnsi="Arial" w:cs="Arial"/>
          <w:sz w:val="22"/>
          <w:szCs w:val="22"/>
          <w:u w:color="000000"/>
        </w:rPr>
        <w:t>also varies, with some states offering as few as</w:t>
      </w:r>
      <w:r w:rsidRPr="00450BC4">
        <w:rPr>
          <w:rFonts w:ascii="Arial" w:eastAsia="Arial Unicode MS" w:hAnsi="Arial" w:cs="Arial"/>
          <w:sz w:val="22"/>
          <w:szCs w:val="22"/>
          <w:u w:color="000000"/>
        </w:rPr>
        <w:t xml:space="preserve"> 12 </w:t>
      </w:r>
      <w:r>
        <w:rPr>
          <w:rFonts w:ascii="Arial" w:eastAsia="Arial Unicode MS" w:hAnsi="Arial" w:cs="Arial"/>
          <w:sz w:val="22"/>
          <w:szCs w:val="22"/>
          <w:u w:color="000000"/>
        </w:rPr>
        <w:t>weeks</w:t>
      </w:r>
      <w:r w:rsidRPr="00450BC4">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11"/>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These policies</w:t>
      </w:r>
      <w:r w:rsidRPr="00450BC4">
        <w:rPr>
          <w:rFonts w:ascii="Arial" w:eastAsia="Arial Unicode MS" w:hAnsi="Arial" w:cs="Arial"/>
          <w:sz w:val="22"/>
          <w:szCs w:val="22"/>
          <w:u w:color="000000"/>
        </w:rPr>
        <w:t xml:space="preserve"> make it difficult for workers to choose to enter training rather than take the first job that comes their way. </w:t>
      </w:r>
    </w:p>
    <w:p w14:paraId="4E6F5F6C" w14:textId="77777777" w:rsidR="00A67A61" w:rsidRPr="00450BC4" w:rsidRDefault="00A67A61" w:rsidP="00A67A61">
      <w:pPr>
        <w:spacing w:line="276" w:lineRule="auto"/>
        <w:rPr>
          <w:rFonts w:ascii="Arial" w:eastAsia="Arial Unicode MS" w:hAnsi="Arial" w:cs="Arial"/>
          <w:sz w:val="22"/>
          <w:szCs w:val="22"/>
          <w:u w:color="000000"/>
        </w:rPr>
      </w:pPr>
    </w:p>
    <w:p w14:paraId="21AC8F86" w14:textId="77777777"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However, some displaced workers</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get support above-and-beyond what other Americans get. TAA</w:t>
      </w:r>
      <w:r>
        <w:rPr>
          <w:rFonts w:ascii="Arial" w:eastAsia="Arial Unicode MS" w:hAnsi="Arial" w:cs="Arial"/>
          <w:sz w:val="22"/>
          <w:szCs w:val="22"/>
          <w:u w:color="000000"/>
        </w:rPr>
        <w:t>, for example,</w:t>
      </w:r>
      <w:r w:rsidRPr="00450BC4">
        <w:rPr>
          <w:rFonts w:ascii="Arial" w:eastAsia="Arial Unicode MS" w:hAnsi="Arial" w:cs="Arial"/>
          <w:sz w:val="22"/>
          <w:szCs w:val="22"/>
          <w:u w:color="000000"/>
        </w:rPr>
        <w:t xml:space="preserve"> provides workers in training a “Trade Readjustment Allowance” that kicks in once UI benefits end, giving workers an additional 18 months of financial support. Since workers dislocated through automation cannot access this program they are, in effect, penalized because of the cause of their displacement. </w:t>
      </w:r>
    </w:p>
    <w:p w14:paraId="740AC09F" w14:textId="77777777" w:rsidR="00A67A61" w:rsidRPr="00450BC4" w:rsidRDefault="00A67A61" w:rsidP="00A67A61">
      <w:pPr>
        <w:spacing w:line="276" w:lineRule="auto"/>
        <w:rPr>
          <w:rFonts w:ascii="Arial" w:eastAsia="Arial Unicode MS" w:hAnsi="Arial" w:cs="Arial"/>
          <w:sz w:val="22"/>
          <w:szCs w:val="22"/>
          <w:u w:color="000000"/>
        </w:rPr>
      </w:pPr>
    </w:p>
    <w:p w14:paraId="5B8C95C3" w14:textId="7E1AFE48" w:rsidR="00A67A61"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Reforms to the current support system for dislocated workers are essential. As an initial step, </w:t>
      </w:r>
      <w:r>
        <w:rPr>
          <w:rFonts w:ascii="Arial" w:eastAsia="Arial Unicode MS" w:hAnsi="Arial" w:cs="Arial"/>
          <w:sz w:val="22"/>
          <w:szCs w:val="22"/>
          <w:u w:color="000000"/>
        </w:rPr>
        <w:t xml:space="preserve">all </w:t>
      </w:r>
      <w:r w:rsidRPr="00450BC4">
        <w:rPr>
          <w:rFonts w:ascii="Arial" w:eastAsia="Arial Unicode MS" w:hAnsi="Arial" w:cs="Arial"/>
          <w:sz w:val="22"/>
          <w:szCs w:val="22"/>
          <w:u w:color="000000"/>
        </w:rPr>
        <w:t xml:space="preserve">states should offer </w:t>
      </w:r>
      <w:r>
        <w:rPr>
          <w:rFonts w:ascii="Arial" w:eastAsia="Arial Unicode MS" w:hAnsi="Arial" w:cs="Arial"/>
          <w:sz w:val="22"/>
          <w:szCs w:val="22"/>
          <w:u w:color="000000"/>
        </w:rPr>
        <w:t>at least</w:t>
      </w:r>
      <w:r w:rsidRPr="00450BC4">
        <w:rPr>
          <w:rFonts w:ascii="Arial" w:eastAsia="Arial Unicode MS" w:hAnsi="Arial" w:cs="Arial"/>
          <w:sz w:val="22"/>
          <w:szCs w:val="22"/>
          <w:u w:color="000000"/>
        </w:rPr>
        <w:t xml:space="preserve"> </w:t>
      </w:r>
      <w:del w:id="610" w:author="david jackson" w:date="2018-12-14T14:39:00Z">
        <w:r w:rsidRPr="00450BC4" w:rsidDel="006E7DF2">
          <w:rPr>
            <w:rFonts w:ascii="Arial" w:eastAsia="Arial Unicode MS" w:hAnsi="Arial" w:cs="Arial"/>
            <w:sz w:val="22"/>
            <w:szCs w:val="22"/>
            <w:u w:color="000000"/>
          </w:rPr>
          <w:delText xml:space="preserve">6 </w:delText>
        </w:r>
      </w:del>
      <w:ins w:id="611" w:author="david jackson" w:date="2018-12-14T14:39:00Z">
        <w:r w:rsidR="006E7DF2">
          <w:rPr>
            <w:rFonts w:ascii="Arial" w:eastAsia="Arial Unicode MS" w:hAnsi="Arial" w:cs="Arial"/>
            <w:sz w:val="22"/>
            <w:szCs w:val="22"/>
            <w:u w:color="000000"/>
          </w:rPr>
          <w:t>six</w:t>
        </w:r>
        <w:r w:rsidR="006E7DF2" w:rsidRPr="00450BC4">
          <w:rPr>
            <w:rFonts w:ascii="Arial" w:eastAsia="Arial Unicode MS" w:hAnsi="Arial" w:cs="Arial"/>
            <w:sz w:val="22"/>
            <w:szCs w:val="22"/>
            <w:u w:color="000000"/>
          </w:rPr>
          <w:t xml:space="preserve"> </w:t>
        </w:r>
      </w:ins>
      <w:r w:rsidRPr="00450BC4">
        <w:rPr>
          <w:rFonts w:ascii="Arial" w:eastAsia="Arial Unicode MS" w:hAnsi="Arial" w:cs="Arial"/>
          <w:sz w:val="22"/>
          <w:szCs w:val="22"/>
          <w:u w:color="000000"/>
        </w:rPr>
        <w:t xml:space="preserve">months </w:t>
      </w:r>
      <w:r>
        <w:rPr>
          <w:rFonts w:ascii="Arial" w:eastAsia="Arial Unicode MS" w:hAnsi="Arial" w:cs="Arial"/>
          <w:sz w:val="22"/>
          <w:szCs w:val="22"/>
          <w:u w:color="000000"/>
        </w:rPr>
        <w:t>of unemployment benefits</w:t>
      </w:r>
      <w:r w:rsidRPr="00450BC4">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12"/>
      </w:r>
      <w:r w:rsidRPr="00450BC4">
        <w:rPr>
          <w:rFonts w:ascii="Arial" w:eastAsia="Arial Unicode MS" w:hAnsi="Arial" w:cs="Arial"/>
          <w:sz w:val="22"/>
          <w:szCs w:val="22"/>
          <w:u w:color="000000"/>
        </w:rPr>
        <w:t xml:space="preserve"> Furthermore, the U.S. should </w:t>
      </w:r>
      <w:r w:rsidRPr="00807131">
        <w:rPr>
          <w:rFonts w:ascii="Arial" w:eastAsia="Arial Unicode MS" w:hAnsi="Arial" w:cs="Arial"/>
          <w:sz w:val="22"/>
          <w:szCs w:val="22"/>
          <w:u w:color="000000"/>
        </w:rPr>
        <w:t xml:space="preserve">extend income support for displaced workers in training </w:t>
      </w:r>
      <w:r w:rsidRPr="00450BC4">
        <w:rPr>
          <w:rFonts w:ascii="Arial" w:eastAsia="Arial Unicode MS" w:hAnsi="Arial" w:cs="Arial"/>
          <w:sz w:val="22"/>
          <w:szCs w:val="22"/>
          <w:u w:color="000000"/>
        </w:rPr>
        <w:t>to cover the full duration of the program, up to at leas</w:t>
      </w:r>
      <w:r>
        <w:rPr>
          <w:rFonts w:ascii="Arial" w:eastAsia="Arial Unicode MS" w:hAnsi="Arial" w:cs="Arial"/>
          <w:sz w:val="22"/>
          <w:szCs w:val="22"/>
          <w:u w:color="000000"/>
        </w:rPr>
        <w:t xml:space="preserve">t two years (as is already done with </w:t>
      </w:r>
      <w:r>
        <w:rPr>
          <w:rFonts w:ascii="Arial" w:eastAsia="Arial Unicode MS" w:hAnsi="Arial" w:cs="Arial"/>
          <w:sz w:val="22"/>
          <w:szCs w:val="22"/>
          <w:u w:color="000000"/>
        </w:rPr>
        <w:lastRenderedPageBreak/>
        <w:t>TAA). Additionally, s</w:t>
      </w:r>
      <w:r w:rsidRPr="00450BC4">
        <w:rPr>
          <w:rFonts w:ascii="Arial" w:eastAsia="Arial Unicode MS" w:hAnsi="Arial" w:cs="Arial"/>
          <w:sz w:val="22"/>
          <w:szCs w:val="22"/>
          <w:u w:color="000000"/>
        </w:rPr>
        <w:t>tates should increase the maximum income support threshold and index it to the average wage in the local area.</w:t>
      </w:r>
    </w:p>
    <w:p w14:paraId="3B5A3960" w14:textId="77777777" w:rsidR="00A67A61" w:rsidRDefault="00A67A61" w:rsidP="00A67A61">
      <w:pPr>
        <w:spacing w:line="276" w:lineRule="auto"/>
        <w:rPr>
          <w:rFonts w:ascii="Arial" w:eastAsia="Arial Unicode MS" w:hAnsi="Arial" w:cs="Arial"/>
          <w:sz w:val="22"/>
          <w:szCs w:val="22"/>
          <w:u w:color="000000"/>
        </w:rPr>
      </w:pPr>
    </w:p>
    <w:p w14:paraId="0F57E20F" w14:textId="77777777" w:rsidR="00A67A61" w:rsidRPr="00EE49DD"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b/>
          <w:color w:val="auto"/>
        </w:rPr>
      </w:pPr>
      <w:r w:rsidRPr="00EE49DD">
        <w:rPr>
          <w:rFonts w:cs="Arial"/>
          <w:b/>
          <w:color w:val="auto"/>
        </w:rPr>
        <w:t>Danish flexicurity: Intensive support combined with a duty to work</w:t>
      </w:r>
    </w:p>
    <w:p w14:paraId="3988062F" w14:textId="77777777" w:rsidR="00A67A61" w:rsidRPr="00EE49DD"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p>
    <w:p w14:paraId="3261FD69" w14:textId="49A0AD6F" w:rsidR="00A67A61"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r w:rsidRPr="00EE49DD">
        <w:rPr>
          <w:rFonts w:cs="Arial"/>
          <w:color w:val="auto"/>
        </w:rPr>
        <w:t xml:space="preserve">Among the Nordic countries, the Danish system of ‘flexicurity’, </w:t>
      </w:r>
      <w:r>
        <w:rPr>
          <w:rFonts w:cs="Arial"/>
          <w:color w:val="auto"/>
        </w:rPr>
        <w:t>which combines</w:t>
      </w:r>
      <w:r w:rsidRPr="00EE49DD">
        <w:rPr>
          <w:rFonts w:cs="Arial"/>
          <w:color w:val="auto"/>
        </w:rPr>
        <w:t xml:space="preserve"> relatively low employment security with strong act</w:t>
      </w:r>
      <w:r>
        <w:rPr>
          <w:rFonts w:cs="Arial"/>
          <w:color w:val="auto"/>
        </w:rPr>
        <w:t>ive labor market policies and generous income support</w:t>
      </w:r>
      <w:r w:rsidRPr="00EE49DD">
        <w:rPr>
          <w:rFonts w:cs="Arial"/>
          <w:color w:val="auto"/>
        </w:rPr>
        <w:t xml:space="preserve">, has received attention as a potential model </w:t>
      </w:r>
      <w:del w:id="612" w:author="david jackson" w:date="2018-12-14T14:40:00Z">
        <w:r w:rsidRPr="00EE49DD" w:rsidDel="00134A3E">
          <w:rPr>
            <w:rFonts w:cs="Arial"/>
            <w:color w:val="auto"/>
          </w:rPr>
          <w:delText xml:space="preserve">to </w:delText>
        </w:r>
        <w:r w:rsidDel="00134A3E">
          <w:rPr>
            <w:rFonts w:cs="Arial"/>
            <w:color w:val="auto"/>
          </w:rPr>
          <w:delText>export globally</w:delText>
        </w:r>
      </w:del>
      <w:ins w:id="613" w:author="david jackson" w:date="2018-12-14T14:40:00Z">
        <w:r w:rsidR="00134A3E">
          <w:rPr>
            <w:rFonts w:cs="Arial"/>
            <w:color w:val="auto"/>
          </w:rPr>
          <w:t>for other nations</w:t>
        </w:r>
      </w:ins>
      <w:r>
        <w:rPr>
          <w:rFonts w:cs="Arial"/>
          <w:color w:val="auto"/>
        </w:rPr>
        <w:t>.</w:t>
      </w:r>
      <w:r w:rsidRPr="00EE49DD">
        <w:rPr>
          <w:rFonts w:cs="Arial"/>
          <w:color w:val="auto"/>
        </w:rPr>
        <w:t xml:space="preserve"> </w:t>
      </w:r>
    </w:p>
    <w:p w14:paraId="744371CB" w14:textId="77777777" w:rsidR="00A67A61"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p>
    <w:p w14:paraId="5A7171FB" w14:textId="6FEB6518" w:rsidR="00A67A61"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r w:rsidRPr="00967434">
        <w:rPr>
          <w:rFonts w:cs="Arial"/>
          <w:color w:val="auto"/>
        </w:rPr>
        <w:t>How does the Dani</w:t>
      </w:r>
      <w:r>
        <w:rPr>
          <w:rFonts w:cs="Arial"/>
          <w:color w:val="auto"/>
        </w:rPr>
        <w:t xml:space="preserve">sh system work? When </w:t>
      </w:r>
      <w:r w:rsidRPr="00967434">
        <w:rPr>
          <w:rFonts w:cs="Arial"/>
          <w:color w:val="auto"/>
        </w:rPr>
        <w:t>worker</w:t>
      </w:r>
      <w:r>
        <w:rPr>
          <w:rFonts w:cs="Arial"/>
          <w:color w:val="auto"/>
        </w:rPr>
        <w:t xml:space="preserve">s are </w:t>
      </w:r>
      <w:r w:rsidRPr="00967434">
        <w:rPr>
          <w:rFonts w:cs="Arial"/>
          <w:color w:val="auto"/>
        </w:rPr>
        <w:t xml:space="preserve">laid off, </w:t>
      </w:r>
      <w:r>
        <w:rPr>
          <w:rFonts w:cs="Arial"/>
          <w:color w:val="auto"/>
        </w:rPr>
        <w:t>they</w:t>
      </w:r>
      <w:r w:rsidRPr="00967434">
        <w:rPr>
          <w:rFonts w:cs="Arial"/>
          <w:color w:val="auto"/>
        </w:rPr>
        <w:t xml:space="preserve"> must register at a</w:t>
      </w:r>
      <w:r>
        <w:rPr>
          <w:rFonts w:cs="Arial"/>
          <w:color w:val="auto"/>
        </w:rPr>
        <w:t xml:space="preserve"> local </w:t>
      </w:r>
      <w:del w:id="614" w:author="david jackson" w:date="2018-12-14T14:40:00Z">
        <w:r w:rsidDel="00BA7354">
          <w:rPr>
            <w:rFonts w:cs="Arial"/>
            <w:color w:val="auto"/>
          </w:rPr>
          <w:delText>Job Centre</w:delText>
        </w:r>
      </w:del>
      <w:ins w:id="615" w:author="david jackson" w:date="2018-12-14T14:40:00Z">
        <w:r w:rsidR="00BA7354">
          <w:rPr>
            <w:rFonts w:cs="Arial"/>
            <w:color w:val="auto"/>
          </w:rPr>
          <w:t>job center</w:t>
        </w:r>
      </w:ins>
      <w:r w:rsidRPr="00967434">
        <w:rPr>
          <w:rFonts w:cs="Arial"/>
          <w:color w:val="auto"/>
        </w:rPr>
        <w:t xml:space="preserve"> or unemployed insurance fund</w:t>
      </w:r>
      <w:r>
        <w:rPr>
          <w:rFonts w:cs="Arial"/>
          <w:color w:val="auto"/>
        </w:rPr>
        <w:t xml:space="preserve"> office</w:t>
      </w:r>
      <w:r w:rsidRPr="00967434">
        <w:rPr>
          <w:rFonts w:cs="Arial"/>
          <w:color w:val="auto"/>
        </w:rPr>
        <w:t xml:space="preserve">. Once </w:t>
      </w:r>
      <w:r>
        <w:rPr>
          <w:rFonts w:cs="Arial"/>
          <w:color w:val="auto"/>
        </w:rPr>
        <w:t>they</w:t>
      </w:r>
      <w:r w:rsidRPr="00967434">
        <w:rPr>
          <w:rFonts w:cs="Arial"/>
          <w:color w:val="auto"/>
        </w:rPr>
        <w:t xml:space="preserve"> ha</w:t>
      </w:r>
      <w:r>
        <w:rPr>
          <w:rFonts w:cs="Arial"/>
          <w:color w:val="auto"/>
        </w:rPr>
        <w:t>ve</w:t>
      </w:r>
      <w:r w:rsidRPr="00967434">
        <w:rPr>
          <w:rFonts w:cs="Arial"/>
          <w:color w:val="auto"/>
        </w:rPr>
        <w:t xml:space="preserve"> done so, </w:t>
      </w:r>
      <w:r>
        <w:rPr>
          <w:rFonts w:cs="Arial"/>
          <w:color w:val="auto"/>
        </w:rPr>
        <w:t>they</w:t>
      </w:r>
      <w:r w:rsidRPr="00967434">
        <w:rPr>
          <w:rFonts w:cs="Arial"/>
          <w:color w:val="auto"/>
        </w:rPr>
        <w:t xml:space="preserve"> can access a variety of</w:t>
      </w:r>
      <w:r>
        <w:rPr>
          <w:rFonts w:cs="Arial"/>
          <w:color w:val="auto"/>
        </w:rPr>
        <w:t xml:space="preserve"> </w:t>
      </w:r>
      <w:r w:rsidRPr="00967434">
        <w:rPr>
          <w:rFonts w:cs="Arial"/>
          <w:color w:val="auto"/>
        </w:rPr>
        <w:t xml:space="preserve">skills assessments </w:t>
      </w:r>
      <w:r>
        <w:rPr>
          <w:rFonts w:cs="Arial"/>
          <w:color w:val="auto"/>
        </w:rPr>
        <w:t xml:space="preserve">and </w:t>
      </w:r>
      <w:r w:rsidRPr="00967434">
        <w:rPr>
          <w:rFonts w:cs="Arial"/>
          <w:color w:val="auto"/>
        </w:rPr>
        <w:t>job matching tools</w:t>
      </w:r>
      <w:r>
        <w:rPr>
          <w:rFonts w:cs="Arial"/>
          <w:color w:val="auto"/>
        </w:rPr>
        <w:t xml:space="preserve"> to determine</w:t>
      </w:r>
      <w:r w:rsidRPr="00967434">
        <w:rPr>
          <w:rFonts w:cs="Arial"/>
          <w:color w:val="auto"/>
        </w:rPr>
        <w:t xml:space="preserve"> the</w:t>
      </w:r>
      <w:r>
        <w:rPr>
          <w:rFonts w:cs="Arial"/>
          <w:color w:val="auto"/>
        </w:rPr>
        <w:t>ir</w:t>
      </w:r>
      <w:r w:rsidRPr="00967434">
        <w:rPr>
          <w:rFonts w:cs="Arial"/>
          <w:color w:val="auto"/>
        </w:rPr>
        <w:t xml:space="preserve"> next step of employment. In order to keep workers engaged with the labor</w:t>
      </w:r>
      <w:r>
        <w:rPr>
          <w:rFonts w:cs="Arial"/>
          <w:color w:val="auto"/>
        </w:rPr>
        <w:t xml:space="preserve"> market, displaced workers </w:t>
      </w:r>
      <w:r w:rsidRPr="00967434">
        <w:rPr>
          <w:rFonts w:cs="Arial"/>
          <w:color w:val="auto"/>
        </w:rPr>
        <w:t xml:space="preserve">receive an </w:t>
      </w:r>
      <w:r>
        <w:rPr>
          <w:rFonts w:cs="Arial"/>
          <w:color w:val="auto"/>
        </w:rPr>
        <w:t>“</w:t>
      </w:r>
      <w:r w:rsidRPr="00967434">
        <w:rPr>
          <w:rFonts w:cs="Arial"/>
          <w:color w:val="auto"/>
        </w:rPr>
        <w:t>activation offer</w:t>
      </w:r>
      <w:r>
        <w:rPr>
          <w:rFonts w:cs="Arial"/>
          <w:color w:val="auto"/>
        </w:rPr>
        <w:t>”</w:t>
      </w:r>
      <w:r w:rsidRPr="00967434">
        <w:rPr>
          <w:rFonts w:cs="Arial"/>
          <w:color w:val="auto"/>
        </w:rPr>
        <w:t xml:space="preserve"> after a certain period of unemployment, which they </w:t>
      </w:r>
      <w:r>
        <w:rPr>
          <w:rFonts w:cs="Arial"/>
          <w:color w:val="auto"/>
        </w:rPr>
        <w:t>must</w:t>
      </w:r>
      <w:r w:rsidRPr="00967434">
        <w:rPr>
          <w:rFonts w:cs="Arial"/>
          <w:color w:val="auto"/>
        </w:rPr>
        <w:t xml:space="preserve"> accept.</w:t>
      </w:r>
      <w:r>
        <w:rPr>
          <w:rFonts w:cs="Arial"/>
          <w:color w:val="auto"/>
        </w:rPr>
        <w:t xml:space="preserve"> If they do not, their</w:t>
      </w:r>
      <w:r w:rsidRPr="00967434">
        <w:rPr>
          <w:rFonts w:cs="Arial"/>
          <w:color w:val="auto"/>
        </w:rPr>
        <w:t xml:space="preserve"> unemployment benefits</w:t>
      </w:r>
      <w:r>
        <w:rPr>
          <w:rFonts w:cs="Arial"/>
          <w:color w:val="auto"/>
        </w:rPr>
        <w:t xml:space="preserve"> are reduced or cancelled</w:t>
      </w:r>
      <w:r w:rsidRPr="00967434">
        <w:rPr>
          <w:rFonts w:cs="Arial"/>
          <w:color w:val="auto"/>
        </w:rPr>
        <w:t>.</w:t>
      </w:r>
      <w:r>
        <w:rPr>
          <w:rFonts w:cs="Arial"/>
          <w:color w:val="auto"/>
        </w:rPr>
        <w:t xml:space="preserve"> Activation offers </w:t>
      </w:r>
      <w:r w:rsidRPr="00967434">
        <w:rPr>
          <w:rFonts w:cs="Arial"/>
          <w:color w:val="auto"/>
        </w:rPr>
        <w:t>can be t</w:t>
      </w:r>
      <w:r>
        <w:rPr>
          <w:rFonts w:cs="Arial"/>
          <w:color w:val="auto"/>
        </w:rPr>
        <w:t>raining</w:t>
      </w:r>
      <w:r w:rsidRPr="00967434">
        <w:rPr>
          <w:rFonts w:cs="Arial"/>
          <w:color w:val="auto"/>
        </w:rPr>
        <w:t xml:space="preserve"> or a temporary</w:t>
      </w:r>
      <w:r>
        <w:rPr>
          <w:rFonts w:cs="Arial"/>
          <w:color w:val="auto"/>
        </w:rPr>
        <w:t xml:space="preserve"> subsidized job</w:t>
      </w:r>
      <w:r w:rsidRPr="00967434">
        <w:rPr>
          <w:rFonts w:cs="Arial"/>
          <w:color w:val="auto"/>
        </w:rPr>
        <w:t xml:space="preserve"> at a public or private employer.</w:t>
      </w:r>
      <w:r>
        <w:rPr>
          <w:rFonts w:cs="Arial"/>
          <w:color w:val="auto"/>
        </w:rPr>
        <w:t xml:space="preserve"> Temporary jobs tend to be low</w:t>
      </w:r>
      <w:ins w:id="616" w:author="david jackson" w:date="2018-12-14T14:41:00Z">
        <w:r w:rsidR="006518C4">
          <w:rPr>
            <w:rFonts w:cs="Arial"/>
            <w:color w:val="auto"/>
          </w:rPr>
          <w:t>-</w:t>
        </w:r>
      </w:ins>
      <w:del w:id="617" w:author="david jackson" w:date="2018-12-14T14:41:00Z">
        <w:r w:rsidDel="006518C4">
          <w:rPr>
            <w:rFonts w:cs="Arial"/>
            <w:color w:val="auto"/>
          </w:rPr>
          <w:delText xml:space="preserve"> </w:delText>
        </w:r>
      </w:del>
      <w:r>
        <w:rPr>
          <w:rFonts w:cs="Arial"/>
          <w:color w:val="auto"/>
        </w:rPr>
        <w:t xml:space="preserve">wage work, </w:t>
      </w:r>
      <w:r w:rsidRPr="00EE49DD">
        <w:rPr>
          <w:rFonts w:cs="Arial"/>
          <w:color w:val="auto"/>
        </w:rPr>
        <w:t>which incentivizes the employe</w:t>
      </w:r>
      <w:ins w:id="618" w:author="david jackson" w:date="2018-12-14T14:41:00Z">
        <w:r w:rsidR="006518C4">
          <w:rPr>
            <w:rFonts w:cs="Arial"/>
            <w:color w:val="auto"/>
          </w:rPr>
          <w:t>ee</w:t>
        </w:r>
      </w:ins>
      <w:del w:id="619" w:author="david jackson" w:date="2018-12-14T14:41:00Z">
        <w:r w:rsidRPr="00EE49DD" w:rsidDel="006518C4">
          <w:rPr>
            <w:rFonts w:cs="Arial"/>
            <w:color w:val="auto"/>
          </w:rPr>
          <w:delText>r</w:delText>
        </w:r>
      </w:del>
      <w:r w:rsidRPr="00EE49DD">
        <w:rPr>
          <w:rFonts w:cs="Arial"/>
          <w:color w:val="auto"/>
        </w:rPr>
        <w:t xml:space="preserve"> to find a job of their own volition.</w:t>
      </w:r>
      <w:r w:rsidRPr="00EE49DD">
        <w:rPr>
          <w:rStyle w:val="EndnoteReference"/>
          <w:color w:val="auto"/>
        </w:rPr>
        <w:endnoteReference w:id="113"/>
      </w:r>
    </w:p>
    <w:p w14:paraId="4D2E8020" w14:textId="77777777" w:rsidR="00A67A61"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p>
    <w:p w14:paraId="0BF63294" w14:textId="77777777" w:rsidR="00A67A61" w:rsidRPr="00EE49DD"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r w:rsidRPr="00EE49DD">
        <w:rPr>
          <w:rFonts w:cs="Arial"/>
          <w:color w:val="auto"/>
        </w:rPr>
        <w:t xml:space="preserve">In addition to job search support and a mandatory activation offer, workers </w:t>
      </w:r>
      <w:r>
        <w:rPr>
          <w:rFonts w:cs="Arial"/>
          <w:color w:val="auto"/>
        </w:rPr>
        <w:t>receive</w:t>
      </w:r>
      <w:r w:rsidRPr="00EE49DD">
        <w:rPr>
          <w:rFonts w:cs="Arial"/>
          <w:color w:val="auto"/>
        </w:rPr>
        <w:t xml:space="preserve"> generous </w:t>
      </w:r>
      <w:r>
        <w:rPr>
          <w:rFonts w:cs="Arial"/>
          <w:color w:val="auto"/>
        </w:rPr>
        <w:t>income support</w:t>
      </w:r>
      <w:r w:rsidRPr="00EE49DD">
        <w:rPr>
          <w:rFonts w:cs="Arial"/>
          <w:color w:val="auto"/>
        </w:rPr>
        <w:t>. Unemployment benefits cover up to 90% of a worker’s pre-displacement wage, up to a maximum of 849 kroner (</w:t>
      </w:r>
      <w:r>
        <w:rPr>
          <w:rFonts w:cs="Arial"/>
          <w:color w:val="auto"/>
        </w:rPr>
        <w:t>U.S.</w:t>
      </w:r>
      <w:r w:rsidRPr="00EE49DD">
        <w:rPr>
          <w:rFonts w:cs="Arial"/>
          <w:color w:val="auto"/>
        </w:rPr>
        <w:t xml:space="preserve"> $130) per day.</w:t>
      </w:r>
      <w:r w:rsidRPr="00EE49DD">
        <w:rPr>
          <w:rStyle w:val="EndnoteReference"/>
          <w:color w:val="auto"/>
        </w:rPr>
        <w:endnoteReference w:id="114"/>
      </w:r>
      <w:r w:rsidRPr="00EE49DD">
        <w:rPr>
          <w:rFonts w:cs="Arial"/>
          <w:color w:val="auto"/>
        </w:rPr>
        <w:t xml:space="preserve"> Workers may receive benefits for up to 24 months in any three-year period.</w:t>
      </w:r>
      <w:r w:rsidRPr="00EE49DD">
        <w:rPr>
          <w:rStyle w:val="EndnoteReference"/>
          <w:color w:val="auto"/>
        </w:rPr>
        <w:endnoteReference w:id="115"/>
      </w:r>
      <w:r w:rsidRPr="00EE49DD">
        <w:rPr>
          <w:rFonts w:cs="Arial"/>
          <w:color w:val="auto"/>
        </w:rPr>
        <w:t xml:space="preserve"> And while fewer than half of unemployed U.S. workers receive unemployment benefits, nearly 80 percent of Danish workers have access to them.</w:t>
      </w:r>
      <w:r w:rsidRPr="00EE49DD">
        <w:rPr>
          <w:rStyle w:val="EndnoteReference"/>
          <w:color w:val="auto"/>
        </w:rPr>
        <w:endnoteReference w:id="116"/>
      </w:r>
    </w:p>
    <w:p w14:paraId="7EFF2144" w14:textId="77777777" w:rsidR="00A67A61" w:rsidRPr="00967434"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p>
    <w:p w14:paraId="1CAC352D" w14:textId="10EDE34A" w:rsidR="00A67A61" w:rsidRPr="005877DC" w:rsidRDefault="00A67A61" w:rsidP="00A67A61">
      <w:pPr>
        <w:pStyle w:val="Normal1"/>
        <w:pBdr>
          <w:top w:val="single" w:sz="4" w:space="1" w:color="auto"/>
          <w:left w:val="single" w:sz="4" w:space="4" w:color="auto"/>
          <w:bottom w:val="single" w:sz="4" w:space="1" w:color="auto"/>
          <w:right w:val="single" w:sz="4" w:space="4" w:color="auto"/>
        </w:pBdr>
        <w:shd w:val="pct10" w:color="auto" w:fill="auto"/>
        <w:rPr>
          <w:rFonts w:cs="Arial"/>
          <w:color w:val="auto"/>
        </w:rPr>
      </w:pPr>
      <w:r>
        <w:rPr>
          <w:rFonts w:cs="Arial"/>
          <w:color w:val="auto"/>
        </w:rPr>
        <w:t xml:space="preserve">So how does </w:t>
      </w:r>
      <w:del w:id="620" w:author="david jackson" w:date="2018-12-14T14:41:00Z">
        <w:r w:rsidDel="009042E4">
          <w:rPr>
            <w:rFonts w:cs="Arial"/>
            <w:color w:val="auto"/>
          </w:rPr>
          <w:delText>F</w:delText>
        </w:r>
      </w:del>
      <w:ins w:id="621" w:author="david jackson" w:date="2018-12-14T14:41:00Z">
        <w:r w:rsidR="009042E4">
          <w:rPr>
            <w:rFonts w:cs="Arial"/>
            <w:color w:val="auto"/>
          </w:rPr>
          <w:t>f</w:t>
        </w:r>
      </w:ins>
      <w:r>
        <w:rPr>
          <w:rFonts w:cs="Arial"/>
          <w:color w:val="auto"/>
        </w:rPr>
        <w:t xml:space="preserve">lexicurity hold up? </w:t>
      </w:r>
      <w:r w:rsidRPr="00EE49DD">
        <w:rPr>
          <w:rFonts w:cs="Arial"/>
          <w:color w:val="auto"/>
        </w:rPr>
        <w:t>Some 20 percent of the Danish labor force changes jobs in any given year.</w:t>
      </w:r>
      <w:r w:rsidRPr="00EE49DD">
        <w:rPr>
          <w:rStyle w:val="EndnoteReference"/>
          <w:color w:val="auto"/>
        </w:rPr>
        <w:endnoteReference w:id="117"/>
      </w:r>
      <w:r w:rsidRPr="00EE49DD">
        <w:rPr>
          <w:rFonts w:cs="Arial"/>
          <w:color w:val="auto"/>
        </w:rPr>
        <w:t xml:space="preserve"> Despite this, the Danish unemployment rate never broke 8 percent during the Great Recession, compared to an EU-wide unemployment rate of 10.9 percent at its peak.</w:t>
      </w:r>
      <w:r w:rsidRPr="00EE49DD">
        <w:rPr>
          <w:rStyle w:val="EndnoteReference"/>
          <w:color w:val="auto"/>
        </w:rPr>
        <w:endnoteReference w:id="118"/>
      </w:r>
      <w:r w:rsidRPr="00EE49DD">
        <w:rPr>
          <w:rFonts w:cs="Arial"/>
          <w:color w:val="auto"/>
        </w:rPr>
        <w:t xml:space="preserve"> Among </w:t>
      </w:r>
      <w:ins w:id="622" w:author="david jackson" w:date="2018-12-14T14:42:00Z">
        <w:r w:rsidR="00261AD3">
          <w:rPr>
            <w:rFonts w:cs="Arial"/>
            <w:color w:val="auto"/>
          </w:rPr>
          <w:t xml:space="preserve">the </w:t>
        </w:r>
      </w:ins>
      <w:r w:rsidRPr="00EE49DD">
        <w:rPr>
          <w:rFonts w:cs="Arial"/>
          <w:color w:val="auto"/>
        </w:rPr>
        <w:t>working age population, Denmark has an employment rate of over 74 percent, ahead of both the United States (70 percent) and the EU as a whole (68 percent).</w:t>
      </w:r>
      <w:r w:rsidRPr="00EE49DD">
        <w:rPr>
          <w:rStyle w:val="EndnoteReference"/>
          <w:color w:val="auto"/>
        </w:rPr>
        <w:endnoteReference w:id="119"/>
      </w:r>
      <w:r>
        <w:rPr>
          <w:rFonts w:cs="Arial"/>
          <w:color w:val="auto"/>
        </w:rPr>
        <w:t xml:space="preserve"> Furthermore, achieving these outcomes does not seem to depress worker productivity or entrepreneurial activity. Worker productivity is essentially the same </w:t>
      </w:r>
      <w:del w:id="623" w:author="david jackson" w:date="2018-12-14T14:43:00Z">
        <w:r w:rsidDel="00247688">
          <w:rPr>
            <w:rFonts w:cs="Arial"/>
            <w:color w:val="auto"/>
          </w:rPr>
          <w:delText xml:space="preserve">between </w:delText>
        </w:r>
      </w:del>
      <w:ins w:id="624" w:author="david jackson" w:date="2018-12-14T14:43:00Z">
        <w:r w:rsidR="00247688">
          <w:rPr>
            <w:rFonts w:cs="Arial"/>
            <w:color w:val="auto"/>
          </w:rPr>
          <w:t xml:space="preserve">in </w:t>
        </w:r>
      </w:ins>
      <w:r>
        <w:rPr>
          <w:rFonts w:cs="Arial"/>
          <w:color w:val="auto"/>
        </w:rPr>
        <w:t>the U.S. and Denmark, according to the OECD.</w:t>
      </w:r>
      <w:r>
        <w:rPr>
          <w:rStyle w:val="EndnoteReference"/>
          <w:color w:val="auto"/>
        </w:rPr>
        <w:endnoteReference w:id="120"/>
      </w:r>
      <w:r>
        <w:rPr>
          <w:rFonts w:cs="Arial"/>
          <w:color w:val="auto"/>
        </w:rPr>
        <w:t xml:space="preserve"> Meanwhile, Denmark ranks highly on global rankings of entrepreneurship, placing sixth out of 137</w:t>
      </w:r>
      <w:r>
        <w:rPr>
          <w:rFonts w:cs="Arial"/>
          <w:color w:val="auto"/>
          <w:vertAlign w:val="superscript"/>
        </w:rPr>
        <w:t xml:space="preserve"> </w:t>
      </w:r>
      <w:r>
        <w:rPr>
          <w:rFonts w:cs="Arial"/>
          <w:color w:val="auto"/>
        </w:rPr>
        <w:t>countries in the 2018 Global Entrepreneurship Index (the U.S. ranked first).</w:t>
      </w:r>
      <w:r>
        <w:rPr>
          <w:rStyle w:val="EndnoteReference"/>
          <w:color w:val="auto"/>
        </w:rPr>
        <w:endnoteReference w:id="121"/>
      </w:r>
      <w:r>
        <w:rPr>
          <w:rFonts w:cs="Arial"/>
          <w:color w:val="auto"/>
        </w:rPr>
        <w:t xml:space="preserve"> Finally, some studies have suggested that combining flexible labor markets with greater employment security like in Denmark fosters greater risk-taking among workers.</w:t>
      </w:r>
      <w:r>
        <w:rPr>
          <w:rStyle w:val="EndnoteReference"/>
          <w:color w:val="auto"/>
        </w:rPr>
        <w:endnoteReference w:id="122"/>
      </w:r>
    </w:p>
    <w:p w14:paraId="1580C269" w14:textId="77777777" w:rsidR="00A67A61" w:rsidRPr="00450BC4" w:rsidRDefault="00A67A61" w:rsidP="00A67A61">
      <w:pPr>
        <w:spacing w:line="276" w:lineRule="auto"/>
        <w:rPr>
          <w:rFonts w:ascii="Arial" w:eastAsia="Arial Unicode MS" w:hAnsi="Arial" w:cs="Arial"/>
          <w:sz w:val="22"/>
          <w:szCs w:val="22"/>
          <w:u w:color="000000"/>
        </w:rPr>
      </w:pPr>
    </w:p>
    <w:p w14:paraId="07AEFF6E" w14:textId="77777777" w:rsidR="00A67A61" w:rsidRPr="00450BC4" w:rsidRDefault="00A67A61" w:rsidP="00A67A6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Some workers may have skills that do not align with their local labor market, but are in demand elsewhere in the economy. In addition to direct income supports then, policymakers should also better </w:t>
      </w:r>
      <w:r w:rsidRPr="00450BC4">
        <w:rPr>
          <w:rFonts w:ascii="Arial" w:eastAsia="Arial Unicode MS" w:hAnsi="Arial" w:cs="Arial"/>
          <w:b/>
          <w:sz w:val="22"/>
          <w:szCs w:val="22"/>
          <w:u w:color="000000"/>
        </w:rPr>
        <w:t>support workers who are willing to move for a new job</w:t>
      </w:r>
      <w:r w:rsidRPr="00450BC4">
        <w:rPr>
          <w:rFonts w:ascii="Arial" w:eastAsia="Arial Unicode MS" w:hAnsi="Arial" w:cs="Arial"/>
          <w:sz w:val="22"/>
          <w:szCs w:val="22"/>
          <w:u w:color="000000"/>
        </w:rPr>
        <w:t>.</w:t>
      </w:r>
      <w:r>
        <w:rPr>
          <w:rFonts w:ascii="Arial" w:eastAsia="Arial Unicode MS" w:hAnsi="Arial" w:cs="Arial"/>
          <w:sz w:val="22"/>
          <w:szCs w:val="22"/>
          <w:u w:color="000000"/>
        </w:rPr>
        <w:t xml:space="preserve"> Most workers do not receive any sort of support to move to areas</w:t>
      </w:r>
      <w:r w:rsidRPr="00450BC4">
        <w:rPr>
          <w:rFonts w:ascii="Arial" w:eastAsia="Arial Unicode MS" w:hAnsi="Arial" w:cs="Arial"/>
          <w:sz w:val="22"/>
          <w:szCs w:val="22"/>
          <w:u w:color="000000"/>
        </w:rPr>
        <w:t xml:space="preserve"> where there skills may be more valuable.</w:t>
      </w:r>
      <w:r>
        <w:rPr>
          <w:rFonts w:ascii="Arial" w:eastAsia="Arial Unicode MS" w:hAnsi="Arial" w:cs="Arial"/>
          <w:sz w:val="22"/>
          <w:szCs w:val="22"/>
          <w:u w:color="000000"/>
        </w:rPr>
        <w:t xml:space="preserve"> TAA is again an exception, providing</w:t>
      </w:r>
      <w:r w:rsidRPr="00450BC4">
        <w:rPr>
          <w:rFonts w:ascii="Arial" w:eastAsia="Arial Unicode MS" w:hAnsi="Arial" w:cs="Arial"/>
          <w:sz w:val="22"/>
          <w:szCs w:val="22"/>
          <w:u w:color="000000"/>
        </w:rPr>
        <w:t xml:space="preserve"> worke</w:t>
      </w:r>
      <w:r>
        <w:rPr>
          <w:rFonts w:ascii="Arial" w:eastAsia="Arial Unicode MS" w:hAnsi="Arial" w:cs="Arial"/>
          <w:sz w:val="22"/>
          <w:szCs w:val="22"/>
          <w:u w:color="000000"/>
        </w:rPr>
        <w:t xml:space="preserve">rs a relocation </w:t>
      </w:r>
      <w:r>
        <w:rPr>
          <w:rFonts w:ascii="Arial" w:eastAsia="Arial Unicode MS" w:hAnsi="Arial" w:cs="Arial"/>
          <w:sz w:val="22"/>
          <w:szCs w:val="22"/>
          <w:u w:color="000000"/>
        </w:rPr>
        <w:lastRenderedPageBreak/>
        <w:t>reimbursement of</w:t>
      </w:r>
      <w:r w:rsidRPr="00450BC4">
        <w:rPr>
          <w:rFonts w:ascii="Arial" w:eastAsia="Arial Unicode MS" w:hAnsi="Arial" w:cs="Arial"/>
          <w:sz w:val="22"/>
          <w:szCs w:val="22"/>
          <w:u w:color="000000"/>
        </w:rPr>
        <w:t xml:space="preserve"> up to $1,500</w:t>
      </w:r>
      <w:r>
        <w:rPr>
          <w:rFonts w:ascii="Arial" w:eastAsia="Arial Unicode MS" w:hAnsi="Arial" w:cs="Arial"/>
          <w:sz w:val="22"/>
          <w:szCs w:val="22"/>
          <w:u w:color="000000"/>
        </w:rPr>
        <w:t>, but even that number is insufficient. T</w:t>
      </w:r>
      <w:r w:rsidRPr="00450BC4">
        <w:rPr>
          <w:rFonts w:ascii="Arial" w:eastAsia="Arial Unicode MS" w:hAnsi="Arial" w:cs="Arial"/>
          <w:sz w:val="22"/>
          <w:szCs w:val="22"/>
          <w:u w:color="000000"/>
        </w:rPr>
        <w:t>he cost for a family to mo</w:t>
      </w:r>
      <w:r>
        <w:rPr>
          <w:rFonts w:ascii="Arial" w:eastAsia="Arial Unicode MS" w:hAnsi="Arial" w:cs="Arial"/>
          <w:sz w:val="22"/>
          <w:szCs w:val="22"/>
          <w:u w:color="000000"/>
        </w:rPr>
        <w:t>ve can easily run much higher—</w:t>
      </w:r>
      <w:r w:rsidRPr="00450BC4">
        <w:rPr>
          <w:rFonts w:ascii="Arial" w:eastAsia="Arial Unicode MS" w:hAnsi="Arial" w:cs="Arial"/>
          <w:sz w:val="22"/>
          <w:szCs w:val="22"/>
          <w:u w:color="000000"/>
        </w:rPr>
        <w:t>from $5,000 to over $12,000.</w:t>
      </w:r>
      <w:r w:rsidRPr="00450BC4">
        <w:rPr>
          <w:rFonts w:ascii="Arial" w:eastAsia="Arial Unicode MS" w:hAnsi="Arial" w:cs="Arial"/>
          <w:sz w:val="22"/>
          <w:szCs w:val="22"/>
          <w:u w:color="000000"/>
          <w:vertAlign w:val="superscript"/>
        </w:rPr>
        <w:endnoteReference w:id="123"/>
      </w:r>
      <w:r w:rsidRPr="00450BC4">
        <w:rPr>
          <w:rFonts w:ascii="Arial" w:eastAsia="Arial Unicode MS" w:hAnsi="Arial" w:cs="Arial"/>
          <w:sz w:val="22"/>
          <w:szCs w:val="22"/>
          <w:u w:color="000000"/>
        </w:rPr>
        <w:t xml:space="preserve"> A</w:t>
      </w:r>
      <w:r>
        <w:rPr>
          <w:rFonts w:ascii="Arial" w:eastAsia="Arial Unicode MS" w:hAnsi="Arial" w:cs="Arial"/>
          <w:sz w:val="22"/>
          <w:szCs w:val="22"/>
          <w:u w:color="000000"/>
        </w:rPr>
        <w:t>s a result, a</w:t>
      </w:r>
      <w:r w:rsidRPr="00450BC4">
        <w:rPr>
          <w:rFonts w:ascii="Arial" w:eastAsia="Arial Unicode MS" w:hAnsi="Arial" w:cs="Arial"/>
          <w:sz w:val="22"/>
          <w:szCs w:val="22"/>
          <w:u w:color="000000"/>
        </w:rPr>
        <w:t xml:space="preserve"> report by the Council on Foreign Relations, citing Mihir Desai of Harvard Business School, recommend a refundable tax credit of </w:t>
      </w:r>
      <w:r>
        <w:rPr>
          <w:rFonts w:ascii="Arial" w:eastAsia="Arial Unicode MS" w:hAnsi="Arial" w:cs="Arial"/>
          <w:sz w:val="22"/>
          <w:szCs w:val="22"/>
          <w:u w:color="000000"/>
        </w:rPr>
        <w:t xml:space="preserve">up to </w:t>
      </w:r>
      <w:r w:rsidRPr="00450BC4">
        <w:rPr>
          <w:rFonts w:ascii="Arial" w:eastAsia="Arial Unicode MS" w:hAnsi="Arial" w:cs="Arial"/>
          <w:sz w:val="22"/>
          <w:szCs w:val="22"/>
          <w:u w:color="000000"/>
        </w:rPr>
        <w:t>$15,000 for workers willing to move more than 200 miles.</w:t>
      </w:r>
      <w:r w:rsidRPr="00450BC4">
        <w:rPr>
          <w:rFonts w:ascii="Arial" w:eastAsia="Arial Unicode MS" w:hAnsi="Arial" w:cs="Arial"/>
          <w:sz w:val="22"/>
          <w:szCs w:val="22"/>
          <w:u w:color="000000"/>
          <w:vertAlign w:val="superscript"/>
        </w:rPr>
        <w:endnoteReference w:id="124"/>
      </w:r>
    </w:p>
    <w:p w14:paraId="5F89C4CC" w14:textId="77777777" w:rsidR="00A67A61" w:rsidRPr="00450BC4" w:rsidRDefault="00A67A61" w:rsidP="00A67A61">
      <w:pPr>
        <w:spacing w:line="276" w:lineRule="auto"/>
        <w:rPr>
          <w:rFonts w:ascii="Arial" w:eastAsia="Times New Roman" w:hAnsi="Arial" w:cs="Arial"/>
          <w:sz w:val="22"/>
          <w:szCs w:val="22"/>
        </w:rPr>
      </w:pPr>
    </w:p>
    <w:p w14:paraId="434FBBE6" w14:textId="77777777" w:rsidR="00A67A61" w:rsidRPr="00450BC4" w:rsidRDefault="00A67A61" w:rsidP="00A67A61">
      <w:pPr>
        <w:spacing w:line="276" w:lineRule="auto"/>
        <w:rPr>
          <w:rFonts w:ascii="Arial" w:eastAsia="Times New Roman" w:hAnsi="Arial" w:cs="Arial"/>
          <w:b/>
          <w:sz w:val="22"/>
          <w:szCs w:val="22"/>
        </w:rPr>
      </w:pPr>
      <w:r w:rsidRPr="00450BC4">
        <w:rPr>
          <w:rFonts w:ascii="Arial" w:eastAsia="Times New Roman" w:hAnsi="Arial" w:cs="Arial"/>
          <w:b/>
          <w:sz w:val="22"/>
          <w:szCs w:val="22"/>
        </w:rPr>
        <w:t>Maximize hiring through a subsidized employment program</w:t>
      </w:r>
    </w:p>
    <w:p w14:paraId="64E82EB5" w14:textId="77777777" w:rsidR="00A67A61" w:rsidRPr="00450BC4" w:rsidRDefault="00A67A61" w:rsidP="00A67A61">
      <w:pPr>
        <w:spacing w:line="276" w:lineRule="auto"/>
        <w:rPr>
          <w:rFonts w:ascii="Arial" w:eastAsia="Times New Roman" w:hAnsi="Arial" w:cs="Arial"/>
          <w:b/>
          <w:sz w:val="22"/>
          <w:szCs w:val="22"/>
        </w:rPr>
      </w:pPr>
    </w:p>
    <w:p w14:paraId="3A54D2E3" w14:textId="45820371" w:rsidR="00A67A61" w:rsidRPr="00450BC4" w:rsidRDefault="00A67A61" w:rsidP="00A67A61">
      <w:pPr>
        <w:spacing w:line="276" w:lineRule="auto"/>
        <w:rPr>
          <w:rFonts w:ascii="Arial" w:eastAsia="Times New Roman" w:hAnsi="Arial" w:cs="Arial"/>
          <w:sz w:val="22"/>
          <w:szCs w:val="22"/>
        </w:rPr>
      </w:pPr>
      <w:r>
        <w:rPr>
          <w:rFonts w:ascii="Arial" w:eastAsia="Times New Roman" w:hAnsi="Arial" w:cs="Arial"/>
          <w:sz w:val="22"/>
          <w:szCs w:val="22"/>
        </w:rPr>
        <w:t>As noted earlier, adjustment will go better if jobs are plentiful—which is why b</w:t>
      </w:r>
      <w:r w:rsidRPr="00450BC4">
        <w:rPr>
          <w:rFonts w:ascii="Arial" w:eastAsia="Times New Roman" w:hAnsi="Arial" w:cs="Arial"/>
          <w:sz w:val="22"/>
          <w:szCs w:val="22"/>
        </w:rPr>
        <w:t>oth effective monetary policy and smart fiscal policy with</w:t>
      </w:r>
      <w:r>
        <w:rPr>
          <w:rFonts w:ascii="Arial" w:eastAsia="Times New Roman" w:hAnsi="Arial" w:cs="Arial"/>
          <w:sz w:val="22"/>
          <w:szCs w:val="22"/>
        </w:rPr>
        <w:t xml:space="preserve"> an eye toward job creation will be critical going forward. H</w:t>
      </w:r>
      <w:r w:rsidRPr="00450BC4">
        <w:rPr>
          <w:rFonts w:ascii="Arial" w:eastAsia="Times New Roman" w:hAnsi="Arial" w:cs="Arial"/>
          <w:sz w:val="22"/>
          <w:szCs w:val="22"/>
        </w:rPr>
        <w:t>owever,</w:t>
      </w:r>
      <w:r>
        <w:rPr>
          <w:rFonts w:ascii="Arial" w:eastAsia="Times New Roman" w:hAnsi="Arial" w:cs="Arial"/>
          <w:sz w:val="22"/>
          <w:szCs w:val="22"/>
        </w:rPr>
        <w:t xml:space="preserve"> even then</w:t>
      </w:r>
      <w:del w:id="625" w:author="david jackson" w:date="2018-12-14T14:47:00Z">
        <w:r w:rsidDel="00FB30EE">
          <w:rPr>
            <w:rFonts w:ascii="Arial" w:eastAsia="Times New Roman" w:hAnsi="Arial" w:cs="Arial"/>
            <w:sz w:val="22"/>
            <w:szCs w:val="22"/>
          </w:rPr>
          <w:delText>,</w:delText>
        </w:r>
      </w:del>
      <w:r>
        <w:rPr>
          <w:rFonts w:ascii="Arial" w:eastAsia="Times New Roman" w:hAnsi="Arial" w:cs="Arial"/>
          <w:sz w:val="22"/>
          <w:szCs w:val="22"/>
        </w:rPr>
        <w:t xml:space="preserve"> the spread of new forms of </w:t>
      </w:r>
      <w:r w:rsidRPr="00450BC4">
        <w:rPr>
          <w:rFonts w:ascii="Arial" w:eastAsia="Times New Roman" w:hAnsi="Arial" w:cs="Arial"/>
          <w:sz w:val="22"/>
          <w:szCs w:val="22"/>
        </w:rPr>
        <w:t xml:space="preserve">automation will exacerbate problems that certain workers </w:t>
      </w:r>
      <w:ins w:id="626" w:author="david jackson" w:date="2018-12-14T14:48:00Z">
        <w:r w:rsidR="00943905">
          <w:rPr>
            <w:rFonts w:ascii="Arial" w:eastAsia="Times New Roman" w:hAnsi="Arial" w:cs="Arial"/>
            <w:sz w:val="22"/>
            <w:szCs w:val="22"/>
          </w:rPr>
          <w:t xml:space="preserve">already </w:t>
        </w:r>
      </w:ins>
      <w:r w:rsidRPr="00450BC4">
        <w:rPr>
          <w:rFonts w:ascii="Arial" w:eastAsia="Times New Roman" w:hAnsi="Arial" w:cs="Arial"/>
          <w:sz w:val="22"/>
          <w:szCs w:val="22"/>
        </w:rPr>
        <w:t xml:space="preserve">face </w:t>
      </w:r>
      <w:r>
        <w:rPr>
          <w:rFonts w:ascii="Arial" w:eastAsia="Times New Roman" w:hAnsi="Arial" w:cs="Arial"/>
          <w:sz w:val="22"/>
          <w:szCs w:val="22"/>
        </w:rPr>
        <w:t xml:space="preserve">in </w:t>
      </w:r>
      <w:r w:rsidRPr="00450BC4">
        <w:rPr>
          <w:rFonts w:ascii="Arial" w:eastAsia="Times New Roman" w:hAnsi="Arial" w:cs="Arial"/>
          <w:sz w:val="22"/>
          <w:szCs w:val="22"/>
        </w:rPr>
        <w:t xml:space="preserve">finding employment, such </w:t>
      </w:r>
      <w:del w:id="627" w:author="david jackson" w:date="2018-12-14T14:47:00Z">
        <w:r w:rsidDel="00943905">
          <w:rPr>
            <w:rFonts w:ascii="Arial" w:eastAsia="Times New Roman" w:hAnsi="Arial" w:cs="Arial"/>
            <w:sz w:val="22"/>
            <w:szCs w:val="22"/>
          </w:rPr>
          <w:delText>it be</w:delText>
        </w:r>
      </w:del>
      <w:ins w:id="628" w:author="david jackson" w:date="2018-12-14T14:47:00Z">
        <w:r w:rsidR="00943905">
          <w:rPr>
            <w:rFonts w:ascii="Arial" w:eastAsia="Times New Roman" w:hAnsi="Arial" w:cs="Arial"/>
            <w:sz w:val="22"/>
            <w:szCs w:val="22"/>
          </w:rPr>
          <w:t>as</w:t>
        </w:r>
      </w:ins>
      <w:r>
        <w:rPr>
          <w:rFonts w:ascii="Arial" w:eastAsia="Times New Roman" w:hAnsi="Arial" w:cs="Arial"/>
          <w:sz w:val="22"/>
          <w:szCs w:val="22"/>
        </w:rPr>
        <w:t xml:space="preserve"> </w:t>
      </w:r>
      <w:r w:rsidRPr="00450BC4">
        <w:rPr>
          <w:rFonts w:ascii="Arial" w:eastAsia="Times New Roman" w:hAnsi="Arial" w:cs="Arial"/>
          <w:sz w:val="22"/>
          <w:szCs w:val="22"/>
        </w:rPr>
        <w:t xml:space="preserve">those with disabilities or the long-term unemployed. </w:t>
      </w:r>
      <w:r>
        <w:rPr>
          <w:rFonts w:ascii="Arial" w:eastAsia="Times New Roman" w:hAnsi="Arial" w:cs="Arial"/>
          <w:sz w:val="22"/>
          <w:szCs w:val="22"/>
        </w:rPr>
        <w:t xml:space="preserve">States should therefore </w:t>
      </w:r>
      <w:r w:rsidRPr="006E3065">
        <w:rPr>
          <w:rFonts w:ascii="Arial" w:eastAsia="Times New Roman" w:hAnsi="Arial" w:cs="Arial"/>
          <w:b/>
          <w:sz w:val="22"/>
          <w:szCs w:val="22"/>
        </w:rPr>
        <w:t>implement subsidized employment programs</w:t>
      </w:r>
      <w:r>
        <w:rPr>
          <w:rFonts w:ascii="Arial" w:eastAsia="Times New Roman" w:hAnsi="Arial" w:cs="Arial"/>
          <w:sz w:val="22"/>
          <w:szCs w:val="22"/>
        </w:rPr>
        <w:t xml:space="preserve"> </w:t>
      </w:r>
      <w:r w:rsidRPr="00450BC4">
        <w:rPr>
          <w:rFonts w:ascii="Arial" w:eastAsia="Times New Roman" w:hAnsi="Arial" w:cs="Arial"/>
          <w:sz w:val="22"/>
          <w:szCs w:val="22"/>
        </w:rPr>
        <w:t xml:space="preserve">to maximize </w:t>
      </w:r>
      <w:r>
        <w:rPr>
          <w:rFonts w:ascii="Arial" w:eastAsia="Times New Roman" w:hAnsi="Arial" w:cs="Arial"/>
          <w:sz w:val="22"/>
          <w:szCs w:val="22"/>
        </w:rPr>
        <w:t>such workers’</w:t>
      </w:r>
      <w:r w:rsidRPr="00450BC4">
        <w:rPr>
          <w:rFonts w:ascii="Arial" w:eastAsia="Times New Roman" w:hAnsi="Arial" w:cs="Arial"/>
          <w:sz w:val="22"/>
          <w:szCs w:val="22"/>
        </w:rPr>
        <w:t xml:space="preserve"> chances of being</w:t>
      </w:r>
      <w:r>
        <w:rPr>
          <w:rFonts w:ascii="Arial" w:eastAsia="Times New Roman" w:hAnsi="Arial" w:cs="Arial"/>
          <w:sz w:val="22"/>
          <w:szCs w:val="22"/>
        </w:rPr>
        <w:t xml:space="preserve"> hired.</w:t>
      </w:r>
    </w:p>
    <w:p w14:paraId="632B0EFA" w14:textId="77777777" w:rsidR="00A67A61" w:rsidRPr="00450BC4" w:rsidRDefault="00A67A61" w:rsidP="00A67A61">
      <w:pPr>
        <w:spacing w:line="276" w:lineRule="auto"/>
        <w:rPr>
          <w:rFonts w:ascii="Arial" w:eastAsia="Times New Roman" w:hAnsi="Arial" w:cs="Arial"/>
          <w:sz w:val="22"/>
          <w:szCs w:val="22"/>
        </w:rPr>
      </w:pPr>
    </w:p>
    <w:p w14:paraId="05EA75B9" w14:textId="75772F60" w:rsidR="00A67A61" w:rsidRPr="00450BC4" w:rsidRDefault="00A67A61" w:rsidP="00A67A61">
      <w:pPr>
        <w:spacing w:line="276" w:lineRule="auto"/>
        <w:rPr>
          <w:rFonts w:ascii="Arial" w:eastAsia="Times New Roman" w:hAnsi="Arial" w:cs="Arial"/>
          <w:sz w:val="22"/>
          <w:szCs w:val="22"/>
        </w:rPr>
      </w:pPr>
      <w:r w:rsidRPr="00450BC4">
        <w:rPr>
          <w:rFonts w:ascii="Arial" w:eastAsia="Times New Roman" w:hAnsi="Arial" w:cs="Arial"/>
          <w:sz w:val="22"/>
          <w:szCs w:val="22"/>
        </w:rPr>
        <w:t xml:space="preserve">Employment subsidy programs have multiple benefits. First and most importantly, </w:t>
      </w:r>
      <w:r>
        <w:rPr>
          <w:rFonts w:ascii="Arial" w:eastAsia="Times New Roman" w:hAnsi="Arial" w:cs="Arial"/>
          <w:sz w:val="22"/>
          <w:szCs w:val="22"/>
        </w:rPr>
        <w:t>studies show they</w:t>
      </w:r>
      <w:r w:rsidRPr="00450BC4">
        <w:rPr>
          <w:rFonts w:ascii="Arial" w:eastAsia="Times New Roman" w:hAnsi="Arial" w:cs="Arial"/>
          <w:sz w:val="22"/>
          <w:szCs w:val="22"/>
        </w:rPr>
        <w:t xml:space="preserve"> consistently raise earnings and employment among disadvantaged workers. This will be particularly important for workers permanently displaced by automation. The programs also have broader spillover effects, such as reducing use of other public assistance, improving school outcomes among children of workers, lowering criminal justice system </w:t>
      </w:r>
      <w:del w:id="629" w:author="david jackson" w:date="2018-12-14T14:50:00Z">
        <w:r w:rsidRPr="00450BC4" w:rsidDel="00E171AA">
          <w:rPr>
            <w:rFonts w:ascii="Arial" w:eastAsia="Times New Roman" w:hAnsi="Arial" w:cs="Arial"/>
            <w:sz w:val="22"/>
            <w:szCs w:val="22"/>
          </w:rPr>
          <w:delText xml:space="preserve">incidence </w:delText>
        </w:r>
      </w:del>
      <w:ins w:id="630" w:author="david jackson" w:date="2018-12-14T14:50:00Z">
        <w:r w:rsidR="00E171AA">
          <w:rPr>
            <w:rFonts w:ascii="Arial" w:eastAsia="Times New Roman" w:hAnsi="Arial" w:cs="Arial"/>
            <w:sz w:val="22"/>
            <w:szCs w:val="22"/>
          </w:rPr>
          <w:t>involvement</w:t>
        </w:r>
        <w:r w:rsidR="00E171AA" w:rsidRPr="00450BC4">
          <w:rPr>
            <w:rFonts w:ascii="Arial" w:eastAsia="Times New Roman" w:hAnsi="Arial" w:cs="Arial"/>
            <w:sz w:val="22"/>
            <w:szCs w:val="22"/>
          </w:rPr>
          <w:t xml:space="preserve"> </w:t>
        </w:r>
      </w:ins>
      <w:r w:rsidRPr="00450BC4">
        <w:rPr>
          <w:rFonts w:ascii="Arial" w:eastAsia="Times New Roman" w:hAnsi="Arial" w:cs="Arial"/>
          <w:sz w:val="22"/>
          <w:szCs w:val="22"/>
        </w:rPr>
        <w:t>among workers and children, and reducing long-term poverty.</w:t>
      </w:r>
      <w:r w:rsidRPr="00450BC4">
        <w:rPr>
          <w:rFonts w:ascii="Arial" w:eastAsia="Times New Roman" w:hAnsi="Arial" w:cs="Arial"/>
          <w:sz w:val="22"/>
          <w:szCs w:val="22"/>
          <w:vertAlign w:val="superscript"/>
        </w:rPr>
        <w:endnoteReference w:id="125"/>
      </w:r>
      <w:r w:rsidRPr="00450BC4">
        <w:rPr>
          <w:rFonts w:ascii="Arial" w:eastAsia="Times New Roman" w:hAnsi="Arial" w:cs="Arial"/>
          <w:sz w:val="22"/>
          <w:szCs w:val="22"/>
        </w:rPr>
        <w:t xml:space="preserve"> And having an existing jobs subsidy program in place makes it easier to scale up in periods and localities with high unemployment.</w:t>
      </w:r>
    </w:p>
    <w:p w14:paraId="0EB2F913" w14:textId="77777777" w:rsidR="00A67A61" w:rsidRPr="00450BC4" w:rsidRDefault="00A67A61" w:rsidP="00A67A61">
      <w:pPr>
        <w:spacing w:line="276" w:lineRule="auto"/>
        <w:rPr>
          <w:rFonts w:ascii="Arial" w:eastAsia="Times New Roman" w:hAnsi="Arial" w:cs="Arial"/>
          <w:sz w:val="22"/>
          <w:szCs w:val="22"/>
        </w:rPr>
      </w:pPr>
    </w:p>
    <w:p w14:paraId="030A1098" w14:textId="0AB66BB6" w:rsidR="00A67A61" w:rsidRPr="00450BC4" w:rsidRDefault="00A67A61" w:rsidP="00A67A61">
      <w:pPr>
        <w:spacing w:line="276" w:lineRule="auto"/>
        <w:rPr>
          <w:rFonts w:ascii="Arial" w:eastAsia="Times New Roman" w:hAnsi="Arial" w:cs="Arial"/>
          <w:sz w:val="22"/>
          <w:szCs w:val="22"/>
        </w:rPr>
      </w:pPr>
      <w:r w:rsidRPr="00450BC4">
        <w:rPr>
          <w:rFonts w:ascii="Arial" w:eastAsia="Times New Roman" w:hAnsi="Arial" w:cs="Arial"/>
          <w:sz w:val="22"/>
          <w:szCs w:val="22"/>
        </w:rPr>
        <w:t>Currently there is an existing federal Work Opportunity Tax Credit (WOTC)</w:t>
      </w:r>
      <w:r w:rsidRPr="00450BC4">
        <w:rPr>
          <w:rFonts w:ascii="Calibri" w:eastAsia="Times New Roman" w:hAnsi="Calibri" w:cs="Times New Roman"/>
        </w:rPr>
        <w:t xml:space="preserve"> </w:t>
      </w:r>
      <w:r w:rsidRPr="00450BC4">
        <w:rPr>
          <w:rFonts w:ascii="Arial" w:eastAsia="Times New Roman" w:hAnsi="Arial" w:cs="Arial"/>
          <w:sz w:val="22"/>
          <w:szCs w:val="22"/>
        </w:rPr>
        <w:t>available to employers that hire individuals from certain groups that face significant barriers to employment, but a subsidized jobs program is widely seen as more effective.</w:t>
      </w:r>
      <w:r w:rsidRPr="00450BC4">
        <w:rPr>
          <w:rFonts w:ascii="Arial" w:eastAsia="Times New Roman" w:hAnsi="Arial" w:cs="Arial"/>
          <w:sz w:val="22"/>
          <w:szCs w:val="22"/>
          <w:vertAlign w:val="superscript"/>
        </w:rPr>
        <w:endnoteReference w:id="126"/>
      </w:r>
      <w:r w:rsidRPr="00450BC4">
        <w:rPr>
          <w:rFonts w:ascii="Arial" w:eastAsia="Times New Roman" w:hAnsi="Arial" w:cs="Arial"/>
          <w:sz w:val="22"/>
          <w:szCs w:val="22"/>
        </w:rPr>
        <w:t xml:space="preserve"> S</w:t>
      </w:r>
      <w:r>
        <w:rPr>
          <w:rFonts w:ascii="Arial" w:eastAsia="Times New Roman" w:hAnsi="Arial" w:cs="Arial"/>
          <w:sz w:val="22"/>
          <w:szCs w:val="22"/>
        </w:rPr>
        <w:t>tudies show s</w:t>
      </w:r>
      <w:r w:rsidRPr="00450BC4">
        <w:rPr>
          <w:rFonts w:ascii="Arial" w:eastAsia="Times New Roman" w:hAnsi="Arial" w:cs="Arial"/>
          <w:sz w:val="22"/>
          <w:szCs w:val="22"/>
        </w:rPr>
        <w:t xml:space="preserve">ubsidized jobs </w:t>
      </w:r>
      <w:r>
        <w:rPr>
          <w:rFonts w:ascii="Arial" w:eastAsia="Times New Roman" w:hAnsi="Arial" w:cs="Arial"/>
          <w:sz w:val="22"/>
          <w:szCs w:val="22"/>
        </w:rPr>
        <w:t>programs</w:t>
      </w:r>
      <w:r w:rsidRPr="00450BC4">
        <w:rPr>
          <w:rFonts w:ascii="Arial" w:eastAsia="Times New Roman" w:hAnsi="Arial" w:cs="Arial"/>
          <w:sz w:val="22"/>
          <w:szCs w:val="22"/>
        </w:rPr>
        <w:t xml:space="preserve"> to be more effective than tax credits at creating net new jobs, as well as incentivizing employers to hire disadvantaged workers. Additionally, a jobs subsidy can be tied to a specific worker rather than an employer. This is particularly important for workers dislocated by automation, given their risk for long-term unemployment and the hardships they face in being rehired. This also makes it easier for states to provide so-called “wraparound services,” such as child</w:t>
      </w:r>
      <w:ins w:id="631" w:author="david jackson" w:date="2018-12-05T15:47:00Z">
        <w:r w:rsidR="00FA00AD">
          <w:rPr>
            <w:rFonts w:ascii="Arial" w:eastAsia="Times New Roman" w:hAnsi="Arial" w:cs="Arial"/>
            <w:sz w:val="22"/>
            <w:szCs w:val="22"/>
          </w:rPr>
          <w:t xml:space="preserve"> </w:t>
        </w:r>
      </w:ins>
      <w:r w:rsidRPr="00450BC4">
        <w:rPr>
          <w:rFonts w:ascii="Arial" w:eastAsia="Times New Roman" w:hAnsi="Arial" w:cs="Arial"/>
          <w:sz w:val="22"/>
          <w:szCs w:val="22"/>
        </w:rPr>
        <w:t>care or other employment supports, to further support workers most in need.</w:t>
      </w:r>
      <w:r w:rsidRPr="00450BC4">
        <w:rPr>
          <w:rFonts w:ascii="Arial" w:eastAsia="Times New Roman" w:hAnsi="Arial" w:cs="Arial"/>
          <w:sz w:val="22"/>
          <w:szCs w:val="22"/>
          <w:vertAlign w:val="superscript"/>
        </w:rPr>
        <w:endnoteReference w:id="127"/>
      </w:r>
    </w:p>
    <w:p w14:paraId="278E4434" w14:textId="77777777" w:rsidR="00D011E1" w:rsidRDefault="00D011E1">
      <w:r>
        <w:br w:type="page"/>
      </w:r>
    </w:p>
    <w:p w14:paraId="04A56995" w14:textId="77777777" w:rsidR="00D011E1" w:rsidRPr="00450BC4" w:rsidRDefault="00D011E1" w:rsidP="00D011E1">
      <w:pPr>
        <w:pStyle w:val="Heading2"/>
        <w:rPr>
          <w:rFonts w:eastAsia="Arial Unicode MS"/>
          <w:b/>
          <w:sz w:val="28"/>
          <w:szCs w:val="28"/>
        </w:rPr>
      </w:pPr>
      <w:r w:rsidRPr="00450BC4">
        <w:rPr>
          <w:rFonts w:eastAsia="Arial Unicode MS"/>
          <w:b/>
          <w:sz w:val="28"/>
          <w:szCs w:val="28"/>
        </w:rPr>
        <w:lastRenderedPageBreak/>
        <w:t>Reduce hardships for workers who are struggling</w:t>
      </w:r>
    </w:p>
    <w:p w14:paraId="58D02C01" w14:textId="77777777" w:rsidR="00D011E1" w:rsidRPr="00450BC4" w:rsidRDefault="00D011E1" w:rsidP="00D011E1">
      <w:pPr>
        <w:spacing w:line="276" w:lineRule="auto"/>
        <w:rPr>
          <w:rFonts w:ascii="Arial" w:eastAsia="Arial Unicode MS" w:hAnsi="Arial" w:cs="Arial"/>
          <w:sz w:val="22"/>
          <w:szCs w:val="22"/>
          <w:u w:color="000000"/>
        </w:rPr>
      </w:pPr>
    </w:p>
    <w:p w14:paraId="45350904" w14:textId="482D7341" w:rsidR="00D011E1" w:rsidRPr="00450BC4"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A constant learning mindset, coupled with stronger adjustment initiatives, should enable most workers to manage the next few decades by shifting toward higher-skill, non-routine roles working with the machines or </w:t>
      </w:r>
      <w:r>
        <w:rPr>
          <w:rFonts w:ascii="Arial" w:eastAsia="Arial Unicode MS" w:hAnsi="Arial" w:cs="Arial"/>
          <w:sz w:val="22"/>
          <w:szCs w:val="22"/>
          <w:u w:color="000000"/>
        </w:rPr>
        <w:t xml:space="preserve">in capacities </w:t>
      </w:r>
      <w:r w:rsidRPr="00450BC4">
        <w:rPr>
          <w:rFonts w:ascii="Arial" w:eastAsia="Arial Unicode MS" w:hAnsi="Arial" w:cs="Arial"/>
          <w:sz w:val="22"/>
          <w:szCs w:val="22"/>
          <w:u w:color="000000"/>
        </w:rPr>
        <w:t>beyond the</w:t>
      </w:r>
      <w:r>
        <w:rPr>
          <w:rFonts w:ascii="Arial" w:eastAsia="Arial Unicode MS" w:hAnsi="Arial" w:cs="Arial"/>
          <w:sz w:val="22"/>
          <w:szCs w:val="22"/>
          <w:u w:color="000000"/>
        </w:rPr>
        <w:t>m</w:t>
      </w:r>
      <w:r w:rsidRPr="00450BC4">
        <w:rPr>
          <w:rFonts w:ascii="Arial" w:eastAsia="Arial Unicode MS" w:hAnsi="Arial" w:cs="Arial"/>
          <w:sz w:val="22"/>
          <w:szCs w:val="22"/>
          <w:u w:color="000000"/>
        </w:rPr>
        <w:t xml:space="preserve">. However, as automation and AI continue to </w:t>
      </w:r>
      <w:del w:id="632" w:author="david jackson" w:date="2018-12-14T15:15:00Z">
        <w:r w:rsidRPr="00450BC4" w:rsidDel="00F8498F">
          <w:rPr>
            <w:rFonts w:ascii="Arial" w:eastAsia="Arial Unicode MS" w:hAnsi="Arial" w:cs="Arial"/>
            <w:sz w:val="22"/>
            <w:szCs w:val="22"/>
            <w:u w:color="000000"/>
          </w:rPr>
          <w:delText xml:space="preserve">take over </w:delText>
        </w:r>
        <w:r w:rsidDel="00F8498F">
          <w:rPr>
            <w:rFonts w:ascii="Arial" w:eastAsia="Arial Unicode MS" w:hAnsi="Arial" w:cs="Arial"/>
            <w:sz w:val="22"/>
            <w:szCs w:val="22"/>
            <w:u w:color="000000"/>
          </w:rPr>
          <w:delText xml:space="preserve">more </w:delText>
        </w:r>
        <w:r w:rsidRPr="00450BC4" w:rsidDel="00F8498F">
          <w:rPr>
            <w:rFonts w:ascii="Arial" w:eastAsia="Arial Unicode MS" w:hAnsi="Arial" w:cs="Arial"/>
            <w:sz w:val="22"/>
            <w:szCs w:val="22"/>
            <w:u w:color="000000"/>
          </w:rPr>
          <w:delText>work</w:delText>
        </w:r>
      </w:del>
      <w:ins w:id="633" w:author="david jackson" w:date="2018-12-14T15:15:00Z">
        <w:r w:rsidR="00F8498F">
          <w:rPr>
            <w:rFonts w:ascii="Arial" w:eastAsia="Arial Unicode MS" w:hAnsi="Arial" w:cs="Arial"/>
            <w:sz w:val="22"/>
            <w:szCs w:val="22"/>
            <w:u w:color="000000"/>
          </w:rPr>
          <w:t xml:space="preserve">substitute for </w:t>
        </w:r>
        <w:r w:rsidR="0058733E">
          <w:rPr>
            <w:rFonts w:ascii="Arial" w:eastAsia="Arial Unicode MS" w:hAnsi="Arial" w:cs="Arial"/>
            <w:sz w:val="22"/>
            <w:szCs w:val="22"/>
            <w:u w:color="000000"/>
          </w:rPr>
          <w:t>people</w:t>
        </w:r>
      </w:ins>
      <w:r w:rsidRPr="00450BC4">
        <w:rPr>
          <w:rFonts w:ascii="Arial" w:eastAsia="Arial Unicode MS" w:hAnsi="Arial" w:cs="Arial"/>
          <w:sz w:val="22"/>
          <w:szCs w:val="22"/>
          <w:u w:color="000000"/>
        </w:rPr>
        <w:t xml:space="preserve"> some workers will </w:t>
      </w:r>
      <w:r>
        <w:rPr>
          <w:rFonts w:ascii="Arial" w:eastAsia="Arial Unicode MS" w:hAnsi="Arial" w:cs="Arial"/>
          <w:sz w:val="22"/>
          <w:szCs w:val="22"/>
          <w:u w:color="000000"/>
        </w:rPr>
        <w:t xml:space="preserve">inevitably </w:t>
      </w:r>
      <w:r w:rsidRPr="00450BC4">
        <w:rPr>
          <w:rFonts w:ascii="Arial" w:eastAsia="Arial Unicode MS" w:hAnsi="Arial" w:cs="Arial"/>
          <w:sz w:val="22"/>
          <w:szCs w:val="22"/>
          <w:u w:color="000000"/>
        </w:rPr>
        <w:t xml:space="preserve">be forced into lower-wage service roles. Workers in </w:t>
      </w:r>
      <w:r>
        <w:rPr>
          <w:rFonts w:ascii="Arial" w:eastAsia="Arial Unicode MS" w:hAnsi="Arial" w:cs="Arial"/>
          <w:sz w:val="22"/>
          <w:szCs w:val="22"/>
          <w:u w:color="000000"/>
        </w:rPr>
        <w:t>such positions</w:t>
      </w:r>
      <w:r w:rsidRPr="00450BC4">
        <w:rPr>
          <w:rFonts w:ascii="Arial" w:eastAsia="Arial Unicode MS" w:hAnsi="Arial" w:cs="Arial"/>
          <w:sz w:val="22"/>
          <w:szCs w:val="22"/>
          <w:u w:color="000000"/>
        </w:rPr>
        <w:t xml:space="preserve"> face a variety of </w:t>
      </w:r>
      <w:r>
        <w:rPr>
          <w:rFonts w:ascii="Arial" w:eastAsia="Arial Unicode MS" w:hAnsi="Arial" w:cs="Arial"/>
          <w:sz w:val="22"/>
          <w:szCs w:val="22"/>
          <w:u w:color="000000"/>
        </w:rPr>
        <w:t>special hardships</w:t>
      </w:r>
      <w:r w:rsidRPr="00450BC4">
        <w:rPr>
          <w:rFonts w:ascii="Arial" w:eastAsia="Arial Unicode MS" w:hAnsi="Arial" w:cs="Arial"/>
          <w:sz w:val="22"/>
          <w:szCs w:val="22"/>
          <w:u w:color="000000"/>
        </w:rPr>
        <w:t xml:space="preserve">. Many </w:t>
      </w:r>
      <w:ins w:id="634" w:author="david jackson" w:date="2018-12-14T15:16:00Z">
        <w:r w:rsidR="0058733E">
          <w:rPr>
            <w:rFonts w:ascii="Arial" w:eastAsia="Arial Unicode MS" w:hAnsi="Arial" w:cs="Arial"/>
            <w:sz w:val="22"/>
            <w:szCs w:val="22"/>
            <w:u w:color="000000"/>
          </w:rPr>
          <w:t xml:space="preserve">of these roles </w:t>
        </w:r>
      </w:ins>
      <w:r w:rsidRPr="00450BC4">
        <w:rPr>
          <w:rFonts w:ascii="Arial" w:eastAsia="Arial Unicode MS" w:hAnsi="Arial" w:cs="Arial"/>
          <w:sz w:val="22"/>
          <w:szCs w:val="22"/>
          <w:u w:color="000000"/>
        </w:rPr>
        <w:t xml:space="preserve">lack basic employee benefits such as health insurance, retirement savings, or paid </w:t>
      </w:r>
      <w:r>
        <w:rPr>
          <w:rFonts w:ascii="Arial" w:eastAsia="Arial Unicode MS" w:hAnsi="Arial" w:cs="Arial"/>
          <w:sz w:val="22"/>
          <w:szCs w:val="22"/>
          <w:u w:color="000000"/>
        </w:rPr>
        <w:t>leave</w:t>
      </w:r>
      <w:r w:rsidRPr="00450BC4">
        <w:rPr>
          <w:rFonts w:ascii="Arial" w:eastAsia="Arial Unicode MS" w:hAnsi="Arial" w:cs="Arial"/>
          <w:sz w:val="22"/>
          <w:szCs w:val="22"/>
          <w:u w:color="000000"/>
        </w:rPr>
        <w:t xml:space="preserve">. Others </w:t>
      </w:r>
      <w:r>
        <w:rPr>
          <w:rFonts w:ascii="Arial" w:eastAsia="Arial Unicode MS" w:hAnsi="Arial" w:cs="Arial"/>
          <w:sz w:val="22"/>
          <w:szCs w:val="22"/>
          <w:u w:color="000000"/>
        </w:rPr>
        <w:t>will remain</w:t>
      </w:r>
      <w:r w:rsidRPr="00450BC4">
        <w:rPr>
          <w:rFonts w:ascii="Arial" w:eastAsia="Arial Unicode MS" w:hAnsi="Arial" w:cs="Arial"/>
          <w:sz w:val="22"/>
          <w:szCs w:val="22"/>
          <w:u w:color="000000"/>
        </w:rPr>
        <w:t xml:space="preserve"> underemployed and </w:t>
      </w:r>
      <w:r>
        <w:rPr>
          <w:rFonts w:ascii="Arial" w:eastAsia="Arial Unicode MS" w:hAnsi="Arial" w:cs="Arial"/>
          <w:sz w:val="22"/>
          <w:szCs w:val="22"/>
          <w:u w:color="000000"/>
        </w:rPr>
        <w:t xml:space="preserve">need to take on </w:t>
      </w:r>
      <w:r w:rsidRPr="00450BC4">
        <w:rPr>
          <w:rFonts w:ascii="Arial" w:eastAsia="Arial Unicode MS" w:hAnsi="Arial" w:cs="Arial"/>
          <w:sz w:val="22"/>
          <w:szCs w:val="22"/>
          <w:u w:color="000000"/>
        </w:rPr>
        <w:t xml:space="preserve">multiple </w:t>
      </w:r>
      <w:r>
        <w:rPr>
          <w:rFonts w:ascii="Arial" w:eastAsia="Arial Unicode MS" w:hAnsi="Arial" w:cs="Arial"/>
          <w:sz w:val="22"/>
          <w:szCs w:val="22"/>
          <w:u w:color="000000"/>
        </w:rPr>
        <w:t xml:space="preserve">part-time </w:t>
      </w:r>
      <w:r w:rsidRPr="00450BC4">
        <w:rPr>
          <w:rFonts w:ascii="Arial" w:eastAsia="Arial Unicode MS" w:hAnsi="Arial" w:cs="Arial"/>
          <w:sz w:val="22"/>
          <w:szCs w:val="22"/>
          <w:u w:color="000000"/>
        </w:rPr>
        <w:t xml:space="preserve">jobs to make ends meet. </w:t>
      </w:r>
      <w:r>
        <w:rPr>
          <w:rFonts w:ascii="Arial" w:eastAsia="Arial Unicode MS" w:hAnsi="Arial" w:cs="Arial"/>
          <w:sz w:val="22"/>
          <w:szCs w:val="22"/>
          <w:u w:color="000000"/>
        </w:rPr>
        <w:t>And s</w:t>
      </w:r>
      <w:r w:rsidRPr="00450BC4">
        <w:rPr>
          <w:rFonts w:ascii="Arial" w:eastAsia="Arial Unicode MS" w:hAnsi="Arial" w:cs="Arial"/>
          <w:sz w:val="22"/>
          <w:szCs w:val="22"/>
          <w:u w:color="000000"/>
        </w:rPr>
        <w:t xml:space="preserve">till others </w:t>
      </w:r>
      <w:r>
        <w:rPr>
          <w:rFonts w:ascii="Arial" w:eastAsia="Arial Unicode MS" w:hAnsi="Arial" w:cs="Arial"/>
          <w:sz w:val="22"/>
          <w:szCs w:val="22"/>
          <w:u w:color="000000"/>
        </w:rPr>
        <w:t xml:space="preserve">transition </w:t>
      </w:r>
      <w:r w:rsidRPr="00450BC4">
        <w:rPr>
          <w:rFonts w:ascii="Arial" w:eastAsia="Arial Unicode MS" w:hAnsi="Arial" w:cs="Arial"/>
          <w:sz w:val="22"/>
          <w:szCs w:val="22"/>
          <w:u w:color="000000"/>
        </w:rPr>
        <w:t>into freelance, contract-based, or “gig” work.</w:t>
      </w:r>
      <w:del w:id="635" w:author="david jackson" w:date="2018-11-29T14:33:00Z">
        <w:r w:rsidRPr="00450BC4" w:rsidDel="00BE5ACE">
          <w:rPr>
            <w:rFonts w:ascii="Arial" w:eastAsia="Arial Unicode MS" w:hAnsi="Arial" w:cs="Arial"/>
            <w:sz w:val="22"/>
            <w:szCs w:val="22"/>
            <w:u w:color="000000"/>
          </w:rPr>
          <w:delText xml:space="preserve"> </w:delText>
        </w:r>
        <w:r w:rsidDel="00BE5ACE">
          <w:rPr>
            <w:rFonts w:ascii="Arial" w:eastAsia="Arial Unicode MS" w:hAnsi="Arial" w:cs="Arial"/>
            <w:sz w:val="22"/>
            <w:szCs w:val="22"/>
            <w:u w:color="000000"/>
          </w:rPr>
          <w:delText xml:space="preserve"> </w:delText>
        </w:r>
      </w:del>
      <w:ins w:id="636" w:author="david jackson" w:date="2018-11-29T14:33:00Z">
        <w:r w:rsidR="00BE5ACE">
          <w:rPr>
            <w:rFonts w:ascii="Arial" w:eastAsia="Arial Unicode MS" w:hAnsi="Arial" w:cs="Arial"/>
            <w:sz w:val="22"/>
            <w:szCs w:val="22"/>
            <w:u w:color="000000"/>
          </w:rPr>
          <w:t xml:space="preserve"> </w:t>
        </w:r>
      </w:ins>
      <w:r>
        <w:rPr>
          <w:rFonts w:ascii="Arial" w:eastAsia="Arial Unicode MS" w:hAnsi="Arial" w:cs="Arial"/>
          <w:sz w:val="22"/>
          <w:szCs w:val="22"/>
          <w:u w:color="000000"/>
        </w:rPr>
        <w:t xml:space="preserve">Not only do </w:t>
      </w:r>
      <w:del w:id="637" w:author="david jackson" w:date="2018-12-14T15:16:00Z">
        <w:r w:rsidDel="005769F0">
          <w:rPr>
            <w:rFonts w:ascii="Arial" w:eastAsia="Arial Unicode MS" w:hAnsi="Arial" w:cs="Arial"/>
            <w:sz w:val="22"/>
            <w:szCs w:val="22"/>
            <w:u w:color="000000"/>
          </w:rPr>
          <w:delText xml:space="preserve">such </w:delText>
        </w:r>
      </w:del>
      <w:r>
        <w:rPr>
          <w:rFonts w:ascii="Arial" w:eastAsia="Arial Unicode MS" w:hAnsi="Arial" w:cs="Arial"/>
          <w:sz w:val="22"/>
          <w:szCs w:val="22"/>
          <w:u w:color="000000"/>
        </w:rPr>
        <w:t xml:space="preserve">these positions frequently lack benefits, they also largely fall outside the purview of </w:t>
      </w:r>
      <w:r w:rsidRPr="00450BC4">
        <w:rPr>
          <w:rFonts w:ascii="Arial" w:eastAsia="Arial Unicode MS" w:hAnsi="Arial" w:cs="Arial"/>
          <w:sz w:val="22"/>
          <w:szCs w:val="22"/>
          <w:u w:color="000000"/>
        </w:rPr>
        <w:t xml:space="preserve">basic worker protections, such as </w:t>
      </w:r>
      <w:r>
        <w:rPr>
          <w:rFonts w:ascii="Arial" w:eastAsia="Arial Unicode MS" w:hAnsi="Arial" w:cs="Arial"/>
          <w:sz w:val="22"/>
          <w:szCs w:val="22"/>
          <w:u w:color="000000"/>
        </w:rPr>
        <w:t xml:space="preserve">the </w:t>
      </w:r>
      <w:r w:rsidRPr="00450BC4">
        <w:rPr>
          <w:rFonts w:ascii="Arial" w:eastAsia="Arial Unicode MS" w:hAnsi="Arial" w:cs="Arial"/>
          <w:sz w:val="22"/>
          <w:szCs w:val="22"/>
          <w:u w:color="000000"/>
        </w:rPr>
        <w:t>minimum wage and overtime</w:t>
      </w:r>
      <w:r>
        <w:rPr>
          <w:rFonts w:ascii="Arial" w:eastAsia="Arial Unicode MS" w:hAnsi="Arial" w:cs="Arial"/>
          <w:sz w:val="22"/>
          <w:szCs w:val="22"/>
          <w:u w:color="000000"/>
        </w:rPr>
        <w:t xml:space="preserve"> pay</w:t>
      </w:r>
      <w:r w:rsidRPr="00450BC4">
        <w:rPr>
          <w:rFonts w:ascii="Arial" w:eastAsia="Arial Unicode MS" w:hAnsi="Arial" w:cs="Arial"/>
          <w:sz w:val="22"/>
          <w:szCs w:val="22"/>
          <w:u w:color="000000"/>
        </w:rPr>
        <w:t>. Income volatility, characterized by wide swings in a workers’ take-home pay throughout the year, is also more severe among low</w:t>
      </w:r>
      <w:ins w:id="638" w:author="david jackson" w:date="2018-12-14T15:17:00Z">
        <w:r w:rsidR="003E62A6">
          <w:rPr>
            <w:rFonts w:ascii="Arial" w:eastAsia="Arial Unicode MS" w:hAnsi="Arial" w:cs="Arial"/>
            <w:sz w:val="22"/>
            <w:szCs w:val="22"/>
            <w:u w:color="000000"/>
          </w:rPr>
          <w:t>-</w:t>
        </w:r>
      </w:ins>
      <w:del w:id="639" w:author="david jackson" w:date="2018-12-14T15:17:00Z">
        <w:r w:rsidRPr="00450BC4" w:rsidDel="003E62A6">
          <w:rPr>
            <w:rFonts w:ascii="Arial" w:eastAsia="Arial Unicode MS" w:hAnsi="Arial" w:cs="Arial"/>
            <w:sz w:val="22"/>
            <w:szCs w:val="22"/>
            <w:u w:color="000000"/>
          </w:rPr>
          <w:delText xml:space="preserve"> </w:delText>
        </w:r>
      </w:del>
      <w:r w:rsidRPr="00450BC4">
        <w:rPr>
          <w:rFonts w:ascii="Arial" w:eastAsia="Arial Unicode MS" w:hAnsi="Arial" w:cs="Arial"/>
          <w:sz w:val="22"/>
          <w:szCs w:val="22"/>
          <w:u w:color="000000"/>
        </w:rPr>
        <w:t xml:space="preserve">income workers, particularly those in the service sector. </w:t>
      </w:r>
    </w:p>
    <w:p w14:paraId="1EA7B273" w14:textId="77777777" w:rsidR="00D011E1" w:rsidRPr="00450BC4" w:rsidRDefault="00D011E1" w:rsidP="00D011E1">
      <w:pPr>
        <w:spacing w:line="276" w:lineRule="auto"/>
        <w:rPr>
          <w:rFonts w:ascii="Arial" w:eastAsia="Arial Unicode MS" w:hAnsi="Arial" w:cs="Arial"/>
          <w:sz w:val="22"/>
          <w:szCs w:val="22"/>
          <w:u w:color="000000"/>
        </w:rPr>
      </w:pPr>
    </w:p>
    <w:p w14:paraId="2275B102" w14:textId="1485E372" w:rsidR="00D011E1" w:rsidRPr="00450BC4" w:rsidRDefault="00D011E1" w:rsidP="00D011E1">
      <w:pPr>
        <w:spacing w:line="276" w:lineRule="auto"/>
        <w:rPr>
          <w:rFonts w:ascii="Arial" w:eastAsia="Arial Unicode MS" w:hAnsi="Arial" w:cs="Arial"/>
          <w:sz w:val="22"/>
          <w:szCs w:val="22"/>
          <w:u w:color="000000"/>
        </w:rPr>
      </w:pPr>
      <w:commentRangeStart w:id="640"/>
      <w:r>
        <w:rPr>
          <w:rFonts w:ascii="Arial" w:eastAsia="Arial Unicode MS" w:hAnsi="Arial" w:cs="Arial"/>
          <w:sz w:val="22"/>
          <w:szCs w:val="22"/>
          <w:u w:color="000000"/>
        </w:rPr>
        <w:t>Leaving</w:t>
      </w:r>
      <w:r w:rsidRPr="00450BC4">
        <w:rPr>
          <w:rFonts w:ascii="Arial" w:eastAsia="Arial Unicode MS" w:hAnsi="Arial" w:cs="Arial"/>
          <w:sz w:val="22"/>
          <w:szCs w:val="22"/>
          <w:u w:color="000000"/>
        </w:rPr>
        <w:t xml:space="preserve"> workers to fend largely for themselves is not the right way to manage the kinds </w:t>
      </w:r>
      <w:r>
        <w:rPr>
          <w:rFonts w:ascii="Arial" w:eastAsia="Arial Unicode MS" w:hAnsi="Arial" w:cs="Arial"/>
          <w:sz w:val="22"/>
          <w:szCs w:val="22"/>
          <w:u w:color="000000"/>
        </w:rPr>
        <w:t>of changes now underway.</w:t>
      </w:r>
      <w:r w:rsidRPr="00450BC4">
        <w:rPr>
          <w:rFonts w:ascii="Arial" w:eastAsia="Arial Unicode MS" w:hAnsi="Arial" w:cs="Arial"/>
          <w:sz w:val="22"/>
          <w:szCs w:val="22"/>
          <w:u w:color="000000"/>
        </w:rPr>
        <w:t xml:space="preserve"> </w:t>
      </w:r>
      <w:commentRangeEnd w:id="640"/>
      <w:r w:rsidR="006235BB">
        <w:rPr>
          <w:rStyle w:val="CommentReference"/>
          <w:rFonts w:ascii="Times New Roman" w:eastAsia="Arial Unicode MS" w:hAnsi="Times New Roman" w:cs="Times New Roman"/>
          <w:bdr w:val="nil"/>
        </w:rPr>
        <w:commentReference w:id="640"/>
      </w:r>
      <w:r w:rsidRPr="00450BC4">
        <w:rPr>
          <w:rFonts w:ascii="Arial" w:eastAsia="Arial Unicode MS" w:hAnsi="Arial" w:cs="Arial"/>
          <w:sz w:val="22"/>
          <w:szCs w:val="22"/>
          <w:u w:color="000000"/>
        </w:rPr>
        <w:t>In order to best support workers who are struggling in an increasingly automated economy</w:t>
      </w:r>
      <w:ins w:id="641" w:author="david jackson" w:date="2018-12-14T15:17:00Z">
        <w:r w:rsidR="00826DA5">
          <w:rPr>
            <w:rFonts w:ascii="Arial" w:eastAsia="Arial Unicode MS" w:hAnsi="Arial" w:cs="Arial"/>
            <w:sz w:val="22"/>
            <w:szCs w:val="22"/>
            <w:u w:color="000000"/>
          </w:rPr>
          <w:t xml:space="preserve"> </w:t>
        </w:r>
      </w:ins>
      <w:del w:id="642" w:author="david jackson" w:date="2018-12-14T15:17:00Z">
        <w:r w:rsidRPr="00450BC4" w:rsidDel="00826DA5">
          <w:rPr>
            <w:rFonts w:ascii="Arial" w:eastAsia="Arial Unicode MS" w:hAnsi="Arial" w:cs="Arial"/>
            <w:sz w:val="22"/>
            <w:szCs w:val="22"/>
            <w:u w:color="000000"/>
          </w:rPr>
          <w:delText>, then,</w:delText>
        </w:r>
      </w:del>
      <w:r w:rsidRPr="00450BC4">
        <w:rPr>
          <w:rFonts w:ascii="Arial" w:eastAsia="Arial Unicode MS" w:hAnsi="Arial" w:cs="Arial"/>
          <w:sz w:val="22"/>
          <w:szCs w:val="22"/>
          <w:u w:color="000000"/>
        </w:rPr>
        <w:t xml:space="preserve"> policymakers should pursue two broad strategies:</w:t>
      </w:r>
    </w:p>
    <w:p w14:paraId="18145B4B" w14:textId="77777777" w:rsidR="00D011E1" w:rsidRPr="00450BC4" w:rsidRDefault="00D011E1" w:rsidP="00D011E1">
      <w:pPr>
        <w:numPr>
          <w:ilvl w:val="0"/>
          <w:numId w:val="24"/>
        </w:num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Reform and expand income supports for workers in low-paying jobs</w:t>
      </w:r>
    </w:p>
    <w:p w14:paraId="5FFEFD3F" w14:textId="77777777" w:rsidR="00D011E1" w:rsidRPr="00450BC4" w:rsidRDefault="00D011E1" w:rsidP="00D011E1">
      <w:pPr>
        <w:numPr>
          <w:ilvl w:val="0"/>
          <w:numId w:val="24"/>
        </w:num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Reduce financial volatility for workers in low-wage jobs</w:t>
      </w:r>
    </w:p>
    <w:p w14:paraId="54465225" w14:textId="77777777" w:rsidR="00D011E1" w:rsidRPr="00450BC4" w:rsidRDefault="00D011E1" w:rsidP="00D011E1">
      <w:pPr>
        <w:spacing w:line="276" w:lineRule="auto"/>
        <w:rPr>
          <w:rFonts w:ascii="Arial" w:eastAsia="Arial Unicode MS" w:hAnsi="Arial" w:cs="Arial"/>
          <w:color w:val="2E74B5"/>
          <w:sz w:val="22"/>
          <w:szCs w:val="22"/>
          <w:u w:color="000000"/>
        </w:rPr>
      </w:pPr>
    </w:p>
    <w:p w14:paraId="28CA43BD" w14:textId="77777777" w:rsidR="00D011E1" w:rsidRPr="00450BC4" w:rsidRDefault="00D011E1" w:rsidP="00D011E1">
      <w:pPr>
        <w:spacing w:line="276" w:lineRule="auto"/>
        <w:rPr>
          <w:rFonts w:ascii="Arial" w:eastAsia="Arial Unicode MS" w:hAnsi="Arial" w:cs="Arial"/>
          <w:b/>
          <w:sz w:val="22"/>
          <w:szCs w:val="22"/>
          <w:u w:color="000000"/>
        </w:rPr>
      </w:pPr>
      <w:r w:rsidRPr="00450BC4">
        <w:rPr>
          <w:rFonts w:ascii="Arial" w:eastAsia="Arial Unicode MS" w:hAnsi="Arial" w:cs="Arial"/>
          <w:b/>
          <w:sz w:val="22"/>
          <w:szCs w:val="22"/>
          <w:u w:color="000000"/>
        </w:rPr>
        <w:t>Reform and expand income supports for workers in low-paying jobs</w:t>
      </w:r>
    </w:p>
    <w:p w14:paraId="72956B85" w14:textId="77777777" w:rsidR="00D011E1" w:rsidRPr="00450BC4" w:rsidRDefault="00D011E1" w:rsidP="00D011E1">
      <w:pPr>
        <w:spacing w:line="276" w:lineRule="auto"/>
        <w:rPr>
          <w:rFonts w:ascii="Arial" w:eastAsia="Arial Unicode MS" w:hAnsi="Arial" w:cs="Arial"/>
          <w:sz w:val="22"/>
          <w:szCs w:val="22"/>
          <w:u w:color="000000"/>
        </w:rPr>
      </w:pPr>
    </w:p>
    <w:p w14:paraId="694AC08E" w14:textId="36A5EF69" w:rsidR="00D011E1" w:rsidRPr="00450BC4"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High</w:t>
      </w:r>
      <w:ins w:id="643" w:author="david jackson" w:date="2018-12-14T15:27:00Z">
        <w:r w:rsidR="00C65E69">
          <w:rPr>
            <w:rFonts w:ascii="Arial" w:eastAsia="Arial Unicode MS" w:hAnsi="Arial" w:cs="Arial"/>
            <w:sz w:val="22"/>
            <w:szCs w:val="22"/>
            <w:u w:color="000000"/>
          </w:rPr>
          <w:t>-</w:t>
        </w:r>
      </w:ins>
      <w:del w:id="644" w:author="david jackson" w:date="2018-12-14T15:27:00Z">
        <w:r w:rsidRPr="00450BC4" w:rsidDel="00C65E69">
          <w:rPr>
            <w:rFonts w:ascii="Arial" w:eastAsia="Arial Unicode MS" w:hAnsi="Arial" w:cs="Arial"/>
            <w:sz w:val="22"/>
            <w:szCs w:val="22"/>
            <w:u w:color="000000"/>
          </w:rPr>
          <w:delText xml:space="preserve"> </w:delText>
        </w:r>
      </w:del>
      <w:r w:rsidRPr="00450BC4">
        <w:rPr>
          <w:rFonts w:ascii="Arial" w:eastAsia="Arial Unicode MS" w:hAnsi="Arial" w:cs="Arial"/>
          <w:sz w:val="22"/>
          <w:szCs w:val="22"/>
          <w:u w:color="000000"/>
        </w:rPr>
        <w:t>skill</w:t>
      </w:r>
      <w:del w:id="645" w:author="david jackson" w:date="2018-12-14T15:27:00Z">
        <w:r w:rsidRPr="00450BC4" w:rsidDel="00C65E69">
          <w:rPr>
            <w:rFonts w:ascii="Arial" w:eastAsia="Arial Unicode MS" w:hAnsi="Arial" w:cs="Arial"/>
            <w:sz w:val="22"/>
            <w:szCs w:val="22"/>
            <w:u w:color="000000"/>
          </w:rPr>
          <w:delText>s</w:delText>
        </w:r>
      </w:del>
      <w:r w:rsidRPr="00450BC4">
        <w:rPr>
          <w:rFonts w:ascii="Arial" w:eastAsia="Arial Unicode MS" w:hAnsi="Arial" w:cs="Arial"/>
          <w:sz w:val="22"/>
          <w:szCs w:val="22"/>
          <w:u w:color="000000"/>
        </w:rPr>
        <w:t xml:space="preserve"> jobs that require creative intelligence and adaptability are likely to </w:t>
      </w:r>
      <w:r>
        <w:rPr>
          <w:rFonts w:ascii="Arial" w:eastAsia="Arial Unicode MS" w:hAnsi="Arial" w:cs="Arial"/>
          <w:sz w:val="22"/>
          <w:szCs w:val="22"/>
          <w:u w:color="000000"/>
        </w:rPr>
        <w:t xml:space="preserve">both </w:t>
      </w:r>
      <w:r w:rsidRPr="00450BC4">
        <w:rPr>
          <w:rFonts w:ascii="Arial" w:eastAsia="Arial Unicode MS" w:hAnsi="Arial" w:cs="Arial"/>
          <w:sz w:val="22"/>
          <w:szCs w:val="22"/>
          <w:u w:color="000000"/>
        </w:rPr>
        <w:t>remain impervious to automation</w:t>
      </w:r>
      <w:r>
        <w:rPr>
          <w:rFonts w:ascii="Arial" w:eastAsia="Arial Unicode MS" w:hAnsi="Arial" w:cs="Arial"/>
          <w:sz w:val="22"/>
          <w:szCs w:val="22"/>
          <w:u w:color="000000"/>
        </w:rPr>
        <w:t xml:space="preserve"> and</w:t>
      </w:r>
      <w:r w:rsidRPr="00450BC4">
        <w:rPr>
          <w:rFonts w:ascii="Arial" w:eastAsia="Arial Unicode MS" w:hAnsi="Arial" w:cs="Arial"/>
          <w:sz w:val="22"/>
          <w:szCs w:val="22"/>
          <w:u w:color="000000"/>
        </w:rPr>
        <w:t xml:space="preserve"> pay a premium. However, the coming years will </w:t>
      </w:r>
      <w:r>
        <w:rPr>
          <w:rFonts w:ascii="Arial" w:eastAsia="Arial Unicode MS" w:hAnsi="Arial" w:cs="Arial"/>
          <w:sz w:val="22"/>
          <w:szCs w:val="22"/>
          <w:u w:color="000000"/>
        </w:rPr>
        <w:t>also</w:t>
      </w:r>
      <w:r w:rsidRPr="00450BC4">
        <w:rPr>
          <w:rFonts w:ascii="Arial" w:eastAsia="Arial Unicode MS" w:hAnsi="Arial" w:cs="Arial"/>
          <w:sz w:val="22"/>
          <w:szCs w:val="22"/>
          <w:u w:color="000000"/>
        </w:rPr>
        <w:t xml:space="preserve"> produce m</w:t>
      </w:r>
      <w:r>
        <w:rPr>
          <w:rFonts w:ascii="Arial" w:eastAsia="Arial Unicode MS" w:hAnsi="Arial" w:cs="Arial"/>
          <w:sz w:val="22"/>
          <w:szCs w:val="22"/>
          <w:u w:color="000000"/>
        </w:rPr>
        <w:t>illions of</w:t>
      </w:r>
      <w:r w:rsidRPr="00450BC4">
        <w:rPr>
          <w:rFonts w:ascii="Arial" w:eastAsia="Arial Unicode MS" w:hAnsi="Arial" w:cs="Arial"/>
          <w:sz w:val="22"/>
          <w:szCs w:val="22"/>
          <w:u w:color="000000"/>
        </w:rPr>
        <w:t xml:space="preserve"> low-skill</w:t>
      </w:r>
      <w:r>
        <w:rPr>
          <w:rFonts w:ascii="Arial" w:eastAsia="Arial Unicode MS" w:hAnsi="Arial" w:cs="Arial"/>
          <w:sz w:val="22"/>
          <w:szCs w:val="22"/>
          <w:u w:color="000000"/>
        </w:rPr>
        <w:t xml:space="preserve"> service</w:t>
      </w:r>
      <w:r w:rsidRPr="00450BC4">
        <w:rPr>
          <w:rFonts w:ascii="Arial" w:eastAsia="Arial Unicode MS" w:hAnsi="Arial" w:cs="Arial"/>
          <w:sz w:val="22"/>
          <w:szCs w:val="22"/>
          <w:u w:color="000000"/>
        </w:rPr>
        <w:t xml:space="preserve"> jobs resistant to automation, </w:t>
      </w:r>
      <w:r>
        <w:rPr>
          <w:rFonts w:ascii="Arial" w:eastAsia="Arial Unicode MS" w:hAnsi="Arial" w:cs="Arial"/>
          <w:sz w:val="22"/>
          <w:szCs w:val="22"/>
          <w:u w:color="000000"/>
        </w:rPr>
        <w:t xml:space="preserve">particularly ones </w:t>
      </w:r>
      <w:r w:rsidRPr="00450BC4">
        <w:rPr>
          <w:rFonts w:ascii="Arial" w:eastAsia="Arial Unicode MS" w:hAnsi="Arial" w:cs="Arial"/>
          <w:sz w:val="22"/>
          <w:szCs w:val="22"/>
          <w:u w:color="000000"/>
        </w:rPr>
        <w:t xml:space="preserve">that require physical dexterity in </w:t>
      </w:r>
      <w:del w:id="646" w:author="david jackson" w:date="2018-12-14T15:28:00Z">
        <w:r w:rsidRPr="00450BC4" w:rsidDel="003E564A">
          <w:rPr>
            <w:rFonts w:ascii="Arial" w:eastAsia="Arial Unicode MS" w:hAnsi="Arial" w:cs="Arial"/>
            <w:sz w:val="22"/>
            <w:szCs w:val="22"/>
            <w:u w:color="000000"/>
          </w:rPr>
          <w:delText xml:space="preserve">a </w:delText>
        </w:r>
      </w:del>
      <w:r w:rsidRPr="00450BC4">
        <w:rPr>
          <w:rFonts w:ascii="Arial" w:eastAsia="Arial Unicode MS" w:hAnsi="Arial" w:cs="Arial"/>
          <w:sz w:val="22"/>
          <w:szCs w:val="22"/>
          <w:u w:color="000000"/>
        </w:rPr>
        <w:t>non-rote</w:t>
      </w:r>
      <w:del w:id="647" w:author="david jackson" w:date="2018-12-14T15:28:00Z">
        <w:r w:rsidRPr="00450BC4" w:rsidDel="003E564A">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 xml:space="preserve"> unpredictable environment</w:t>
      </w:r>
      <w:r>
        <w:rPr>
          <w:rFonts w:ascii="Arial" w:eastAsia="Arial Unicode MS" w:hAnsi="Arial" w:cs="Arial"/>
          <w:sz w:val="22"/>
          <w:szCs w:val="22"/>
          <w:u w:color="000000"/>
        </w:rPr>
        <w:t>s</w:t>
      </w:r>
      <w:del w:id="648" w:author="david jackson" w:date="2018-12-14T15:28:00Z">
        <w:r w:rsidRPr="00450BC4" w:rsidDel="003E564A">
          <w:rPr>
            <w:rFonts w:ascii="Arial" w:eastAsia="Arial Unicode MS" w:hAnsi="Arial" w:cs="Arial"/>
            <w:sz w:val="22"/>
            <w:szCs w:val="22"/>
            <w:u w:color="000000"/>
          </w:rPr>
          <w:delText xml:space="preserve">. Think of </w:delText>
        </w:r>
        <w:r w:rsidRPr="00450BC4" w:rsidDel="005F4A84">
          <w:rPr>
            <w:rFonts w:ascii="Arial" w:eastAsia="Arial Unicode MS" w:hAnsi="Arial" w:cs="Arial"/>
            <w:sz w:val="22"/>
            <w:szCs w:val="22"/>
            <w:u w:color="000000"/>
          </w:rPr>
          <w:delText xml:space="preserve">the </w:delText>
        </w:r>
      </w:del>
      <w:ins w:id="649" w:author="david jackson" w:date="2018-12-14T15:28:00Z">
        <w:r w:rsidR="005F4A84">
          <w:rPr>
            <w:rFonts w:ascii="Arial" w:eastAsia="Arial Unicode MS" w:hAnsi="Arial" w:cs="Arial"/>
            <w:sz w:val="22"/>
            <w:szCs w:val="22"/>
            <w:u w:color="000000"/>
          </w:rPr>
          <w:t>.</w:t>
        </w:r>
      </w:ins>
      <w:ins w:id="650" w:author="david jackson" w:date="2018-12-14T15:29:00Z">
        <w:r w:rsidR="00700E28">
          <w:rPr>
            <w:rFonts w:ascii="Arial" w:eastAsia="Arial Unicode MS" w:hAnsi="Arial" w:cs="Arial"/>
            <w:sz w:val="22"/>
            <w:szCs w:val="22"/>
            <w:u w:color="000000"/>
          </w:rPr>
          <w:t xml:space="preserve"> The </w:t>
        </w:r>
      </w:ins>
      <w:r w:rsidRPr="00450BC4">
        <w:rPr>
          <w:rFonts w:ascii="Arial" w:eastAsia="Arial Unicode MS" w:hAnsi="Arial" w:cs="Arial"/>
          <w:sz w:val="22"/>
          <w:szCs w:val="22"/>
          <w:u w:color="000000"/>
        </w:rPr>
        <w:t xml:space="preserve">large health care, </w:t>
      </w:r>
      <w:r>
        <w:rPr>
          <w:rFonts w:ascii="Arial" w:eastAsia="Arial Unicode MS" w:hAnsi="Arial" w:cs="Arial"/>
          <w:sz w:val="22"/>
          <w:szCs w:val="22"/>
          <w:u w:color="000000"/>
        </w:rPr>
        <w:t xml:space="preserve">social services, and education </w:t>
      </w:r>
      <w:r w:rsidRPr="00450BC4">
        <w:rPr>
          <w:rFonts w:ascii="Arial" w:eastAsia="Arial Unicode MS" w:hAnsi="Arial" w:cs="Arial"/>
          <w:sz w:val="22"/>
          <w:szCs w:val="22"/>
          <w:u w:color="000000"/>
        </w:rPr>
        <w:t>industries</w:t>
      </w:r>
      <w:ins w:id="651" w:author="david jackson" w:date="2018-12-14T15:29:00Z">
        <w:r w:rsidR="00700E28">
          <w:rPr>
            <w:rFonts w:ascii="Arial" w:eastAsia="Arial Unicode MS" w:hAnsi="Arial" w:cs="Arial"/>
            <w:sz w:val="22"/>
            <w:szCs w:val="22"/>
            <w:u w:color="000000"/>
          </w:rPr>
          <w:t xml:space="preserve"> are good examples</w:t>
        </w:r>
      </w:ins>
      <w:r w:rsidRPr="00450BC4">
        <w:rPr>
          <w:rFonts w:ascii="Arial" w:eastAsia="Arial Unicode MS" w:hAnsi="Arial" w:cs="Arial"/>
          <w:sz w:val="22"/>
          <w:szCs w:val="22"/>
          <w:u w:color="000000"/>
        </w:rPr>
        <w:t>. The good news is such jobs will continue to</w:t>
      </w:r>
      <w:r>
        <w:rPr>
          <w:rFonts w:ascii="Arial" w:eastAsia="Arial Unicode MS" w:hAnsi="Arial" w:cs="Arial"/>
          <w:sz w:val="22"/>
          <w:szCs w:val="22"/>
          <w:u w:color="000000"/>
        </w:rPr>
        <w:t xml:space="preserve"> exist and</w:t>
      </w:r>
      <w:r w:rsidRPr="00450BC4">
        <w:rPr>
          <w:rFonts w:ascii="Arial" w:eastAsia="Arial Unicode MS" w:hAnsi="Arial" w:cs="Arial"/>
          <w:sz w:val="22"/>
          <w:szCs w:val="22"/>
          <w:u w:color="000000"/>
        </w:rPr>
        <w:t xml:space="preserve"> pro</w:t>
      </w:r>
      <w:r>
        <w:rPr>
          <w:rFonts w:ascii="Arial" w:eastAsia="Arial Unicode MS" w:hAnsi="Arial" w:cs="Arial"/>
          <w:sz w:val="22"/>
          <w:szCs w:val="22"/>
          <w:u w:color="000000"/>
        </w:rPr>
        <w:t xml:space="preserve">vide livelihoods. </w:t>
      </w:r>
      <w:r w:rsidRPr="00450BC4">
        <w:rPr>
          <w:rFonts w:ascii="Arial" w:eastAsia="Arial Unicode MS" w:hAnsi="Arial" w:cs="Arial"/>
          <w:sz w:val="22"/>
          <w:szCs w:val="22"/>
          <w:u w:color="000000"/>
        </w:rPr>
        <w:t>The bad news</w:t>
      </w:r>
      <w:r>
        <w:rPr>
          <w:rFonts w:ascii="Arial" w:eastAsia="Arial Unicode MS" w:hAnsi="Arial" w:cs="Arial"/>
          <w:sz w:val="22"/>
          <w:szCs w:val="22"/>
          <w:u w:color="000000"/>
        </w:rPr>
        <w:t xml:space="preserve"> is </w:t>
      </w:r>
      <w:r w:rsidRPr="00450BC4">
        <w:rPr>
          <w:rFonts w:ascii="Arial" w:eastAsia="Arial Unicode MS" w:hAnsi="Arial" w:cs="Arial"/>
          <w:sz w:val="22"/>
          <w:szCs w:val="22"/>
          <w:u w:color="000000"/>
        </w:rPr>
        <w:t xml:space="preserve">these jobs are likely to </w:t>
      </w:r>
      <w:r>
        <w:rPr>
          <w:rFonts w:ascii="Arial" w:eastAsia="Arial Unicode MS" w:hAnsi="Arial" w:cs="Arial"/>
          <w:sz w:val="22"/>
          <w:szCs w:val="22"/>
          <w:u w:color="000000"/>
        </w:rPr>
        <w:t>remain</w:t>
      </w:r>
      <w:r w:rsidRPr="00450BC4">
        <w:rPr>
          <w:rFonts w:ascii="Arial" w:eastAsia="Arial Unicode MS" w:hAnsi="Arial" w:cs="Arial"/>
          <w:sz w:val="22"/>
          <w:szCs w:val="22"/>
          <w:u w:color="000000"/>
        </w:rPr>
        <w:t xml:space="preserve"> difficult,</w:t>
      </w:r>
      <w:r>
        <w:rPr>
          <w:rFonts w:ascii="Arial" w:eastAsia="Arial Unicode MS" w:hAnsi="Arial" w:cs="Arial"/>
          <w:sz w:val="22"/>
          <w:szCs w:val="22"/>
          <w:u w:color="000000"/>
        </w:rPr>
        <w:t xml:space="preserve"> u</w:t>
      </w:r>
      <w:r w:rsidRPr="00450BC4">
        <w:rPr>
          <w:rFonts w:ascii="Arial" w:eastAsia="Arial Unicode MS" w:hAnsi="Arial" w:cs="Arial"/>
          <w:sz w:val="22"/>
          <w:szCs w:val="22"/>
          <w:u w:color="000000"/>
        </w:rPr>
        <w:t xml:space="preserve">nstable, and low paying. Consequently, policymakers </w:t>
      </w:r>
      <w:r>
        <w:rPr>
          <w:rFonts w:ascii="Arial" w:eastAsia="Arial Unicode MS" w:hAnsi="Arial" w:cs="Arial"/>
          <w:sz w:val="22"/>
          <w:szCs w:val="22"/>
          <w:u w:color="000000"/>
        </w:rPr>
        <w:t xml:space="preserve">are going to need to adopt </w:t>
      </w:r>
      <w:r w:rsidRPr="00450BC4">
        <w:rPr>
          <w:rFonts w:ascii="Arial" w:eastAsia="Arial Unicode MS" w:hAnsi="Arial" w:cs="Arial"/>
          <w:sz w:val="22"/>
          <w:szCs w:val="22"/>
          <w:u w:color="000000"/>
        </w:rPr>
        <w:t>income</w:t>
      </w:r>
      <w:r>
        <w:rPr>
          <w:rFonts w:ascii="Arial" w:eastAsia="Arial Unicode MS" w:hAnsi="Arial" w:cs="Arial"/>
          <w:sz w:val="22"/>
          <w:szCs w:val="22"/>
          <w:u w:color="000000"/>
        </w:rPr>
        <w:t>-</w:t>
      </w:r>
      <w:r w:rsidRPr="00450BC4">
        <w:rPr>
          <w:rFonts w:ascii="Arial" w:eastAsia="Arial Unicode MS" w:hAnsi="Arial" w:cs="Arial"/>
          <w:sz w:val="22"/>
          <w:szCs w:val="22"/>
          <w:u w:color="000000"/>
        </w:rPr>
        <w:t>sup</w:t>
      </w:r>
      <w:r>
        <w:rPr>
          <w:rFonts w:ascii="Arial" w:eastAsia="Arial Unicode MS" w:hAnsi="Arial" w:cs="Arial"/>
          <w:sz w:val="22"/>
          <w:szCs w:val="22"/>
          <w:u w:color="000000"/>
        </w:rPr>
        <w:t xml:space="preserve">port measures to </w:t>
      </w:r>
      <w:r w:rsidRPr="00450BC4">
        <w:rPr>
          <w:rFonts w:ascii="Arial" w:eastAsia="Arial Unicode MS" w:hAnsi="Arial" w:cs="Arial"/>
          <w:sz w:val="22"/>
          <w:szCs w:val="22"/>
          <w:u w:color="000000"/>
        </w:rPr>
        <w:t>improve workers’ well</w:t>
      </w:r>
      <w:ins w:id="652" w:author="david jackson" w:date="2018-12-14T15:29:00Z">
        <w:r w:rsidR="00700E28">
          <w:rPr>
            <w:rFonts w:ascii="Arial" w:eastAsia="Arial Unicode MS" w:hAnsi="Arial" w:cs="Arial"/>
            <w:sz w:val="22"/>
            <w:szCs w:val="22"/>
            <w:u w:color="000000"/>
          </w:rPr>
          <w:t>-</w:t>
        </w:r>
      </w:ins>
      <w:r w:rsidRPr="00450BC4">
        <w:rPr>
          <w:rFonts w:ascii="Arial" w:eastAsia="Arial Unicode MS" w:hAnsi="Arial" w:cs="Arial"/>
          <w:sz w:val="22"/>
          <w:szCs w:val="22"/>
          <w:u w:color="000000"/>
        </w:rPr>
        <w:t xml:space="preserve">being. </w:t>
      </w:r>
    </w:p>
    <w:p w14:paraId="73C9EF82" w14:textId="77777777" w:rsidR="00D011E1" w:rsidRPr="00450BC4" w:rsidRDefault="00D011E1" w:rsidP="00D011E1">
      <w:pPr>
        <w:spacing w:line="276" w:lineRule="auto"/>
        <w:rPr>
          <w:rFonts w:ascii="Arial" w:eastAsia="Arial Unicode MS" w:hAnsi="Arial" w:cs="Arial"/>
          <w:sz w:val="22"/>
          <w:szCs w:val="22"/>
          <w:u w:color="000000"/>
        </w:rPr>
      </w:pPr>
    </w:p>
    <w:p w14:paraId="24F64BF5" w14:textId="0D3288E2" w:rsidR="00D011E1"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Today, the </w:t>
      </w:r>
      <w:r>
        <w:rPr>
          <w:rFonts w:ascii="Arial" w:eastAsia="Arial Unicode MS" w:hAnsi="Arial" w:cs="Arial"/>
          <w:sz w:val="22"/>
          <w:szCs w:val="22"/>
          <w:u w:color="000000"/>
        </w:rPr>
        <w:t>Earned Income Tax Credit (EITC)</w:t>
      </w:r>
      <w:r w:rsidRPr="00450BC4">
        <w:rPr>
          <w:rFonts w:ascii="Arial" w:eastAsia="Arial Unicode MS" w:hAnsi="Arial" w:cs="Arial"/>
          <w:sz w:val="22"/>
          <w:szCs w:val="22"/>
          <w:u w:color="000000"/>
        </w:rPr>
        <w:t xml:space="preserve"> looks like an essential</w:t>
      </w:r>
      <w:del w:id="653" w:author="david jackson" w:date="2018-12-14T15:30:00Z">
        <w:r w:rsidRPr="00450BC4" w:rsidDel="0096677E">
          <w:rPr>
            <w:rFonts w:ascii="Arial" w:eastAsia="Arial Unicode MS" w:hAnsi="Arial" w:cs="Arial"/>
            <w:sz w:val="22"/>
            <w:szCs w:val="22"/>
            <w:u w:color="000000"/>
          </w:rPr>
          <w:delText xml:space="preserve">, ready-to-go </w:delText>
        </w:r>
      </w:del>
      <w:r w:rsidRPr="00450BC4">
        <w:rPr>
          <w:rFonts w:ascii="Arial" w:eastAsia="Arial Unicode MS" w:hAnsi="Arial" w:cs="Arial"/>
          <w:sz w:val="22"/>
          <w:szCs w:val="22"/>
          <w:u w:color="000000"/>
        </w:rPr>
        <w:t xml:space="preserve">counterbalance to the likely continued wage stagnation and insecurity ahead for many lower-skill workers in the </w:t>
      </w:r>
      <w:r>
        <w:rPr>
          <w:rFonts w:ascii="Arial" w:eastAsia="Arial Unicode MS" w:hAnsi="Arial" w:cs="Arial"/>
          <w:sz w:val="22"/>
          <w:szCs w:val="22"/>
          <w:u w:color="000000"/>
        </w:rPr>
        <w:t>AI era</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T</w:t>
      </w:r>
      <w:r w:rsidRPr="00450BC4">
        <w:rPr>
          <w:rFonts w:ascii="Arial" w:eastAsia="Arial Unicode MS" w:hAnsi="Arial" w:cs="Arial"/>
          <w:sz w:val="22"/>
          <w:szCs w:val="22"/>
          <w:u w:color="000000"/>
        </w:rPr>
        <w:t xml:space="preserve">he program provides families with children that make under $50,000 a </w:t>
      </w:r>
      <w:del w:id="654" w:author="david jackson" w:date="2018-12-14T15:30:00Z">
        <w:r w:rsidDel="00304633">
          <w:rPr>
            <w:rFonts w:ascii="Arial" w:eastAsia="Arial Unicode MS" w:hAnsi="Arial" w:cs="Arial"/>
            <w:sz w:val="22"/>
            <w:szCs w:val="22"/>
            <w:u w:color="000000"/>
          </w:rPr>
          <w:delText>“</w:delText>
        </w:r>
      </w:del>
      <w:r>
        <w:rPr>
          <w:rFonts w:ascii="Arial" w:eastAsia="Arial Unicode MS" w:hAnsi="Arial" w:cs="Arial"/>
          <w:sz w:val="22"/>
          <w:szCs w:val="22"/>
          <w:u w:color="000000"/>
        </w:rPr>
        <w:t>refundable</w:t>
      </w:r>
      <w:del w:id="655" w:author="david jackson" w:date="2018-12-14T15:30:00Z">
        <w:r w:rsidDel="00304633">
          <w:rPr>
            <w:rFonts w:ascii="Arial" w:eastAsia="Arial Unicode MS" w:hAnsi="Arial" w:cs="Arial"/>
            <w:sz w:val="22"/>
            <w:szCs w:val="22"/>
            <w:u w:color="000000"/>
          </w:rPr>
          <w:delText>”</w:delText>
        </w:r>
      </w:del>
      <w:r>
        <w:rPr>
          <w:rFonts w:ascii="Arial" w:eastAsia="Arial Unicode MS" w:hAnsi="Arial" w:cs="Arial"/>
          <w:sz w:val="22"/>
          <w:szCs w:val="22"/>
          <w:u w:color="000000"/>
        </w:rPr>
        <w:t xml:space="preserve"> tax credit of up to $6,300 that filers get to keep</w:t>
      </w:r>
      <w:r w:rsidRPr="00450BC4">
        <w:rPr>
          <w:rFonts w:ascii="Arial" w:eastAsia="Arial Unicode MS" w:hAnsi="Arial" w:cs="Arial"/>
          <w:sz w:val="22"/>
          <w:szCs w:val="22"/>
          <w:u w:color="000000"/>
        </w:rPr>
        <w:t xml:space="preserve">, minus any tax owed, even if it reduces their tax liability below </w:t>
      </w:r>
      <w:del w:id="656" w:author="david jackson" w:date="2018-12-14T15:31:00Z">
        <w:r w:rsidRPr="00450BC4" w:rsidDel="003F706A">
          <w:rPr>
            <w:rFonts w:ascii="Arial" w:eastAsia="Arial Unicode MS" w:hAnsi="Arial" w:cs="Arial"/>
            <w:sz w:val="22"/>
            <w:szCs w:val="22"/>
            <w:u w:color="000000"/>
          </w:rPr>
          <w:delText>$0</w:delText>
        </w:r>
      </w:del>
      <w:ins w:id="657" w:author="david jackson" w:date="2018-12-14T15:31:00Z">
        <w:r w:rsidR="003F706A">
          <w:rPr>
            <w:rFonts w:ascii="Arial" w:eastAsia="Arial Unicode MS" w:hAnsi="Arial" w:cs="Arial"/>
            <w:sz w:val="22"/>
            <w:szCs w:val="22"/>
            <w:u w:color="000000"/>
          </w:rPr>
          <w:t>zero</w:t>
        </w:r>
      </w:ins>
      <w:r w:rsidRPr="00450BC4">
        <w:rPr>
          <w:rFonts w:ascii="Arial" w:eastAsia="Arial Unicode MS" w:hAnsi="Arial" w:cs="Arial"/>
          <w:sz w:val="22"/>
          <w:szCs w:val="22"/>
          <w:u w:color="000000"/>
        </w:rPr>
        <w:t>. In effect, it provides a significant income subsidy for lower-wage American workers</w:t>
      </w:r>
      <w:r>
        <w:rPr>
          <w:rFonts w:ascii="Arial" w:eastAsia="Arial Unicode MS" w:hAnsi="Arial" w:cs="Arial"/>
          <w:sz w:val="22"/>
          <w:szCs w:val="22"/>
          <w:u w:color="000000"/>
        </w:rPr>
        <w:t xml:space="preserve"> with children</w:t>
      </w:r>
      <w:r w:rsidRPr="00450BC4">
        <w:rPr>
          <w:rFonts w:ascii="Arial" w:eastAsia="Arial Unicode MS" w:hAnsi="Arial" w:cs="Arial"/>
          <w:sz w:val="22"/>
          <w:szCs w:val="22"/>
          <w:u w:color="000000"/>
        </w:rPr>
        <w:t xml:space="preserve">. What is more, </w:t>
      </w:r>
      <w:r>
        <w:rPr>
          <w:rFonts w:ascii="Arial" w:eastAsia="Arial Unicode MS" w:hAnsi="Arial" w:cs="Arial"/>
          <w:sz w:val="22"/>
          <w:szCs w:val="22"/>
          <w:u w:color="000000"/>
        </w:rPr>
        <w:t>the EITC is</w:t>
      </w:r>
      <w:r w:rsidRPr="00450BC4">
        <w:rPr>
          <w:rFonts w:ascii="Arial" w:eastAsia="Arial Unicode MS" w:hAnsi="Arial" w:cs="Arial"/>
          <w:sz w:val="22"/>
          <w:szCs w:val="22"/>
          <w:u w:color="000000"/>
        </w:rPr>
        <w:t xml:space="preserve"> effective</w:t>
      </w:r>
      <w:r>
        <w:rPr>
          <w:rFonts w:ascii="Arial" w:eastAsia="Arial Unicode MS" w:hAnsi="Arial" w:cs="Arial"/>
          <w:sz w:val="22"/>
          <w:szCs w:val="22"/>
          <w:u w:color="000000"/>
        </w:rPr>
        <w:t>: it lifts</w:t>
      </w:r>
      <w:r w:rsidRPr="00450BC4">
        <w:rPr>
          <w:rFonts w:ascii="Arial" w:eastAsia="Arial Unicode MS" w:hAnsi="Arial" w:cs="Arial"/>
          <w:sz w:val="22"/>
          <w:szCs w:val="22"/>
          <w:u w:color="000000"/>
        </w:rPr>
        <w:t xml:space="preserve"> nearly 6 million people </w:t>
      </w:r>
      <w:r>
        <w:rPr>
          <w:rFonts w:ascii="Arial" w:eastAsia="Arial Unicode MS" w:hAnsi="Arial" w:cs="Arial"/>
          <w:sz w:val="22"/>
          <w:szCs w:val="22"/>
          <w:u w:color="000000"/>
        </w:rPr>
        <w:t xml:space="preserve">per year </w:t>
      </w:r>
      <w:r w:rsidRPr="00450BC4">
        <w:rPr>
          <w:rFonts w:ascii="Arial" w:eastAsia="Arial Unicode MS" w:hAnsi="Arial" w:cs="Arial"/>
          <w:sz w:val="22"/>
          <w:szCs w:val="22"/>
          <w:u w:color="000000"/>
        </w:rPr>
        <w:t>out of poverty</w:t>
      </w:r>
      <w:r>
        <w:rPr>
          <w:rFonts w:ascii="Arial" w:eastAsia="Arial Unicode MS" w:hAnsi="Arial" w:cs="Arial"/>
          <w:sz w:val="22"/>
          <w:szCs w:val="22"/>
          <w:u w:color="000000"/>
        </w:rPr>
        <w:t>, and reduces</w:t>
      </w:r>
      <w:r w:rsidRPr="00450BC4">
        <w:rPr>
          <w:rFonts w:ascii="Arial" w:eastAsia="Arial Unicode MS" w:hAnsi="Arial" w:cs="Arial"/>
          <w:sz w:val="22"/>
          <w:szCs w:val="22"/>
          <w:u w:color="000000"/>
        </w:rPr>
        <w:t xml:space="preserve"> the severity of poverty for nearly 19 million more</w:t>
      </w:r>
      <w:r>
        <w:rPr>
          <w:rFonts w:ascii="Arial" w:eastAsia="Arial Unicode MS" w:hAnsi="Arial" w:cs="Arial"/>
          <w:sz w:val="22"/>
          <w:szCs w:val="22"/>
          <w:u w:color="000000"/>
        </w:rPr>
        <w:t>,</w:t>
      </w:r>
      <w:r w:rsidRPr="00450BC4">
        <w:rPr>
          <w:rFonts w:ascii="Arial" w:eastAsia="Arial Unicode MS" w:hAnsi="Arial" w:cs="Arial"/>
          <w:sz w:val="22"/>
          <w:szCs w:val="22"/>
          <w:u w:color="000000"/>
        </w:rPr>
        <w:t xml:space="preserve"> all while promoting work.</w:t>
      </w:r>
      <w:r w:rsidRPr="00450BC4">
        <w:rPr>
          <w:rFonts w:ascii="Arial" w:eastAsia="Arial Unicode MS" w:hAnsi="Arial" w:cs="Arial"/>
          <w:sz w:val="22"/>
          <w:szCs w:val="22"/>
          <w:u w:color="000000"/>
          <w:vertAlign w:val="superscript"/>
        </w:rPr>
        <w:endnoteReference w:id="128"/>
      </w:r>
      <w:r w:rsidRPr="00450BC4">
        <w:rPr>
          <w:rFonts w:ascii="Arial" w:eastAsia="Arial Unicode MS" w:hAnsi="Arial" w:cs="Arial"/>
          <w:sz w:val="22"/>
          <w:szCs w:val="22"/>
          <w:u w:color="000000"/>
        </w:rPr>
        <w:t xml:space="preserve"> </w:t>
      </w:r>
    </w:p>
    <w:p w14:paraId="17CCC80E" w14:textId="77777777" w:rsidR="00D011E1" w:rsidRDefault="00D011E1" w:rsidP="00D011E1">
      <w:pPr>
        <w:spacing w:line="276" w:lineRule="auto"/>
        <w:rPr>
          <w:rFonts w:ascii="Arial" w:eastAsia="Arial Unicode MS" w:hAnsi="Arial" w:cs="Arial"/>
          <w:sz w:val="22"/>
          <w:szCs w:val="22"/>
          <w:u w:color="000000"/>
        </w:rPr>
      </w:pPr>
    </w:p>
    <w:p w14:paraId="26237098" w14:textId="16D6002B" w:rsidR="00D011E1" w:rsidRPr="00450BC4"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Which is why policymakers should </w:t>
      </w:r>
      <w:r w:rsidRPr="00450BC4">
        <w:rPr>
          <w:rFonts w:ascii="Arial" w:eastAsia="Arial Unicode MS" w:hAnsi="Arial" w:cs="Arial"/>
          <w:b/>
          <w:sz w:val="22"/>
          <w:szCs w:val="22"/>
          <w:u w:color="000000"/>
        </w:rPr>
        <w:t>expand the EITC</w:t>
      </w:r>
      <w:r>
        <w:rPr>
          <w:rFonts w:ascii="Arial" w:eastAsia="Arial Unicode MS" w:hAnsi="Arial" w:cs="Arial"/>
          <w:b/>
          <w:sz w:val="22"/>
          <w:szCs w:val="22"/>
          <w:u w:color="000000"/>
        </w:rPr>
        <w:t xml:space="preserve"> on the federal and state levels</w:t>
      </w:r>
      <w:r w:rsidRPr="00450BC4">
        <w:rPr>
          <w:rFonts w:ascii="Arial" w:eastAsia="Arial Unicode MS" w:hAnsi="Arial" w:cs="Arial"/>
          <w:sz w:val="22"/>
          <w:szCs w:val="22"/>
          <w:u w:color="000000"/>
        </w:rPr>
        <w:t xml:space="preserve"> to</w:t>
      </w:r>
      <w:r>
        <w:rPr>
          <w:rFonts w:ascii="Arial" w:eastAsia="Arial Unicode MS" w:hAnsi="Arial" w:cs="Arial"/>
          <w:sz w:val="22"/>
          <w:szCs w:val="22"/>
          <w:u w:color="000000"/>
        </w:rPr>
        <w:t xml:space="preserve"> significantly</w:t>
      </w:r>
      <w:r w:rsidRPr="00450BC4">
        <w:rPr>
          <w:rFonts w:ascii="Arial" w:eastAsia="Arial Unicode MS" w:hAnsi="Arial" w:cs="Arial"/>
          <w:sz w:val="22"/>
          <w:szCs w:val="22"/>
          <w:u w:color="000000"/>
        </w:rPr>
        <w:t xml:space="preserve"> improve its abili</w:t>
      </w:r>
      <w:r>
        <w:rPr>
          <w:rFonts w:ascii="Arial" w:eastAsia="Arial Unicode MS" w:hAnsi="Arial" w:cs="Arial"/>
          <w:sz w:val="22"/>
          <w:szCs w:val="22"/>
          <w:u w:color="000000"/>
        </w:rPr>
        <w:t xml:space="preserve">ty to support low-wage workers. </w:t>
      </w:r>
      <w:r w:rsidRPr="00450BC4">
        <w:rPr>
          <w:rFonts w:ascii="Arial" w:eastAsia="Arial Unicode MS" w:hAnsi="Arial" w:cs="Arial"/>
          <w:sz w:val="22"/>
          <w:szCs w:val="22"/>
          <w:u w:color="000000"/>
        </w:rPr>
        <w:t>First, policym</w:t>
      </w:r>
      <w:r w:rsidRPr="00AC6730">
        <w:rPr>
          <w:rFonts w:ascii="Arial" w:eastAsia="Arial Unicode MS" w:hAnsi="Arial" w:cs="Arial"/>
          <w:sz w:val="22"/>
          <w:szCs w:val="22"/>
          <w:u w:color="000000"/>
        </w:rPr>
        <w:t>akers should provide more EITC support to childless workers. While wo</w:t>
      </w:r>
      <w:r>
        <w:rPr>
          <w:rFonts w:ascii="Arial" w:eastAsia="Arial Unicode MS" w:hAnsi="Arial" w:cs="Arial"/>
          <w:sz w:val="22"/>
          <w:szCs w:val="22"/>
          <w:u w:color="000000"/>
        </w:rPr>
        <w:t xml:space="preserve">rkers without children are </w:t>
      </w:r>
      <w:r w:rsidRPr="00AC6730">
        <w:rPr>
          <w:rFonts w:ascii="Arial" w:eastAsia="Arial Unicode MS" w:hAnsi="Arial" w:cs="Arial"/>
          <w:sz w:val="22"/>
          <w:szCs w:val="22"/>
          <w:u w:color="000000"/>
        </w:rPr>
        <w:t>eligible, they receive a significantly smaller subsidy that phases out at a much lower level of income.</w:t>
      </w:r>
      <w:r>
        <w:rPr>
          <w:rFonts w:ascii="Arial" w:eastAsia="Arial Unicode MS" w:hAnsi="Arial" w:cs="Arial"/>
          <w:sz w:val="22"/>
          <w:szCs w:val="22"/>
          <w:u w:color="000000"/>
        </w:rPr>
        <w:t xml:space="preserve"> However, m</w:t>
      </w:r>
      <w:r w:rsidRPr="00AC6730">
        <w:rPr>
          <w:rFonts w:ascii="Arial" w:eastAsia="Arial Unicode MS" w:hAnsi="Arial" w:cs="Arial"/>
          <w:sz w:val="22"/>
          <w:szCs w:val="22"/>
          <w:u w:color="000000"/>
        </w:rPr>
        <w:t xml:space="preserve">any workers </w:t>
      </w:r>
      <w:r w:rsidRPr="00450BC4">
        <w:rPr>
          <w:rFonts w:ascii="Arial" w:eastAsia="Arial Unicode MS" w:hAnsi="Arial" w:cs="Arial"/>
          <w:sz w:val="22"/>
          <w:szCs w:val="22"/>
          <w:u w:color="000000"/>
        </w:rPr>
        <w:t>displaced by automation will not have children—for example, they may be older workers who no longer claim their childre</w:t>
      </w:r>
      <w:r>
        <w:rPr>
          <w:rFonts w:ascii="Arial" w:eastAsia="Arial Unicode MS" w:hAnsi="Arial" w:cs="Arial"/>
          <w:sz w:val="22"/>
          <w:szCs w:val="22"/>
          <w:u w:color="000000"/>
        </w:rPr>
        <w:t xml:space="preserve">n as dependents on their taxes. Additional reforms should include </w:t>
      </w:r>
      <w:r w:rsidRPr="00441052">
        <w:rPr>
          <w:rFonts w:ascii="Arial" w:eastAsia="Arial Unicode MS" w:hAnsi="Arial" w:cs="Arial"/>
          <w:sz w:val="22"/>
          <w:szCs w:val="22"/>
          <w:u w:color="000000"/>
        </w:rPr>
        <w:t>raising the maximum income threshold to allow more workers to qualify for the credit</w:t>
      </w:r>
      <w:del w:id="658" w:author="david jackson" w:date="2018-12-14T15:32:00Z">
        <w:r w:rsidDel="00C06E7C">
          <w:rPr>
            <w:rFonts w:ascii="Arial" w:eastAsia="Arial Unicode MS" w:hAnsi="Arial" w:cs="Arial"/>
            <w:sz w:val="22"/>
            <w:szCs w:val="22"/>
            <w:u w:color="000000"/>
          </w:rPr>
          <w:delText>,</w:delText>
        </w:r>
      </w:del>
      <w:r>
        <w:rPr>
          <w:rFonts w:ascii="Arial" w:eastAsia="Arial Unicode MS" w:hAnsi="Arial" w:cs="Arial"/>
          <w:sz w:val="22"/>
          <w:szCs w:val="22"/>
          <w:u w:color="000000"/>
        </w:rPr>
        <w:t xml:space="preserve"> and providing</w:t>
      </w:r>
      <w:r w:rsidRPr="00441052">
        <w:rPr>
          <w:rFonts w:ascii="Arial" w:eastAsia="Arial Unicode MS" w:hAnsi="Arial" w:cs="Arial"/>
          <w:sz w:val="22"/>
          <w:szCs w:val="22"/>
          <w:u w:color="000000"/>
        </w:rPr>
        <w:t xml:space="preserve"> workers with EITC payments more regularly</w:t>
      </w:r>
      <w:r>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29"/>
      </w:r>
      <w:r>
        <w:rPr>
          <w:rFonts w:ascii="Arial" w:eastAsia="Arial Unicode MS" w:hAnsi="Arial" w:cs="Arial"/>
          <w:sz w:val="22"/>
          <w:szCs w:val="22"/>
          <w:u w:color="000000"/>
        </w:rPr>
        <w:t xml:space="preserve"> The latter would serve to not only reduce poverty, but also </w:t>
      </w:r>
      <w:r w:rsidRPr="00441052">
        <w:rPr>
          <w:rFonts w:ascii="Arial" w:eastAsia="Arial Unicode MS" w:hAnsi="Arial" w:cs="Arial"/>
          <w:sz w:val="22"/>
          <w:szCs w:val="22"/>
          <w:u w:color="000000"/>
        </w:rPr>
        <w:t>counter the negative impacts of income volatility</w:t>
      </w:r>
      <w:r>
        <w:rPr>
          <w:rFonts w:ascii="Arial" w:eastAsia="Arial Unicode MS" w:hAnsi="Arial" w:cs="Arial"/>
          <w:sz w:val="22"/>
          <w:szCs w:val="22"/>
          <w:u w:color="000000"/>
        </w:rPr>
        <w:t xml:space="preserve">. </w:t>
      </w:r>
      <w:r w:rsidRPr="00441052">
        <w:rPr>
          <w:rFonts w:ascii="Arial" w:eastAsia="Arial Unicode MS" w:hAnsi="Arial" w:cs="Arial"/>
          <w:sz w:val="22"/>
          <w:szCs w:val="22"/>
          <w:u w:color="000000"/>
        </w:rPr>
        <w:t xml:space="preserve">Currently, the EITC is paid as one lump sum </w:t>
      </w:r>
      <w:del w:id="670" w:author="david jackson" w:date="2018-12-14T15:35:00Z">
        <w:r w:rsidRPr="00441052" w:rsidDel="006F6F1D">
          <w:rPr>
            <w:rFonts w:ascii="Arial" w:eastAsia="Arial Unicode MS" w:hAnsi="Arial" w:cs="Arial"/>
            <w:sz w:val="22"/>
            <w:szCs w:val="22"/>
            <w:u w:color="000000"/>
          </w:rPr>
          <w:delText xml:space="preserve">coming </w:delText>
        </w:r>
      </w:del>
      <w:r w:rsidRPr="00441052">
        <w:rPr>
          <w:rFonts w:ascii="Arial" w:eastAsia="Arial Unicode MS" w:hAnsi="Arial" w:cs="Arial"/>
          <w:sz w:val="22"/>
          <w:szCs w:val="22"/>
          <w:u w:color="000000"/>
        </w:rPr>
        <w:t xml:space="preserve">with a worker’s tax return. However, </w:t>
      </w:r>
      <w:r>
        <w:rPr>
          <w:rFonts w:ascii="Arial" w:eastAsia="Arial Unicode MS" w:hAnsi="Arial" w:cs="Arial"/>
          <w:sz w:val="22"/>
          <w:szCs w:val="22"/>
          <w:u w:color="000000"/>
        </w:rPr>
        <w:t>making payments on a</w:t>
      </w:r>
      <w:r w:rsidRPr="00441052">
        <w:rPr>
          <w:rFonts w:ascii="Arial" w:eastAsia="Arial Unicode MS" w:hAnsi="Arial" w:cs="Arial"/>
          <w:sz w:val="22"/>
          <w:szCs w:val="22"/>
          <w:u w:color="000000"/>
        </w:rPr>
        <w:t xml:space="preserve"> quarterly or monthly basis would provide workers with a more predictable regular income</w:t>
      </w:r>
      <w:r w:rsidRPr="00450BC4">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30"/>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Finally, s</w:t>
      </w:r>
      <w:r w:rsidRPr="00441052">
        <w:rPr>
          <w:rFonts w:ascii="Arial" w:eastAsia="Arial Unicode MS" w:hAnsi="Arial" w:cs="Arial"/>
          <w:sz w:val="22"/>
          <w:szCs w:val="22"/>
          <w:u w:color="000000"/>
        </w:rPr>
        <w:t>ome 23 states plus the District of Columbia already offer a refundable state-level EITC, and another</w:t>
      </w:r>
      <w:r>
        <w:rPr>
          <w:rFonts w:ascii="Arial" w:eastAsia="Arial Unicode MS" w:hAnsi="Arial" w:cs="Arial"/>
          <w:sz w:val="22"/>
          <w:szCs w:val="22"/>
          <w:u w:color="000000"/>
        </w:rPr>
        <w:t xml:space="preserve"> </w:t>
      </w:r>
      <w:del w:id="671" w:author="david jackson" w:date="2018-12-14T15:35:00Z">
        <w:r w:rsidDel="00DD2CD5">
          <w:rPr>
            <w:rFonts w:ascii="Arial" w:eastAsia="Arial Unicode MS" w:hAnsi="Arial" w:cs="Arial"/>
            <w:sz w:val="22"/>
            <w:szCs w:val="22"/>
            <w:u w:color="000000"/>
          </w:rPr>
          <w:delText xml:space="preserve">6 </w:delText>
        </w:r>
      </w:del>
      <w:ins w:id="672" w:author="david jackson" w:date="2018-12-14T15:35:00Z">
        <w:r w:rsidR="00DD2CD5">
          <w:rPr>
            <w:rFonts w:ascii="Arial" w:eastAsia="Arial Unicode MS" w:hAnsi="Arial" w:cs="Arial"/>
            <w:sz w:val="22"/>
            <w:szCs w:val="22"/>
            <w:u w:color="000000"/>
          </w:rPr>
          <w:t xml:space="preserve">six </w:t>
        </w:r>
      </w:ins>
      <w:r>
        <w:rPr>
          <w:rFonts w:ascii="Arial" w:eastAsia="Arial Unicode MS" w:hAnsi="Arial" w:cs="Arial"/>
          <w:sz w:val="22"/>
          <w:szCs w:val="22"/>
          <w:u w:color="000000"/>
        </w:rPr>
        <w:t>offer non-refundable EITCs. All s</w:t>
      </w:r>
      <w:r w:rsidRPr="00441052">
        <w:rPr>
          <w:rFonts w:ascii="Arial" w:eastAsia="Arial Unicode MS" w:hAnsi="Arial" w:cs="Arial"/>
          <w:sz w:val="22"/>
          <w:szCs w:val="22"/>
          <w:u w:color="000000"/>
        </w:rPr>
        <w:t>tates that collect income taxes should implement or expand state-level EITCs.</w:t>
      </w:r>
    </w:p>
    <w:p w14:paraId="38A330D7" w14:textId="77777777" w:rsidR="00D011E1" w:rsidRPr="00450BC4" w:rsidRDefault="00D011E1" w:rsidP="00D011E1">
      <w:pPr>
        <w:spacing w:line="276" w:lineRule="auto"/>
        <w:rPr>
          <w:rFonts w:ascii="Arial" w:eastAsia="Arial Unicode MS" w:hAnsi="Arial" w:cs="Arial"/>
          <w:sz w:val="22"/>
          <w:szCs w:val="22"/>
          <w:u w:color="000000"/>
        </w:rPr>
      </w:pPr>
    </w:p>
    <w:p w14:paraId="679575BB" w14:textId="306281DC" w:rsidR="00D011E1"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Yet</w:t>
      </w:r>
      <w:ins w:id="673" w:author="david jackson" w:date="2018-12-14T15:44:00Z">
        <w:r w:rsidR="00097501">
          <w:rPr>
            <w:rFonts w:ascii="Arial" w:eastAsia="Arial Unicode MS" w:hAnsi="Arial" w:cs="Arial"/>
            <w:sz w:val="22"/>
            <w:szCs w:val="22"/>
            <w:u w:color="000000"/>
          </w:rPr>
          <w:t>,</w:t>
        </w:r>
      </w:ins>
      <w:r w:rsidRPr="00450BC4">
        <w:rPr>
          <w:rFonts w:ascii="Arial" w:eastAsia="Arial Unicode MS" w:hAnsi="Arial" w:cs="Arial"/>
          <w:sz w:val="22"/>
          <w:szCs w:val="22"/>
          <w:u w:color="000000"/>
        </w:rPr>
        <w:t xml:space="preserve"> </w:t>
      </w:r>
      <w:del w:id="674" w:author="david jackson" w:date="2018-12-14T15:44:00Z">
        <w:r w:rsidRPr="00450BC4" w:rsidDel="00097501">
          <w:rPr>
            <w:rFonts w:ascii="Arial" w:eastAsia="Arial Unicode MS" w:hAnsi="Arial" w:cs="Arial"/>
            <w:sz w:val="22"/>
            <w:szCs w:val="22"/>
            <w:u w:color="000000"/>
          </w:rPr>
          <w:delText>there is more to be done. E</w:delText>
        </w:r>
      </w:del>
      <w:ins w:id="675" w:author="david jackson" w:date="2018-12-14T15:44:00Z">
        <w:r w:rsidR="00097501">
          <w:rPr>
            <w:rFonts w:ascii="Arial" w:eastAsia="Arial Unicode MS" w:hAnsi="Arial" w:cs="Arial"/>
            <w:sz w:val="22"/>
            <w:szCs w:val="22"/>
            <w:u w:color="000000"/>
          </w:rPr>
          <w:t>e</w:t>
        </w:r>
      </w:ins>
      <w:r w:rsidRPr="00450BC4">
        <w:rPr>
          <w:rFonts w:ascii="Arial" w:eastAsia="Arial Unicode MS" w:hAnsi="Arial" w:cs="Arial"/>
          <w:sz w:val="22"/>
          <w:szCs w:val="22"/>
          <w:u w:color="000000"/>
        </w:rPr>
        <w:t xml:space="preserve">ven with a robust worker adjustment system, older displaced workers face steep costs </w:t>
      </w:r>
      <w:del w:id="676" w:author="david jackson" w:date="2018-12-14T15:44:00Z">
        <w:r w:rsidRPr="00450BC4" w:rsidDel="00AA7307">
          <w:rPr>
            <w:rFonts w:ascii="Arial" w:eastAsia="Arial Unicode MS" w:hAnsi="Arial" w:cs="Arial"/>
            <w:sz w:val="22"/>
            <w:szCs w:val="22"/>
            <w:u w:color="000000"/>
          </w:rPr>
          <w:delText>to having to</w:delText>
        </w:r>
      </w:del>
      <w:ins w:id="677" w:author="david jackson" w:date="2018-12-14T15:44:00Z">
        <w:r w:rsidR="00AA7307">
          <w:rPr>
            <w:rFonts w:ascii="Arial" w:eastAsia="Arial Unicode MS" w:hAnsi="Arial" w:cs="Arial"/>
            <w:sz w:val="22"/>
            <w:szCs w:val="22"/>
            <w:u w:color="000000"/>
          </w:rPr>
          <w:t>of</w:t>
        </w:r>
      </w:ins>
      <w:r w:rsidRPr="00450BC4">
        <w:rPr>
          <w:rFonts w:ascii="Arial" w:eastAsia="Arial Unicode MS" w:hAnsi="Arial" w:cs="Arial"/>
          <w:sz w:val="22"/>
          <w:szCs w:val="22"/>
          <w:u w:color="000000"/>
        </w:rPr>
        <w:t xml:space="preserve"> having to switch industries—they lose seniority and must develop an entirely new set of skills at the end of their career. </w:t>
      </w:r>
      <w:r>
        <w:rPr>
          <w:rFonts w:ascii="Arial" w:eastAsia="Arial Unicode MS" w:hAnsi="Arial" w:cs="Arial"/>
          <w:sz w:val="22"/>
          <w:szCs w:val="22"/>
          <w:u w:color="000000"/>
        </w:rPr>
        <w:t>Furthermore, i</w:t>
      </w:r>
      <w:r w:rsidRPr="00450BC4">
        <w:rPr>
          <w:rFonts w:ascii="Arial" w:eastAsia="Arial Unicode MS" w:hAnsi="Arial" w:cs="Arial"/>
          <w:sz w:val="22"/>
          <w:szCs w:val="22"/>
          <w:u w:color="000000"/>
        </w:rPr>
        <w:t xml:space="preserve">ncome loss typically becomes more dramatic the longer a worker is out of the labor force, a problem that is particularly serious </w:t>
      </w:r>
      <w:r>
        <w:rPr>
          <w:rFonts w:ascii="Arial" w:eastAsia="Arial Unicode MS" w:hAnsi="Arial" w:cs="Arial"/>
          <w:sz w:val="22"/>
          <w:szCs w:val="22"/>
          <w:u w:color="000000"/>
        </w:rPr>
        <w:t>if a</w:t>
      </w:r>
      <w:r w:rsidRPr="00450BC4">
        <w:rPr>
          <w:rFonts w:ascii="Arial" w:eastAsia="Arial Unicode MS" w:hAnsi="Arial" w:cs="Arial"/>
          <w:sz w:val="22"/>
          <w:szCs w:val="22"/>
          <w:u w:color="000000"/>
        </w:rPr>
        <w:t xml:space="preserve">djustment happens </w:t>
      </w:r>
      <w:r>
        <w:rPr>
          <w:rFonts w:ascii="Arial" w:eastAsia="Arial Unicode MS" w:hAnsi="Arial" w:cs="Arial"/>
          <w:sz w:val="22"/>
          <w:szCs w:val="22"/>
          <w:u w:color="000000"/>
        </w:rPr>
        <w:t xml:space="preserve">slowly </w:t>
      </w:r>
      <w:r w:rsidRPr="00450BC4">
        <w:rPr>
          <w:rFonts w:ascii="Arial" w:eastAsia="Arial Unicode MS" w:hAnsi="Arial" w:cs="Arial"/>
          <w:sz w:val="22"/>
          <w:szCs w:val="22"/>
          <w:u w:color="000000"/>
        </w:rPr>
        <w:t>after automation-based displacement. As a result, about half of displaced workers who are rehired full-time make less than they did in their previous job, and more than 25 percent lose a fifth of their income or more.</w:t>
      </w:r>
      <w:r w:rsidRPr="00450BC4">
        <w:rPr>
          <w:rFonts w:ascii="Arial" w:eastAsia="Arial Unicode MS" w:hAnsi="Arial" w:cs="Arial"/>
          <w:sz w:val="22"/>
          <w:szCs w:val="22"/>
          <w:u w:color="000000"/>
          <w:vertAlign w:val="superscript"/>
        </w:rPr>
        <w:endnoteReference w:id="131"/>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 xml:space="preserve">To combat this, policymakers should </w:t>
      </w:r>
      <w:r>
        <w:rPr>
          <w:rFonts w:ascii="Arial" w:eastAsia="Arial Unicode MS" w:hAnsi="Arial" w:cs="Arial"/>
          <w:b/>
          <w:sz w:val="22"/>
          <w:szCs w:val="22"/>
          <w:u w:color="000000"/>
        </w:rPr>
        <w:t>create a</w:t>
      </w:r>
      <w:r w:rsidRPr="00450BC4">
        <w:rPr>
          <w:rFonts w:ascii="Arial" w:eastAsia="Arial Unicode MS" w:hAnsi="Arial" w:cs="Arial"/>
          <w:b/>
          <w:sz w:val="22"/>
          <w:szCs w:val="22"/>
          <w:u w:color="000000"/>
        </w:rPr>
        <w:t xml:space="preserve"> </w:t>
      </w:r>
      <w:r>
        <w:rPr>
          <w:rFonts w:ascii="Arial" w:eastAsia="Arial Unicode MS" w:hAnsi="Arial" w:cs="Arial"/>
          <w:b/>
          <w:sz w:val="22"/>
          <w:szCs w:val="22"/>
          <w:u w:color="000000"/>
        </w:rPr>
        <w:t xml:space="preserve">universal </w:t>
      </w:r>
      <w:r w:rsidRPr="00450BC4">
        <w:rPr>
          <w:rFonts w:ascii="Arial" w:eastAsia="Arial Unicode MS" w:hAnsi="Arial" w:cs="Arial"/>
          <w:b/>
          <w:sz w:val="22"/>
          <w:szCs w:val="22"/>
          <w:u w:color="000000"/>
        </w:rPr>
        <w:t>wage insurance</w:t>
      </w:r>
      <w:r>
        <w:rPr>
          <w:rFonts w:ascii="Arial" w:eastAsia="Arial Unicode MS" w:hAnsi="Arial" w:cs="Arial"/>
          <w:b/>
          <w:sz w:val="22"/>
          <w:szCs w:val="22"/>
          <w:u w:color="000000"/>
        </w:rPr>
        <w:t xml:space="preserve"> program for </w:t>
      </w:r>
      <w:r w:rsidRPr="00450BC4">
        <w:rPr>
          <w:rFonts w:ascii="Arial" w:eastAsia="Arial Unicode MS" w:hAnsi="Arial" w:cs="Arial"/>
          <w:b/>
          <w:sz w:val="22"/>
          <w:szCs w:val="22"/>
          <w:u w:color="000000"/>
        </w:rPr>
        <w:t>displaced workers</w:t>
      </w:r>
      <w:r>
        <w:rPr>
          <w:rFonts w:ascii="Arial" w:eastAsia="Arial Unicode MS" w:hAnsi="Arial" w:cs="Arial"/>
          <w:sz w:val="22"/>
          <w:szCs w:val="22"/>
          <w:u w:color="000000"/>
        </w:rPr>
        <w:t>.</w:t>
      </w:r>
      <w:r w:rsidRPr="00450BC4">
        <w:rPr>
          <w:rFonts w:ascii="Arial" w:eastAsia="Arial Unicode MS" w:hAnsi="Arial" w:cs="Arial"/>
          <w:sz w:val="22"/>
          <w:szCs w:val="22"/>
          <w:u w:color="000000"/>
        </w:rPr>
        <w:t xml:space="preserve"> Wage insurance programs</w:t>
      </w:r>
      <w:r>
        <w:rPr>
          <w:rFonts w:ascii="Arial" w:eastAsia="Arial Unicode MS" w:hAnsi="Arial" w:cs="Arial"/>
          <w:sz w:val="22"/>
          <w:szCs w:val="22"/>
          <w:u w:color="000000"/>
        </w:rPr>
        <w:t xml:space="preserve"> cover</w:t>
      </w:r>
      <w:r w:rsidRPr="00450BC4">
        <w:rPr>
          <w:rFonts w:ascii="Arial" w:eastAsia="Arial Unicode MS" w:hAnsi="Arial" w:cs="Arial"/>
          <w:sz w:val="22"/>
          <w:szCs w:val="22"/>
          <w:u w:color="000000"/>
        </w:rPr>
        <w:t xml:space="preserve"> a portion of the </w:t>
      </w:r>
      <w:r>
        <w:rPr>
          <w:rFonts w:ascii="Arial" w:eastAsia="Arial Unicode MS" w:hAnsi="Arial" w:cs="Arial"/>
          <w:sz w:val="22"/>
          <w:szCs w:val="22"/>
          <w:u w:color="000000"/>
        </w:rPr>
        <w:t xml:space="preserve">displaced </w:t>
      </w:r>
      <w:r w:rsidRPr="00450BC4">
        <w:rPr>
          <w:rFonts w:ascii="Arial" w:eastAsia="Arial Unicode MS" w:hAnsi="Arial" w:cs="Arial"/>
          <w:sz w:val="22"/>
          <w:szCs w:val="22"/>
          <w:u w:color="000000"/>
        </w:rPr>
        <w:t>worker’s lost wage</w:t>
      </w:r>
      <w:r>
        <w:rPr>
          <w:rFonts w:ascii="Arial" w:eastAsia="Arial Unicode MS" w:hAnsi="Arial" w:cs="Arial"/>
          <w:sz w:val="22"/>
          <w:szCs w:val="22"/>
          <w:u w:color="000000"/>
        </w:rPr>
        <w:t>s if</w:t>
      </w:r>
      <w:r w:rsidRPr="00450BC4">
        <w:rPr>
          <w:rFonts w:ascii="Arial" w:eastAsia="Arial Unicode MS" w:hAnsi="Arial" w:cs="Arial"/>
          <w:sz w:val="22"/>
          <w:szCs w:val="22"/>
          <w:u w:color="000000"/>
        </w:rPr>
        <w:t xml:space="preserve"> they accept a new</w:t>
      </w:r>
      <w:del w:id="678" w:author="david jackson" w:date="2018-12-14T15:45:00Z">
        <w:r w:rsidRPr="00450BC4" w:rsidDel="00894BDB">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 xml:space="preserve"> lower paying position</w:t>
      </w:r>
      <w:r>
        <w:rPr>
          <w:rFonts w:ascii="Arial" w:eastAsia="Arial Unicode MS" w:hAnsi="Arial" w:cs="Arial"/>
          <w:sz w:val="22"/>
          <w:szCs w:val="22"/>
          <w:u w:color="000000"/>
        </w:rPr>
        <w:t xml:space="preserve"> and</w:t>
      </w:r>
      <w:r w:rsidRPr="00450BC4">
        <w:rPr>
          <w:rFonts w:ascii="Arial" w:eastAsia="Arial Unicode MS" w:hAnsi="Arial" w:cs="Arial"/>
          <w:sz w:val="22"/>
          <w:szCs w:val="22"/>
          <w:u w:color="000000"/>
        </w:rPr>
        <w:t xml:space="preserve"> can, in conjunction with policies like the EIT</w:t>
      </w:r>
      <w:r>
        <w:rPr>
          <w:rFonts w:ascii="Arial" w:eastAsia="Arial Unicode MS" w:hAnsi="Arial" w:cs="Arial"/>
          <w:sz w:val="22"/>
          <w:szCs w:val="22"/>
          <w:u w:color="000000"/>
        </w:rPr>
        <w:t xml:space="preserve">C, </w:t>
      </w:r>
      <w:r w:rsidRPr="00450BC4">
        <w:rPr>
          <w:rFonts w:ascii="Arial" w:eastAsia="Arial Unicode MS" w:hAnsi="Arial" w:cs="Arial"/>
          <w:sz w:val="22"/>
          <w:szCs w:val="22"/>
          <w:u w:color="000000"/>
        </w:rPr>
        <w:t xml:space="preserve">alleviate some of the </w:t>
      </w:r>
      <w:r>
        <w:rPr>
          <w:rFonts w:ascii="Arial" w:eastAsia="Arial Unicode MS" w:hAnsi="Arial" w:cs="Arial"/>
          <w:sz w:val="22"/>
          <w:szCs w:val="22"/>
          <w:u w:color="000000"/>
        </w:rPr>
        <w:t>financial loss</w:t>
      </w:r>
      <w:r w:rsidRPr="00450BC4">
        <w:rPr>
          <w:rFonts w:ascii="Arial" w:eastAsia="Arial Unicode MS" w:hAnsi="Arial" w:cs="Arial"/>
          <w:sz w:val="22"/>
          <w:szCs w:val="22"/>
          <w:u w:color="000000"/>
        </w:rPr>
        <w:t xml:space="preserve"> that workers face. Wage insurance may also encourage workers to accept a job offer sooner, even if it is lower paying, mitigating some of the negative impacts </w:t>
      </w:r>
      <w:r>
        <w:rPr>
          <w:rFonts w:ascii="Arial" w:eastAsia="Arial Unicode MS" w:hAnsi="Arial" w:cs="Arial"/>
          <w:sz w:val="22"/>
          <w:szCs w:val="22"/>
          <w:u w:color="000000"/>
        </w:rPr>
        <w:t>of</w:t>
      </w:r>
      <w:r w:rsidRPr="00450BC4">
        <w:rPr>
          <w:rFonts w:ascii="Arial" w:eastAsia="Arial Unicode MS" w:hAnsi="Arial" w:cs="Arial"/>
          <w:sz w:val="22"/>
          <w:szCs w:val="22"/>
          <w:u w:color="000000"/>
        </w:rPr>
        <w:t xml:space="preserve"> a slow adjustment process. </w:t>
      </w:r>
      <w:r>
        <w:rPr>
          <w:rFonts w:ascii="Arial" w:eastAsia="Arial Unicode MS" w:hAnsi="Arial" w:cs="Arial"/>
          <w:sz w:val="22"/>
          <w:szCs w:val="22"/>
          <w:u w:color="000000"/>
        </w:rPr>
        <w:t>Currently TAA has the only wage insurance program in the U.S. It</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 xml:space="preserve">pays trade-displaced </w:t>
      </w:r>
      <w:r w:rsidRPr="000E20DE">
        <w:rPr>
          <w:rFonts w:ascii="Arial" w:eastAsia="Arial Unicode MS" w:hAnsi="Arial" w:cs="Arial"/>
          <w:sz w:val="22"/>
          <w:szCs w:val="22"/>
          <w:u w:color="000000"/>
        </w:rPr>
        <w:t>workers 55 and older who make under $50,000 per year half of the difference in lost wages, up to a maxi</w:t>
      </w:r>
      <w:r>
        <w:rPr>
          <w:rFonts w:ascii="Arial" w:eastAsia="Arial Unicode MS" w:hAnsi="Arial" w:cs="Arial"/>
          <w:sz w:val="22"/>
          <w:szCs w:val="22"/>
          <w:u w:color="000000"/>
        </w:rPr>
        <w:t>mum of $10,000, for two years</w:t>
      </w:r>
      <w:r w:rsidRPr="00450BC4">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32"/>
      </w:r>
    </w:p>
    <w:p w14:paraId="6BD267AA" w14:textId="77777777" w:rsidR="00D011E1" w:rsidRDefault="00D011E1" w:rsidP="00D011E1">
      <w:pPr>
        <w:spacing w:line="276" w:lineRule="auto"/>
        <w:rPr>
          <w:rFonts w:ascii="Arial" w:eastAsia="Arial Unicode MS" w:hAnsi="Arial" w:cs="Arial"/>
          <w:sz w:val="22"/>
          <w:szCs w:val="22"/>
          <w:u w:color="000000"/>
        </w:rPr>
      </w:pPr>
    </w:p>
    <w:p w14:paraId="01DFD1B5" w14:textId="1CFD7C84" w:rsidR="00D011E1" w:rsidRPr="00450BC4" w:rsidRDefault="00D011E1" w:rsidP="00D011E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Finally, states can support automation-impacted workers by taking steps to</w:t>
      </w:r>
      <w:r w:rsidRPr="00450BC4">
        <w:rPr>
          <w:rFonts w:ascii="Arial" w:eastAsia="Arial Unicode MS" w:hAnsi="Arial" w:cs="Arial"/>
          <w:sz w:val="22"/>
          <w:szCs w:val="22"/>
          <w:u w:color="000000"/>
        </w:rPr>
        <w:t xml:space="preserve"> </w:t>
      </w:r>
      <w:r w:rsidRPr="00450BC4">
        <w:rPr>
          <w:rFonts w:ascii="Arial" w:eastAsia="Arial Unicode MS" w:hAnsi="Arial" w:cs="Arial"/>
          <w:b/>
          <w:sz w:val="22"/>
          <w:szCs w:val="22"/>
          <w:u w:color="000000"/>
        </w:rPr>
        <w:t>expand partial unemployment benefits</w:t>
      </w:r>
      <w:r w:rsidRPr="00450BC4">
        <w:rPr>
          <w:rFonts w:ascii="Arial" w:eastAsia="Arial Unicode MS" w:hAnsi="Arial" w:cs="Arial"/>
          <w:sz w:val="22"/>
          <w:szCs w:val="22"/>
          <w:u w:color="000000"/>
        </w:rPr>
        <w:t xml:space="preserve"> for involuntar</w:t>
      </w:r>
      <w:r>
        <w:rPr>
          <w:rFonts w:ascii="Arial" w:eastAsia="Arial Unicode MS" w:hAnsi="Arial" w:cs="Arial"/>
          <w:sz w:val="22"/>
          <w:szCs w:val="22"/>
          <w:u w:color="000000"/>
        </w:rPr>
        <w:t>y</w:t>
      </w:r>
      <w:r w:rsidRPr="00450BC4">
        <w:rPr>
          <w:rFonts w:ascii="Arial" w:eastAsia="Arial Unicode MS" w:hAnsi="Arial" w:cs="Arial"/>
          <w:sz w:val="22"/>
          <w:szCs w:val="22"/>
          <w:u w:color="000000"/>
        </w:rPr>
        <w:t xml:space="preserve"> part-time</w:t>
      </w:r>
      <w:r>
        <w:rPr>
          <w:rFonts w:ascii="Arial" w:eastAsia="Arial Unicode MS" w:hAnsi="Arial" w:cs="Arial"/>
          <w:sz w:val="22"/>
          <w:szCs w:val="22"/>
          <w:u w:color="000000"/>
        </w:rPr>
        <w:t xml:space="preserve"> workers</w:t>
      </w:r>
      <w:r w:rsidRPr="00450BC4">
        <w:rPr>
          <w:rFonts w:ascii="Arial" w:eastAsia="Arial Unicode MS" w:hAnsi="Arial" w:cs="Arial"/>
          <w:sz w:val="22"/>
          <w:szCs w:val="22"/>
          <w:u w:color="000000"/>
        </w:rPr>
        <w:t>.</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 xml:space="preserve">In recent years the number of part-time workers </w:t>
      </w:r>
      <w:r>
        <w:rPr>
          <w:rFonts w:ascii="Arial" w:eastAsia="Arial Unicode MS" w:hAnsi="Arial" w:cs="Arial"/>
          <w:sz w:val="22"/>
          <w:szCs w:val="22"/>
          <w:u w:color="000000"/>
        </w:rPr>
        <w:t>working involuntarily h</w:t>
      </w:r>
      <w:r w:rsidRPr="00450BC4">
        <w:rPr>
          <w:rFonts w:ascii="Arial" w:eastAsia="Arial Unicode MS" w:hAnsi="Arial" w:cs="Arial"/>
          <w:sz w:val="22"/>
          <w:szCs w:val="22"/>
          <w:u w:color="000000"/>
        </w:rPr>
        <w:t>as remained elevated, a problem likely to be exacerbated by automation.</w:t>
      </w:r>
      <w:r w:rsidRPr="00450BC4">
        <w:rPr>
          <w:rFonts w:ascii="Arial" w:eastAsia="Arial Unicode MS" w:hAnsi="Arial" w:cs="Arial"/>
          <w:sz w:val="22"/>
          <w:szCs w:val="22"/>
          <w:u w:color="000000"/>
          <w:vertAlign w:val="superscript"/>
        </w:rPr>
        <w:endnoteReference w:id="133"/>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While all states currently provide some level of partial unemployment benefits,</w:t>
      </w:r>
      <w:r>
        <w:rPr>
          <w:rFonts w:ascii="Arial" w:eastAsia="Arial Unicode MS" w:hAnsi="Arial" w:cs="Arial"/>
          <w:sz w:val="22"/>
          <w:szCs w:val="22"/>
          <w:u w:color="000000"/>
        </w:rPr>
        <w:t xml:space="preserve"> </w:t>
      </w:r>
      <w:del w:id="679" w:author="david jackson" w:date="2018-12-14T15:53:00Z">
        <w:r w:rsidDel="00A81C14">
          <w:rPr>
            <w:rFonts w:ascii="Arial" w:eastAsia="Arial Unicode MS" w:hAnsi="Arial" w:cs="Arial"/>
            <w:sz w:val="22"/>
            <w:szCs w:val="22"/>
            <w:u w:color="000000"/>
          </w:rPr>
          <w:delText>the benefits</w:delText>
        </w:r>
      </w:del>
      <w:ins w:id="680" w:author="david jackson" w:date="2018-12-14T15:53:00Z">
        <w:r w:rsidR="00A81C14">
          <w:rPr>
            <w:rFonts w:ascii="Arial" w:eastAsia="Arial Unicode MS" w:hAnsi="Arial" w:cs="Arial"/>
            <w:sz w:val="22"/>
            <w:szCs w:val="22"/>
            <w:u w:color="000000"/>
          </w:rPr>
          <w:t>they</w:t>
        </w:r>
      </w:ins>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vary widely</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S</w:t>
      </w:r>
      <w:r w:rsidRPr="00450BC4">
        <w:rPr>
          <w:rFonts w:ascii="Arial" w:eastAsia="Arial Unicode MS" w:hAnsi="Arial" w:cs="Arial"/>
          <w:sz w:val="22"/>
          <w:szCs w:val="22"/>
          <w:u w:color="000000"/>
        </w:rPr>
        <w:t>tates should follow the lead of Connecticut, Idaho, and several other states by providing partial benefits for workers making up to 150 perce</w:t>
      </w:r>
      <w:r>
        <w:rPr>
          <w:rFonts w:ascii="Arial" w:eastAsia="Arial Unicode MS" w:hAnsi="Arial" w:cs="Arial"/>
          <w:sz w:val="22"/>
          <w:szCs w:val="22"/>
          <w:u w:color="000000"/>
        </w:rPr>
        <w:t>nt of the maximum state UI benefit amount</w:t>
      </w:r>
      <w:r w:rsidRPr="00450BC4">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34"/>
      </w:r>
      <w:r>
        <w:rPr>
          <w:rFonts w:ascii="Arial" w:eastAsia="Arial Unicode MS" w:hAnsi="Arial" w:cs="Arial"/>
          <w:sz w:val="22"/>
          <w:szCs w:val="22"/>
          <w:u w:color="000000"/>
        </w:rPr>
        <w:t xml:space="preserve"> This will not only improve part-time workers’ financial security</w:t>
      </w:r>
      <w:del w:id="681" w:author="david jackson" w:date="2018-12-17T15:52:00Z">
        <w:r w:rsidDel="00B15FAA">
          <w:rPr>
            <w:rFonts w:ascii="Arial" w:eastAsia="Arial Unicode MS" w:hAnsi="Arial" w:cs="Arial"/>
            <w:sz w:val="22"/>
            <w:szCs w:val="22"/>
            <w:u w:color="000000"/>
          </w:rPr>
          <w:delText>,</w:delText>
        </w:r>
      </w:del>
      <w:r>
        <w:rPr>
          <w:rFonts w:ascii="Arial" w:eastAsia="Arial Unicode MS" w:hAnsi="Arial" w:cs="Arial"/>
          <w:sz w:val="22"/>
          <w:szCs w:val="22"/>
          <w:u w:color="000000"/>
        </w:rPr>
        <w:t xml:space="preserve"> but also allow unemployed </w:t>
      </w:r>
      <w:r>
        <w:rPr>
          <w:rFonts w:ascii="Arial" w:eastAsia="Arial Unicode MS" w:hAnsi="Arial" w:cs="Arial"/>
          <w:sz w:val="22"/>
          <w:szCs w:val="22"/>
          <w:u w:color="000000"/>
        </w:rPr>
        <w:lastRenderedPageBreak/>
        <w:t>workers to make more through part-time work than through UI payments alone, incentivizing them to return to the labor force.</w:t>
      </w:r>
    </w:p>
    <w:p w14:paraId="027CC46E" w14:textId="77777777" w:rsidR="00D011E1" w:rsidRPr="00450BC4" w:rsidRDefault="00D011E1" w:rsidP="00D011E1">
      <w:pPr>
        <w:spacing w:line="276" w:lineRule="auto"/>
        <w:rPr>
          <w:rFonts w:ascii="Arial" w:eastAsia="Arial Unicode MS" w:hAnsi="Arial" w:cs="Arial"/>
          <w:sz w:val="22"/>
          <w:szCs w:val="22"/>
          <w:u w:color="000000"/>
        </w:rPr>
      </w:pPr>
    </w:p>
    <w:p w14:paraId="078861DF" w14:textId="77777777" w:rsidR="00D011E1" w:rsidRPr="00450BC4" w:rsidRDefault="00D011E1" w:rsidP="00D011E1">
      <w:pPr>
        <w:spacing w:line="276" w:lineRule="auto"/>
        <w:rPr>
          <w:rFonts w:ascii="Arial" w:eastAsia="Arial Unicode MS" w:hAnsi="Arial" w:cs="Arial"/>
          <w:color w:val="2E74B5"/>
          <w:sz w:val="22"/>
          <w:szCs w:val="22"/>
          <w:u w:color="000000"/>
        </w:rPr>
      </w:pPr>
    </w:p>
    <w:p w14:paraId="161F4B14" w14:textId="77777777" w:rsidR="00D011E1" w:rsidRPr="00450BC4" w:rsidRDefault="00D011E1" w:rsidP="00D011E1">
      <w:pPr>
        <w:spacing w:line="276" w:lineRule="auto"/>
        <w:rPr>
          <w:rFonts w:ascii="Arial" w:eastAsia="Arial Unicode MS" w:hAnsi="Arial" w:cs="Arial"/>
          <w:b/>
          <w:sz w:val="22"/>
          <w:szCs w:val="22"/>
          <w:u w:color="000000"/>
        </w:rPr>
      </w:pPr>
      <w:r w:rsidRPr="00450BC4">
        <w:rPr>
          <w:rFonts w:ascii="Arial" w:eastAsia="Arial Unicode MS" w:hAnsi="Arial" w:cs="Arial"/>
          <w:b/>
          <w:sz w:val="22"/>
          <w:szCs w:val="22"/>
          <w:u w:color="000000"/>
        </w:rPr>
        <w:t xml:space="preserve">Reduce financial insecurity for workers in low-wage jobs </w:t>
      </w:r>
    </w:p>
    <w:p w14:paraId="498FEA6B" w14:textId="77777777" w:rsidR="00D011E1" w:rsidRPr="00450BC4" w:rsidRDefault="00D011E1" w:rsidP="00D011E1">
      <w:pPr>
        <w:spacing w:line="276" w:lineRule="auto"/>
        <w:ind w:left="720"/>
        <w:rPr>
          <w:rFonts w:ascii="Arial" w:eastAsia="Arial Unicode MS" w:hAnsi="Arial" w:cs="Arial"/>
          <w:sz w:val="22"/>
          <w:szCs w:val="22"/>
          <w:u w:color="000000"/>
        </w:rPr>
      </w:pPr>
    </w:p>
    <w:p w14:paraId="3120DC57" w14:textId="54B831AB" w:rsidR="00D011E1" w:rsidRPr="00450BC4" w:rsidRDefault="00D011E1" w:rsidP="00D011E1">
      <w:pPr>
        <w:spacing w:line="276" w:lineRule="auto"/>
        <w:rPr>
          <w:rFonts w:ascii="Arial" w:eastAsia="Arial Unicode MS" w:hAnsi="Arial" w:cs="Arial"/>
          <w:color w:val="FF0000"/>
          <w:sz w:val="22"/>
          <w:szCs w:val="22"/>
          <w:u w:color="000000"/>
        </w:rPr>
      </w:pPr>
      <w:r>
        <w:rPr>
          <w:rFonts w:ascii="Arial" w:eastAsia="Arial Unicode MS" w:hAnsi="Arial" w:cs="Arial"/>
          <w:sz w:val="22"/>
          <w:szCs w:val="22"/>
          <w:u w:color="000000"/>
        </w:rPr>
        <w:t xml:space="preserve">The next phase of </w:t>
      </w:r>
      <w:r w:rsidRPr="00450BC4">
        <w:rPr>
          <w:rFonts w:ascii="Arial" w:eastAsia="Arial Unicode MS" w:hAnsi="Arial" w:cs="Arial"/>
          <w:sz w:val="22"/>
          <w:szCs w:val="22"/>
          <w:u w:color="000000"/>
        </w:rPr>
        <w:t xml:space="preserve">automation </w:t>
      </w:r>
      <w:r>
        <w:rPr>
          <w:rFonts w:ascii="Arial" w:eastAsia="Arial Unicode MS" w:hAnsi="Arial" w:cs="Arial"/>
          <w:sz w:val="22"/>
          <w:szCs w:val="22"/>
          <w:u w:color="000000"/>
        </w:rPr>
        <w:t xml:space="preserve">could well ensure that </w:t>
      </w:r>
      <w:r w:rsidRPr="00450BC4">
        <w:rPr>
          <w:rFonts w:ascii="Arial" w:eastAsia="Arial Unicode MS" w:hAnsi="Arial" w:cs="Arial"/>
          <w:sz w:val="22"/>
          <w:szCs w:val="22"/>
          <w:u w:color="000000"/>
        </w:rPr>
        <w:t xml:space="preserve">more workers </w:t>
      </w:r>
      <w:r>
        <w:rPr>
          <w:rFonts w:ascii="Arial" w:eastAsia="Arial Unicode MS" w:hAnsi="Arial" w:cs="Arial"/>
          <w:sz w:val="22"/>
          <w:szCs w:val="22"/>
          <w:u w:color="000000"/>
        </w:rPr>
        <w:t>wind u</w:t>
      </w:r>
      <w:r w:rsidRPr="00450BC4">
        <w:rPr>
          <w:rFonts w:ascii="Arial" w:eastAsia="Arial Unicode MS" w:hAnsi="Arial" w:cs="Arial"/>
          <w:sz w:val="22"/>
          <w:szCs w:val="22"/>
          <w:u w:color="000000"/>
        </w:rPr>
        <w:t>p stuck in jobs that are</w:t>
      </w:r>
      <w:r>
        <w:rPr>
          <w:rFonts w:ascii="Arial" w:eastAsia="Arial Unicode MS" w:hAnsi="Arial" w:cs="Arial"/>
          <w:sz w:val="22"/>
          <w:szCs w:val="22"/>
          <w:u w:color="000000"/>
        </w:rPr>
        <w:t xml:space="preserve"> not only low</w:t>
      </w:r>
      <w:ins w:id="682" w:author="david jackson" w:date="2018-12-17T15:52:00Z">
        <w:r w:rsidR="0093646C">
          <w:rPr>
            <w:rFonts w:ascii="Arial" w:eastAsia="Arial Unicode MS" w:hAnsi="Arial" w:cs="Arial"/>
            <w:sz w:val="22"/>
            <w:szCs w:val="22"/>
            <w:u w:color="000000"/>
          </w:rPr>
          <w:t xml:space="preserve"> </w:t>
        </w:r>
      </w:ins>
      <w:del w:id="683" w:author="david jackson" w:date="2018-12-17T15:52:00Z">
        <w:r w:rsidDel="0093646C">
          <w:rPr>
            <w:rFonts w:ascii="Arial" w:eastAsia="Arial Unicode MS" w:hAnsi="Arial" w:cs="Arial"/>
            <w:sz w:val="22"/>
            <w:szCs w:val="22"/>
            <w:u w:color="000000"/>
          </w:rPr>
          <w:delText>-</w:delText>
        </w:r>
      </w:del>
      <w:r>
        <w:rPr>
          <w:rFonts w:ascii="Arial" w:eastAsia="Arial Unicode MS" w:hAnsi="Arial" w:cs="Arial"/>
          <w:sz w:val="22"/>
          <w:szCs w:val="22"/>
          <w:u w:color="000000"/>
        </w:rPr>
        <w:t xml:space="preserve">paying but </w:t>
      </w:r>
      <w:ins w:id="684" w:author="david jackson" w:date="2018-12-14T15:53:00Z">
        <w:r w:rsidR="00324367">
          <w:rPr>
            <w:rFonts w:ascii="Arial" w:eastAsia="Arial Unicode MS" w:hAnsi="Arial" w:cs="Arial"/>
            <w:sz w:val="22"/>
            <w:szCs w:val="22"/>
            <w:u w:color="000000"/>
          </w:rPr>
          <w:t xml:space="preserve">also </w:t>
        </w:r>
      </w:ins>
      <w:r>
        <w:rPr>
          <w:rFonts w:ascii="Arial" w:eastAsia="Arial Unicode MS" w:hAnsi="Arial" w:cs="Arial"/>
          <w:sz w:val="22"/>
          <w:szCs w:val="22"/>
          <w:u w:color="000000"/>
        </w:rPr>
        <w:t>shaky given the nature of many of the most durable low-end service jobs.</w:t>
      </w:r>
      <w:r w:rsidRPr="00450BC4">
        <w:rPr>
          <w:rFonts w:ascii="Arial" w:eastAsia="Arial Unicode MS" w:hAnsi="Arial" w:cs="Arial"/>
          <w:sz w:val="22"/>
          <w:szCs w:val="22"/>
          <w:u w:color="000000"/>
        </w:rPr>
        <w:t xml:space="preserve"> Frequently these positions lack access to basic benefits such as retirement contributions, health insurance, or paid leave. Likewise, millions of workers will continue to find themselves exposed to the insecurity associated with volatile pay, </w:t>
      </w:r>
      <w:r>
        <w:rPr>
          <w:rFonts w:ascii="Arial" w:eastAsia="Arial Unicode MS" w:hAnsi="Arial" w:cs="Arial"/>
          <w:sz w:val="22"/>
          <w:szCs w:val="22"/>
          <w:u w:color="000000"/>
        </w:rPr>
        <w:t xml:space="preserve">given the reality of profit-maximizing digital </w:t>
      </w:r>
      <w:r w:rsidRPr="0098655C">
        <w:rPr>
          <w:rFonts w:ascii="Arial" w:eastAsia="Arial Unicode MS" w:hAnsi="Arial" w:cs="Arial"/>
          <w:sz w:val="22"/>
          <w:szCs w:val="22"/>
          <w:u w:color="000000"/>
        </w:rPr>
        <w:t xml:space="preserve">scheduling </w:t>
      </w:r>
      <w:r>
        <w:rPr>
          <w:rFonts w:ascii="Arial" w:eastAsia="Arial Unicode MS" w:hAnsi="Arial" w:cs="Arial"/>
          <w:sz w:val="22"/>
          <w:szCs w:val="22"/>
          <w:u w:color="000000"/>
        </w:rPr>
        <w:t>platforms</w:t>
      </w:r>
      <w:r w:rsidRPr="0098655C">
        <w:rPr>
          <w:rFonts w:ascii="Arial" w:eastAsia="Arial Unicode MS" w:hAnsi="Arial" w:cs="Arial"/>
          <w:sz w:val="22"/>
          <w:szCs w:val="22"/>
          <w:u w:color="000000"/>
        </w:rPr>
        <w:t>, seasonal demand, or other factors. All of which argues for a stronger, more portable safety net</w:t>
      </w:r>
      <w:r>
        <w:rPr>
          <w:rFonts w:ascii="Arial" w:eastAsia="Arial Unicode MS" w:hAnsi="Arial" w:cs="Arial"/>
          <w:sz w:val="22"/>
          <w:szCs w:val="22"/>
          <w:u w:color="000000"/>
        </w:rPr>
        <w:t xml:space="preserve"> as the AI era progresses</w:t>
      </w:r>
      <w:r w:rsidRPr="00450BC4">
        <w:rPr>
          <w:rFonts w:ascii="Arial" w:eastAsia="Arial Unicode MS" w:hAnsi="Arial" w:cs="Arial"/>
          <w:sz w:val="22"/>
          <w:szCs w:val="22"/>
          <w:u w:color="000000"/>
        </w:rPr>
        <w:t>.</w:t>
      </w:r>
      <w:r w:rsidRPr="00450BC4">
        <w:rPr>
          <w:rFonts w:ascii="Arial" w:eastAsia="Arial Unicode MS" w:hAnsi="Arial" w:cs="Arial"/>
          <w:sz w:val="22"/>
          <w:szCs w:val="22"/>
          <w:u w:color="000000"/>
          <w:vertAlign w:val="superscript"/>
        </w:rPr>
        <w:endnoteReference w:id="135"/>
      </w:r>
      <w:del w:id="685" w:author="david jackson" w:date="2018-11-29T14:33:00Z">
        <w:r w:rsidDel="00BE5ACE">
          <w:rPr>
            <w:rFonts w:ascii="Arial" w:eastAsia="Arial Unicode MS" w:hAnsi="Arial" w:cs="Arial"/>
            <w:sz w:val="22"/>
            <w:szCs w:val="22"/>
            <w:u w:color="000000"/>
          </w:rPr>
          <w:delText xml:space="preserve">  </w:delText>
        </w:r>
      </w:del>
      <w:ins w:id="686" w:author="david jackson" w:date="2018-11-29T14:33:00Z">
        <w:r w:rsidR="00BE5ACE">
          <w:rPr>
            <w:rFonts w:ascii="Arial" w:eastAsia="Arial Unicode MS" w:hAnsi="Arial" w:cs="Arial"/>
            <w:sz w:val="22"/>
            <w:szCs w:val="22"/>
            <w:u w:color="000000"/>
          </w:rPr>
          <w:t xml:space="preserve"> </w:t>
        </w:r>
      </w:ins>
      <w:r>
        <w:rPr>
          <w:rFonts w:ascii="Arial" w:eastAsia="Arial Unicode MS" w:hAnsi="Arial" w:cs="Arial"/>
          <w:sz w:val="22"/>
          <w:szCs w:val="22"/>
          <w:u w:color="000000"/>
        </w:rPr>
        <w:t xml:space="preserve">Several initiatives are critical. </w:t>
      </w:r>
    </w:p>
    <w:p w14:paraId="54B1B239" w14:textId="77777777" w:rsidR="00D011E1" w:rsidRPr="00450BC4" w:rsidRDefault="00D011E1" w:rsidP="00D011E1">
      <w:pPr>
        <w:spacing w:line="276" w:lineRule="auto"/>
        <w:rPr>
          <w:rFonts w:ascii="Arial" w:eastAsia="Arial Unicode MS" w:hAnsi="Arial" w:cs="Arial"/>
          <w:sz w:val="22"/>
          <w:szCs w:val="22"/>
          <w:u w:color="000000"/>
        </w:rPr>
      </w:pPr>
    </w:p>
    <w:p w14:paraId="400F0C86" w14:textId="518BFB3E" w:rsidR="00D011E1" w:rsidRPr="00450BC4" w:rsidRDefault="00D011E1" w:rsidP="00D011E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 xml:space="preserve">For one thing, </w:t>
      </w:r>
      <w:r w:rsidRPr="00AF52FF">
        <w:rPr>
          <w:rFonts w:ascii="Arial" w:eastAsia="Arial Unicode MS" w:hAnsi="Arial" w:cs="Arial"/>
          <w:sz w:val="22"/>
          <w:szCs w:val="22"/>
          <w:u w:color="000000"/>
        </w:rPr>
        <w:t xml:space="preserve">states should </w:t>
      </w:r>
      <w:r w:rsidRPr="00AF52FF">
        <w:rPr>
          <w:rFonts w:ascii="Arial" w:eastAsia="Arial Unicode MS" w:hAnsi="Arial" w:cs="Arial"/>
          <w:b/>
          <w:sz w:val="22"/>
          <w:szCs w:val="22"/>
          <w:u w:color="000000"/>
        </w:rPr>
        <w:t xml:space="preserve">enact state-run </w:t>
      </w:r>
      <w:del w:id="687" w:author="david jackson" w:date="2018-12-17T15:53:00Z">
        <w:r w:rsidRPr="00AF52FF" w:rsidDel="002A31DD">
          <w:rPr>
            <w:rFonts w:ascii="Arial" w:eastAsia="Arial Unicode MS" w:hAnsi="Arial" w:cs="Arial"/>
            <w:b/>
            <w:sz w:val="22"/>
            <w:szCs w:val="22"/>
            <w:u w:color="000000"/>
          </w:rPr>
          <w:delText xml:space="preserve">Automatic </w:delText>
        </w:r>
      </w:del>
      <w:ins w:id="688" w:author="david jackson" w:date="2018-12-17T15:53:00Z">
        <w:r w:rsidR="002A31DD">
          <w:rPr>
            <w:rFonts w:ascii="Arial" w:eastAsia="Arial Unicode MS" w:hAnsi="Arial" w:cs="Arial"/>
            <w:b/>
            <w:sz w:val="22"/>
            <w:szCs w:val="22"/>
            <w:u w:color="000000"/>
          </w:rPr>
          <w:t>a</w:t>
        </w:r>
        <w:r w:rsidR="002A31DD" w:rsidRPr="00AF52FF">
          <w:rPr>
            <w:rFonts w:ascii="Arial" w:eastAsia="Arial Unicode MS" w:hAnsi="Arial" w:cs="Arial"/>
            <w:b/>
            <w:sz w:val="22"/>
            <w:szCs w:val="22"/>
            <w:u w:color="000000"/>
          </w:rPr>
          <w:t xml:space="preserve">utomatic </w:t>
        </w:r>
      </w:ins>
      <w:del w:id="689" w:author="david jackson" w:date="2018-12-17T15:53:00Z">
        <w:r w:rsidRPr="00AF52FF" w:rsidDel="00BC7C8B">
          <w:rPr>
            <w:rFonts w:ascii="Arial" w:eastAsia="Arial Unicode MS" w:hAnsi="Arial" w:cs="Arial"/>
            <w:b/>
            <w:sz w:val="22"/>
            <w:szCs w:val="22"/>
            <w:u w:color="000000"/>
          </w:rPr>
          <w:delText xml:space="preserve">IRA </w:delText>
        </w:r>
      </w:del>
      <w:ins w:id="690" w:author="david jackson" w:date="2018-12-17T15:53:00Z">
        <w:r w:rsidR="00BC7C8B">
          <w:rPr>
            <w:rFonts w:ascii="Arial" w:eastAsia="Arial Unicode MS" w:hAnsi="Arial" w:cs="Arial"/>
            <w:b/>
            <w:sz w:val="22"/>
            <w:szCs w:val="22"/>
            <w:u w:color="000000"/>
          </w:rPr>
          <w:t>individual retirement account</w:t>
        </w:r>
        <w:r w:rsidR="00BC7C8B" w:rsidRPr="00AF52FF">
          <w:rPr>
            <w:rFonts w:ascii="Arial" w:eastAsia="Arial Unicode MS" w:hAnsi="Arial" w:cs="Arial"/>
            <w:b/>
            <w:sz w:val="22"/>
            <w:szCs w:val="22"/>
            <w:u w:color="000000"/>
          </w:rPr>
          <w:t xml:space="preserve"> </w:t>
        </w:r>
      </w:ins>
      <w:r w:rsidRPr="00AF52FF">
        <w:rPr>
          <w:rFonts w:ascii="Arial" w:eastAsia="Arial Unicode MS" w:hAnsi="Arial" w:cs="Arial"/>
          <w:b/>
          <w:sz w:val="22"/>
          <w:szCs w:val="22"/>
          <w:u w:color="000000"/>
        </w:rPr>
        <w:t>programs</w:t>
      </w:r>
      <w:r w:rsidRPr="00AF52FF">
        <w:rPr>
          <w:rFonts w:ascii="Arial" w:eastAsia="Arial Unicode MS" w:hAnsi="Arial" w:cs="Arial"/>
          <w:sz w:val="22"/>
          <w:szCs w:val="22"/>
          <w:u w:color="000000"/>
        </w:rPr>
        <w:t xml:space="preserve"> to help the 30 to 35 percent of workers in the </w:t>
      </w:r>
      <w:r w:rsidRPr="00450BC4">
        <w:rPr>
          <w:rFonts w:ascii="Arial" w:eastAsia="Arial Unicode MS" w:hAnsi="Arial" w:cs="Arial"/>
          <w:sz w:val="22"/>
          <w:szCs w:val="22"/>
          <w:u w:color="000000"/>
        </w:rPr>
        <w:t xml:space="preserve">U.S. </w:t>
      </w:r>
      <w:r>
        <w:rPr>
          <w:rFonts w:ascii="Arial" w:eastAsia="Arial Unicode MS" w:hAnsi="Arial" w:cs="Arial"/>
          <w:sz w:val="22"/>
          <w:szCs w:val="22"/>
          <w:u w:color="000000"/>
        </w:rPr>
        <w:t xml:space="preserve">who </w:t>
      </w:r>
      <w:r w:rsidRPr="00450BC4">
        <w:rPr>
          <w:rFonts w:ascii="Arial" w:eastAsia="Arial Unicode MS" w:hAnsi="Arial" w:cs="Arial"/>
          <w:sz w:val="22"/>
          <w:szCs w:val="22"/>
          <w:u w:color="000000"/>
        </w:rPr>
        <w:t>lack an employer-sponsored retirement plan</w:t>
      </w:r>
      <w:r>
        <w:rPr>
          <w:rFonts w:ascii="Arial" w:eastAsia="Arial Unicode MS" w:hAnsi="Arial" w:cs="Arial"/>
          <w:sz w:val="22"/>
          <w:szCs w:val="22"/>
          <w:u w:color="000000"/>
        </w:rPr>
        <w:t>.</w:t>
      </w:r>
      <w:r w:rsidRPr="00493401">
        <w:rPr>
          <w:rStyle w:val="EndnoteReference"/>
          <w:rFonts w:eastAsia="Arial Unicode MS"/>
          <w:sz w:val="22"/>
          <w:szCs w:val="22"/>
        </w:rPr>
        <w:t xml:space="preserve"> </w:t>
      </w:r>
      <w:r>
        <w:rPr>
          <w:rStyle w:val="EndnoteReference"/>
          <w:rFonts w:eastAsia="Arial Unicode MS"/>
          <w:sz w:val="22"/>
          <w:szCs w:val="22"/>
        </w:rPr>
        <w:endnoteReference w:id="136"/>
      </w:r>
      <w:del w:id="691" w:author="david jackson" w:date="2018-11-29T14:33:00Z">
        <w:r w:rsidRPr="00450BC4" w:rsidDel="00BE5ACE">
          <w:rPr>
            <w:rFonts w:ascii="Arial" w:eastAsia="Arial Unicode MS" w:hAnsi="Arial" w:cs="Arial"/>
            <w:sz w:val="22"/>
            <w:szCs w:val="22"/>
            <w:u w:color="000000"/>
          </w:rPr>
          <w:delText xml:space="preserve"> </w:delText>
        </w:r>
        <w:r w:rsidDel="00BE5ACE">
          <w:rPr>
            <w:rFonts w:ascii="Arial" w:eastAsia="Arial Unicode MS" w:hAnsi="Arial" w:cs="Arial"/>
            <w:sz w:val="22"/>
            <w:szCs w:val="22"/>
            <w:u w:color="000000"/>
          </w:rPr>
          <w:delText xml:space="preserve"> </w:delText>
        </w:r>
      </w:del>
      <w:ins w:id="692" w:author="david jackson" w:date="2018-11-29T14:33:00Z">
        <w:r w:rsidR="00BE5ACE">
          <w:rPr>
            <w:rFonts w:ascii="Arial" w:eastAsia="Arial Unicode MS" w:hAnsi="Arial" w:cs="Arial"/>
            <w:sz w:val="22"/>
            <w:szCs w:val="22"/>
            <w:u w:color="000000"/>
          </w:rPr>
          <w:t xml:space="preserve"> </w:t>
        </w:r>
      </w:ins>
      <w:r w:rsidRPr="00450BC4">
        <w:rPr>
          <w:rFonts w:ascii="Arial" w:eastAsia="Arial Unicode MS" w:hAnsi="Arial" w:cs="Arial"/>
          <w:sz w:val="22"/>
          <w:szCs w:val="22"/>
          <w:u w:color="000000"/>
        </w:rPr>
        <w:t xml:space="preserve">Auto IRA programs are an effective, non-partisan solution for expanding retirement </w:t>
      </w:r>
      <w:r>
        <w:rPr>
          <w:rFonts w:ascii="Arial" w:eastAsia="Arial Unicode MS" w:hAnsi="Arial" w:cs="Arial"/>
          <w:sz w:val="22"/>
          <w:szCs w:val="22"/>
          <w:u w:color="000000"/>
        </w:rPr>
        <w:t>support</w:t>
      </w:r>
      <w:r w:rsidRPr="00450BC4">
        <w:rPr>
          <w:rFonts w:ascii="Arial" w:eastAsia="Arial Unicode MS" w:hAnsi="Arial" w:cs="Arial"/>
          <w:sz w:val="22"/>
          <w:szCs w:val="22"/>
          <w:u w:color="000000"/>
        </w:rPr>
        <w:t xml:space="preserve">. In states with </w:t>
      </w:r>
      <w:del w:id="693" w:author="david jackson" w:date="2018-12-17T15:54:00Z">
        <w:r w:rsidRPr="00450BC4" w:rsidDel="005B6A78">
          <w:rPr>
            <w:rFonts w:ascii="Arial" w:eastAsia="Arial Unicode MS" w:hAnsi="Arial" w:cs="Arial"/>
            <w:sz w:val="22"/>
            <w:szCs w:val="22"/>
            <w:u w:color="000000"/>
          </w:rPr>
          <w:delText xml:space="preserve">Auto </w:delText>
        </w:r>
      </w:del>
      <w:ins w:id="694" w:author="david jackson" w:date="2018-12-17T15:54:00Z">
        <w:r w:rsidR="005B6A78">
          <w:rPr>
            <w:rFonts w:ascii="Arial" w:eastAsia="Arial Unicode MS" w:hAnsi="Arial" w:cs="Arial"/>
            <w:sz w:val="22"/>
            <w:szCs w:val="22"/>
            <w:u w:color="000000"/>
          </w:rPr>
          <w:t>a</w:t>
        </w:r>
        <w:r w:rsidR="005B6A78" w:rsidRPr="00450BC4">
          <w:rPr>
            <w:rFonts w:ascii="Arial" w:eastAsia="Arial Unicode MS" w:hAnsi="Arial" w:cs="Arial"/>
            <w:sz w:val="22"/>
            <w:szCs w:val="22"/>
            <w:u w:color="000000"/>
          </w:rPr>
          <w:t xml:space="preserve">uto </w:t>
        </w:r>
      </w:ins>
      <w:r w:rsidRPr="00450BC4">
        <w:rPr>
          <w:rFonts w:ascii="Arial" w:eastAsia="Arial Unicode MS" w:hAnsi="Arial" w:cs="Arial"/>
          <w:sz w:val="22"/>
          <w:szCs w:val="22"/>
          <w:u w:color="000000"/>
        </w:rPr>
        <w:t xml:space="preserve">IRA laws or regulations, employers that do not provide their workers with employer-sponsored retirement plans must enroll </w:t>
      </w:r>
      <w:r>
        <w:rPr>
          <w:rFonts w:ascii="Arial" w:eastAsia="Arial Unicode MS" w:hAnsi="Arial" w:cs="Arial"/>
          <w:sz w:val="22"/>
          <w:szCs w:val="22"/>
          <w:u w:color="000000"/>
        </w:rPr>
        <w:t>them</w:t>
      </w:r>
      <w:r w:rsidRPr="00450BC4">
        <w:rPr>
          <w:rFonts w:ascii="Arial" w:eastAsia="Arial Unicode MS" w:hAnsi="Arial" w:cs="Arial"/>
          <w:sz w:val="22"/>
          <w:szCs w:val="22"/>
          <w:u w:color="000000"/>
        </w:rPr>
        <w:t xml:space="preserve"> in a state-sponsored individual retirement account (IRA). While workers are automatically enrolled, they may opt-out at any time.</w:t>
      </w:r>
      <w:r>
        <w:rPr>
          <w:rFonts w:ascii="Arial" w:eastAsia="Arial Unicode MS" w:hAnsi="Arial" w:cs="Arial"/>
          <w:sz w:val="22"/>
          <w:szCs w:val="22"/>
          <w:u w:color="000000"/>
        </w:rPr>
        <w:t xml:space="preserve"> However, b</w:t>
      </w:r>
      <w:r w:rsidRPr="00450BC4">
        <w:rPr>
          <w:rFonts w:ascii="Arial" w:eastAsia="Arial Unicode MS" w:hAnsi="Arial" w:cs="Arial"/>
          <w:sz w:val="22"/>
          <w:szCs w:val="22"/>
          <w:u w:color="000000"/>
        </w:rPr>
        <w:t>ecause the</w:t>
      </w:r>
      <w:r>
        <w:rPr>
          <w:rFonts w:ascii="Arial" w:eastAsia="Arial Unicode MS" w:hAnsi="Arial" w:cs="Arial"/>
          <w:sz w:val="22"/>
          <w:szCs w:val="22"/>
          <w:u w:color="000000"/>
        </w:rPr>
        <w:t xml:space="preserve"> accounts</w:t>
      </w:r>
      <w:r w:rsidRPr="00450BC4">
        <w:rPr>
          <w:rFonts w:ascii="Arial" w:eastAsia="Arial Unicode MS" w:hAnsi="Arial" w:cs="Arial"/>
          <w:sz w:val="22"/>
          <w:szCs w:val="22"/>
          <w:u w:color="000000"/>
        </w:rPr>
        <w:t xml:space="preserve"> are structured as IRAs</w:t>
      </w:r>
      <w:r>
        <w:rPr>
          <w:rFonts w:ascii="Arial" w:eastAsia="Arial Unicode MS" w:hAnsi="Arial" w:cs="Arial"/>
          <w:sz w:val="22"/>
          <w:szCs w:val="22"/>
          <w:u w:color="000000"/>
        </w:rPr>
        <w:t>,</w:t>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 xml:space="preserve">most workers likely want to </w:t>
      </w:r>
      <w:r w:rsidRPr="00450BC4">
        <w:rPr>
          <w:rFonts w:ascii="Arial" w:eastAsia="Arial Unicode MS" w:hAnsi="Arial" w:cs="Arial"/>
          <w:sz w:val="22"/>
          <w:szCs w:val="22"/>
          <w:u w:color="000000"/>
        </w:rPr>
        <w:t>keep th</w:t>
      </w:r>
      <w:r>
        <w:rPr>
          <w:rFonts w:ascii="Arial" w:eastAsia="Arial Unicode MS" w:hAnsi="Arial" w:cs="Arial"/>
          <w:sz w:val="22"/>
          <w:szCs w:val="22"/>
          <w:u w:color="000000"/>
        </w:rPr>
        <w:t>em when they move to a new job, allowing workers to save steadily even while navigating the likely instability of much AI-era employment.</w:t>
      </w:r>
    </w:p>
    <w:p w14:paraId="1C604607" w14:textId="77777777" w:rsidR="00D011E1" w:rsidRPr="00450BC4" w:rsidRDefault="00D011E1" w:rsidP="00D011E1">
      <w:pPr>
        <w:spacing w:line="276" w:lineRule="auto"/>
        <w:rPr>
          <w:rFonts w:ascii="Arial" w:eastAsia="Arial Unicode MS" w:hAnsi="Arial" w:cs="Arial"/>
          <w:sz w:val="22"/>
          <w:szCs w:val="22"/>
          <w:u w:color="000000"/>
        </w:rPr>
      </w:pPr>
    </w:p>
    <w:p w14:paraId="346B29C0" w14:textId="5F75AB4D" w:rsidR="00D011E1" w:rsidRPr="00A40E7C"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b/>
          <w:sz w:val="22"/>
          <w:szCs w:val="22"/>
          <w:u w:color="000000"/>
        </w:rPr>
      </w:pPr>
      <w:r w:rsidRPr="00A40E7C">
        <w:rPr>
          <w:rFonts w:ascii="Arial" w:eastAsia="Arial Unicode MS" w:hAnsi="Arial" w:cs="Arial"/>
          <w:b/>
          <w:sz w:val="22"/>
          <w:szCs w:val="22"/>
          <w:u w:color="000000"/>
        </w:rPr>
        <w:t xml:space="preserve">OregonSaves: The </w:t>
      </w:r>
      <w:r w:rsidR="005B6A78" w:rsidRPr="00A40E7C">
        <w:rPr>
          <w:rFonts w:ascii="Arial" w:eastAsia="Arial Unicode MS" w:hAnsi="Arial" w:cs="Arial"/>
          <w:b/>
          <w:sz w:val="22"/>
          <w:szCs w:val="22"/>
          <w:u w:color="000000"/>
        </w:rPr>
        <w:t xml:space="preserve">first-in-the-nation automatic </w:t>
      </w:r>
      <w:r w:rsidRPr="00A40E7C">
        <w:rPr>
          <w:rFonts w:ascii="Arial" w:eastAsia="Arial Unicode MS" w:hAnsi="Arial" w:cs="Arial"/>
          <w:b/>
          <w:sz w:val="22"/>
          <w:szCs w:val="22"/>
          <w:u w:color="000000"/>
        </w:rPr>
        <w:t>IRA</w:t>
      </w:r>
    </w:p>
    <w:p w14:paraId="0E2D6EDD" w14:textId="77777777" w:rsidR="00D011E1"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sz w:val="22"/>
          <w:szCs w:val="22"/>
          <w:u w:color="000000"/>
        </w:rPr>
      </w:pPr>
    </w:p>
    <w:p w14:paraId="0002CC09" w14:textId="6DC6C3DF" w:rsidR="00D011E1"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In 2016, the Obama </w:t>
      </w:r>
      <w:del w:id="695" w:author="david jackson" w:date="2018-12-17T15:54:00Z">
        <w:r w:rsidRPr="00450BC4" w:rsidDel="002637EC">
          <w:rPr>
            <w:rFonts w:ascii="Arial" w:eastAsia="Arial Unicode MS" w:hAnsi="Arial" w:cs="Arial"/>
            <w:sz w:val="22"/>
            <w:szCs w:val="22"/>
            <w:u w:color="000000"/>
          </w:rPr>
          <w:delText xml:space="preserve">Administration </w:delText>
        </w:r>
      </w:del>
      <w:ins w:id="696" w:author="david jackson" w:date="2018-12-17T15:54:00Z">
        <w:r w:rsidR="002637EC">
          <w:rPr>
            <w:rFonts w:ascii="Arial" w:eastAsia="Arial Unicode MS" w:hAnsi="Arial" w:cs="Arial"/>
            <w:sz w:val="22"/>
            <w:szCs w:val="22"/>
            <w:u w:color="000000"/>
          </w:rPr>
          <w:t>a</w:t>
        </w:r>
        <w:r w:rsidR="002637EC" w:rsidRPr="00450BC4">
          <w:rPr>
            <w:rFonts w:ascii="Arial" w:eastAsia="Arial Unicode MS" w:hAnsi="Arial" w:cs="Arial"/>
            <w:sz w:val="22"/>
            <w:szCs w:val="22"/>
            <w:u w:color="000000"/>
          </w:rPr>
          <w:t xml:space="preserve">dministration </w:t>
        </w:r>
      </w:ins>
      <w:r w:rsidRPr="00450BC4">
        <w:rPr>
          <w:rFonts w:ascii="Arial" w:eastAsia="Arial Unicode MS" w:hAnsi="Arial" w:cs="Arial"/>
          <w:sz w:val="22"/>
          <w:szCs w:val="22"/>
          <w:u w:color="000000"/>
        </w:rPr>
        <w:t xml:space="preserve">gave states and localities leeway to establish voluntary automatic individual retirement accounts. However, in 2017, Congress, with support from the Trump </w:t>
      </w:r>
      <w:del w:id="697" w:author="david jackson" w:date="2018-12-17T15:54:00Z">
        <w:r w:rsidRPr="00450BC4" w:rsidDel="002637EC">
          <w:rPr>
            <w:rFonts w:ascii="Arial" w:eastAsia="Arial Unicode MS" w:hAnsi="Arial" w:cs="Arial"/>
            <w:sz w:val="22"/>
            <w:szCs w:val="22"/>
            <w:u w:color="000000"/>
          </w:rPr>
          <w:delText>Administration</w:delText>
        </w:r>
      </w:del>
      <w:ins w:id="698" w:author="david jackson" w:date="2018-12-17T15:54:00Z">
        <w:r w:rsidR="002637EC">
          <w:rPr>
            <w:rFonts w:ascii="Arial" w:eastAsia="Arial Unicode MS" w:hAnsi="Arial" w:cs="Arial"/>
            <w:sz w:val="22"/>
            <w:szCs w:val="22"/>
            <w:u w:color="000000"/>
          </w:rPr>
          <w:t>a</w:t>
        </w:r>
        <w:r w:rsidR="002637EC" w:rsidRPr="00450BC4">
          <w:rPr>
            <w:rFonts w:ascii="Arial" w:eastAsia="Arial Unicode MS" w:hAnsi="Arial" w:cs="Arial"/>
            <w:sz w:val="22"/>
            <w:szCs w:val="22"/>
            <w:u w:color="000000"/>
          </w:rPr>
          <w:t>dministration</w:t>
        </w:r>
      </w:ins>
      <w:r w:rsidRPr="00450BC4">
        <w:rPr>
          <w:rFonts w:ascii="Arial" w:eastAsia="Arial Unicode MS" w:hAnsi="Arial" w:cs="Arial"/>
          <w:sz w:val="22"/>
          <w:szCs w:val="22"/>
          <w:u w:color="000000"/>
        </w:rPr>
        <w:t>, revoked this federal support, a move that was difficult to justify on any sound policy grounds.</w:t>
      </w:r>
      <w:r w:rsidRPr="00450BC4">
        <w:rPr>
          <w:rFonts w:ascii="Arial" w:eastAsia="Arial Unicode MS" w:hAnsi="Arial" w:cs="Arial"/>
          <w:sz w:val="22"/>
          <w:szCs w:val="22"/>
          <w:u w:color="000000"/>
          <w:vertAlign w:val="superscript"/>
        </w:rPr>
        <w:endnoteReference w:id="137"/>
      </w:r>
      <w:r w:rsidRPr="00450BC4">
        <w:rPr>
          <w:rFonts w:ascii="Arial" w:eastAsia="Arial Unicode MS" w:hAnsi="Arial" w:cs="Arial"/>
          <w:sz w:val="22"/>
          <w:szCs w:val="22"/>
          <w:u w:color="000000"/>
        </w:rPr>
        <w:t xml:space="preserve"> Nonetheless, despite lack of federal support, several states are pioneering e</w:t>
      </w:r>
      <w:r>
        <w:rPr>
          <w:rFonts w:ascii="Arial" w:eastAsia="Arial Unicode MS" w:hAnsi="Arial" w:cs="Arial"/>
          <w:sz w:val="22"/>
          <w:szCs w:val="22"/>
          <w:u w:color="000000"/>
        </w:rPr>
        <w:t xml:space="preserve">fforts to create </w:t>
      </w:r>
      <w:del w:id="699" w:author="david jackson" w:date="2018-12-17T15:55:00Z">
        <w:r w:rsidDel="002637EC">
          <w:rPr>
            <w:rFonts w:ascii="Arial" w:eastAsia="Arial Unicode MS" w:hAnsi="Arial" w:cs="Arial"/>
            <w:sz w:val="22"/>
            <w:szCs w:val="22"/>
            <w:u w:color="000000"/>
          </w:rPr>
          <w:delText xml:space="preserve">Automatic </w:delText>
        </w:r>
      </w:del>
      <w:ins w:id="700" w:author="david jackson" w:date="2018-12-17T15:55:00Z">
        <w:r w:rsidR="002637EC">
          <w:rPr>
            <w:rFonts w:ascii="Arial" w:eastAsia="Arial Unicode MS" w:hAnsi="Arial" w:cs="Arial"/>
            <w:sz w:val="22"/>
            <w:szCs w:val="22"/>
            <w:u w:color="000000"/>
          </w:rPr>
          <w:t xml:space="preserve">automatic </w:t>
        </w:r>
      </w:ins>
      <w:r>
        <w:rPr>
          <w:rFonts w:ascii="Arial" w:eastAsia="Arial Unicode MS" w:hAnsi="Arial" w:cs="Arial"/>
          <w:sz w:val="22"/>
          <w:szCs w:val="22"/>
          <w:u w:color="000000"/>
        </w:rPr>
        <w:t>IRAs.</w:t>
      </w:r>
    </w:p>
    <w:p w14:paraId="065A2E25" w14:textId="77777777" w:rsidR="00D011E1"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sz w:val="22"/>
          <w:szCs w:val="22"/>
          <w:u w:color="000000"/>
        </w:rPr>
      </w:pPr>
    </w:p>
    <w:p w14:paraId="4CA8EFC0" w14:textId="6FC75DD2" w:rsidR="00D011E1"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sz w:val="22"/>
          <w:szCs w:val="22"/>
          <w:u w:color="000000"/>
        </w:rPr>
      </w:pPr>
      <w:r>
        <w:rPr>
          <w:rFonts w:ascii="Arial" w:eastAsia="Arial Unicode MS" w:hAnsi="Arial" w:cs="Arial"/>
          <w:sz w:val="22"/>
          <w:szCs w:val="22"/>
          <w:u w:color="000000"/>
        </w:rPr>
        <w:t>In 2017, Oregon launched the first of these</w:t>
      </w:r>
      <w:r w:rsidRPr="00AB323E">
        <w:rPr>
          <w:rFonts w:ascii="Arial" w:eastAsia="Arial Unicode MS" w:hAnsi="Arial" w:cs="Arial"/>
          <w:sz w:val="22"/>
          <w:szCs w:val="22"/>
          <w:u w:color="000000"/>
        </w:rPr>
        <w:t xml:space="preserve"> plan</w:t>
      </w:r>
      <w:r>
        <w:rPr>
          <w:rFonts w:ascii="Arial" w:eastAsia="Arial Unicode MS" w:hAnsi="Arial" w:cs="Arial"/>
          <w:sz w:val="22"/>
          <w:szCs w:val="22"/>
          <w:u w:color="000000"/>
        </w:rPr>
        <w:t>s</w:t>
      </w:r>
      <w:r w:rsidRPr="00AB323E">
        <w:rPr>
          <w:rFonts w:ascii="Arial" w:eastAsia="Arial Unicode MS" w:hAnsi="Arial" w:cs="Arial"/>
          <w:sz w:val="22"/>
          <w:szCs w:val="22"/>
          <w:u w:color="000000"/>
        </w:rPr>
        <w:t>, known as OregonSaves. By 2020, all employers in the state that do not offer their own retirement plan will need to enroll employees in an OregonSaves IRA</w:t>
      </w:r>
      <w:r>
        <w:rPr>
          <w:rFonts w:ascii="Arial" w:eastAsia="Arial Unicode MS" w:hAnsi="Arial" w:cs="Arial"/>
          <w:sz w:val="22"/>
          <w:szCs w:val="22"/>
          <w:u w:color="000000"/>
        </w:rPr>
        <w:t>. To date, nearly 43,000 workers across 1,275 employers have enrolled in retirement savings plans.</w:t>
      </w:r>
      <w:r>
        <w:rPr>
          <w:rStyle w:val="EndnoteReference"/>
          <w:rFonts w:eastAsia="Arial Unicode MS"/>
          <w:sz w:val="22"/>
          <w:szCs w:val="22"/>
        </w:rPr>
        <w:endnoteReference w:id="138"/>
      </w:r>
      <w:r>
        <w:rPr>
          <w:rFonts w:ascii="Arial" w:eastAsia="Arial Unicode MS" w:hAnsi="Arial" w:cs="Arial"/>
          <w:sz w:val="22"/>
          <w:szCs w:val="22"/>
          <w:u w:color="000000"/>
        </w:rPr>
        <w:t xml:space="preserve"> Program assessments have shown</w:t>
      </w:r>
      <w:r w:rsidRPr="00AB323E">
        <w:rPr>
          <w:rFonts w:ascii="Arial" w:eastAsia="Arial Unicode MS" w:hAnsi="Arial" w:cs="Arial"/>
          <w:sz w:val="22"/>
          <w:szCs w:val="22"/>
          <w:u w:color="000000"/>
        </w:rPr>
        <w:t xml:space="preserve"> an employee takeup rate of over 70 percent at employers who are already participating, indicating strong demand but also flexibility for workers who do not want to participate.</w:t>
      </w:r>
      <w:r w:rsidRPr="00AB323E">
        <w:rPr>
          <w:rFonts w:ascii="Arial" w:eastAsia="Arial Unicode MS" w:hAnsi="Arial" w:cs="Arial"/>
          <w:sz w:val="22"/>
          <w:szCs w:val="22"/>
          <w:u w:color="000000"/>
          <w:vertAlign w:val="superscript"/>
        </w:rPr>
        <w:endnoteReference w:id="139"/>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Furthermore, surveys conducted by the AARP indicate that over 80 percent of Oregonians support the program</w:t>
      </w:r>
      <w:ins w:id="701" w:author="david jackson" w:date="2018-12-17T15:55:00Z">
        <w:r w:rsidR="00D5119D">
          <w:rPr>
            <w:rFonts w:ascii="Arial" w:eastAsia="Arial Unicode MS" w:hAnsi="Arial" w:cs="Arial"/>
            <w:sz w:val="22"/>
            <w:szCs w:val="22"/>
            <w:u w:color="000000"/>
          </w:rPr>
          <w:t xml:space="preserve"> on a bipartisan basis</w:t>
        </w:r>
      </w:ins>
      <w:del w:id="702" w:author="david jackson" w:date="2018-12-17T15:55:00Z">
        <w:r w:rsidDel="00D5119D">
          <w:rPr>
            <w:rFonts w:ascii="Arial" w:eastAsia="Arial Unicode MS" w:hAnsi="Arial" w:cs="Arial"/>
            <w:sz w:val="22"/>
            <w:szCs w:val="22"/>
            <w:u w:color="000000"/>
          </w:rPr>
          <w:delText>, with strong bipartisan support</w:delText>
        </w:r>
      </w:del>
      <w:r>
        <w:rPr>
          <w:rFonts w:ascii="Arial" w:eastAsia="Arial Unicode MS" w:hAnsi="Arial" w:cs="Arial"/>
          <w:sz w:val="22"/>
          <w:szCs w:val="22"/>
          <w:u w:color="000000"/>
        </w:rPr>
        <w:t>.</w:t>
      </w:r>
      <w:r>
        <w:rPr>
          <w:rStyle w:val="EndnoteReference"/>
          <w:rFonts w:eastAsia="Arial Unicode MS"/>
          <w:sz w:val="22"/>
          <w:szCs w:val="22"/>
        </w:rPr>
        <w:endnoteReference w:id="140"/>
      </w:r>
    </w:p>
    <w:p w14:paraId="080263CE" w14:textId="77777777" w:rsidR="00D011E1"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sz w:val="22"/>
          <w:szCs w:val="22"/>
          <w:u w:color="000000"/>
        </w:rPr>
      </w:pPr>
    </w:p>
    <w:p w14:paraId="5EBB820B" w14:textId="021A747F" w:rsidR="00D011E1" w:rsidRPr="00450BC4"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sz w:val="22"/>
          <w:szCs w:val="22"/>
          <w:u w:color="000000"/>
        </w:rPr>
      </w:pPr>
      <w:r>
        <w:rPr>
          <w:rFonts w:ascii="Arial" w:eastAsia="Arial Unicode MS" w:hAnsi="Arial" w:cs="Arial"/>
          <w:sz w:val="22"/>
          <w:szCs w:val="22"/>
          <w:u w:color="000000"/>
        </w:rPr>
        <w:t>Despite the lack of federal support, o</w:t>
      </w:r>
      <w:r w:rsidRPr="00450BC4">
        <w:rPr>
          <w:rFonts w:ascii="Arial" w:eastAsia="Arial Unicode MS" w:hAnsi="Arial" w:cs="Arial"/>
          <w:sz w:val="22"/>
          <w:szCs w:val="22"/>
          <w:u w:color="000000"/>
        </w:rPr>
        <w:t>ther sta</w:t>
      </w:r>
      <w:r>
        <w:rPr>
          <w:rFonts w:ascii="Arial" w:eastAsia="Arial Unicode MS" w:hAnsi="Arial" w:cs="Arial"/>
          <w:sz w:val="22"/>
          <w:szCs w:val="22"/>
          <w:u w:color="000000"/>
        </w:rPr>
        <w:t xml:space="preserve">tes and municipalities are </w:t>
      </w:r>
      <w:r w:rsidRPr="00450BC4">
        <w:rPr>
          <w:rFonts w:ascii="Arial" w:eastAsia="Arial Unicode MS" w:hAnsi="Arial" w:cs="Arial"/>
          <w:sz w:val="22"/>
          <w:szCs w:val="22"/>
          <w:u w:color="000000"/>
        </w:rPr>
        <w:t>moving forward</w:t>
      </w:r>
      <w:r>
        <w:rPr>
          <w:rFonts w:ascii="Arial" w:eastAsia="Arial Unicode MS" w:hAnsi="Arial" w:cs="Arial"/>
          <w:sz w:val="22"/>
          <w:szCs w:val="22"/>
          <w:u w:color="000000"/>
        </w:rPr>
        <w:t xml:space="preserve"> with their own state</w:t>
      </w:r>
      <w:ins w:id="703" w:author="david jackson" w:date="2018-12-17T15:56:00Z">
        <w:r w:rsidR="00390FCC">
          <w:rPr>
            <w:rFonts w:ascii="Arial" w:eastAsia="Arial Unicode MS" w:hAnsi="Arial" w:cs="Arial"/>
            <w:sz w:val="22"/>
            <w:szCs w:val="22"/>
            <w:u w:color="000000"/>
          </w:rPr>
          <w:t>-</w:t>
        </w:r>
      </w:ins>
      <w:del w:id="704" w:author="david jackson" w:date="2018-12-17T15:56:00Z">
        <w:r w:rsidDel="00390FCC">
          <w:rPr>
            <w:rFonts w:ascii="Arial" w:eastAsia="Arial Unicode MS" w:hAnsi="Arial" w:cs="Arial"/>
            <w:sz w:val="22"/>
            <w:szCs w:val="22"/>
            <w:u w:color="000000"/>
          </w:rPr>
          <w:delText xml:space="preserve"> </w:delText>
        </w:r>
      </w:del>
      <w:r>
        <w:rPr>
          <w:rFonts w:ascii="Arial" w:eastAsia="Arial Unicode MS" w:hAnsi="Arial" w:cs="Arial"/>
          <w:sz w:val="22"/>
          <w:szCs w:val="22"/>
          <w:u w:color="000000"/>
        </w:rPr>
        <w:t xml:space="preserve">run </w:t>
      </w:r>
      <w:del w:id="705" w:author="david jackson" w:date="2018-12-17T15:56:00Z">
        <w:r w:rsidDel="00390FCC">
          <w:rPr>
            <w:rFonts w:ascii="Arial" w:eastAsia="Arial Unicode MS" w:hAnsi="Arial" w:cs="Arial"/>
            <w:sz w:val="22"/>
            <w:szCs w:val="22"/>
            <w:u w:color="000000"/>
          </w:rPr>
          <w:delText xml:space="preserve">Automatic </w:delText>
        </w:r>
      </w:del>
      <w:ins w:id="706" w:author="david jackson" w:date="2018-12-17T15:56:00Z">
        <w:r w:rsidR="00390FCC">
          <w:rPr>
            <w:rFonts w:ascii="Arial" w:eastAsia="Arial Unicode MS" w:hAnsi="Arial" w:cs="Arial"/>
            <w:sz w:val="22"/>
            <w:szCs w:val="22"/>
            <w:u w:color="000000"/>
          </w:rPr>
          <w:t xml:space="preserve">automatic </w:t>
        </w:r>
      </w:ins>
      <w:r>
        <w:rPr>
          <w:rFonts w:ascii="Arial" w:eastAsia="Arial Unicode MS" w:hAnsi="Arial" w:cs="Arial"/>
          <w:sz w:val="22"/>
          <w:szCs w:val="22"/>
          <w:u w:color="000000"/>
        </w:rPr>
        <w:t>IRAs. This includes</w:t>
      </w:r>
      <w:r w:rsidRPr="00450BC4">
        <w:rPr>
          <w:rFonts w:ascii="Arial" w:eastAsia="Arial Unicode MS" w:hAnsi="Arial" w:cs="Arial"/>
          <w:sz w:val="22"/>
          <w:szCs w:val="22"/>
          <w:u w:color="000000"/>
        </w:rPr>
        <w:t xml:space="preserve"> California, which would be the largest state-run </w:t>
      </w:r>
      <w:del w:id="707" w:author="david jackson" w:date="2018-12-17T15:56:00Z">
        <w:r w:rsidRPr="00450BC4" w:rsidDel="00390FCC">
          <w:rPr>
            <w:rFonts w:ascii="Arial" w:eastAsia="Arial Unicode MS" w:hAnsi="Arial" w:cs="Arial"/>
            <w:sz w:val="22"/>
            <w:szCs w:val="22"/>
            <w:u w:color="000000"/>
          </w:rPr>
          <w:delText xml:space="preserve">Automatic </w:delText>
        </w:r>
      </w:del>
      <w:ins w:id="708" w:author="david jackson" w:date="2018-12-17T15:56:00Z">
        <w:r w:rsidR="00390FCC">
          <w:rPr>
            <w:rFonts w:ascii="Arial" w:eastAsia="Arial Unicode MS" w:hAnsi="Arial" w:cs="Arial"/>
            <w:sz w:val="22"/>
            <w:szCs w:val="22"/>
            <w:u w:color="000000"/>
          </w:rPr>
          <w:t>a</w:t>
        </w:r>
        <w:r w:rsidR="00390FCC" w:rsidRPr="00450BC4">
          <w:rPr>
            <w:rFonts w:ascii="Arial" w:eastAsia="Arial Unicode MS" w:hAnsi="Arial" w:cs="Arial"/>
            <w:sz w:val="22"/>
            <w:szCs w:val="22"/>
            <w:u w:color="000000"/>
          </w:rPr>
          <w:t xml:space="preserve">utomatic </w:t>
        </w:r>
      </w:ins>
      <w:r w:rsidRPr="00450BC4">
        <w:rPr>
          <w:rFonts w:ascii="Arial" w:eastAsia="Arial Unicode MS" w:hAnsi="Arial" w:cs="Arial"/>
          <w:sz w:val="22"/>
          <w:szCs w:val="22"/>
          <w:u w:color="000000"/>
        </w:rPr>
        <w:t>IRA program in the country.</w:t>
      </w:r>
    </w:p>
    <w:p w14:paraId="5A78C047" w14:textId="77777777" w:rsidR="00D011E1" w:rsidRPr="00450BC4" w:rsidRDefault="00D011E1" w:rsidP="00D011E1">
      <w:pPr>
        <w:spacing w:line="276" w:lineRule="auto"/>
        <w:rPr>
          <w:rFonts w:ascii="Arial" w:eastAsia="Arial Unicode MS" w:hAnsi="Arial" w:cs="Arial"/>
          <w:sz w:val="22"/>
          <w:szCs w:val="22"/>
          <w:u w:color="000000"/>
        </w:rPr>
      </w:pPr>
    </w:p>
    <w:p w14:paraId="65754D4A" w14:textId="362B2365" w:rsidR="00D011E1" w:rsidRPr="00450BC4" w:rsidRDefault="00D011E1" w:rsidP="00D011E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 xml:space="preserve">Improved </w:t>
      </w:r>
      <w:r w:rsidRPr="00450BC4">
        <w:rPr>
          <w:rFonts w:ascii="Arial" w:eastAsia="Arial Unicode MS" w:hAnsi="Arial" w:cs="Arial"/>
          <w:sz w:val="22"/>
          <w:szCs w:val="22"/>
          <w:u w:color="000000"/>
        </w:rPr>
        <w:t xml:space="preserve">health programs are </w:t>
      </w:r>
      <w:r>
        <w:rPr>
          <w:rFonts w:ascii="Arial" w:eastAsia="Arial Unicode MS" w:hAnsi="Arial" w:cs="Arial"/>
          <w:sz w:val="22"/>
          <w:szCs w:val="22"/>
          <w:u w:color="000000"/>
        </w:rPr>
        <w:t xml:space="preserve">also going to be essential to </w:t>
      </w:r>
      <w:r w:rsidRPr="00450BC4">
        <w:rPr>
          <w:rFonts w:ascii="Arial" w:eastAsia="Arial Unicode MS" w:hAnsi="Arial" w:cs="Arial"/>
          <w:sz w:val="22"/>
          <w:szCs w:val="22"/>
          <w:u w:color="000000"/>
        </w:rPr>
        <w:t xml:space="preserve">mitigate worker insecurity in the near future. And here the needed actions are pretty clear. Federal, state, and city policymakers should </w:t>
      </w:r>
      <w:r w:rsidRPr="00450BC4">
        <w:rPr>
          <w:rFonts w:ascii="Arial" w:eastAsia="Arial Unicode MS" w:hAnsi="Arial" w:cs="Arial"/>
          <w:b/>
          <w:sz w:val="22"/>
          <w:szCs w:val="22"/>
          <w:u w:color="000000"/>
        </w:rPr>
        <w:t xml:space="preserve">enact paid sick and family leave for all workers </w:t>
      </w:r>
      <w:r w:rsidRPr="00450BC4">
        <w:rPr>
          <w:rFonts w:ascii="Arial" w:eastAsia="Arial Unicode MS" w:hAnsi="Arial" w:cs="Arial"/>
          <w:sz w:val="22"/>
          <w:szCs w:val="22"/>
          <w:u w:color="000000"/>
        </w:rPr>
        <w:t>since so many workers, particularly in the service industry, do not get those protections. In fact, in 2017 nearly 30 percent of U.S. workers lacked access to paid sick leave and 85 percent lacked paid family leave.</w:t>
      </w:r>
      <w:r w:rsidRPr="00450BC4">
        <w:rPr>
          <w:rFonts w:ascii="Arial" w:eastAsia="Arial Unicode MS" w:hAnsi="Arial" w:cs="Arial"/>
          <w:sz w:val="22"/>
          <w:szCs w:val="22"/>
          <w:u w:color="000000"/>
          <w:vertAlign w:val="superscript"/>
        </w:rPr>
        <w:endnoteReference w:id="141"/>
      </w:r>
      <w:r w:rsidRPr="00450BC4">
        <w:rPr>
          <w:rFonts w:ascii="Arial" w:eastAsia="Arial Unicode MS" w:hAnsi="Arial" w:cs="Arial"/>
          <w:sz w:val="22"/>
          <w:szCs w:val="22"/>
          <w:u w:color="000000"/>
        </w:rPr>
        <w:t xml:space="preserve"> Likewise, state leaders should </w:t>
      </w:r>
      <w:r w:rsidRPr="00450BC4">
        <w:rPr>
          <w:rFonts w:ascii="Arial" w:eastAsia="Arial Unicode MS" w:hAnsi="Arial" w:cs="Arial"/>
          <w:b/>
          <w:sz w:val="22"/>
          <w:szCs w:val="22"/>
          <w:u w:color="000000"/>
        </w:rPr>
        <w:t>expand Medicaid in the 18 states that have not yet done so</w:t>
      </w:r>
      <w:r w:rsidRPr="00450BC4">
        <w:rPr>
          <w:rFonts w:ascii="Arial" w:eastAsia="Arial Unicode MS" w:hAnsi="Arial" w:cs="Arial"/>
          <w:sz w:val="22"/>
          <w:szCs w:val="22"/>
          <w:u w:color="000000"/>
        </w:rPr>
        <w:t xml:space="preserve">. And on the federal level, Congress and the </w:t>
      </w:r>
      <w:del w:id="709" w:author="david jackson" w:date="2018-12-17T15:56:00Z">
        <w:r w:rsidRPr="00450BC4" w:rsidDel="00123FDD">
          <w:rPr>
            <w:rFonts w:ascii="Arial" w:eastAsia="Arial Unicode MS" w:hAnsi="Arial" w:cs="Arial"/>
            <w:sz w:val="22"/>
            <w:szCs w:val="22"/>
            <w:u w:color="000000"/>
          </w:rPr>
          <w:delText xml:space="preserve">Executive </w:delText>
        </w:r>
      </w:del>
      <w:ins w:id="710" w:author="david jackson" w:date="2018-12-17T15:56:00Z">
        <w:r w:rsidR="00123FDD">
          <w:rPr>
            <w:rFonts w:ascii="Arial" w:eastAsia="Arial Unicode MS" w:hAnsi="Arial" w:cs="Arial"/>
            <w:sz w:val="22"/>
            <w:szCs w:val="22"/>
            <w:u w:color="000000"/>
          </w:rPr>
          <w:t>e</w:t>
        </w:r>
        <w:r w:rsidR="00123FDD" w:rsidRPr="00450BC4">
          <w:rPr>
            <w:rFonts w:ascii="Arial" w:eastAsia="Arial Unicode MS" w:hAnsi="Arial" w:cs="Arial"/>
            <w:sz w:val="22"/>
            <w:szCs w:val="22"/>
            <w:u w:color="000000"/>
          </w:rPr>
          <w:t xml:space="preserve">xecutive </w:t>
        </w:r>
      </w:ins>
      <w:del w:id="711" w:author="david jackson" w:date="2018-12-17T15:56:00Z">
        <w:r w:rsidRPr="00450BC4" w:rsidDel="00123FDD">
          <w:rPr>
            <w:rFonts w:ascii="Arial" w:eastAsia="Arial Unicode MS" w:hAnsi="Arial" w:cs="Arial"/>
            <w:sz w:val="22"/>
            <w:szCs w:val="22"/>
            <w:u w:color="000000"/>
          </w:rPr>
          <w:delText>Branch</w:delText>
        </w:r>
        <w:r w:rsidRPr="005E6679" w:rsidDel="00123FDD">
          <w:rPr>
            <w:rFonts w:ascii="Arial" w:eastAsia="Arial Unicode MS" w:hAnsi="Arial" w:cs="Arial"/>
            <w:sz w:val="22"/>
            <w:szCs w:val="22"/>
            <w:u w:color="000000"/>
          </w:rPr>
          <w:delText xml:space="preserve"> </w:delText>
        </w:r>
      </w:del>
      <w:ins w:id="712" w:author="david jackson" w:date="2018-12-17T15:56:00Z">
        <w:r w:rsidR="00123FDD">
          <w:rPr>
            <w:rFonts w:ascii="Arial" w:eastAsia="Arial Unicode MS" w:hAnsi="Arial" w:cs="Arial"/>
            <w:sz w:val="22"/>
            <w:szCs w:val="22"/>
            <w:u w:color="000000"/>
          </w:rPr>
          <w:t>b</w:t>
        </w:r>
        <w:r w:rsidR="00123FDD" w:rsidRPr="00450BC4">
          <w:rPr>
            <w:rFonts w:ascii="Arial" w:eastAsia="Arial Unicode MS" w:hAnsi="Arial" w:cs="Arial"/>
            <w:sz w:val="22"/>
            <w:szCs w:val="22"/>
            <w:u w:color="000000"/>
          </w:rPr>
          <w:t>ranch</w:t>
        </w:r>
        <w:r w:rsidR="00123FDD" w:rsidRPr="005E6679">
          <w:rPr>
            <w:rFonts w:ascii="Arial" w:eastAsia="Arial Unicode MS" w:hAnsi="Arial" w:cs="Arial"/>
            <w:sz w:val="22"/>
            <w:szCs w:val="22"/>
            <w:u w:color="000000"/>
          </w:rPr>
          <w:t xml:space="preserve"> </w:t>
        </w:r>
      </w:ins>
      <w:r w:rsidRPr="005E6679">
        <w:rPr>
          <w:rFonts w:ascii="Arial" w:eastAsia="Arial Unicode MS" w:hAnsi="Arial" w:cs="Arial"/>
          <w:sz w:val="22"/>
          <w:szCs w:val="22"/>
          <w:u w:color="000000"/>
        </w:rPr>
        <w:t>should</w:t>
      </w:r>
      <w:r w:rsidRPr="00450BC4">
        <w:rPr>
          <w:rFonts w:ascii="Arial" w:eastAsia="Arial Unicode MS" w:hAnsi="Arial" w:cs="Arial"/>
          <w:b/>
          <w:sz w:val="22"/>
          <w:szCs w:val="22"/>
          <w:u w:color="000000"/>
        </w:rPr>
        <w:t xml:space="preserve"> end efforts to sabotage ACA coverage gains</w:t>
      </w:r>
      <w:r w:rsidRPr="00450BC4">
        <w:rPr>
          <w:rFonts w:ascii="Arial" w:eastAsia="Arial Unicode MS" w:hAnsi="Arial" w:cs="Arial"/>
          <w:sz w:val="22"/>
          <w:szCs w:val="22"/>
          <w:u w:color="000000"/>
        </w:rPr>
        <w:t xml:space="preserve">. Finally, policymakers on the federal, state, and local levels should </w:t>
      </w:r>
      <w:r w:rsidRPr="00450BC4">
        <w:rPr>
          <w:rFonts w:ascii="Arial" w:eastAsia="Arial Unicode MS" w:hAnsi="Arial" w:cs="Arial"/>
          <w:b/>
          <w:sz w:val="22"/>
          <w:szCs w:val="22"/>
          <w:u w:color="000000"/>
        </w:rPr>
        <w:t xml:space="preserve">create public </w:t>
      </w:r>
      <w:del w:id="713" w:author="david jackson" w:date="2018-12-05T15:44:00Z">
        <w:r w:rsidRPr="00450BC4" w:rsidDel="00FA00AD">
          <w:rPr>
            <w:rFonts w:ascii="Arial" w:eastAsia="Arial Unicode MS" w:hAnsi="Arial" w:cs="Arial"/>
            <w:b/>
            <w:sz w:val="22"/>
            <w:szCs w:val="22"/>
            <w:u w:color="000000"/>
          </w:rPr>
          <w:delText>healthcare</w:delText>
        </w:r>
      </w:del>
      <w:ins w:id="714" w:author="david jackson" w:date="2018-12-05T15:44:00Z">
        <w:r w:rsidR="00FA00AD">
          <w:rPr>
            <w:rFonts w:ascii="Arial" w:eastAsia="Arial Unicode MS" w:hAnsi="Arial" w:cs="Arial"/>
            <w:b/>
            <w:sz w:val="22"/>
            <w:szCs w:val="22"/>
            <w:u w:color="000000"/>
          </w:rPr>
          <w:t>health care</w:t>
        </w:r>
      </w:ins>
      <w:r w:rsidRPr="00450BC4">
        <w:rPr>
          <w:rFonts w:ascii="Arial" w:eastAsia="Arial Unicode MS" w:hAnsi="Arial" w:cs="Arial"/>
          <w:b/>
          <w:sz w:val="22"/>
          <w:szCs w:val="22"/>
          <w:u w:color="000000"/>
        </w:rPr>
        <w:t xml:space="preserve"> options</w:t>
      </w:r>
      <w:r w:rsidRPr="00450BC4">
        <w:rPr>
          <w:rFonts w:ascii="Arial" w:eastAsia="Arial Unicode MS" w:hAnsi="Arial" w:cs="Arial"/>
          <w:sz w:val="22"/>
          <w:szCs w:val="22"/>
          <w:u w:color="000000"/>
        </w:rPr>
        <w:t xml:space="preserve"> for both group and individual insurance coverage. As automation continues to create new types of work, individuals will need to embrace adaptability and an entrepreneurial spirit. Universal health benefits would allow workers to take necessary risks without having to fear for their health or the health of their families.</w:t>
      </w:r>
    </w:p>
    <w:p w14:paraId="6023067E" w14:textId="77777777" w:rsidR="00D011E1" w:rsidRPr="00450BC4" w:rsidRDefault="00D011E1" w:rsidP="00D011E1">
      <w:pPr>
        <w:spacing w:line="276" w:lineRule="auto"/>
        <w:rPr>
          <w:rFonts w:ascii="Arial" w:eastAsia="Arial Unicode MS" w:hAnsi="Arial" w:cs="Arial"/>
          <w:color w:val="FF0000"/>
          <w:sz w:val="22"/>
          <w:szCs w:val="22"/>
          <w:u w:color="000000"/>
        </w:rPr>
      </w:pPr>
    </w:p>
    <w:p w14:paraId="3ABCFE38" w14:textId="6765E0D2" w:rsidR="00D011E1" w:rsidRPr="00450BC4"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As automation and AI continue</w:t>
      </w:r>
      <w:r>
        <w:rPr>
          <w:rFonts w:ascii="Arial" w:eastAsia="Arial Unicode MS" w:hAnsi="Arial" w:cs="Arial"/>
          <w:sz w:val="22"/>
          <w:szCs w:val="22"/>
          <w:u w:color="000000"/>
        </w:rPr>
        <w:t xml:space="preserve"> to</w:t>
      </w:r>
      <w:r w:rsidRPr="00450BC4">
        <w:rPr>
          <w:rFonts w:ascii="Arial" w:eastAsia="Arial Unicode MS" w:hAnsi="Arial" w:cs="Arial"/>
          <w:sz w:val="22"/>
          <w:szCs w:val="22"/>
          <w:u w:color="000000"/>
        </w:rPr>
        <w:t xml:space="preserve"> displace workers, meanwhile, more workers may need to rely on nonstandard work. While the exact number is debated, it is clear that millions of low-income workers work in the “contingent economy,” a broad group of workers</w:t>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including temporary workers, independent contractors and subcontractors, “gig economy</w:t>
      </w:r>
      <w:ins w:id="715" w:author="david jackson" w:date="2018-12-17T15:57:00Z">
        <w:r w:rsidR="00ED69C5">
          <w:rPr>
            <w:rFonts w:ascii="Arial" w:eastAsia="Arial Unicode MS" w:hAnsi="Arial" w:cs="Arial"/>
            <w:sz w:val="22"/>
            <w:szCs w:val="22"/>
            <w:u w:color="000000"/>
          </w:rPr>
          <w:t>,</w:t>
        </w:r>
      </w:ins>
      <w:r w:rsidRPr="00450BC4">
        <w:rPr>
          <w:rFonts w:ascii="Arial" w:eastAsia="Arial Unicode MS" w:hAnsi="Arial" w:cs="Arial"/>
          <w:sz w:val="22"/>
          <w:szCs w:val="22"/>
          <w:u w:color="000000"/>
        </w:rPr>
        <w:t>” and internet-based platform workers, and on-call workers, among others.</w:t>
      </w:r>
      <w:r w:rsidRPr="00450BC4">
        <w:rPr>
          <w:rFonts w:ascii="Arial" w:eastAsia="Arial Unicode MS" w:hAnsi="Arial" w:cs="Arial"/>
          <w:sz w:val="22"/>
          <w:szCs w:val="22"/>
          <w:u w:color="000000"/>
          <w:vertAlign w:val="superscript"/>
        </w:rPr>
        <w:endnoteReference w:id="142"/>
      </w:r>
      <w:r w:rsidRPr="00450BC4">
        <w:rPr>
          <w:rFonts w:ascii="Arial" w:eastAsia="Arial Unicode MS" w:hAnsi="Arial" w:cs="Arial"/>
          <w:sz w:val="22"/>
          <w:szCs w:val="22"/>
          <w:u w:color="000000"/>
        </w:rPr>
        <w:t xml:space="preserve"> Others work as part-time employees for multiple companies, particularly in service industries such as retail and foodservice. Many of these workers are paid by multiple stake</w:t>
      </w:r>
      <w:r>
        <w:rPr>
          <w:rFonts w:ascii="Arial" w:eastAsia="Arial Unicode MS" w:hAnsi="Arial" w:cs="Arial"/>
          <w:sz w:val="22"/>
          <w:szCs w:val="22"/>
          <w:u w:color="000000"/>
        </w:rPr>
        <w:t>holders, and few</w:t>
      </w:r>
      <w:r w:rsidRPr="00450BC4">
        <w:rPr>
          <w:rFonts w:ascii="Arial" w:eastAsia="Arial Unicode MS" w:hAnsi="Arial" w:cs="Arial"/>
          <w:sz w:val="22"/>
          <w:szCs w:val="22"/>
          <w:u w:color="000000"/>
        </w:rPr>
        <w:t xml:space="preserve"> receive worker benefits.</w:t>
      </w:r>
    </w:p>
    <w:p w14:paraId="7F717A24" w14:textId="77777777" w:rsidR="00D011E1" w:rsidRPr="00450BC4" w:rsidRDefault="00D011E1" w:rsidP="00D011E1">
      <w:pPr>
        <w:spacing w:line="276" w:lineRule="auto"/>
        <w:rPr>
          <w:rFonts w:ascii="Arial" w:eastAsia="Arial Unicode MS" w:hAnsi="Arial" w:cs="Arial"/>
          <w:sz w:val="22"/>
          <w:szCs w:val="22"/>
          <w:u w:color="000000"/>
        </w:rPr>
      </w:pPr>
    </w:p>
    <w:p w14:paraId="3F67A213" w14:textId="77777777" w:rsidR="00D011E1"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One model to support these workers is to </w:t>
      </w:r>
      <w:r w:rsidRPr="00450BC4">
        <w:rPr>
          <w:rFonts w:ascii="Arial" w:eastAsia="Arial Unicode MS" w:hAnsi="Arial" w:cs="Arial"/>
          <w:b/>
          <w:sz w:val="22"/>
          <w:szCs w:val="22"/>
          <w:u w:color="000000"/>
        </w:rPr>
        <w:t>introduce portable benefits programs</w:t>
      </w:r>
      <w:r w:rsidRPr="00450BC4">
        <w:rPr>
          <w:rFonts w:ascii="Arial" w:eastAsia="Arial Unicode MS" w:hAnsi="Arial" w:cs="Arial"/>
          <w:sz w:val="22"/>
          <w:szCs w:val="22"/>
          <w:u w:color="000000"/>
        </w:rPr>
        <w:t xml:space="preserve"> on the state or local level. Portable benefits can help workers with multiple employers access the same supports as traditional wage workers, regardless of who they are working for and on what terms. The Aspen Institute defines portable benefits as having three key characteristics:</w:t>
      </w:r>
      <w:r w:rsidRPr="00450BC4">
        <w:rPr>
          <w:rFonts w:ascii="Arial" w:eastAsia="Arial Unicode MS" w:hAnsi="Arial" w:cs="Arial"/>
          <w:sz w:val="22"/>
          <w:szCs w:val="22"/>
          <w:u w:color="000000"/>
          <w:vertAlign w:val="superscript"/>
        </w:rPr>
        <w:endnoteReference w:id="143"/>
      </w:r>
    </w:p>
    <w:p w14:paraId="05C19B6E" w14:textId="397A4E22" w:rsidR="00D011E1" w:rsidRDefault="00D011E1" w:rsidP="00D011E1">
      <w:pPr>
        <w:pStyle w:val="ListParagraph"/>
        <w:numPr>
          <w:ilvl w:val="0"/>
          <w:numId w:val="25"/>
        </w:numPr>
        <w:spacing w:line="276" w:lineRule="auto"/>
        <w:rPr>
          <w:rFonts w:ascii="Arial" w:eastAsia="Arial Unicode MS" w:hAnsi="Arial" w:cs="Arial"/>
          <w:sz w:val="22"/>
          <w:szCs w:val="22"/>
          <w:u w:color="000000"/>
        </w:rPr>
      </w:pPr>
      <w:r w:rsidRPr="006E72D3">
        <w:rPr>
          <w:rFonts w:ascii="Arial" w:eastAsia="Arial Unicode MS" w:hAnsi="Arial" w:cs="Arial"/>
          <w:sz w:val="22"/>
          <w:szCs w:val="22"/>
          <w:u w:color="000000"/>
        </w:rPr>
        <w:t>Workers own their benefits (i.e. they are not tied to a specific job or company)</w:t>
      </w:r>
      <w:ins w:id="716" w:author="david jackson" w:date="2018-12-17T15:58:00Z">
        <w:r w:rsidR="007C7EA1">
          <w:rPr>
            <w:rFonts w:ascii="Arial" w:eastAsia="Arial Unicode MS" w:hAnsi="Arial" w:cs="Arial"/>
            <w:sz w:val="22"/>
            <w:szCs w:val="22"/>
            <w:u w:color="000000"/>
          </w:rPr>
          <w:t>.</w:t>
        </w:r>
      </w:ins>
    </w:p>
    <w:p w14:paraId="6F748D58" w14:textId="24143550" w:rsidR="00D011E1" w:rsidRDefault="00D011E1" w:rsidP="00D011E1">
      <w:pPr>
        <w:pStyle w:val="ListParagraph"/>
        <w:numPr>
          <w:ilvl w:val="0"/>
          <w:numId w:val="25"/>
        </w:numPr>
        <w:spacing w:line="276" w:lineRule="auto"/>
        <w:rPr>
          <w:rFonts w:ascii="Arial" w:eastAsia="Arial Unicode MS" w:hAnsi="Arial" w:cs="Arial"/>
          <w:sz w:val="22"/>
          <w:szCs w:val="22"/>
          <w:u w:color="000000"/>
        </w:rPr>
      </w:pPr>
      <w:r w:rsidRPr="006E72D3">
        <w:rPr>
          <w:rFonts w:ascii="Arial" w:eastAsia="Arial Unicode MS" w:hAnsi="Arial" w:cs="Arial"/>
          <w:sz w:val="22"/>
          <w:szCs w:val="22"/>
          <w:u w:color="000000"/>
        </w:rPr>
        <w:t>Companies make contributions at a fixed rate based on how much a worker works for them</w:t>
      </w:r>
      <w:ins w:id="717" w:author="david jackson" w:date="2018-12-17T15:58:00Z">
        <w:r w:rsidR="007C7EA1">
          <w:rPr>
            <w:rFonts w:ascii="Arial" w:eastAsia="Arial Unicode MS" w:hAnsi="Arial" w:cs="Arial"/>
            <w:sz w:val="22"/>
            <w:szCs w:val="22"/>
            <w:u w:color="000000"/>
          </w:rPr>
          <w:t>.</w:t>
        </w:r>
      </w:ins>
    </w:p>
    <w:p w14:paraId="655F669F" w14:textId="364DF210" w:rsidR="00D011E1" w:rsidRPr="006E72D3" w:rsidRDefault="00D011E1" w:rsidP="00D011E1">
      <w:pPr>
        <w:pStyle w:val="ListParagraph"/>
        <w:numPr>
          <w:ilvl w:val="0"/>
          <w:numId w:val="25"/>
        </w:numPr>
        <w:spacing w:line="276" w:lineRule="auto"/>
        <w:rPr>
          <w:rFonts w:ascii="Arial" w:eastAsia="Arial Unicode MS" w:hAnsi="Arial" w:cs="Arial"/>
          <w:sz w:val="22"/>
          <w:szCs w:val="22"/>
          <w:u w:color="000000"/>
        </w:rPr>
      </w:pPr>
      <w:r w:rsidRPr="006E72D3">
        <w:rPr>
          <w:rFonts w:ascii="Arial" w:eastAsia="Arial Unicode MS" w:hAnsi="Arial" w:cs="Arial"/>
          <w:sz w:val="22"/>
          <w:szCs w:val="22"/>
          <w:u w:color="000000"/>
        </w:rPr>
        <w:t>The benefits cover independent workers, not just traditional employees</w:t>
      </w:r>
      <w:ins w:id="718" w:author="david jackson" w:date="2018-12-17T15:58:00Z">
        <w:r w:rsidR="007C7EA1">
          <w:rPr>
            <w:rFonts w:ascii="Arial" w:eastAsia="Arial Unicode MS" w:hAnsi="Arial" w:cs="Arial"/>
            <w:sz w:val="22"/>
            <w:szCs w:val="22"/>
            <w:u w:color="000000"/>
          </w:rPr>
          <w:t>.</w:t>
        </w:r>
      </w:ins>
    </w:p>
    <w:p w14:paraId="17F0D322" w14:textId="77777777" w:rsidR="00D011E1" w:rsidRPr="00450BC4" w:rsidRDefault="00D011E1" w:rsidP="00D011E1">
      <w:pPr>
        <w:spacing w:line="276" w:lineRule="auto"/>
        <w:rPr>
          <w:rFonts w:ascii="Arial" w:eastAsia="Arial Unicode MS" w:hAnsi="Arial" w:cs="Arial"/>
          <w:sz w:val="22"/>
          <w:szCs w:val="22"/>
          <w:u w:color="000000"/>
        </w:rPr>
      </w:pPr>
    </w:p>
    <w:p w14:paraId="0CE06C03" w14:textId="77777777" w:rsidR="00D011E1" w:rsidRPr="00450BC4" w:rsidRDefault="00D011E1" w:rsidP="00D011E1">
      <w:pPr>
        <w:spacing w:line="276" w:lineRule="auto"/>
        <w:rPr>
          <w:rFonts w:ascii="Arial" w:eastAsia="Arial Unicode MS" w:hAnsi="Arial" w:cs="Arial"/>
          <w:sz w:val="22"/>
          <w:szCs w:val="22"/>
          <w:u w:color="000000"/>
        </w:rPr>
      </w:pPr>
      <w:r w:rsidRPr="00450BC4">
        <w:rPr>
          <w:rFonts w:ascii="Arial" w:eastAsia="Arial Unicode MS" w:hAnsi="Arial" w:cs="Arial"/>
          <w:sz w:val="22"/>
          <w:szCs w:val="22"/>
          <w:u w:color="000000"/>
        </w:rPr>
        <w:t xml:space="preserve">State governments in Washington, California, New York, and New Jersey are all exploring how </w:t>
      </w:r>
      <w:r>
        <w:rPr>
          <w:rFonts w:ascii="Arial" w:eastAsia="Arial Unicode MS" w:hAnsi="Arial" w:cs="Arial"/>
          <w:sz w:val="22"/>
          <w:szCs w:val="22"/>
          <w:u w:color="000000"/>
        </w:rPr>
        <w:t>best to</w:t>
      </w:r>
      <w:r w:rsidRPr="00450BC4">
        <w:rPr>
          <w:rFonts w:ascii="Arial" w:eastAsia="Arial Unicode MS" w:hAnsi="Arial" w:cs="Arial"/>
          <w:sz w:val="22"/>
          <w:szCs w:val="22"/>
          <w:u w:color="000000"/>
        </w:rPr>
        <w:t xml:space="preserve"> implement a portable benefits system, with Washington the furthest along. More states should</w:t>
      </w:r>
      <w:r>
        <w:rPr>
          <w:rFonts w:ascii="Arial" w:eastAsia="Arial Unicode MS" w:hAnsi="Arial" w:cs="Arial"/>
          <w:sz w:val="22"/>
          <w:szCs w:val="22"/>
          <w:u w:color="000000"/>
        </w:rPr>
        <w:t xml:space="preserve"> take steps to create programs, a</w:t>
      </w:r>
      <w:r w:rsidRPr="00450BC4">
        <w:rPr>
          <w:rFonts w:ascii="Arial" w:eastAsia="Arial Unicode MS" w:hAnsi="Arial" w:cs="Arial"/>
          <w:sz w:val="22"/>
          <w:szCs w:val="22"/>
          <w:u w:color="000000"/>
        </w:rPr>
        <w:t xml:space="preserve">nd the federal government should support these efforts by passing previously proposed legislation to </w:t>
      </w:r>
      <w:r w:rsidRPr="006E72D3">
        <w:rPr>
          <w:rFonts w:ascii="Arial" w:eastAsia="Arial Unicode MS" w:hAnsi="Arial" w:cs="Arial"/>
          <w:sz w:val="22"/>
          <w:szCs w:val="22"/>
          <w:u w:color="000000"/>
        </w:rPr>
        <w:t>provide financial assistance to states pioneering portable benefits.</w:t>
      </w:r>
    </w:p>
    <w:p w14:paraId="189C6C75" w14:textId="77777777" w:rsidR="00D011E1" w:rsidRPr="00450BC4" w:rsidRDefault="00D011E1" w:rsidP="00D011E1">
      <w:pPr>
        <w:spacing w:line="276" w:lineRule="auto"/>
        <w:rPr>
          <w:rFonts w:ascii="Arial" w:eastAsia="Arial Unicode MS" w:hAnsi="Arial" w:cs="Arial"/>
          <w:color w:val="FF0000"/>
          <w:sz w:val="22"/>
          <w:szCs w:val="22"/>
          <w:u w:color="000000"/>
        </w:rPr>
      </w:pPr>
    </w:p>
    <w:p w14:paraId="43F99547" w14:textId="694F6BF6" w:rsidR="00D011E1" w:rsidRPr="00450BC4" w:rsidRDefault="00D011E1" w:rsidP="00D011E1">
      <w:pPr>
        <w:spacing w:line="276" w:lineRule="auto"/>
        <w:rPr>
          <w:rFonts w:ascii="Arial" w:eastAsia="Arial Unicode MS" w:hAnsi="Arial" w:cs="Arial"/>
          <w:sz w:val="22"/>
          <w:szCs w:val="22"/>
          <w:u w:color="000000"/>
        </w:rPr>
      </w:pPr>
      <w:r>
        <w:rPr>
          <w:rFonts w:ascii="Arial" w:eastAsia="Arial Unicode MS" w:hAnsi="Arial" w:cs="Arial"/>
          <w:sz w:val="22"/>
          <w:szCs w:val="22"/>
          <w:u w:color="000000"/>
        </w:rPr>
        <w:t>For other workers,</w:t>
      </w:r>
      <w:r w:rsidRPr="00450BC4">
        <w:rPr>
          <w:rFonts w:ascii="Arial" w:eastAsia="Arial Unicode MS" w:hAnsi="Arial" w:cs="Arial"/>
          <w:sz w:val="22"/>
          <w:szCs w:val="22"/>
          <w:u w:color="000000"/>
        </w:rPr>
        <w:t xml:space="preserve"> the rise of new technologies such as just-in-time scheduling software have increased firm efficiency at the expense of staff work hours. Workers in low-wage, high-growth service industries often have minimal input into their schedules, which can change with little-to-no advance notice. In other cases, workers are required to be </w:t>
      </w:r>
      <w:del w:id="719" w:author="david jackson" w:date="2018-12-17T15:59:00Z">
        <w:r w:rsidRPr="00450BC4" w:rsidDel="009F1A00">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on-call</w:t>
      </w:r>
      <w:del w:id="720" w:author="david jackson" w:date="2018-12-17T15:59:00Z">
        <w:r w:rsidRPr="00450BC4" w:rsidDel="009F1A00">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 xml:space="preserve"> for shifts, and may not know whether they are working until they arrive.</w:t>
      </w:r>
      <w:r w:rsidRPr="00B74660">
        <w:rPr>
          <w:rFonts w:ascii="Arial" w:eastAsia="Arial Unicode MS" w:hAnsi="Arial" w:cs="Arial"/>
          <w:sz w:val="22"/>
          <w:szCs w:val="22"/>
          <w:u w:color="000000"/>
          <w:vertAlign w:val="superscript"/>
        </w:rPr>
        <w:t xml:space="preserve"> </w:t>
      </w:r>
      <w:r w:rsidRPr="00450BC4">
        <w:rPr>
          <w:rFonts w:ascii="Arial" w:eastAsia="Arial Unicode MS" w:hAnsi="Arial" w:cs="Arial"/>
          <w:sz w:val="22"/>
          <w:szCs w:val="22"/>
          <w:u w:color="000000"/>
          <w:vertAlign w:val="superscript"/>
        </w:rPr>
        <w:endnoteReference w:id="144"/>
      </w:r>
      <w:r w:rsidRPr="00450BC4">
        <w:rPr>
          <w:rFonts w:ascii="Arial" w:eastAsia="Arial Unicode MS" w:hAnsi="Arial" w:cs="Arial"/>
          <w:sz w:val="22"/>
          <w:szCs w:val="22"/>
          <w:u w:color="000000"/>
        </w:rPr>
        <w:t xml:space="preserve"> </w:t>
      </w:r>
      <w:r>
        <w:rPr>
          <w:rFonts w:ascii="Arial" w:eastAsia="Arial Unicode MS" w:hAnsi="Arial" w:cs="Arial"/>
          <w:sz w:val="22"/>
          <w:szCs w:val="22"/>
          <w:u w:color="000000"/>
        </w:rPr>
        <w:t>This has</w:t>
      </w:r>
      <w:r w:rsidRPr="00450BC4">
        <w:rPr>
          <w:rFonts w:ascii="Arial" w:eastAsia="Arial Unicode MS" w:hAnsi="Arial" w:cs="Arial"/>
          <w:sz w:val="22"/>
          <w:szCs w:val="22"/>
          <w:u w:color="000000"/>
        </w:rPr>
        <w:t xml:space="preserve"> led to paycheck uncertainty for a significant portion of American workers, with individuals facing wide swings in their monthly income.</w:t>
      </w:r>
      <w:r w:rsidRPr="00450BC4">
        <w:rPr>
          <w:rFonts w:ascii="Arial" w:eastAsia="Arial Unicode MS" w:hAnsi="Arial" w:cs="Arial"/>
          <w:sz w:val="22"/>
          <w:szCs w:val="22"/>
          <w:u w:color="000000"/>
          <w:vertAlign w:val="superscript"/>
        </w:rPr>
        <w:endnoteReference w:id="145"/>
      </w:r>
      <w:r>
        <w:rPr>
          <w:rFonts w:ascii="Arial" w:eastAsia="Arial Unicode MS" w:hAnsi="Arial" w:cs="Arial"/>
          <w:sz w:val="22"/>
          <w:szCs w:val="22"/>
          <w:u w:color="000000"/>
        </w:rPr>
        <w:t xml:space="preserve"> </w:t>
      </w:r>
      <w:r w:rsidRPr="00450BC4">
        <w:rPr>
          <w:rFonts w:ascii="Arial" w:eastAsia="Arial Unicode MS" w:hAnsi="Arial" w:cs="Arial"/>
          <w:sz w:val="22"/>
          <w:szCs w:val="22"/>
          <w:u w:color="000000"/>
        </w:rPr>
        <w:t>One of the most effective ways for states and localities to mitigate paycheck volatility and improve workers’ quality of life is to</w:t>
      </w:r>
      <w:r w:rsidRPr="00450BC4">
        <w:rPr>
          <w:rFonts w:ascii="Arial" w:eastAsia="Arial Unicode MS" w:hAnsi="Arial" w:cs="Arial"/>
          <w:b/>
          <w:sz w:val="22"/>
          <w:szCs w:val="22"/>
          <w:u w:color="000000"/>
        </w:rPr>
        <w:t xml:space="preserve"> implement fair scheduling policies</w:t>
      </w:r>
      <w:r w:rsidRPr="00450BC4">
        <w:rPr>
          <w:rFonts w:ascii="Arial" w:eastAsia="Arial Unicode MS" w:hAnsi="Arial" w:cs="Arial"/>
          <w:sz w:val="22"/>
          <w:szCs w:val="22"/>
          <w:u w:color="000000"/>
        </w:rPr>
        <w:t>. Fair scheduling policies</w:t>
      </w:r>
      <w:r>
        <w:rPr>
          <w:rFonts w:ascii="Arial" w:eastAsia="Arial Unicode MS" w:hAnsi="Arial" w:cs="Arial"/>
          <w:sz w:val="22"/>
          <w:szCs w:val="22"/>
          <w:u w:color="000000"/>
        </w:rPr>
        <w:t xml:space="preserve"> mitigate the</w:t>
      </w:r>
      <w:r w:rsidRPr="00450BC4">
        <w:rPr>
          <w:rFonts w:ascii="Arial" w:eastAsia="Arial Unicode MS" w:hAnsi="Arial" w:cs="Arial"/>
          <w:sz w:val="22"/>
          <w:szCs w:val="22"/>
          <w:u w:color="000000"/>
        </w:rPr>
        <w:t xml:space="preserve"> impacts by requiring firms to take actions such as creating schedules as least two weeks in advance and providing additional pay for last-minute schedule changes or </w:t>
      </w:r>
      <w:del w:id="721" w:author="david jackson" w:date="2018-12-17T15:59:00Z">
        <w:r w:rsidRPr="00450BC4" w:rsidDel="00596B58">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on-call</w:t>
      </w:r>
      <w:del w:id="722" w:author="david jackson" w:date="2018-12-17T16:00:00Z">
        <w:r w:rsidRPr="00450BC4" w:rsidDel="00596B58">
          <w:rPr>
            <w:rFonts w:ascii="Arial" w:eastAsia="Arial Unicode MS" w:hAnsi="Arial" w:cs="Arial"/>
            <w:sz w:val="22"/>
            <w:szCs w:val="22"/>
            <w:u w:color="000000"/>
          </w:rPr>
          <w:delText>”</w:delText>
        </w:r>
      </w:del>
      <w:r w:rsidRPr="00450BC4">
        <w:rPr>
          <w:rFonts w:ascii="Arial" w:eastAsia="Arial Unicode MS" w:hAnsi="Arial" w:cs="Arial"/>
          <w:sz w:val="22"/>
          <w:szCs w:val="22"/>
          <w:u w:color="000000"/>
        </w:rPr>
        <w:t xml:space="preserve"> shifts. These policies aren’t just good for workers—they can also have positive impacts for corporate bottom lines. For example, a 2018 study by the University of California, University of Chicago, and University of North Carolina found that retail stores that implemented stable scheduling policies saw both an increase in worker productivity and greater sales.</w:t>
      </w:r>
      <w:r w:rsidRPr="00450BC4">
        <w:rPr>
          <w:rFonts w:ascii="Arial" w:eastAsia="Arial Unicode MS" w:hAnsi="Arial" w:cs="Arial"/>
          <w:sz w:val="22"/>
          <w:szCs w:val="22"/>
          <w:u w:color="000000"/>
          <w:vertAlign w:val="superscript"/>
        </w:rPr>
        <w:endnoteReference w:id="146"/>
      </w:r>
    </w:p>
    <w:p w14:paraId="58E0974A" w14:textId="77777777" w:rsidR="00D011E1" w:rsidRPr="00450BC4" w:rsidRDefault="00D011E1" w:rsidP="00D011E1">
      <w:pPr>
        <w:spacing w:line="276" w:lineRule="auto"/>
        <w:rPr>
          <w:rFonts w:ascii="Arial" w:eastAsia="Arial Unicode MS" w:hAnsi="Arial" w:cs="Arial"/>
          <w:sz w:val="22"/>
          <w:szCs w:val="22"/>
          <w:u w:color="000000"/>
        </w:rPr>
      </w:pPr>
    </w:p>
    <w:p w14:paraId="3B18CB33" w14:textId="23F629EA" w:rsidR="00D011E1" w:rsidRPr="00450BC4" w:rsidRDefault="00D011E1" w:rsidP="00D011E1">
      <w:pPr>
        <w:spacing w:line="276" w:lineRule="auto"/>
        <w:rPr>
          <w:rFonts w:ascii="Arial" w:eastAsia="Arial Unicode MS" w:hAnsi="Arial" w:cs="Arial"/>
          <w:sz w:val="22"/>
          <w:szCs w:val="22"/>
          <w:u w:color="000000"/>
        </w:rPr>
      </w:pPr>
      <w:del w:id="723" w:author="david jackson" w:date="2018-12-17T16:00:00Z">
        <w:r w:rsidRPr="00450BC4" w:rsidDel="006B6BDA">
          <w:rPr>
            <w:rFonts w:ascii="Arial" w:eastAsia="Arial Unicode MS" w:hAnsi="Arial" w:cs="Arial"/>
            <w:sz w:val="22"/>
            <w:szCs w:val="22"/>
            <w:u w:color="000000"/>
          </w:rPr>
          <w:delText>In any event, the</w:delText>
        </w:r>
      </w:del>
      <w:ins w:id="724" w:author="david jackson" w:date="2018-12-17T16:00:00Z">
        <w:r w:rsidR="006B6BDA">
          <w:rPr>
            <w:rFonts w:ascii="Arial" w:eastAsia="Arial Unicode MS" w:hAnsi="Arial" w:cs="Arial"/>
            <w:sz w:val="22"/>
            <w:szCs w:val="22"/>
            <w:u w:color="000000"/>
          </w:rPr>
          <w:t>The</w:t>
        </w:r>
      </w:ins>
      <w:r w:rsidRPr="00450BC4">
        <w:rPr>
          <w:rFonts w:ascii="Arial" w:eastAsia="Arial Unicode MS" w:hAnsi="Arial" w:cs="Arial"/>
          <w:sz w:val="22"/>
          <w:szCs w:val="22"/>
          <w:u w:color="000000"/>
        </w:rPr>
        <w:t xml:space="preserve"> general point is unavoidable. With digital technologies </w:t>
      </w:r>
      <w:r>
        <w:rPr>
          <w:rFonts w:ascii="Arial" w:eastAsia="Arial Unicode MS" w:hAnsi="Arial" w:cs="Arial"/>
          <w:sz w:val="22"/>
          <w:szCs w:val="22"/>
          <w:u w:color="000000"/>
        </w:rPr>
        <w:t>likely to roil</w:t>
      </w:r>
      <w:r w:rsidRPr="00450BC4">
        <w:rPr>
          <w:rFonts w:ascii="Arial" w:eastAsia="Arial Unicode MS" w:hAnsi="Arial" w:cs="Arial"/>
          <w:sz w:val="22"/>
          <w:szCs w:val="22"/>
          <w:u w:color="000000"/>
        </w:rPr>
        <w:t xml:space="preserve"> the wage continuum and increase near- and medium-term hardship for low-wage workers, society needs to do more to improve the lot of those who for whatever reason cannot secure a more comfortable position in the AI economy.</w:t>
      </w:r>
    </w:p>
    <w:p w14:paraId="72DE0B11" w14:textId="77777777" w:rsidR="00D011E1" w:rsidRDefault="00D011E1">
      <w:r>
        <w:br w:type="page"/>
      </w:r>
    </w:p>
    <w:p w14:paraId="5C6DEDF5" w14:textId="77777777" w:rsidR="00D011E1" w:rsidRPr="00842A20" w:rsidRDefault="00D011E1" w:rsidP="00D011E1">
      <w:pPr>
        <w:pStyle w:val="Normal1"/>
        <w:rPr>
          <w:sz w:val="28"/>
          <w:szCs w:val="28"/>
        </w:rPr>
      </w:pPr>
      <w:r>
        <w:rPr>
          <w:b/>
          <w:sz w:val="28"/>
          <w:szCs w:val="28"/>
        </w:rPr>
        <w:lastRenderedPageBreak/>
        <w:t>Mitigate harsh local impacts</w:t>
      </w:r>
    </w:p>
    <w:p w14:paraId="004EBAEE" w14:textId="77777777" w:rsidR="00D011E1" w:rsidRDefault="00D011E1" w:rsidP="00D011E1">
      <w:pPr>
        <w:spacing w:line="276" w:lineRule="auto"/>
        <w:rPr>
          <w:rFonts w:ascii="Arial" w:hAnsi="Arial" w:cs="Arial"/>
        </w:rPr>
      </w:pPr>
    </w:p>
    <w:p w14:paraId="6765F7A7" w14:textId="6B49B435"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 xml:space="preserve">Working to alleviate individuals’ automation-related hardships alone won’t be sufficient, however. Individuals’ work lives are inextricably shaped by their local labor markets, and </w:t>
      </w:r>
      <w:del w:id="725" w:author="david jackson" w:date="2018-12-17T16:01:00Z">
        <w:r w:rsidRPr="006235BB" w:rsidDel="00242707">
          <w:rPr>
            <w:rFonts w:ascii="Arial" w:eastAsia="Arial Unicode MS" w:hAnsi="Arial" w:cs="Arial"/>
            <w:sz w:val="22"/>
            <w:szCs w:val="22"/>
            <w:u w:color="000000"/>
          </w:rPr>
          <w:delText xml:space="preserve">as it happens, </w:delText>
        </w:r>
      </w:del>
      <w:r w:rsidRPr="006235BB">
        <w:rPr>
          <w:rFonts w:ascii="Arial" w:eastAsia="Arial Unicode MS" w:hAnsi="Arial" w:cs="Arial"/>
          <w:sz w:val="22"/>
          <w:szCs w:val="22"/>
          <w:u w:color="000000"/>
        </w:rPr>
        <w:t>the extent of automation-related disruption varies significantly by place. For that reason</w:t>
      </w:r>
      <w:commentRangeStart w:id="726"/>
      <w:r w:rsidRPr="006235BB">
        <w:rPr>
          <w:rFonts w:ascii="Arial" w:eastAsia="Arial Unicode MS" w:hAnsi="Arial" w:cs="Arial"/>
          <w:sz w:val="22"/>
          <w:szCs w:val="22"/>
          <w:u w:color="000000"/>
        </w:rPr>
        <w:t xml:space="preserve">, any comprehensive adjustment strategy for the AI era needs also to </w:t>
      </w:r>
      <w:del w:id="727" w:author="david jackson" w:date="2018-12-17T16:01:00Z">
        <w:r w:rsidRPr="006235BB" w:rsidDel="0049597B">
          <w:rPr>
            <w:rFonts w:ascii="Arial" w:eastAsia="Arial Unicode MS" w:hAnsi="Arial" w:cs="Arial"/>
            <w:sz w:val="22"/>
            <w:szCs w:val="22"/>
            <w:u w:color="000000"/>
          </w:rPr>
          <w:delText>attend to</w:delText>
        </w:r>
      </w:del>
      <w:ins w:id="728" w:author="david jackson" w:date="2018-12-17T16:01:00Z">
        <w:r w:rsidR="0049597B">
          <w:rPr>
            <w:rFonts w:ascii="Arial" w:eastAsia="Arial Unicode MS" w:hAnsi="Arial" w:cs="Arial"/>
            <w:sz w:val="22"/>
            <w:szCs w:val="22"/>
            <w:u w:color="000000"/>
          </w:rPr>
          <w:t>address</w:t>
        </w:r>
      </w:ins>
      <w:r w:rsidRPr="006235BB">
        <w:rPr>
          <w:rFonts w:ascii="Arial" w:eastAsia="Arial Unicode MS" w:hAnsi="Arial" w:cs="Arial"/>
          <w:sz w:val="22"/>
          <w:szCs w:val="22"/>
          <w:u w:color="000000"/>
        </w:rPr>
        <w:t xml:space="preserve"> the resilience of hard-hit communities. </w:t>
      </w:r>
      <w:commentRangeEnd w:id="726"/>
      <w:r w:rsidR="006235BB">
        <w:rPr>
          <w:rStyle w:val="CommentReference"/>
          <w:rFonts w:ascii="Times New Roman" w:eastAsia="Arial Unicode MS" w:hAnsi="Times New Roman" w:cs="Times New Roman"/>
          <w:bdr w:val="nil"/>
        </w:rPr>
        <w:commentReference w:id="726"/>
      </w:r>
    </w:p>
    <w:p w14:paraId="4DDAAE8A" w14:textId="77777777" w:rsidR="00D011E1" w:rsidRPr="006235BB" w:rsidRDefault="00D011E1" w:rsidP="00D011E1">
      <w:pPr>
        <w:spacing w:line="276" w:lineRule="auto"/>
        <w:rPr>
          <w:rFonts w:ascii="Arial" w:eastAsia="Arial Unicode MS" w:hAnsi="Arial" w:cs="Arial"/>
          <w:sz w:val="22"/>
          <w:szCs w:val="22"/>
          <w:u w:color="000000"/>
        </w:rPr>
      </w:pPr>
    </w:p>
    <w:p w14:paraId="5966C96F" w14:textId="3C8E7707"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Fortunately, precedents for action exist. The federal government, in conjunction with state and local entities, provides support for a variety of place-oriented and regional economic development programs. The Economic Development Agency (EDA) operates several adjustment programs, such as the Economic Adjustment Assistance Program and Trade Adjustment Assistance for Firms, aimed at helping distressed communities adapt to changing economic realities.</w:t>
      </w:r>
      <w:r w:rsidRPr="006235BB">
        <w:rPr>
          <w:rFonts w:ascii="Arial" w:eastAsia="Arial Unicode MS" w:hAnsi="Arial" w:cs="Arial"/>
          <w:sz w:val="22"/>
          <w:szCs w:val="22"/>
          <w:u w:color="000000"/>
          <w:vertAlign w:val="superscript"/>
        </w:rPr>
        <w:endnoteReference w:id="147"/>
      </w:r>
      <w:r w:rsidRPr="006235BB">
        <w:rPr>
          <w:rFonts w:ascii="Arial" w:eastAsia="Arial Unicode MS" w:hAnsi="Arial" w:cs="Arial"/>
          <w:sz w:val="22"/>
          <w:szCs w:val="22"/>
          <w:u w:color="000000"/>
        </w:rPr>
        <w:t xml:space="preserve"> Other agencies such as the Appalachian Regional Commission (ARC) and Delta Regional Authority (DRA) focus on supporting workforce, business development, and infrastructure investment in specific distressed areas.</w:t>
      </w:r>
      <w:r w:rsidRPr="006235BB">
        <w:rPr>
          <w:rFonts w:ascii="Arial" w:eastAsia="Arial Unicode MS" w:hAnsi="Arial" w:cs="Arial"/>
          <w:sz w:val="22"/>
          <w:szCs w:val="22"/>
          <w:u w:color="000000"/>
          <w:vertAlign w:val="superscript"/>
        </w:rPr>
        <w:endnoteReference w:id="148"/>
      </w:r>
      <w:r w:rsidRPr="006235BB">
        <w:rPr>
          <w:rFonts w:ascii="Arial" w:eastAsia="Arial Unicode MS" w:hAnsi="Arial" w:cs="Arial"/>
          <w:sz w:val="22"/>
          <w:szCs w:val="22"/>
          <w:u w:color="000000"/>
        </w:rPr>
        <w:t xml:space="preserve"> Still others, such as the various industry cluster and innovation challenge grants run by the EDA and the Small Business Administration (SBA) focus on regionally</w:t>
      </w:r>
      <w:ins w:id="731" w:author="david jackson" w:date="2018-12-17T16:02:00Z">
        <w:r w:rsidR="001314CA">
          <w:rPr>
            <w:rFonts w:ascii="Arial" w:eastAsia="Arial Unicode MS" w:hAnsi="Arial" w:cs="Arial"/>
            <w:sz w:val="22"/>
            <w:szCs w:val="22"/>
            <w:u w:color="000000"/>
          </w:rPr>
          <w:t xml:space="preserve"> </w:t>
        </w:r>
      </w:ins>
      <w:del w:id="732" w:author="david jackson" w:date="2018-12-17T16:02:00Z">
        <w:r w:rsidRPr="006235BB" w:rsidDel="001314CA">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designed initiatives for advancing local clusters.</w:t>
      </w:r>
      <w:r w:rsidRPr="006235BB">
        <w:rPr>
          <w:rStyle w:val="EndnoteReference"/>
          <w:rFonts w:ascii="Arial" w:eastAsia="Arial Unicode MS" w:hAnsi="Arial" w:cs="Arial"/>
          <w:sz w:val="22"/>
          <w:szCs w:val="22"/>
          <w:u w:color="000000"/>
        </w:rPr>
        <w:endnoteReference w:id="149"/>
      </w:r>
      <w:r w:rsidRPr="006235BB">
        <w:rPr>
          <w:rFonts w:ascii="Arial" w:eastAsia="Arial Unicode MS" w:hAnsi="Arial" w:cs="Arial"/>
          <w:sz w:val="22"/>
          <w:szCs w:val="22"/>
          <w:u w:color="000000"/>
        </w:rPr>
        <w:t xml:space="preserve"> Such programs have had, and can play, a useful role in helping communities adjust to disruptions.</w:t>
      </w:r>
      <w:r w:rsidRPr="006235BB">
        <w:rPr>
          <w:rFonts w:ascii="Arial" w:eastAsia="Arial Unicode MS" w:hAnsi="Arial" w:cs="Arial"/>
          <w:sz w:val="22"/>
          <w:szCs w:val="22"/>
          <w:u w:color="000000"/>
          <w:vertAlign w:val="superscript"/>
        </w:rPr>
        <w:endnoteReference w:id="150"/>
      </w:r>
      <w:r w:rsidRPr="006235BB">
        <w:rPr>
          <w:rFonts w:ascii="Arial" w:eastAsia="Arial Unicode MS" w:hAnsi="Arial" w:cs="Arial"/>
          <w:sz w:val="22"/>
          <w:szCs w:val="22"/>
          <w:u w:color="000000"/>
        </w:rPr>
        <w:t xml:space="preserve"> </w:t>
      </w:r>
    </w:p>
    <w:p w14:paraId="574A9757" w14:textId="77777777" w:rsidR="00D011E1" w:rsidRPr="006235BB" w:rsidRDefault="00D011E1" w:rsidP="00D011E1">
      <w:pPr>
        <w:spacing w:line="276" w:lineRule="auto"/>
        <w:rPr>
          <w:rFonts w:ascii="Arial" w:eastAsia="Arial Unicode MS" w:hAnsi="Arial" w:cs="Arial"/>
          <w:sz w:val="22"/>
          <w:szCs w:val="22"/>
          <w:u w:color="000000"/>
        </w:rPr>
      </w:pPr>
    </w:p>
    <w:p w14:paraId="639CD3A6" w14:textId="2A90A5A5" w:rsidR="00D011E1" w:rsidRPr="006235BB" w:rsidRDefault="00D011E1" w:rsidP="00D011E1">
      <w:pPr>
        <w:spacing w:line="276" w:lineRule="auto"/>
        <w:rPr>
          <w:rFonts w:ascii="Arial" w:eastAsia="Arial Unicode MS" w:hAnsi="Arial" w:cs="Arial"/>
          <w:sz w:val="22"/>
          <w:szCs w:val="22"/>
          <w:u w:color="000000"/>
        </w:rPr>
      </w:pPr>
      <w:del w:id="739" w:author="david jackson" w:date="2018-12-17T16:04:00Z">
        <w:r w:rsidRPr="006235BB" w:rsidDel="00BD3750">
          <w:rPr>
            <w:rFonts w:ascii="Arial" w:eastAsia="Arial Unicode MS" w:hAnsi="Arial" w:cs="Arial"/>
            <w:sz w:val="22"/>
            <w:szCs w:val="22"/>
            <w:u w:color="000000"/>
          </w:rPr>
          <w:delText>With that said, though, these</w:delText>
        </w:r>
      </w:del>
      <w:ins w:id="740" w:author="david jackson" w:date="2018-12-17T16:04:00Z">
        <w:r w:rsidR="00406950">
          <w:rPr>
            <w:rFonts w:ascii="Arial" w:eastAsia="Arial Unicode MS" w:hAnsi="Arial" w:cs="Arial"/>
            <w:sz w:val="22"/>
            <w:szCs w:val="22"/>
            <w:u w:color="000000"/>
          </w:rPr>
          <w:t>Yet, t</w:t>
        </w:r>
        <w:r w:rsidR="00BD3750">
          <w:rPr>
            <w:rFonts w:ascii="Arial" w:eastAsia="Arial Unicode MS" w:hAnsi="Arial" w:cs="Arial"/>
            <w:sz w:val="22"/>
            <w:szCs w:val="22"/>
            <w:u w:color="000000"/>
          </w:rPr>
          <w:t>hese</w:t>
        </w:r>
      </w:ins>
      <w:r w:rsidRPr="006235BB">
        <w:rPr>
          <w:rFonts w:ascii="Arial" w:eastAsia="Arial Unicode MS" w:hAnsi="Arial" w:cs="Arial"/>
          <w:sz w:val="22"/>
          <w:szCs w:val="22"/>
          <w:u w:color="000000"/>
        </w:rPr>
        <w:t xml:space="preserve"> programs remain underfunded and diffuse</w:t>
      </w:r>
      <w:del w:id="741" w:author="david jackson" w:date="2018-12-17T16:02:00Z">
        <w:r w:rsidRPr="006235BB" w:rsidDel="00785E2A">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 xml:space="preserve"> and operate largely independent of other workforce development and retraining programs, such as the Workforce Innovation and Opportunity Act (WIOA)</w:t>
      </w:r>
      <w:ins w:id="742" w:author="david jackson" w:date="2018-12-17T16:03:00Z">
        <w:r w:rsidR="00785E2A">
          <w:rPr>
            <w:rFonts w:ascii="Arial" w:eastAsia="Arial Unicode MS" w:hAnsi="Arial" w:cs="Arial"/>
            <w:sz w:val="22"/>
            <w:szCs w:val="22"/>
            <w:u w:color="000000"/>
          </w:rPr>
          <w:t>.</w:t>
        </w:r>
      </w:ins>
      <w:del w:id="743" w:author="david jackson" w:date="2018-12-17T16:03:00Z">
        <w:r w:rsidRPr="006235BB" w:rsidDel="00785E2A">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 xml:space="preserve"> </w:t>
      </w:r>
      <w:del w:id="744" w:author="david jackson" w:date="2018-12-17T16:03:00Z">
        <w:r w:rsidRPr="006235BB" w:rsidDel="00785E2A">
          <w:rPr>
            <w:rFonts w:ascii="Arial" w:eastAsia="Arial Unicode MS" w:hAnsi="Arial" w:cs="Arial"/>
            <w:sz w:val="22"/>
            <w:szCs w:val="22"/>
            <w:u w:color="000000"/>
          </w:rPr>
          <w:delText>meaning e</w:delText>
        </w:r>
      </w:del>
      <w:ins w:id="745" w:author="david jackson" w:date="2018-12-17T16:03:00Z">
        <w:r w:rsidR="00943787">
          <w:rPr>
            <w:rFonts w:ascii="Arial" w:eastAsia="Arial Unicode MS" w:hAnsi="Arial" w:cs="Arial"/>
            <w:sz w:val="22"/>
            <w:szCs w:val="22"/>
            <w:u w:color="000000"/>
          </w:rPr>
          <w:t xml:space="preserve">The result: </w:t>
        </w:r>
        <w:r w:rsidR="00785E2A">
          <w:rPr>
            <w:rFonts w:ascii="Arial" w:eastAsia="Arial Unicode MS" w:hAnsi="Arial" w:cs="Arial"/>
            <w:sz w:val="22"/>
            <w:szCs w:val="22"/>
            <w:u w:color="000000"/>
          </w:rPr>
          <w:t>E</w:t>
        </w:r>
      </w:ins>
      <w:r w:rsidRPr="006235BB">
        <w:rPr>
          <w:rFonts w:ascii="Arial" w:eastAsia="Arial Unicode MS" w:hAnsi="Arial" w:cs="Arial"/>
          <w:sz w:val="22"/>
          <w:szCs w:val="22"/>
          <w:u w:color="000000"/>
        </w:rPr>
        <w:t>conomic development investments in troubled areas aren’t always aligned with broader efforts to local areas’ fortunes.</w:t>
      </w:r>
      <w:r w:rsidRPr="006235BB">
        <w:rPr>
          <w:rFonts w:ascii="Arial" w:eastAsia="Arial Unicode MS" w:hAnsi="Arial" w:cs="Arial"/>
          <w:sz w:val="22"/>
          <w:szCs w:val="22"/>
          <w:u w:color="000000"/>
          <w:vertAlign w:val="superscript"/>
        </w:rPr>
        <w:endnoteReference w:id="151"/>
      </w:r>
      <w:r w:rsidRPr="006235BB">
        <w:rPr>
          <w:rFonts w:ascii="Arial" w:eastAsia="Arial Unicode MS" w:hAnsi="Arial" w:cs="Arial"/>
          <w:sz w:val="22"/>
          <w:szCs w:val="22"/>
          <w:u w:color="000000"/>
        </w:rPr>
        <w:t xml:space="preserve"> </w:t>
      </w:r>
      <w:del w:id="746" w:author="david jackson" w:date="2018-12-17T16:05:00Z">
        <w:r w:rsidRPr="006235BB" w:rsidDel="00406950">
          <w:rPr>
            <w:rFonts w:ascii="Arial" w:eastAsia="Arial Unicode MS" w:hAnsi="Arial" w:cs="Arial"/>
            <w:sz w:val="22"/>
            <w:szCs w:val="22"/>
            <w:u w:color="000000"/>
          </w:rPr>
          <w:delText>Nor are any of</w:delText>
        </w:r>
      </w:del>
      <w:ins w:id="747" w:author="david jackson" w:date="2018-12-17T16:05:00Z">
        <w:r w:rsidR="00406950">
          <w:rPr>
            <w:rFonts w:ascii="Arial" w:eastAsia="Arial Unicode MS" w:hAnsi="Arial" w:cs="Arial"/>
            <w:sz w:val="22"/>
            <w:szCs w:val="22"/>
            <w:u w:color="000000"/>
          </w:rPr>
          <w:t>Ult</w:t>
        </w:r>
        <w:r w:rsidR="005C0E11">
          <w:rPr>
            <w:rFonts w:ascii="Arial" w:eastAsia="Arial Unicode MS" w:hAnsi="Arial" w:cs="Arial"/>
            <w:sz w:val="22"/>
            <w:szCs w:val="22"/>
            <w:u w:color="000000"/>
          </w:rPr>
          <w:t>i</w:t>
        </w:r>
        <w:r w:rsidR="00406950">
          <w:rPr>
            <w:rFonts w:ascii="Arial" w:eastAsia="Arial Unicode MS" w:hAnsi="Arial" w:cs="Arial"/>
            <w:sz w:val="22"/>
            <w:szCs w:val="22"/>
            <w:u w:color="000000"/>
          </w:rPr>
          <w:t>mately</w:t>
        </w:r>
        <w:r w:rsidR="005C0E11">
          <w:rPr>
            <w:rFonts w:ascii="Arial" w:eastAsia="Arial Unicode MS" w:hAnsi="Arial" w:cs="Arial"/>
            <w:sz w:val="22"/>
            <w:szCs w:val="22"/>
            <w:u w:color="000000"/>
          </w:rPr>
          <w:t>,</w:t>
        </w:r>
      </w:ins>
      <w:r w:rsidRPr="006235BB">
        <w:rPr>
          <w:rFonts w:ascii="Arial" w:eastAsia="Arial Unicode MS" w:hAnsi="Arial" w:cs="Arial"/>
          <w:sz w:val="22"/>
          <w:szCs w:val="22"/>
          <w:u w:color="000000"/>
        </w:rPr>
        <w:t xml:space="preserve"> </w:t>
      </w:r>
      <w:ins w:id="748" w:author="david jackson" w:date="2018-12-17T16:06:00Z">
        <w:r w:rsidR="002B1190">
          <w:rPr>
            <w:rFonts w:ascii="Arial" w:eastAsia="Arial Unicode MS" w:hAnsi="Arial" w:cs="Arial"/>
            <w:sz w:val="22"/>
            <w:szCs w:val="22"/>
            <w:u w:color="000000"/>
          </w:rPr>
          <w:t xml:space="preserve">none of </w:t>
        </w:r>
      </w:ins>
      <w:r w:rsidRPr="006235BB">
        <w:rPr>
          <w:rFonts w:ascii="Arial" w:eastAsia="Arial Unicode MS" w:hAnsi="Arial" w:cs="Arial"/>
          <w:sz w:val="22"/>
          <w:szCs w:val="22"/>
          <w:u w:color="000000"/>
        </w:rPr>
        <w:t xml:space="preserve">these programs </w:t>
      </w:r>
      <w:ins w:id="749" w:author="david jackson" w:date="2018-12-17T16:06:00Z">
        <w:r w:rsidR="00702C81">
          <w:rPr>
            <w:rFonts w:ascii="Arial" w:eastAsia="Arial Unicode MS" w:hAnsi="Arial" w:cs="Arial"/>
            <w:sz w:val="22"/>
            <w:szCs w:val="22"/>
            <w:u w:color="000000"/>
          </w:rPr>
          <w:t xml:space="preserve">are </w:t>
        </w:r>
      </w:ins>
      <w:r w:rsidRPr="006235BB">
        <w:rPr>
          <w:rFonts w:ascii="Arial" w:eastAsia="Arial Unicode MS" w:hAnsi="Arial" w:cs="Arial"/>
          <w:sz w:val="22"/>
          <w:szCs w:val="22"/>
          <w:u w:color="000000"/>
        </w:rPr>
        <w:t>specifically oriented to addressing the kind of worker and community dislocation that may accompany wider adoption of AI.</w:t>
      </w:r>
    </w:p>
    <w:p w14:paraId="1270687D" w14:textId="77777777" w:rsidR="00D011E1" w:rsidRPr="006235BB" w:rsidRDefault="00D011E1" w:rsidP="00D011E1">
      <w:pPr>
        <w:spacing w:line="276" w:lineRule="auto"/>
        <w:rPr>
          <w:rFonts w:ascii="Arial" w:eastAsia="Arial Unicode MS" w:hAnsi="Arial" w:cs="Arial"/>
          <w:sz w:val="22"/>
          <w:szCs w:val="22"/>
          <w:u w:color="000000"/>
        </w:rPr>
      </w:pPr>
    </w:p>
    <w:p w14:paraId="7D654D70" w14:textId="5721FA60"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In view of that, federal and state policymakers need to improve the effectiveness of their efforts to help distressed communities adjust to disruptive trends.</w:t>
      </w:r>
      <w:r w:rsidRPr="006235BB">
        <w:rPr>
          <w:rFonts w:ascii="Arial" w:eastAsia="Arial Unicode MS" w:hAnsi="Arial" w:cs="Arial"/>
          <w:sz w:val="22"/>
          <w:szCs w:val="22"/>
          <w:u w:color="000000"/>
          <w:vertAlign w:val="superscript"/>
        </w:rPr>
        <w:endnoteReference w:id="152"/>
      </w:r>
      <w:r w:rsidRPr="006235BB">
        <w:rPr>
          <w:rFonts w:ascii="Arial" w:eastAsia="Arial Unicode MS" w:hAnsi="Arial" w:cs="Arial"/>
          <w:sz w:val="22"/>
          <w:szCs w:val="22"/>
          <w:u w:color="000000"/>
        </w:rPr>
        <w:t xml:space="preserve"> </w:t>
      </w:r>
      <w:del w:id="752" w:author="david jackson" w:date="2018-12-17T16:06:00Z">
        <w:r w:rsidRPr="006235BB" w:rsidDel="00F563EE">
          <w:rPr>
            <w:rFonts w:ascii="Arial" w:eastAsia="Arial Unicode MS" w:hAnsi="Arial" w:cs="Arial"/>
            <w:sz w:val="22"/>
            <w:szCs w:val="22"/>
            <w:u w:color="000000"/>
          </w:rPr>
          <w:delText>In this regard, the</w:delText>
        </w:r>
      </w:del>
      <w:ins w:id="753" w:author="david jackson" w:date="2018-12-17T16:06:00Z">
        <w:r w:rsidR="00F563EE">
          <w:rPr>
            <w:rFonts w:ascii="Arial" w:eastAsia="Arial Unicode MS" w:hAnsi="Arial" w:cs="Arial"/>
            <w:sz w:val="22"/>
            <w:szCs w:val="22"/>
            <w:u w:color="000000"/>
          </w:rPr>
          <w:t>The</w:t>
        </w:r>
      </w:ins>
      <w:r w:rsidRPr="006235BB">
        <w:rPr>
          <w:rFonts w:ascii="Arial" w:eastAsia="Arial Unicode MS" w:hAnsi="Arial" w:cs="Arial"/>
          <w:sz w:val="22"/>
          <w:szCs w:val="22"/>
          <w:u w:color="000000"/>
        </w:rPr>
        <w:t xml:space="preserve"> need for tech-related community adjustment mirrors the long-recognized need to respond to local trade or military-related dislocations </w:t>
      </w:r>
      <w:del w:id="754" w:author="david jackson" w:date="2018-12-17T16:07:00Z">
        <w:r w:rsidRPr="006235BB" w:rsidDel="00F563EE">
          <w:rPr>
            <w:rFonts w:ascii="Arial" w:eastAsia="Arial Unicode MS" w:hAnsi="Arial" w:cs="Arial"/>
            <w:sz w:val="22"/>
            <w:szCs w:val="22"/>
            <w:u w:color="000000"/>
          </w:rPr>
          <w:delText xml:space="preserve">in </w:delText>
        </w:r>
      </w:del>
      <w:ins w:id="755" w:author="david jackson" w:date="2018-12-17T16:07:00Z">
        <w:r w:rsidR="00F563EE">
          <w:rPr>
            <w:rFonts w:ascii="Arial" w:eastAsia="Arial Unicode MS" w:hAnsi="Arial" w:cs="Arial"/>
            <w:sz w:val="22"/>
            <w:szCs w:val="22"/>
            <w:u w:color="000000"/>
          </w:rPr>
          <w:t xml:space="preserve">with </w:t>
        </w:r>
      </w:ins>
      <w:r w:rsidRPr="006235BB">
        <w:rPr>
          <w:rFonts w:ascii="Arial" w:eastAsia="Arial Unicode MS" w:hAnsi="Arial" w:cs="Arial"/>
          <w:sz w:val="22"/>
          <w:szCs w:val="22"/>
          <w:u w:color="000000"/>
        </w:rPr>
        <w:t>programs such as TAA and Defense Adjustment.</w:t>
      </w:r>
      <w:r w:rsidRPr="006235BB">
        <w:rPr>
          <w:rFonts w:ascii="Arial" w:eastAsia="Arial Unicode MS" w:hAnsi="Arial" w:cs="Arial"/>
          <w:sz w:val="22"/>
          <w:szCs w:val="22"/>
          <w:u w:color="000000"/>
          <w:vertAlign w:val="superscript"/>
        </w:rPr>
        <w:endnoteReference w:id="153"/>
      </w:r>
      <w:r w:rsidRPr="006235BB">
        <w:rPr>
          <w:rFonts w:ascii="Arial" w:eastAsia="Arial Unicode MS" w:hAnsi="Arial" w:cs="Arial"/>
          <w:sz w:val="22"/>
          <w:szCs w:val="22"/>
          <w:u w:color="000000"/>
        </w:rPr>
        <w:t xml:space="preserve"> Likewise, such intervention parallels broader concerns about helping a wider array of “places left behind,” many of which have been negatively impacted by the rise of robots and other forms of labor automation</w:t>
      </w:r>
      <w:del w:id="756" w:author="david jackson" w:date="2018-12-17T16:07:00Z">
        <w:r w:rsidRPr="006235BB" w:rsidDel="00750CBF">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 xml:space="preserve"> at a moment of political and cultural division.</w:t>
      </w:r>
      <w:r w:rsidRPr="006235BB">
        <w:rPr>
          <w:rFonts w:ascii="Arial" w:eastAsia="Arial Unicode MS" w:hAnsi="Arial" w:cs="Arial"/>
          <w:sz w:val="22"/>
          <w:szCs w:val="22"/>
          <w:u w:color="000000"/>
          <w:vertAlign w:val="superscript"/>
        </w:rPr>
        <w:endnoteReference w:id="154"/>
      </w:r>
      <w:r w:rsidRPr="006235BB">
        <w:rPr>
          <w:rFonts w:ascii="Arial" w:eastAsia="Arial Unicode MS" w:hAnsi="Arial" w:cs="Arial"/>
          <w:sz w:val="22"/>
          <w:szCs w:val="22"/>
          <w:u w:color="000000"/>
        </w:rPr>
        <w:t xml:space="preserve"> </w:t>
      </w:r>
      <w:del w:id="759" w:author="david jackson" w:date="2018-12-17T16:08:00Z">
        <w:r w:rsidRPr="006235BB" w:rsidDel="0090077B">
          <w:rPr>
            <w:rFonts w:ascii="Arial" w:eastAsia="Arial Unicode MS" w:hAnsi="Arial" w:cs="Arial"/>
            <w:sz w:val="22"/>
            <w:szCs w:val="22"/>
            <w:u w:color="000000"/>
          </w:rPr>
          <w:delText>In keeping with that, federal and state leaders should not hesitate to engage in robust place-specific efforts to support the adjustment of particular communities to the new technology era.</w:delText>
        </w:r>
      </w:del>
    </w:p>
    <w:p w14:paraId="3258AD36" w14:textId="77777777" w:rsidR="00D011E1" w:rsidRPr="006235BB" w:rsidRDefault="00D011E1" w:rsidP="00D011E1">
      <w:pPr>
        <w:spacing w:line="276" w:lineRule="auto"/>
        <w:rPr>
          <w:rFonts w:ascii="Arial" w:eastAsia="Arial Unicode MS" w:hAnsi="Arial" w:cs="Arial"/>
          <w:sz w:val="22"/>
          <w:szCs w:val="22"/>
          <w:u w:color="000000"/>
        </w:rPr>
      </w:pPr>
    </w:p>
    <w:p w14:paraId="0EF9BD46" w14:textId="77777777"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What should such efforts look like? Two strategies for response appear essential:</w:t>
      </w:r>
    </w:p>
    <w:p w14:paraId="1DDED2F1" w14:textId="77777777" w:rsidR="00D011E1" w:rsidRPr="006235BB" w:rsidRDefault="00D011E1" w:rsidP="00D011E1">
      <w:pPr>
        <w:pStyle w:val="ListParagraph"/>
        <w:numPr>
          <w:ilvl w:val="0"/>
          <w:numId w:val="27"/>
        </w:num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Future-proof vulnerable regional economies</w:t>
      </w:r>
    </w:p>
    <w:p w14:paraId="084F16FC" w14:textId="77777777" w:rsidR="00D011E1" w:rsidRPr="006235BB" w:rsidRDefault="00D011E1" w:rsidP="00D011E1">
      <w:pPr>
        <w:pStyle w:val="ListParagraph"/>
        <w:numPr>
          <w:ilvl w:val="0"/>
          <w:numId w:val="27"/>
        </w:num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Expand support for community adjustment</w:t>
      </w:r>
    </w:p>
    <w:p w14:paraId="5D317432" w14:textId="77777777" w:rsidR="00D011E1" w:rsidRPr="006235BB" w:rsidRDefault="00D011E1" w:rsidP="00D011E1">
      <w:pPr>
        <w:spacing w:line="276" w:lineRule="auto"/>
        <w:rPr>
          <w:rFonts w:ascii="Arial" w:eastAsia="Arial Unicode MS" w:hAnsi="Arial" w:cs="Arial"/>
          <w:sz w:val="22"/>
          <w:szCs w:val="22"/>
          <w:u w:color="000000"/>
        </w:rPr>
      </w:pPr>
    </w:p>
    <w:p w14:paraId="4D439A46" w14:textId="77777777" w:rsidR="00D011E1" w:rsidRPr="006235BB" w:rsidRDefault="00D011E1" w:rsidP="00D011E1">
      <w:pPr>
        <w:spacing w:line="276" w:lineRule="auto"/>
        <w:rPr>
          <w:rFonts w:ascii="Arial" w:hAnsi="Arial" w:cs="Arial"/>
          <w:b/>
          <w:sz w:val="22"/>
          <w:szCs w:val="22"/>
        </w:rPr>
      </w:pPr>
      <w:r w:rsidRPr="006235BB">
        <w:rPr>
          <w:rFonts w:ascii="Arial" w:hAnsi="Arial" w:cs="Arial"/>
          <w:b/>
          <w:sz w:val="22"/>
          <w:szCs w:val="22"/>
        </w:rPr>
        <w:lastRenderedPageBreak/>
        <w:t>Future-proof vulnerable regional economies</w:t>
      </w:r>
    </w:p>
    <w:p w14:paraId="35824FCA" w14:textId="77777777" w:rsidR="00D011E1" w:rsidRPr="006235BB" w:rsidRDefault="00D011E1" w:rsidP="00D011E1">
      <w:pPr>
        <w:spacing w:line="276" w:lineRule="auto"/>
        <w:rPr>
          <w:rFonts w:ascii="Arial" w:hAnsi="Arial" w:cs="Arial"/>
          <w:sz w:val="22"/>
          <w:szCs w:val="22"/>
        </w:rPr>
      </w:pPr>
    </w:p>
    <w:p w14:paraId="633BC27C" w14:textId="77777777" w:rsidR="00D011E1" w:rsidRPr="006235BB" w:rsidRDefault="00D011E1" w:rsidP="00D011E1">
      <w:pPr>
        <w:spacing w:line="276" w:lineRule="auto"/>
        <w:rPr>
          <w:rFonts w:ascii="Arial" w:eastAsia="Arial Unicode MS" w:hAnsi="Arial" w:cs="Arial"/>
          <w:sz w:val="22"/>
          <w:szCs w:val="22"/>
          <w:u w:color="000000"/>
        </w:rPr>
      </w:pPr>
      <w:r w:rsidRPr="006235BB">
        <w:rPr>
          <w:rFonts w:ascii="Arial" w:hAnsi="Arial" w:cs="Arial"/>
          <w:sz w:val="22"/>
          <w:szCs w:val="22"/>
        </w:rPr>
        <w:t xml:space="preserve">A first need is to equip places hurt by technology change to become more resilient. </w:t>
      </w:r>
      <w:r w:rsidRPr="006235BB">
        <w:rPr>
          <w:rFonts w:ascii="Arial" w:eastAsia="Arial Unicode MS" w:hAnsi="Arial" w:cs="Arial"/>
          <w:sz w:val="22"/>
          <w:szCs w:val="22"/>
          <w:u w:color="000000"/>
        </w:rPr>
        <w:t xml:space="preserve">Such efforts must begin with a focus on future-proofing workers in these places by striving to </w:t>
      </w:r>
      <w:r w:rsidRPr="006235BB">
        <w:rPr>
          <w:rFonts w:ascii="Arial" w:eastAsia="Arial Unicode MS" w:hAnsi="Arial" w:cs="Arial"/>
          <w:b/>
          <w:sz w:val="22"/>
          <w:szCs w:val="22"/>
          <w:u w:color="000000"/>
        </w:rPr>
        <w:t>impart skills that lead to automation-resilient work</w:t>
      </w:r>
      <w:r w:rsidRPr="006235BB">
        <w:rPr>
          <w:rFonts w:ascii="Arial" w:eastAsia="Arial Unicode MS" w:hAnsi="Arial" w:cs="Arial"/>
          <w:sz w:val="22"/>
          <w:szCs w:val="22"/>
          <w:u w:color="000000"/>
        </w:rPr>
        <w:t xml:space="preserve">. </w:t>
      </w:r>
    </w:p>
    <w:p w14:paraId="06A1018B" w14:textId="77777777" w:rsidR="00D011E1" w:rsidRPr="006235BB" w:rsidRDefault="00D011E1" w:rsidP="00D011E1">
      <w:pPr>
        <w:spacing w:line="276" w:lineRule="auto"/>
        <w:rPr>
          <w:rFonts w:ascii="Arial" w:eastAsia="Arial Unicode MS" w:hAnsi="Arial" w:cs="Arial"/>
          <w:sz w:val="22"/>
          <w:szCs w:val="22"/>
          <w:u w:color="000000"/>
        </w:rPr>
      </w:pPr>
    </w:p>
    <w:p w14:paraId="69C4D396" w14:textId="77777777"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Here regional and state-led initiatives show promise. For example, the</w:t>
      </w:r>
      <w:r w:rsidRPr="006235BB">
        <w:rPr>
          <w:sz w:val="22"/>
          <w:szCs w:val="22"/>
        </w:rPr>
        <w:t xml:space="preserve"> </w:t>
      </w:r>
      <w:r w:rsidRPr="006235BB">
        <w:rPr>
          <w:rFonts w:ascii="Arial" w:eastAsia="Arial Unicode MS" w:hAnsi="Arial" w:cs="Arial"/>
          <w:sz w:val="22"/>
          <w:szCs w:val="22"/>
          <w:u w:color="000000"/>
        </w:rPr>
        <w:t>SkillUp program in Northeast Ohio’s Cuyahoga County leverages local firms to facilitate regional skill development for in-demand jobs. The program helps firms in the region identify future workforce needs through a strategic planning process, determines the skills required for those jobs, and develops customized roadmaps to evaluate workers’ existing skills and facilitate training for in-demand positions. Training focuses on three types of skills: soft skills, foundational skills, and technical/occupational skills, which, when combined, make workers more adaptable to the labor market impacts of automation.</w:t>
      </w:r>
      <w:r w:rsidRPr="006235BB">
        <w:rPr>
          <w:rStyle w:val="EndnoteReference"/>
          <w:rFonts w:ascii="Arial" w:eastAsia="Arial Unicode MS" w:hAnsi="Arial" w:cs="Arial"/>
          <w:sz w:val="22"/>
          <w:szCs w:val="22"/>
          <w:u w:color="000000"/>
        </w:rPr>
        <w:endnoteReference w:id="155"/>
      </w:r>
      <w:r w:rsidRPr="006235BB">
        <w:rPr>
          <w:rFonts w:ascii="Arial" w:eastAsia="Arial Unicode MS" w:hAnsi="Arial" w:cs="Arial"/>
          <w:sz w:val="22"/>
          <w:szCs w:val="22"/>
          <w:u w:color="000000"/>
        </w:rPr>
        <w:t xml:space="preserve"> Empirical studies show that such employer-specific training programs are an effective way to increase worker productivity, employment, and earnings.</w:t>
      </w:r>
      <w:r w:rsidRPr="006235BB">
        <w:rPr>
          <w:rFonts w:ascii="Arial" w:eastAsia="Arial Unicode MS" w:hAnsi="Arial" w:cs="Arial"/>
          <w:sz w:val="22"/>
          <w:szCs w:val="22"/>
          <w:u w:color="000000"/>
          <w:vertAlign w:val="superscript"/>
        </w:rPr>
        <w:endnoteReference w:id="156"/>
      </w:r>
      <w:r w:rsidRPr="006235BB">
        <w:rPr>
          <w:rFonts w:ascii="Arial" w:eastAsia="Arial Unicode MS" w:hAnsi="Arial" w:cs="Arial"/>
          <w:sz w:val="22"/>
          <w:szCs w:val="22"/>
          <w:u w:color="000000"/>
        </w:rPr>
        <w:t xml:space="preserve"> </w:t>
      </w:r>
    </w:p>
    <w:p w14:paraId="3EF61422" w14:textId="77777777" w:rsidR="00D011E1" w:rsidRPr="006235BB" w:rsidRDefault="00D011E1" w:rsidP="00D011E1">
      <w:pPr>
        <w:spacing w:line="276" w:lineRule="auto"/>
        <w:rPr>
          <w:rFonts w:ascii="Arial" w:eastAsia="Arial Unicode MS" w:hAnsi="Arial" w:cs="Arial"/>
          <w:sz w:val="22"/>
          <w:szCs w:val="22"/>
          <w:u w:color="000000"/>
        </w:rPr>
      </w:pPr>
    </w:p>
    <w:p w14:paraId="016F32BF" w14:textId="6FC9F29B"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Likewise, the Skillful initiative’s State Network and Playbook indicates the steps regions must take to reorient their workforce toward in-demand skills. Beyond just workforce planning, firms must shift hiring processes, educators and trainers must change how they teach, and policymakers must enhance career navigation for jobseekers</w:t>
      </w:r>
      <w:ins w:id="760" w:author="david jackson" w:date="2018-12-19T14:21:00Z">
        <w:r w:rsidR="00B363B9">
          <w:rPr>
            <w:rFonts w:ascii="Arial" w:eastAsia="Arial Unicode MS" w:hAnsi="Arial" w:cs="Arial"/>
            <w:sz w:val="22"/>
            <w:szCs w:val="22"/>
            <w:u w:color="000000"/>
          </w:rPr>
          <w:t>—</w:t>
        </w:r>
      </w:ins>
      <w:del w:id="761" w:author="david jackson" w:date="2018-12-19T14:21:00Z">
        <w:r w:rsidRPr="006235BB" w:rsidDel="00B363B9">
          <w:rPr>
            <w:rFonts w:ascii="Arial" w:eastAsia="Arial Unicode MS" w:hAnsi="Arial" w:cs="Arial"/>
            <w:sz w:val="22"/>
            <w:szCs w:val="22"/>
            <w:u w:color="000000"/>
          </w:rPr>
          <w:delText xml:space="preserve">, </w:delText>
        </w:r>
      </w:del>
      <w:r w:rsidRPr="006235BB">
        <w:rPr>
          <w:rFonts w:ascii="Arial" w:eastAsia="Arial Unicode MS" w:hAnsi="Arial" w:cs="Arial"/>
          <w:sz w:val="22"/>
          <w:szCs w:val="22"/>
          <w:u w:color="000000"/>
        </w:rPr>
        <w:t>all with a focus on prioritizing skill development and recognition in an increasingly digital economy.</w:t>
      </w:r>
      <w:r w:rsidRPr="006235BB">
        <w:rPr>
          <w:rStyle w:val="EndnoteReference"/>
          <w:rFonts w:ascii="Arial" w:eastAsia="Arial Unicode MS" w:hAnsi="Arial" w:cs="Arial"/>
          <w:sz w:val="22"/>
          <w:szCs w:val="22"/>
          <w:u w:color="000000"/>
        </w:rPr>
        <w:endnoteReference w:id="157"/>
      </w:r>
      <w:r w:rsidRPr="006235BB">
        <w:rPr>
          <w:rFonts w:ascii="Arial" w:eastAsia="Arial Unicode MS" w:hAnsi="Arial" w:cs="Arial"/>
          <w:sz w:val="22"/>
          <w:szCs w:val="22"/>
          <w:u w:color="000000"/>
        </w:rPr>
        <w:t xml:space="preserve"> Such efforts will grow in importance as automation and AI increase the pace of task change and ordain that workers either master new ways of either working with the machines, or working beyond them.</w:t>
      </w:r>
    </w:p>
    <w:p w14:paraId="21FA8D6C" w14:textId="77777777" w:rsidR="00D011E1" w:rsidRPr="006235BB" w:rsidRDefault="00D011E1" w:rsidP="00D011E1">
      <w:pPr>
        <w:spacing w:line="276" w:lineRule="auto"/>
        <w:rPr>
          <w:rFonts w:ascii="Arial" w:eastAsia="Arial Unicode MS" w:hAnsi="Arial" w:cs="Arial"/>
          <w:sz w:val="22"/>
          <w:szCs w:val="22"/>
          <w:u w:color="000000"/>
        </w:rPr>
      </w:pPr>
    </w:p>
    <w:p w14:paraId="24103F61" w14:textId="4E9A7EE6" w:rsidR="00D011E1" w:rsidRPr="006235BB" w:rsidRDefault="00D011E1" w:rsidP="00E13E19">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 xml:space="preserve">For its part, the federal government should reorient its funding streams to support such efforts. This includes supporting </w:t>
      </w:r>
      <w:del w:id="762" w:author="david jackson" w:date="2018-12-17T16:16:00Z">
        <w:r w:rsidRPr="006235BB" w:rsidDel="00AD1DC6">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bottom-up</w:t>
      </w:r>
      <w:del w:id="763" w:author="david jackson" w:date="2018-12-17T16:16:00Z">
        <w:r w:rsidRPr="006235BB" w:rsidDel="00AD1DC6">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 xml:space="preserve"> local solutions and incentivizing regions to align their education, workforce and training, and economic development systems with one another as well as with employers’ specific needs and with the new importance of higher-order soft skills. The goal should be to create clear</w:t>
      </w:r>
      <w:del w:id="764" w:author="david jackson" w:date="2018-12-19T14:22:00Z">
        <w:r w:rsidRPr="006235BB" w:rsidDel="007F5A3E">
          <w:rPr>
            <w:rFonts w:ascii="Arial" w:eastAsia="Arial Unicode MS" w:hAnsi="Arial" w:cs="Arial"/>
            <w:sz w:val="22"/>
            <w:szCs w:val="22"/>
            <w:u w:color="000000"/>
          </w:rPr>
          <w:delText>, articulated</w:delText>
        </w:r>
      </w:del>
      <w:r w:rsidRPr="006235BB">
        <w:rPr>
          <w:rFonts w:ascii="Arial" w:eastAsia="Arial Unicode MS" w:hAnsi="Arial" w:cs="Arial"/>
          <w:sz w:val="22"/>
          <w:szCs w:val="22"/>
          <w:u w:color="000000"/>
        </w:rPr>
        <w:t xml:space="preserve"> pipelines of skills acquisition aimed squarely at ensuring that regional economies becomes sources of resilient workers skilled in bringing value in an era when the machines do the rote stuff. The federal government can also work to coordinate efforts among different regions, and to support the development of centers of excellence or </w:t>
      </w:r>
      <w:del w:id="765" w:author="david jackson" w:date="2018-12-17T16:17:00Z">
        <w:r w:rsidRPr="006235BB" w:rsidDel="00322B0B">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growth poles</w:t>
      </w:r>
      <w:del w:id="766" w:author="david jackson" w:date="2018-12-17T16:17:00Z">
        <w:r w:rsidRPr="006235BB" w:rsidDel="000D2537">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 xml:space="preserve"> throughout the country.</w:t>
      </w:r>
    </w:p>
    <w:p w14:paraId="1E5C34BC" w14:textId="77777777" w:rsidR="00D011E1" w:rsidRPr="006235BB" w:rsidRDefault="00D011E1" w:rsidP="00D011E1">
      <w:pPr>
        <w:spacing w:line="276" w:lineRule="auto"/>
        <w:rPr>
          <w:rFonts w:ascii="Arial" w:eastAsia="Arial Unicode MS" w:hAnsi="Arial" w:cs="Arial"/>
          <w:sz w:val="22"/>
          <w:szCs w:val="22"/>
          <w:u w:color="000000"/>
        </w:rPr>
      </w:pPr>
    </w:p>
    <w:p w14:paraId="525FCCE0" w14:textId="0BC4DF30" w:rsidR="00D011E1" w:rsidRPr="006235BB" w:rsidRDefault="00D011E1" w:rsidP="00D011E1">
      <w:pPr>
        <w:rPr>
          <w:rFonts w:ascii="Arial" w:eastAsia="Arial Unicode MS" w:hAnsi="Arial" w:cs="Arial"/>
          <w:sz w:val="22"/>
          <w:szCs w:val="22"/>
          <w:u w:color="000000"/>
        </w:rPr>
      </w:pPr>
      <w:commentRangeStart w:id="767"/>
      <w:r w:rsidRPr="006235BB">
        <w:rPr>
          <w:rFonts w:ascii="Arial" w:hAnsi="Arial" w:cs="Arial"/>
          <w:sz w:val="22"/>
          <w:szCs w:val="22"/>
        </w:rPr>
        <w:t>Relatedly</w:t>
      </w:r>
      <w:commentRangeEnd w:id="767"/>
      <w:r w:rsidR="007F5A3E">
        <w:rPr>
          <w:rStyle w:val="CommentReference"/>
          <w:rFonts w:ascii="Times New Roman" w:eastAsia="Arial Unicode MS" w:hAnsi="Times New Roman" w:cs="Times New Roman"/>
          <w:bdr w:val="nil"/>
        </w:rPr>
        <w:commentReference w:id="767"/>
      </w:r>
      <w:r w:rsidRPr="006235BB">
        <w:rPr>
          <w:rFonts w:ascii="Arial" w:hAnsi="Arial" w:cs="Arial"/>
          <w:sz w:val="22"/>
          <w:szCs w:val="22"/>
        </w:rPr>
        <w:t xml:space="preserve">, </w:t>
      </w:r>
      <w:r w:rsidRPr="006235BB">
        <w:rPr>
          <w:rFonts w:ascii="Arial" w:eastAsia="Arial Unicode MS" w:hAnsi="Arial" w:cs="Arial"/>
          <w:sz w:val="22"/>
          <w:szCs w:val="22"/>
          <w:u w:color="000000"/>
        </w:rPr>
        <w:t xml:space="preserve">governments should seek to </w:t>
      </w:r>
      <w:r w:rsidRPr="006235BB">
        <w:rPr>
          <w:rFonts w:ascii="Arial" w:eastAsia="Arial Unicode MS" w:hAnsi="Arial" w:cs="Arial"/>
          <w:b/>
          <w:sz w:val="22"/>
          <w:szCs w:val="22"/>
          <w:u w:color="000000"/>
        </w:rPr>
        <w:t>accelerate the adoption of intelligent technology by regional economies</w:t>
      </w:r>
      <w:r w:rsidRPr="006235BB">
        <w:rPr>
          <w:rFonts w:ascii="Arial" w:eastAsia="Arial Unicode MS" w:hAnsi="Arial" w:cs="Arial"/>
          <w:sz w:val="22"/>
          <w:szCs w:val="22"/>
          <w:u w:color="000000"/>
        </w:rPr>
        <w:t xml:space="preserve"> and firms likely to be left behind</w:t>
      </w:r>
      <w:del w:id="768" w:author="david jackson" w:date="2018-12-17T16:17:00Z">
        <w:r w:rsidRPr="006235BB" w:rsidDel="000D2537">
          <w:rPr>
            <w:rFonts w:ascii="Arial" w:eastAsia="Arial Unicode MS" w:hAnsi="Arial" w:cs="Arial"/>
            <w:sz w:val="22"/>
            <w:szCs w:val="22"/>
            <w:u w:color="000000"/>
          </w:rPr>
          <w:delText>—this</w:delText>
        </w:r>
      </w:del>
      <w:r w:rsidRPr="006235BB">
        <w:rPr>
          <w:rFonts w:ascii="Arial" w:eastAsia="Arial Unicode MS" w:hAnsi="Arial" w:cs="Arial"/>
          <w:sz w:val="22"/>
          <w:szCs w:val="22"/>
          <w:u w:color="000000"/>
        </w:rPr>
        <w:t xml:space="preserve"> as a parallel effort to help places become more resilient. This should begin with both the federal and state governments ramping up their </w:t>
      </w:r>
      <w:del w:id="769" w:author="david jackson" w:date="2018-12-17T16:18:00Z">
        <w:r w:rsidRPr="006235BB" w:rsidDel="00B36663">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extension</w:t>
      </w:r>
      <w:del w:id="770" w:author="david jackson" w:date="2018-12-17T16:18:00Z">
        <w:r w:rsidRPr="006235BB" w:rsidDel="00B36663">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 xml:space="preserve"> missions by investing more in efforts to broaden the application, adoption, and commercialization of automation and AI innovations—including through organizational transformation. On this front, the successful Manufacturing Extension Partnership (MEP) network</w:t>
      </w:r>
      <w:r w:rsidRPr="006235BB">
        <w:rPr>
          <w:rFonts w:ascii="Arial" w:eastAsia="Arial Unicode MS" w:hAnsi="Arial" w:cs="Arial"/>
          <w:color w:val="000000"/>
          <w:sz w:val="22"/>
          <w:szCs w:val="22"/>
          <w:u w:color="000000"/>
          <w:lang w:val="en"/>
        </w:rPr>
        <w:t xml:space="preserve"> </w:t>
      </w:r>
      <w:r w:rsidRPr="006235BB">
        <w:rPr>
          <w:rFonts w:ascii="Arial" w:eastAsia="Arial Unicode MS" w:hAnsi="Arial" w:cs="Arial"/>
          <w:sz w:val="22"/>
          <w:szCs w:val="22"/>
          <w:u w:color="000000"/>
        </w:rPr>
        <w:t>offers a 50-state, 30-year precedent for equipping small-</w:t>
      </w:r>
      <w:ins w:id="771" w:author="david jackson" w:date="2018-12-17T16:18:00Z">
        <w:r w:rsidR="00DC4976">
          <w:rPr>
            <w:rFonts w:ascii="Arial" w:eastAsia="Arial Unicode MS" w:hAnsi="Arial" w:cs="Arial"/>
            <w:sz w:val="22"/>
            <w:szCs w:val="22"/>
            <w:u w:color="000000"/>
          </w:rPr>
          <w:t xml:space="preserve"> </w:t>
        </w:r>
      </w:ins>
      <w:r w:rsidRPr="006235BB">
        <w:rPr>
          <w:rFonts w:ascii="Arial" w:eastAsia="Arial Unicode MS" w:hAnsi="Arial" w:cs="Arial"/>
          <w:sz w:val="22"/>
          <w:szCs w:val="22"/>
          <w:u w:color="000000"/>
        </w:rPr>
        <w:t>and</w:t>
      </w:r>
      <w:ins w:id="772" w:author="david jackson" w:date="2018-12-17T16:18:00Z">
        <w:r w:rsidR="00DC4976">
          <w:rPr>
            <w:rFonts w:ascii="Arial" w:eastAsia="Arial Unicode MS" w:hAnsi="Arial" w:cs="Arial"/>
            <w:sz w:val="22"/>
            <w:szCs w:val="22"/>
            <w:u w:color="000000"/>
          </w:rPr>
          <w:t xml:space="preserve"> </w:t>
        </w:r>
      </w:ins>
      <w:del w:id="773" w:author="david jackson" w:date="2018-12-17T16:18:00Z">
        <w:r w:rsidRPr="006235BB" w:rsidDel="00DC4976">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 xml:space="preserve">medium-sized manufacturing with higher-tech </w:t>
      </w:r>
      <w:r w:rsidRPr="006235BB">
        <w:rPr>
          <w:rFonts w:ascii="Arial" w:eastAsia="Arial Unicode MS" w:hAnsi="Arial" w:cs="Arial"/>
          <w:sz w:val="22"/>
          <w:szCs w:val="22"/>
          <w:u w:color="000000"/>
        </w:rPr>
        <w:lastRenderedPageBreak/>
        <w:t>productivity solutions, including in rural places.</w:t>
      </w:r>
      <w:r w:rsidRPr="006235BB">
        <w:rPr>
          <w:rFonts w:ascii="Arial" w:eastAsia="Arial Unicode MS" w:hAnsi="Arial" w:cs="Arial"/>
          <w:sz w:val="22"/>
          <w:szCs w:val="22"/>
          <w:u w:color="000000"/>
          <w:vertAlign w:val="superscript"/>
        </w:rPr>
        <w:endnoteReference w:id="158"/>
      </w:r>
      <w:del w:id="776" w:author="david jackson" w:date="2018-11-29T14:33:00Z">
        <w:r w:rsidRPr="006235BB" w:rsidDel="00BE5ACE">
          <w:rPr>
            <w:rFonts w:ascii="Arial" w:eastAsia="Arial Unicode MS" w:hAnsi="Arial" w:cs="Arial"/>
            <w:sz w:val="22"/>
            <w:szCs w:val="22"/>
            <w:u w:color="000000"/>
          </w:rPr>
          <w:delText xml:space="preserve">  </w:delText>
        </w:r>
      </w:del>
      <w:ins w:id="777" w:author="david jackson" w:date="2018-11-29T14:33:00Z">
        <w:r w:rsidR="00BE5ACE">
          <w:rPr>
            <w:rFonts w:ascii="Arial" w:eastAsia="Arial Unicode MS" w:hAnsi="Arial" w:cs="Arial"/>
            <w:sz w:val="22"/>
            <w:szCs w:val="22"/>
            <w:u w:color="000000"/>
          </w:rPr>
          <w:t xml:space="preserve"> </w:t>
        </w:r>
      </w:ins>
      <w:r w:rsidRPr="006235BB">
        <w:rPr>
          <w:rFonts w:ascii="Arial" w:eastAsia="Arial Unicode MS" w:hAnsi="Arial" w:cs="Arial"/>
          <w:sz w:val="22"/>
          <w:szCs w:val="22"/>
          <w:u w:color="000000"/>
        </w:rPr>
        <w:t xml:space="preserve">Building on that history, the </w:t>
      </w:r>
      <w:del w:id="778" w:author="david jackson" w:date="2018-12-17T16:19:00Z">
        <w:r w:rsidRPr="006235BB" w:rsidDel="00DC4976">
          <w:rPr>
            <w:rFonts w:ascii="Arial" w:eastAsia="Arial Unicode MS" w:hAnsi="Arial" w:cs="Arial"/>
            <w:sz w:val="22"/>
            <w:szCs w:val="22"/>
            <w:u w:color="000000"/>
          </w:rPr>
          <w:delText>U.S</w:delText>
        </w:r>
      </w:del>
      <w:ins w:id="779" w:author="david jackson" w:date="2018-12-17T16:19:00Z">
        <w:r w:rsidR="00DC4976">
          <w:rPr>
            <w:rFonts w:ascii="Arial" w:eastAsia="Arial Unicode MS" w:hAnsi="Arial" w:cs="Arial"/>
            <w:sz w:val="22"/>
            <w:szCs w:val="22"/>
            <w:u w:color="000000"/>
          </w:rPr>
          <w:t>United States</w:t>
        </w:r>
      </w:ins>
      <w:r w:rsidRPr="006235BB">
        <w:rPr>
          <w:rFonts w:ascii="Arial" w:eastAsia="Arial Unicode MS" w:hAnsi="Arial" w:cs="Arial"/>
          <w:sz w:val="22"/>
          <w:szCs w:val="22"/>
          <w:u w:color="000000"/>
        </w:rPr>
        <w:t>. now needs a broader, bolder MEP-style program designed to diffuse high-tech and AI applications and organizational transformations into all corners of the economy, including the service sector.</w:t>
      </w:r>
    </w:p>
    <w:p w14:paraId="404394E4" w14:textId="77777777" w:rsidR="00D011E1" w:rsidRPr="006235BB" w:rsidRDefault="00D011E1" w:rsidP="00D011E1">
      <w:pPr>
        <w:rPr>
          <w:rFonts w:ascii="Arial" w:eastAsia="Arial Unicode MS" w:hAnsi="Arial" w:cs="Arial"/>
          <w:sz w:val="22"/>
          <w:szCs w:val="22"/>
          <w:u w:color="000000"/>
        </w:rPr>
      </w:pPr>
    </w:p>
    <w:p w14:paraId="7BB3B302" w14:textId="6CA9A2F0" w:rsidR="00D011E1" w:rsidRPr="006235BB" w:rsidRDefault="00D011E1" w:rsidP="00D011E1">
      <w:pPr>
        <w:rPr>
          <w:rFonts w:ascii="Arial" w:eastAsia="Arial Unicode MS" w:hAnsi="Arial" w:cs="Arial"/>
          <w:sz w:val="22"/>
          <w:szCs w:val="22"/>
          <w:u w:color="000000"/>
        </w:rPr>
      </w:pPr>
      <w:r w:rsidRPr="006235BB">
        <w:rPr>
          <w:rFonts w:ascii="Arial" w:eastAsia="Arial Unicode MS" w:hAnsi="Arial" w:cs="Arial"/>
          <w:sz w:val="22"/>
          <w:szCs w:val="22"/>
          <w:u w:color="000000"/>
        </w:rPr>
        <w:t xml:space="preserve">Growth in these regions will only be sustainable, however, if the U.S. maintains a robust pipeline of AI-related research and commercialization. Policymakers therefore must </w:t>
      </w:r>
      <w:r w:rsidRPr="006235BB">
        <w:rPr>
          <w:rFonts w:ascii="Arial" w:eastAsia="Arial Unicode MS" w:hAnsi="Arial" w:cs="Arial"/>
          <w:b/>
          <w:sz w:val="22"/>
          <w:szCs w:val="22"/>
          <w:u w:color="000000"/>
        </w:rPr>
        <w:t>expand government research</w:t>
      </w:r>
      <w:r w:rsidRPr="006235BB">
        <w:rPr>
          <w:rFonts w:ascii="Arial" w:eastAsia="Arial Unicode MS" w:hAnsi="Arial" w:cs="Arial"/>
          <w:sz w:val="22"/>
          <w:szCs w:val="22"/>
          <w:u w:color="000000"/>
        </w:rPr>
        <w:t xml:space="preserve"> in crucial AI- and automation-related areas, such as digital</w:t>
      </w:r>
      <w:ins w:id="780" w:author="david jackson" w:date="2018-12-17T16:19:00Z">
        <w:r w:rsidR="00D43BEE">
          <w:rPr>
            <w:rFonts w:ascii="Arial" w:eastAsia="Arial Unicode MS" w:hAnsi="Arial" w:cs="Arial"/>
            <w:sz w:val="22"/>
            <w:szCs w:val="22"/>
            <w:u w:color="000000"/>
          </w:rPr>
          <w:t>ization</w:t>
        </w:r>
      </w:ins>
      <w:r w:rsidRPr="006235BB">
        <w:rPr>
          <w:rFonts w:ascii="Arial" w:eastAsia="Arial Unicode MS" w:hAnsi="Arial" w:cs="Arial"/>
          <w:sz w:val="22"/>
          <w:szCs w:val="22"/>
          <w:u w:color="000000"/>
        </w:rPr>
        <w:t xml:space="preserve"> and robotics. More specifically, further experimentation with the use of region- and sector-based applied research centers would benefit both places themselves and broader government research efforts. This promising model is exemplified by the federal government’s network of Manufacturing USA institutes, including the Advanced Robotics for Manufacturing (ARM) center in Pittsburgh and the Digital Manufacturing and Design Innovation Institute (DMDII) in Chicago.</w:t>
      </w:r>
      <w:r w:rsidRPr="006235BB">
        <w:rPr>
          <w:rFonts w:ascii="Arial" w:eastAsia="Arial Unicode MS" w:hAnsi="Arial" w:cs="Arial"/>
          <w:sz w:val="22"/>
          <w:szCs w:val="22"/>
          <w:u w:color="000000"/>
          <w:vertAlign w:val="superscript"/>
        </w:rPr>
        <w:endnoteReference w:id="159"/>
      </w:r>
      <w:r w:rsidRPr="006235BB">
        <w:rPr>
          <w:rFonts w:ascii="Arial" w:eastAsia="Arial Unicode MS" w:hAnsi="Arial" w:cs="Arial"/>
          <w:sz w:val="22"/>
          <w:szCs w:val="22"/>
          <w:u w:color="000000"/>
        </w:rPr>
        <w:t xml:space="preserve"> Localized, theme-based nodes within a larger network of distributed research centers are demonstrating a powerful way of spurring R&amp;D innovation and commercialization.</w:t>
      </w:r>
      <w:r w:rsidRPr="006235BB">
        <w:rPr>
          <w:rFonts w:ascii="Arial" w:eastAsia="Arial Unicode MS" w:hAnsi="Arial" w:cs="Arial"/>
          <w:sz w:val="22"/>
          <w:szCs w:val="22"/>
          <w:u w:color="000000"/>
          <w:vertAlign w:val="superscript"/>
        </w:rPr>
        <w:endnoteReference w:id="160"/>
      </w:r>
      <w:r w:rsidRPr="006235BB">
        <w:rPr>
          <w:rFonts w:ascii="Arial" w:eastAsia="Arial Unicode MS" w:hAnsi="Arial" w:cs="Arial"/>
          <w:sz w:val="22"/>
          <w:szCs w:val="22"/>
          <w:u w:color="000000"/>
        </w:rPr>
        <w:t xml:space="preserve"> The ARM and DMDII institutes each also include among their missions the demonstration and diffusion of digital and automation technologies, including to small-and-medium-sized enterprises (SMEs), which further enhances the government’s “extension” mission. The model has great potential for delivering further work on automation.</w:t>
      </w:r>
    </w:p>
    <w:p w14:paraId="37E75F2B" w14:textId="77777777" w:rsidR="00D011E1" w:rsidRPr="006235BB" w:rsidRDefault="00D011E1" w:rsidP="00D011E1">
      <w:pPr>
        <w:spacing w:line="276" w:lineRule="auto"/>
        <w:rPr>
          <w:rFonts w:ascii="Arial" w:eastAsia="Arial Unicode MS" w:hAnsi="Arial" w:cs="Arial"/>
          <w:sz w:val="22"/>
          <w:szCs w:val="22"/>
          <w:u w:color="000000"/>
        </w:rPr>
      </w:pPr>
    </w:p>
    <w:p w14:paraId="423ACFCF" w14:textId="77777777" w:rsidR="00D011E1" w:rsidRPr="006235BB" w:rsidRDefault="00D011E1" w:rsidP="00D011E1">
      <w:pPr>
        <w:rPr>
          <w:rFonts w:ascii="Arial" w:hAnsi="Arial" w:cs="Arial"/>
          <w:b/>
          <w:sz w:val="22"/>
          <w:szCs w:val="22"/>
        </w:rPr>
      </w:pPr>
      <w:r w:rsidRPr="006235BB">
        <w:rPr>
          <w:rFonts w:ascii="Arial" w:hAnsi="Arial" w:cs="Arial"/>
          <w:b/>
          <w:sz w:val="22"/>
          <w:szCs w:val="22"/>
        </w:rPr>
        <w:t>Expand support for community adjustment</w:t>
      </w:r>
    </w:p>
    <w:p w14:paraId="65431436" w14:textId="77777777" w:rsidR="00D011E1" w:rsidRPr="006235BB" w:rsidRDefault="00D011E1" w:rsidP="00D011E1">
      <w:pPr>
        <w:rPr>
          <w:rFonts w:ascii="Arial" w:eastAsia="Arial Unicode MS" w:hAnsi="Arial" w:cs="Arial Unicode MS"/>
          <w:b/>
          <w:sz w:val="22"/>
          <w:szCs w:val="22"/>
          <w:u w:color="000000"/>
        </w:rPr>
      </w:pPr>
    </w:p>
    <w:p w14:paraId="596B378E" w14:textId="256BCEB8" w:rsidR="00D011E1" w:rsidRPr="006235BB" w:rsidRDefault="00D011E1" w:rsidP="00D011E1">
      <w:pPr>
        <w:rPr>
          <w:rFonts w:ascii="Arial" w:eastAsia="Arial Unicode MS" w:hAnsi="Arial" w:cs="Arial Unicode MS"/>
          <w:sz w:val="22"/>
          <w:szCs w:val="22"/>
          <w:u w:color="000000"/>
        </w:rPr>
      </w:pPr>
      <w:r w:rsidRPr="006235BB">
        <w:rPr>
          <w:rFonts w:ascii="Arial" w:eastAsia="Arial Unicode MS" w:hAnsi="Arial" w:cs="Arial Unicode MS"/>
          <w:sz w:val="22"/>
          <w:szCs w:val="22"/>
          <w:u w:color="000000"/>
        </w:rPr>
        <w:t xml:space="preserve">And yet, not even successful efforts to promote more communities’ resilience will prevent substantial harm to others. As this report has shown, the spatial impacts of automation will not be spread evenly. </w:t>
      </w:r>
      <w:del w:id="781" w:author="david jackson" w:date="2018-12-17T16:21:00Z">
        <w:r w:rsidRPr="006235BB" w:rsidDel="004075C1">
          <w:rPr>
            <w:rFonts w:ascii="Arial" w:eastAsia="Arial Unicode MS" w:hAnsi="Arial" w:cs="Arial Unicode MS"/>
            <w:sz w:val="22"/>
            <w:szCs w:val="22"/>
            <w:u w:color="000000"/>
          </w:rPr>
          <w:delText>In fact, s</w:delText>
        </w:r>
      </w:del>
      <w:ins w:id="782" w:author="david jackson" w:date="2018-12-17T16:21:00Z">
        <w:r w:rsidR="004075C1">
          <w:rPr>
            <w:rFonts w:ascii="Arial" w:eastAsia="Arial Unicode MS" w:hAnsi="Arial" w:cs="Arial Unicode MS"/>
            <w:sz w:val="22"/>
            <w:szCs w:val="22"/>
            <w:u w:color="000000"/>
          </w:rPr>
          <w:t>S</w:t>
        </w:r>
      </w:ins>
      <w:r w:rsidRPr="006235BB">
        <w:rPr>
          <w:rFonts w:ascii="Arial" w:eastAsia="Arial Unicode MS" w:hAnsi="Arial" w:cs="Arial Unicode MS"/>
          <w:sz w:val="22"/>
          <w:szCs w:val="22"/>
          <w:u w:color="000000"/>
        </w:rPr>
        <w:t>ome regions, in particular those on the smaller end of the size distribution, are going to suffer much more disruption than others. For that reason, federal and state policymakers need to complement efforts to boost local resilience with special targeted interventions to mitigate the worst local impacts of automation. Here there are antecedents as well, such as the EDA’s Adjustment Program, or the Department of Energy’s Partnerships for Opportunity and Workforce and Economic Revitalization (POWER) program, aimed at communities impacted by changes in energy policy.</w:t>
      </w:r>
      <w:r w:rsidRPr="006235BB">
        <w:rPr>
          <w:rStyle w:val="EndnoteReference"/>
          <w:rFonts w:ascii="Arial" w:eastAsia="Arial Unicode MS" w:hAnsi="Arial" w:cs="Arial Unicode MS"/>
          <w:sz w:val="22"/>
          <w:szCs w:val="22"/>
          <w:u w:color="000000"/>
        </w:rPr>
        <w:endnoteReference w:id="161"/>
      </w:r>
      <w:r w:rsidRPr="006235BB">
        <w:rPr>
          <w:rFonts w:ascii="Arial" w:eastAsia="Arial Unicode MS" w:hAnsi="Arial" w:cs="Arial Unicode MS"/>
          <w:sz w:val="22"/>
          <w:szCs w:val="22"/>
          <w:u w:color="000000"/>
        </w:rPr>
        <w:t xml:space="preserve"> However, these programs’ modest scale and disjointed coordination limits their impact. </w:t>
      </w:r>
      <w:del w:id="783" w:author="david jackson" w:date="2018-12-17T16:21:00Z">
        <w:r w:rsidRPr="006235BB" w:rsidDel="00D80BD1">
          <w:rPr>
            <w:rFonts w:ascii="Arial" w:eastAsia="Arial Unicode MS" w:hAnsi="Arial" w:cs="Arial Unicode MS"/>
            <w:sz w:val="22"/>
            <w:szCs w:val="22"/>
            <w:u w:color="000000"/>
          </w:rPr>
          <w:delText>So, in</w:delText>
        </w:r>
      </w:del>
      <w:ins w:id="784" w:author="david jackson" w:date="2018-12-17T16:21:00Z">
        <w:r w:rsidR="00D80BD1">
          <w:rPr>
            <w:rFonts w:ascii="Arial" w:eastAsia="Arial Unicode MS" w:hAnsi="Arial" w:cs="Arial Unicode MS"/>
            <w:sz w:val="22"/>
            <w:szCs w:val="22"/>
            <w:u w:color="000000"/>
          </w:rPr>
          <w:t>In</w:t>
        </w:r>
      </w:ins>
      <w:r w:rsidRPr="006235BB">
        <w:rPr>
          <w:rFonts w:ascii="Arial" w:eastAsia="Arial Unicode MS" w:hAnsi="Arial" w:cs="Arial Unicode MS"/>
          <w:sz w:val="22"/>
          <w:szCs w:val="22"/>
          <w:u w:color="000000"/>
        </w:rPr>
        <w:t xml:space="preserve"> order to improve effectiveness, a more robust national strategy may well be needed. </w:t>
      </w:r>
    </w:p>
    <w:p w14:paraId="013F178F" w14:textId="77777777" w:rsidR="00D011E1" w:rsidRPr="006235BB" w:rsidRDefault="00D011E1" w:rsidP="00D011E1">
      <w:pPr>
        <w:rPr>
          <w:rFonts w:ascii="Arial" w:eastAsia="Arial Unicode MS" w:hAnsi="Arial" w:cs="Arial Unicode MS"/>
          <w:sz w:val="22"/>
          <w:szCs w:val="22"/>
          <w:u w:color="000000"/>
        </w:rPr>
      </w:pPr>
    </w:p>
    <w:p w14:paraId="6C777BAC" w14:textId="09374D91" w:rsidR="00D011E1" w:rsidRPr="006235BB" w:rsidRDefault="00D011E1" w:rsidP="00D011E1">
      <w:pPr>
        <w:rPr>
          <w:rFonts w:ascii="Arial" w:eastAsia="Arial Unicode MS" w:hAnsi="Arial" w:cs="Arial Unicode MS"/>
          <w:sz w:val="22"/>
          <w:szCs w:val="22"/>
          <w:u w:color="000000"/>
        </w:rPr>
      </w:pPr>
      <w:r w:rsidRPr="006235BB">
        <w:rPr>
          <w:rFonts w:ascii="Arial" w:eastAsia="Arial Unicode MS" w:hAnsi="Arial" w:cs="Arial Unicode MS"/>
          <w:sz w:val="22"/>
          <w:szCs w:val="22"/>
          <w:u w:color="000000"/>
        </w:rPr>
        <w:t>Such an initiative would likely begin by marshaling government and private sector resources into affected communities, and should be complemented with efforts to boost labor demand in those areas.</w:t>
      </w:r>
      <w:del w:id="785" w:author="david jackson" w:date="2018-11-29T14:33:00Z">
        <w:r w:rsidRPr="006235BB" w:rsidDel="00BE5ACE">
          <w:rPr>
            <w:rFonts w:ascii="Arial" w:eastAsia="Arial Unicode MS" w:hAnsi="Arial" w:cs="Arial Unicode MS"/>
            <w:sz w:val="22"/>
            <w:szCs w:val="22"/>
            <w:u w:color="000000"/>
          </w:rPr>
          <w:delText xml:space="preserve">  </w:delText>
        </w:r>
      </w:del>
      <w:ins w:id="786" w:author="david jackson" w:date="2018-11-29T14:33:00Z">
        <w:r w:rsidR="00BE5ACE">
          <w:rPr>
            <w:rFonts w:ascii="Arial" w:eastAsia="Arial Unicode MS" w:hAnsi="Arial" w:cs="Arial Unicode MS"/>
            <w:sz w:val="22"/>
            <w:szCs w:val="22"/>
            <w:u w:color="000000"/>
          </w:rPr>
          <w:t xml:space="preserve"> </w:t>
        </w:r>
      </w:ins>
      <w:r w:rsidRPr="006235BB">
        <w:rPr>
          <w:rFonts w:ascii="Arial" w:eastAsia="Arial Unicode MS" w:hAnsi="Arial" w:cs="Arial Unicode MS"/>
          <w:sz w:val="22"/>
          <w:szCs w:val="22"/>
          <w:u w:color="000000"/>
        </w:rPr>
        <w:t xml:space="preserve">Governments should first leverage public and private sector resources to </w:t>
      </w:r>
      <w:r w:rsidRPr="006235BB">
        <w:rPr>
          <w:rFonts w:ascii="Arial" w:eastAsia="Arial Unicode MS" w:hAnsi="Arial" w:cs="Arial Unicode MS"/>
          <w:b/>
          <w:sz w:val="22"/>
          <w:szCs w:val="22"/>
          <w:u w:color="000000"/>
        </w:rPr>
        <w:t>channel job-creating investment into communities and places being adversely affected</w:t>
      </w:r>
      <w:r w:rsidRPr="006235BB">
        <w:rPr>
          <w:rFonts w:ascii="Arial" w:eastAsia="Arial Unicode MS" w:hAnsi="Arial" w:cs="Arial Unicode MS"/>
          <w:sz w:val="22"/>
          <w:szCs w:val="22"/>
          <w:u w:color="000000"/>
        </w:rPr>
        <w:t xml:space="preserve"> by automation, recognizing that some places are experiencing more displacement than others.</w:t>
      </w:r>
      <w:r w:rsidRPr="006235BB">
        <w:rPr>
          <w:rFonts w:ascii="Arial" w:eastAsia="Arial Unicode MS" w:hAnsi="Arial" w:cs="Arial Unicode MS"/>
          <w:sz w:val="22"/>
          <w:szCs w:val="22"/>
          <w:u w:color="000000"/>
          <w:vertAlign w:val="superscript"/>
        </w:rPr>
        <w:endnoteReference w:id="162"/>
      </w:r>
      <w:r w:rsidRPr="006235BB">
        <w:rPr>
          <w:rFonts w:ascii="Arial" w:eastAsia="Arial Unicode MS" w:hAnsi="Arial" w:cs="Arial Unicode MS"/>
          <w:sz w:val="22"/>
          <w:szCs w:val="22"/>
          <w:u w:color="000000"/>
        </w:rPr>
        <w:t xml:space="preserve"> Placing federal or state assets in such places—in conjunction with efforts to spark entrepreneurship by streamlining regulations—could help</w:t>
      </w:r>
      <w:del w:id="787" w:author="david jackson" w:date="2018-12-17T16:29:00Z">
        <w:r w:rsidRPr="006235BB" w:rsidDel="00BC2494">
          <w:rPr>
            <w:rFonts w:ascii="Arial" w:eastAsia="Arial Unicode MS" w:hAnsi="Arial" w:cs="Arial Unicode MS"/>
            <w:sz w:val="22"/>
            <w:szCs w:val="22"/>
            <w:u w:color="000000"/>
          </w:rPr>
          <w:delText xml:space="preserve"> here</w:delText>
        </w:r>
      </w:del>
      <w:r w:rsidRPr="006235BB">
        <w:rPr>
          <w:rFonts w:ascii="Arial" w:eastAsia="Arial Unicode MS" w:hAnsi="Arial" w:cs="Arial Unicode MS"/>
          <w:sz w:val="22"/>
          <w:szCs w:val="22"/>
          <w:u w:color="000000"/>
        </w:rPr>
        <w:t>.</w:t>
      </w:r>
      <w:r w:rsidRPr="006235BB">
        <w:rPr>
          <w:rFonts w:ascii="Arial" w:eastAsia="Arial Unicode MS" w:hAnsi="Arial" w:cs="Arial Unicode MS"/>
          <w:sz w:val="22"/>
          <w:szCs w:val="22"/>
          <w:u w:color="000000"/>
          <w:vertAlign w:val="superscript"/>
        </w:rPr>
        <w:endnoteReference w:id="163"/>
      </w:r>
      <w:r w:rsidRPr="006235BB">
        <w:rPr>
          <w:rFonts w:ascii="Arial" w:eastAsia="Arial Unicode MS" w:hAnsi="Arial" w:cs="Arial Unicode MS"/>
          <w:sz w:val="22"/>
          <w:szCs w:val="22"/>
          <w:u w:color="000000"/>
        </w:rPr>
        <w:t xml:space="preserve"> So could explicit regional catch-up programs.</w:t>
      </w:r>
      <w:r w:rsidRPr="006235BB">
        <w:rPr>
          <w:rFonts w:ascii="Arial" w:eastAsia="Arial Unicode MS" w:hAnsi="Arial" w:cs="Arial Unicode MS"/>
          <w:sz w:val="22"/>
          <w:szCs w:val="22"/>
          <w:u w:color="000000"/>
          <w:vertAlign w:val="superscript"/>
        </w:rPr>
        <w:endnoteReference w:id="164"/>
      </w:r>
      <w:del w:id="788" w:author="david jackson" w:date="2018-11-29T14:33:00Z">
        <w:r w:rsidRPr="006235BB" w:rsidDel="00BE5ACE">
          <w:rPr>
            <w:rFonts w:ascii="Arial" w:eastAsia="Arial Unicode MS" w:hAnsi="Arial" w:cs="Arial Unicode MS"/>
            <w:sz w:val="22"/>
            <w:szCs w:val="22"/>
            <w:u w:color="000000"/>
          </w:rPr>
          <w:delText xml:space="preserve">  </w:delText>
        </w:r>
      </w:del>
      <w:ins w:id="789" w:author="david jackson" w:date="2018-11-29T14:33:00Z">
        <w:r w:rsidR="00BE5ACE">
          <w:rPr>
            <w:rFonts w:ascii="Arial" w:eastAsia="Arial Unicode MS" w:hAnsi="Arial" w:cs="Arial Unicode MS"/>
            <w:sz w:val="22"/>
            <w:szCs w:val="22"/>
            <w:u w:color="000000"/>
          </w:rPr>
          <w:t xml:space="preserve"> </w:t>
        </w:r>
      </w:ins>
    </w:p>
    <w:p w14:paraId="3ED07490" w14:textId="77777777" w:rsidR="00D011E1" w:rsidRPr="006235BB" w:rsidRDefault="00D011E1" w:rsidP="00D011E1">
      <w:pPr>
        <w:rPr>
          <w:rFonts w:ascii="Arial" w:eastAsia="Arial Unicode MS" w:hAnsi="Arial" w:cs="Arial Unicode MS"/>
          <w:sz w:val="22"/>
          <w:szCs w:val="22"/>
          <w:u w:color="000000"/>
        </w:rPr>
      </w:pPr>
    </w:p>
    <w:p w14:paraId="5E14A016" w14:textId="12FCE213" w:rsidR="00D011E1" w:rsidRPr="006235BB" w:rsidRDefault="00D011E1" w:rsidP="00D011E1">
      <w:pPr>
        <w:rPr>
          <w:rFonts w:ascii="Arial" w:hAnsi="Arial" w:cs="Arial"/>
          <w:sz w:val="22"/>
          <w:szCs w:val="22"/>
        </w:rPr>
      </w:pPr>
      <w:r w:rsidRPr="006235BB">
        <w:rPr>
          <w:rFonts w:ascii="Arial" w:hAnsi="Arial" w:cs="Arial"/>
          <w:sz w:val="22"/>
          <w:szCs w:val="22"/>
        </w:rPr>
        <w:t>With that said, the history of U.S. strategy to spur growth and development in communities and regions has been to give small</w:t>
      </w:r>
      <w:ins w:id="790" w:author="david jackson" w:date="2018-12-17T16:30:00Z">
        <w:r w:rsidR="008D0205">
          <w:rPr>
            <w:rFonts w:ascii="Arial" w:hAnsi="Arial" w:cs="Arial"/>
            <w:sz w:val="22"/>
            <w:szCs w:val="22"/>
          </w:rPr>
          <w:t xml:space="preserve"> </w:t>
        </w:r>
      </w:ins>
      <w:del w:id="791" w:author="david jackson" w:date="2018-12-17T16:30:00Z">
        <w:r w:rsidRPr="006235BB" w:rsidDel="008D0205">
          <w:rPr>
            <w:rFonts w:ascii="Arial" w:hAnsi="Arial" w:cs="Arial"/>
            <w:sz w:val="22"/>
            <w:szCs w:val="22"/>
          </w:rPr>
          <w:delText xml:space="preserve">, </w:delText>
        </w:r>
      </w:del>
      <w:r w:rsidRPr="006235BB">
        <w:rPr>
          <w:rFonts w:ascii="Arial" w:hAnsi="Arial" w:cs="Arial"/>
          <w:sz w:val="22"/>
          <w:szCs w:val="22"/>
        </w:rPr>
        <w:t>ad hoc grants to many places, few of which have prospects for a turnaround without sustained</w:t>
      </w:r>
      <w:del w:id="792" w:author="david jackson" w:date="2018-12-17T16:30:00Z">
        <w:r w:rsidRPr="006235BB" w:rsidDel="008D0205">
          <w:rPr>
            <w:rFonts w:ascii="Arial" w:hAnsi="Arial" w:cs="Arial"/>
            <w:sz w:val="22"/>
            <w:szCs w:val="22"/>
          </w:rPr>
          <w:delText>,</w:delText>
        </w:r>
      </w:del>
      <w:r w:rsidRPr="006235BB">
        <w:rPr>
          <w:rFonts w:ascii="Arial" w:hAnsi="Arial" w:cs="Arial"/>
          <w:sz w:val="22"/>
          <w:szCs w:val="22"/>
        </w:rPr>
        <w:t xml:space="preserve"> intensive investment. A more effective strategy would be to give extensive support to a few areas, with the goal of producing hubs for regional growth. In this regard, the federal government should offer support to 10 or so medium-sized metro</w:t>
      </w:r>
      <w:ins w:id="793" w:author="david jackson" w:date="2018-12-17T16:30:00Z">
        <w:r w:rsidR="00EC5F3F">
          <w:rPr>
            <w:rFonts w:ascii="Arial" w:hAnsi="Arial" w:cs="Arial"/>
            <w:sz w:val="22"/>
            <w:szCs w:val="22"/>
          </w:rPr>
          <w:t xml:space="preserve"> area</w:t>
        </w:r>
      </w:ins>
      <w:r w:rsidRPr="006235BB">
        <w:rPr>
          <w:rFonts w:ascii="Arial" w:hAnsi="Arial" w:cs="Arial"/>
          <w:sz w:val="22"/>
          <w:szCs w:val="22"/>
        </w:rPr>
        <w:t xml:space="preserve">s, to be selected through a competitive </w:t>
      </w:r>
      <w:r w:rsidRPr="006235BB">
        <w:rPr>
          <w:rFonts w:ascii="Arial" w:hAnsi="Arial" w:cs="Arial"/>
          <w:sz w:val="22"/>
          <w:szCs w:val="22"/>
        </w:rPr>
        <w:lastRenderedPageBreak/>
        <w:t xml:space="preserve">grant process, to serve as regional </w:t>
      </w:r>
      <w:del w:id="794" w:author="david jackson" w:date="2018-12-17T16:30:00Z">
        <w:r w:rsidRPr="006235BB" w:rsidDel="00EC5F3F">
          <w:rPr>
            <w:rFonts w:ascii="Arial" w:hAnsi="Arial" w:cs="Arial"/>
            <w:sz w:val="22"/>
            <w:szCs w:val="22"/>
          </w:rPr>
          <w:delText>“</w:delText>
        </w:r>
      </w:del>
      <w:r w:rsidRPr="006235BB">
        <w:rPr>
          <w:rFonts w:ascii="Arial" w:hAnsi="Arial" w:cs="Arial"/>
          <w:sz w:val="22"/>
          <w:szCs w:val="22"/>
        </w:rPr>
        <w:t>growth poles.</w:t>
      </w:r>
      <w:del w:id="795" w:author="david jackson" w:date="2018-12-17T16:30:00Z">
        <w:r w:rsidRPr="006235BB" w:rsidDel="00EC5F3F">
          <w:rPr>
            <w:rFonts w:ascii="Arial" w:hAnsi="Arial" w:cs="Arial"/>
            <w:sz w:val="22"/>
            <w:szCs w:val="22"/>
          </w:rPr>
          <w:delText>”</w:delText>
        </w:r>
      </w:del>
      <w:r w:rsidRPr="006235BB">
        <w:rPr>
          <w:rFonts w:ascii="Arial" w:hAnsi="Arial" w:cs="Arial"/>
          <w:sz w:val="22"/>
          <w:szCs w:val="22"/>
        </w:rPr>
        <w:t xml:space="preserve"> This investment would consist of a suite of research, tax, infrastructure, and economic development benefits from the government, and would be coupled with corresponding investment by states and the private sector. Through this, growth poles would serve as </w:t>
      </w:r>
      <w:del w:id="796" w:author="david jackson" w:date="2018-12-17T16:31:00Z">
        <w:r w:rsidRPr="006235BB" w:rsidDel="000E0C18">
          <w:rPr>
            <w:rFonts w:ascii="Arial" w:hAnsi="Arial" w:cs="Arial"/>
            <w:sz w:val="22"/>
            <w:szCs w:val="22"/>
          </w:rPr>
          <w:delText>an anchor</w:delText>
        </w:r>
      </w:del>
      <w:ins w:id="797" w:author="david jackson" w:date="2018-12-17T16:31:00Z">
        <w:r w:rsidR="000E0C18">
          <w:rPr>
            <w:rFonts w:ascii="Arial" w:hAnsi="Arial" w:cs="Arial"/>
            <w:sz w:val="22"/>
            <w:szCs w:val="22"/>
          </w:rPr>
          <w:t>anchors</w:t>
        </w:r>
      </w:ins>
      <w:r w:rsidRPr="006235BB">
        <w:rPr>
          <w:rFonts w:ascii="Arial" w:hAnsi="Arial" w:cs="Arial"/>
          <w:sz w:val="22"/>
          <w:szCs w:val="22"/>
        </w:rPr>
        <w:t xml:space="preserve"> to enhance growth in the larger surrounding regions.</w:t>
      </w:r>
      <w:r w:rsidRPr="006235BB">
        <w:rPr>
          <w:rStyle w:val="EndnoteReference"/>
          <w:rFonts w:ascii="Arial" w:hAnsi="Arial" w:cs="Arial"/>
          <w:sz w:val="22"/>
          <w:szCs w:val="22"/>
        </w:rPr>
        <w:endnoteReference w:id="165"/>
      </w:r>
    </w:p>
    <w:p w14:paraId="584E5BC9" w14:textId="77777777" w:rsidR="00D011E1" w:rsidRPr="006235BB" w:rsidRDefault="00D011E1" w:rsidP="00D011E1">
      <w:pPr>
        <w:rPr>
          <w:rFonts w:ascii="Arial" w:eastAsia="Arial Unicode MS" w:hAnsi="Arial" w:cs="Arial Unicode MS"/>
          <w:sz w:val="22"/>
          <w:szCs w:val="22"/>
          <w:u w:color="000000"/>
        </w:rPr>
      </w:pPr>
    </w:p>
    <w:p w14:paraId="51240828" w14:textId="046A6C33" w:rsidR="00D011E1" w:rsidRPr="006235BB"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b/>
          <w:sz w:val="22"/>
          <w:szCs w:val="22"/>
          <w:u w:color="000000"/>
        </w:rPr>
      </w:pPr>
      <w:r w:rsidRPr="006235BB">
        <w:rPr>
          <w:rFonts w:ascii="Arial" w:eastAsia="Arial Unicode MS" w:hAnsi="Arial" w:cs="Arial"/>
          <w:b/>
          <w:sz w:val="22"/>
          <w:szCs w:val="22"/>
          <w:u w:color="000000"/>
        </w:rPr>
        <w:t xml:space="preserve">Defense </w:t>
      </w:r>
      <w:r w:rsidR="003D7889" w:rsidRPr="006235BB">
        <w:rPr>
          <w:rFonts w:ascii="Arial" w:eastAsia="Arial Unicode MS" w:hAnsi="Arial" w:cs="Arial"/>
          <w:b/>
          <w:sz w:val="22"/>
          <w:szCs w:val="22"/>
          <w:u w:color="000000"/>
        </w:rPr>
        <w:t>adjustment programs</w:t>
      </w:r>
    </w:p>
    <w:p w14:paraId="6E59D413" w14:textId="77777777" w:rsidR="00D011E1" w:rsidRPr="006235BB" w:rsidRDefault="00D011E1" w:rsidP="00D011E1">
      <w:pPr>
        <w:pBdr>
          <w:top w:val="single" w:sz="4" w:space="1" w:color="auto"/>
          <w:left w:val="single" w:sz="4" w:space="4" w:color="auto"/>
          <w:bottom w:val="single" w:sz="4" w:space="1" w:color="auto"/>
          <w:right w:val="single" w:sz="4" w:space="4" w:color="auto"/>
        </w:pBdr>
        <w:shd w:val="pct10" w:color="auto" w:fill="auto"/>
        <w:spacing w:line="276" w:lineRule="auto"/>
        <w:rPr>
          <w:rFonts w:ascii="Arial" w:eastAsia="Arial Unicode MS" w:hAnsi="Arial" w:cs="Arial"/>
          <w:sz w:val="22"/>
          <w:szCs w:val="22"/>
          <w:u w:color="000000"/>
        </w:rPr>
      </w:pPr>
    </w:p>
    <w:p w14:paraId="0729CC2D" w14:textId="41EDDDD3" w:rsidR="00D011E1" w:rsidRPr="006235BB" w:rsidRDefault="00D011E1">
      <w:pPr>
        <w:pBdr>
          <w:top w:val="single" w:sz="4" w:space="1" w:color="auto"/>
          <w:left w:val="single" w:sz="4" w:space="4" w:color="auto"/>
          <w:bottom w:val="single" w:sz="4" w:space="1" w:color="auto"/>
          <w:right w:val="single" w:sz="4" w:space="4" w:color="auto"/>
        </w:pBdr>
        <w:shd w:val="pct10" w:color="auto" w:fill="auto"/>
        <w:rPr>
          <w:rFonts w:ascii="Arial" w:eastAsia="Arial Unicode MS" w:hAnsi="Arial" w:cs="Arial"/>
          <w:sz w:val="22"/>
          <w:szCs w:val="22"/>
          <w:u w:color="000000"/>
        </w:rPr>
        <w:pPrChange w:id="801" w:author="david jackson" w:date="2018-11-29T14:24:00Z">
          <w:pPr>
            <w:pBdr>
              <w:top w:val="single" w:sz="4" w:space="1" w:color="auto"/>
              <w:left w:val="single" w:sz="4" w:space="4" w:color="auto"/>
              <w:bottom w:val="single" w:sz="4" w:space="1" w:color="auto"/>
              <w:right w:val="single" w:sz="4" w:space="4" w:color="auto"/>
            </w:pBdr>
            <w:shd w:val="pct10" w:color="auto" w:fill="auto"/>
            <w:spacing w:line="276" w:lineRule="auto"/>
          </w:pPr>
        </w:pPrChange>
      </w:pPr>
      <w:r w:rsidRPr="006235BB">
        <w:rPr>
          <w:rFonts w:ascii="Arial" w:eastAsia="Arial Unicode MS" w:hAnsi="Arial" w:cs="Arial"/>
          <w:sz w:val="22"/>
          <w:szCs w:val="22"/>
          <w:u w:color="000000"/>
        </w:rPr>
        <w:t>The Department of Defense (DOD) is the U.S. government’s largest department in spend</w:t>
      </w:r>
      <w:ins w:id="802" w:author="david jackson" w:date="2018-11-29T14:23:00Z">
        <w:r w:rsidR="009B5628">
          <w:rPr>
            <w:rFonts w:ascii="Arial" w:eastAsia="Arial Unicode MS" w:hAnsi="Arial" w:cs="Arial"/>
            <w:sz w:val="22"/>
            <w:szCs w:val="22"/>
            <w:u w:color="000000"/>
          </w:rPr>
          <w:t>ing</w:t>
        </w:r>
      </w:ins>
      <w:r w:rsidRPr="006235BB">
        <w:rPr>
          <w:rFonts w:ascii="Arial" w:eastAsia="Arial Unicode MS" w:hAnsi="Arial" w:cs="Arial"/>
          <w:sz w:val="22"/>
          <w:szCs w:val="22"/>
          <w:u w:color="000000"/>
        </w:rPr>
        <w:t>, personnel, and physical infrastructure. As a result, changes to its programs and force structure can have significant economic impacts. For communities, the closure of a military base or cancellation of a DOD program has an impact similar to the closure of a factory or business due to automation, and can cause major disruptions for contractors and manufacturers throughout the supply chain.</w:t>
      </w:r>
    </w:p>
    <w:p w14:paraId="698A83C8" w14:textId="77777777" w:rsidR="00D011E1" w:rsidRPr="006235BB" w:rsidRDefault="00D011E1" w:rsidP="00D011E1">
      <w:pPr>
        <w:pBdr>
          <w:top w:val="single" w:sz="4" w:space="1" w:color="auto"/>
          <w:left w:val="single" w:sz="4" w:space="4" w:color="auto"/>
          <w:bottom w:val="single" w:sz="4" w:space="1" w:color="auto"/>
          <w:right w:val="single" w:sz="4" w:space="4" w:color="auto"/>
        </w:pBdr>
        <w:shd w:val="pct10" w:color="auto" w:fill="auto"/>
        <w:rPr>
          <w:rFonts w:ascii="Arial" w:hAnsi="Arial" w:cs="Arial"/>
          <w:sz w:val="22"/>
          <w:szCs w:val="22"/>
          <w:u w:color="000000"/>
        </w:rPr>
      </w:pPr>
    </w:p>
    <w:p w14:paraId="01EE7AA8" w14:textId="77777777" w:rsidR="00D011E1" w:rsidRPr="006235BB" w:rsidRDefault="00D011E1" w:rsidP="00D011E1">
      <w:pPr>
        <w:pBdr>
          <w:top w:val="single" w:sz="4" w:space="1" w:color="auto"/>
          <w:left w:val="single" w:sz="4" w:space="4" w:color="auto"/>
          <w:bottom w:val="single" w:sz="4" w:space="1" w:color="auto"/>
          <w:right w:val="single" w:sz="4" w:space="4" w:color="auto"/>
        </w:pBdr>
        <w:shd w:val="pct10" w:color="auto" w:fill="auto"/>
        <w:rPr>
          <w:rFonts w:ascii="Arial" w:hAnsi="Arial" w:cs="Arial"/>
          <w:sz w:val="22"/>
          <w:szCs w:val="22"/>
          <w:u w:color="000000"/>
        </w:rPr>
      </w:pPr>
      <w:r w:rsidRPr="006235BB">
        <w:rPr>
          <w:rFonts w:ascii="Arial" w:hAnsi="Arial" w:cs="Arial"/>
          <w:sz w:val="22"/>
          <w:szCs w:val="22"/>
          <w:u w:color="000000"/>
        </w:rPr>
        <w:t>In response, the DOD Office of Economic Adjustment (OEA) helps communities adapt to base closures through its BRAC assistance program, and to DOD program cancellations through its Defense Industry Adjustment program. These programs provide a variety of different supports for communities and firms. Most importantly, they provide grants and project management to help eligible communities develop adjustment plans. Additional resources include funding to develop plans to reuse military facilities, support in securing other federal funding and resources, and helping to facilitate the exchange of best practices among communities.</w:t>
      </w:r>
      <w:r w:rsidRPr="006235BB">
        <w:rPr>
          <w:rStyle w:val="EndnoteReference"/>
          <w:rFonts w:ascii="Arial" w:hAnsi="Arial" w:cs="Arial"/>
          <w:sz w:val="22"/>
          <w:szCs w:val="22"/>
          <w:u w:color="000000"/>
        </w:rPr>
        <w:endnoteReference w:id="166"/>
      </w:r>
    </w:p>
    <w:p w14:paraId="34E44132" w14:textId="77777777" w:rsidR="00D011E1" w:rsidRPr="006235BB" w:rsidRDefault="00D011E1" w:rsidP="00D011E1">
      <w:pPr>
        <w:pBdr>
          <w:top w:val="single" w:sz="4" w:space="1" w:color="auto"/>
          <w:left w:val="single" w:sz="4" w:space="4" w:color="auto"/>
          <w:bottom w:val="single" w:sz="4" w:space="1" w:color="auto"/>
          <w:right w:val="single" w:sz="4" w:space="4" w:color="auto"/>
        </w:pBdr>
        <w:shd w:val="pct10" w:color="auto" w:fill="auto"/>
        <w:rPr>
          <w:rFonts w:ascii="Arial" w:hAnsi="Arial" w:cs="Arial"/>
          <w:sz w:val="22"/>
          <w:szCs w:val="22"/>
          <w:u w:color="000000"/>
        </w:rPr>
      </w:pPr>
    </w:p>
    <w:p w14:paraId="33A5DD8E" w14:textId="77777777" w:rsidR="00D011E1" w:rsidRPr="006235BB" w:rsidRDefault="00D011E1" w:rsidP="00D011E1">
      <w:pPr>
        <w:pBdr>
          <w:top w:val="single" w:sz="4" w:space="1" w:color="auto"/>
          <w:left w:val="single" w:sz="4" w:space="4" w:color="auto"/>
          <w:bottom w:val="single" w:sz="4" w:space="1" w:color="auto"/>
          <w:right w:val="single" w:sz="4" w:space="4" w:color="auto"/>
        </w:pBdr>
        <w:shd w:val="pct10" w:color="auto" w:fill="auto"/>
        <w:rPr>
          <w:rFonts w:ascii="Arial" w:hAnsi="Arial" w:cs="Arial"/>
          <w:sz w:val="22"/>
          <w:szCs w:val="22"/>
          <w:u w:color="000000"/>
        </w:rPr>
      </w:pPr>
      <w:r w:rsidRPr="006235BB">
        <w:rPr>
          <w:rFonts w:ascii="Arial" w:hAnsi="Arial" w:cs="Arial"/>
          <w:sz w:val="22"/>
          <w:szCs w:val="22"/>
        </w:rPr>
        <w:t xml:space="preserve">According to a 2013 report by the Government Accountability Office, </w:t>
      </w:r>
      <w:r w:rsidRPr="006235BB">
        <w:rPr>
          <w:rFonts w:ascii="Arial" w:hAnsi="Arial" w:cs="Arial"/>
          <w:sz w:val="22"/>
          <w:szCs w:val="22"/>
          <w:u w:color="000000"/>
        </w:rPr>
        <w:t>communities impacted by base closures see OEA as an asset. Furthermore, the GAO report found that, despite the significant dislocations caused by the base closures, slight majorities of BRAC-impacted communities had unemployment rates at or below the national average, and growth rates above the national average.</w:t>
      </w:r>
      <w:r w:rsidRPr="006235BB">
        <w:rPr>
          <w:rStyle w:val="EndnoteReference"/>
          <w:rFonts w:ascii="Arial" w:hAnsi="Arial" w:cs="Arial"/>
          <w:sz w:val="22"/>
          <w:szCs w:val="22"/>
          <w:u w:color="000000"/>
        </w:rPr>
        <w:endnoteReference w:id="167"/>
      </w:r>
    </w:p>
    <w:p w14:paraId="7D315884" w14:textId="77777777" w:rsidR="00D011E1" w:rsidRPr="006235BB" w:rsidRDefault="00D011E1" w:rsidP="00D011E1">
      <w:pPr>
        <w:rPr>
          <w:rFonts w:ascii="Arial" w:eastAsia="Arial Unicode MS" w:hAnsi="Arial" w:cs="Arial Unicode MS"/>
          <w:sz w:val="22"/>
          <w:szCs w:val="22"/>
          <w:u w:color="000000"/>
        </w:rPr>
      </w:pPr>
    </w:p>
    <w:p w14:paraId="691DA82D" w14:textId="3D0BB74E" w:rsidR="00D011E1" w:rsidRPr="006235BB" w:rsidRDefault="00D011E1" w:rsidP="00D011E1">
      <w:pPr>
        <w:spacing w:line="276" w:lineRule="auto"/>
        <w:rPr>
          <w:rFonts w:ascii="Arial" w:eastAsia="Arial Unicode MS" w:hAnsi="Arial" w:cs="Arial"/>
          <w:sz w:val="22"/>
          <w:szCs w:val="22"/>
          <w:u w:color="000000"/>
        </w:rPr>
      </w:pPr>
      <w:del w:id="803" w:author="david jackson" w:date="2018-12-17T16:32:00Z">
        <w:r w:rsidRPr="006235BB" w:rsidDel="003D7889">
          <w:rPr>
            <w:rFonts w:ascii="Arial" w:eastAsia="Arial Unicode MS" w:hAnsi="Arial" w:cs="Arial"/>
            <w:sz w:val="22"/>
            <w:szCs w:val="22"/>
            <w:u w:color="000000"/>
          </w:rPr>
          <w:delText>In like manner</w:delText>
        </w:r>
      </w:del>
      <w:ins w:id="804" w:author="david jackson" w:date="2018-12-17T16:32:00Z">
        <w:r w:rsidR="003D7889">
          <w:rPr>
            <w:rFonts w:ascii="Arial" w:eastAsia="Arial Unicode MS" w:hAnsi="Arial" w:cs="Arial"/>
            <w:sz w:val="22"/>
            <w:szCs w:val="22"/>
            <w:u w:color="000000"/>
          </w:rPr>
          <w:t>Similarly</w:t>
        </w:r>
      </w:ins>
      <w:r w:rsidRPr="006235BB">
        <w:rPr>
          <w:rFonts w:ascii="Arial" w:eastAsia="Arial Unicode MS" w:hAnsi="Arial" w:cs="Arial"/>
          <w:sz w:val="22"/>
          <w:szCs w:val="22"/>
          <w:u w:color="000000"/>
        </w:rPr>
        <w:t xml:space="preserve">, the widely-discussed Opportunity Zones program created by the Tax Cuts and Jobs Act of 2017 may help some states and investors </w:t>
      </w:r>
      <w:r w:rsidRPr="006235BB">
        <w:rPr>
          <w:rFonts w:ascii="Arial" w:eastAsia="Arial Unicode MS" w:hAnsi="Arial" w:cs="Arial"/>
          <w:b/>
          <w:sz w:val="22"/>
          <w:szCs w:val="22"/>
          <w:u w:color="000000"/>
        </w:rPr>
        <w:t xml:space="preserve">target investment to boost labor demand </w:t>
      </w:r>
      <w:r w:rsidRPr="006235BB">
        <w:rPr>
          <w:rFonts w:ascii="Arial" w:eastAsia="Arial Unicode MS" w:hAnsi="Arial" w:cs="Arial"/>
          <w:sz w:val="22"/>
          <w:szCs w:val="22"/>
          <w:u w:color="000000"/>
        </w:rPr>
        <w:t>in struggling places. As with other place-sensitive efforts, targeted investments should be coupled with shrewdly attuned training modules. For example, states should encourage companies opening new facilities in Opportunity Zones to develop specialized training programs tailored to their emerging labor needs and to hire program graduates.</w:t>
      </w:r>
      <w:del w:id="805" w:author="david jackson" w:date="2018-11-29T14:33:00Z">
        <w:r w:rsidRPr="006235BB" w:rsidDel="00BE5ACE">
          <w:rPr>
            <w:rFonts w:ascii="Arial" w:eastAsia="Arial Unicode MS" w:hAnsi="Arial" w:cs="Arial"/>
            <w:sz w:val="22"/>
            <w:szCs w:val="22"/>
            <w:u w:color="000000"/>
          </w:rPr>
          <w:delText xml:space="preserve">  </w:delText>
        </w:r>
      </w:del>
      <w:ins w:id="806" w:author="david jackson" w:date="2018-11-29T14:33:00Z">
        <w:r w:rsidR="00BE5ACE">
          <w:rPr>
            <w:rFonts w:ascii="Arial" w:eastAsia="Arial Unicode MS" w:hAnsi="Arial" w:cs="Arial"/>
            <w:sz w:val="22"/>
            <w:szCs w:val="22"/>
            <w:u w:color="000000"/>
          </w:rPr>
          <w:t xml:space="preserve"> </w:t>
        </w:r>
      </w:ins>
    </w:p>
    <w:p w14:paraId="31C9B9AA" w14:textId="77777777" w:rsidR="00D011E1" w:rsidRPr="006235BB" w:rsidRDefault="00D011E1" w:rsidP="00D011E1">
      <w:pPr>
        <w:spacing w:line="276" w:lineRule="auto"/>
        <w:rPr>
          <w:rFonts w:ascii="Arial" w:eastAsia="Arial Unicode MS" w:hAnsi="Arial" w:cs="Arial"/>
          <w:sz w:val="22"/>
          <w:szCs w:val="22"/>
          <w:u w:color="000000"/>
        </w:rPr>
      </w:pPr>
    </w:p>
    <w:p w14:paraId="22E47724" w14:textId="031AF1F7"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 xml:space="preserve">Beyond that, it is likely that stronger tools—such as spatially targeted hiring credits, job subsidies, or job guarantees—will be needed in many of the communities </w:t>
      </w:r>
      <w:del w:id="807" w:author="david jackson" w:date="2018-12-17T16:39:00Z">
        <w:r w:rsidRPr="006235BB" w:rsidDel="008332B6">
          <w:rPr>
            <w:rFonts w:ascii="Arial" w:eastAsia="Arial Unicode MS" w:hAnsi="Arial" w:cs="Arial"/>
            <w:sz w:val="22"/>
            <w:szCs w:val="22"/>
            <w:u w:color="000000"/>
          </w:rPr>
          <w:delText>this report suggests</w:delText>
        </w:r>
      </w:del>
      <w:ins w:id="808" w:author="david jackson" w:date="2018-12-17T16:39:00Z">
        <w:r w:rsidR="008332B6">
          <w:rPr>
            <w:rFonts w:ascii="Arial" w:eastAsia="Arial Unicode MS" w:hAnsi="Arial" w:cs="Arial"/>
            <w:sz w:val="22"/>
            <w:szCs w:val="22"/>
            <w:u w:color="000000"/>
          </w:rPr>
          <w:t>that</w:t>
        </w:r>
      </w:ins>
      <w:r w:rsidRPr="006235BB">
        <w:rPr>
          <w:rFonts w:ascii="Arial" w:eastAsia="Arial Unicode MS" w:hAnsi="Arial" w:cs="Arial"/>
          <w:sz w:val="22"/>
          <w:szCs w:val="22"/>
          <w:u w:color="000000"/>
        </w:rPr>
        <w:t xml:space="preserve"> will be hardest hit by task change. Such supports—focused on new hires (so as not to provide windfall benefits on existing jobs)—would be aimed at areas experiencing particularly painful or slow adjustment, and they would naturally incentivize investment to go with the jobs. </w:t>
      </w:r>
      <w:del w:id="809" w:author="david jackson" w:date="2018-12-17T16:39:00Z">
        <w:r w:rsidRPr="006235BB" w:rsidDel="00793B5C">
          <w:rPr>
            <w:rFonts w:ascii="Arial" w:eastAsia="Arial Unicode MS" w:hAnsi="Arial" w:cs="Arial"/>
            <w:sz w:val="22"/>
            <w:szCs w:val="22"/>
            <w:u w:color="000000"/>
          </w:rPr>
          <w:delText>Along these lines, e</w:delText>
        </w:r>
      </w:del>
      <w:ins w:id="810" w:author="david jackson" w:date="2018-12-17T16:39:00Z">
        <w:r w:rsidR="00793B5C">
          <w:rPr>
            <w:rFonts w:ascii="Arial" w:eastAsia="Arial Unicode MS" w:hAnsi="Arial" w:cs="Arial"/>
            <w:sz w:val="22"/>
            <w:szCs w:val="22"/>
            <w:u w:color="000000"/>
          </w:rPr>
          <w:t>E</w:t>
        </w:r>
      </w:ins>
      <w:r w:rsidRPr="006235BB">
        <w:rPr>
          <w:rFonts w:ascii="Arial" w:eastAsia="Arial Unicode MS" w:hAnsi="Arial" w:cs="Arial"/>
          <w:sz w:val="22"/>
          <w:szCs w:val="22"/>
          <w:u w:color="000000"/>
        </w:rPr>
        <w:t>conomists as diverse as Ed Glaeser, Larry Summers, Robert Litan, and David Neumark have all affirmed the need for such strong pro-work interventions in certain struggling places where automation has sapped labor demand.</w:t>
      </w:r>
      <w:r w:rsidRPr="006235BB">
        <w:rPr>
          <w:rFonts w:ascii="Arial" w:eastAsia="Arial Unicode MS" w:hAnsi="Arial" w:cs="Arial"/>
          <w:sz w:val="22"/>
          <w:szCs w:val="22"/>
          <w:u w:color="000000"/>
          <w:vertAlign w:val="superscript"/>
        </w:rPr>
        <w:endnoteReference w:id="168"/>
      </w:r>
    </w:p>
    <w:p w14:paraId="31BB6563" w14:textId="77777777" w:rsidR="00D011E1" w:rsidRPr="006235BB" w:rsidRDefault="00D011E1" w:rsidP="00D011E1">
      <w:pPr>
        <w:spacing w:line="276" w:lineRule="auto"/>
        <w:rPr>
          <w:rFonts w:ascii="Arial" w:eastAsia="Arial Unicode MS" w:hAnsi="Arial" w:cs="Arial"/>
          <w:sz w:val="22"/>
          <w:szCs w:val="22"/>
          <w:u w:color="000000"/>
        </w:rPr>
      </w:pPr>
    </w:p>
    <w:p w14:paraId="7D2D617A" w14:textId="78C71357"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lastRenderedPageBreak/>
        <w:tab/>
      </w:r>
      <w:r w:rsidRPr="006235BB">
        <w:rPr>
          <w:rFonts w:ascii="Arial" w:eastAsia="Arial Unicode MS" w:hAnsi="Arial" w:cs="Arial"/>
          <w:sz w:val="22"/>
          <w:szCs w:val="22"/>
          <w:u w:color="000000"/>
        </w:rPr>
        <w:tab/>
      </w:r>
      <w:r w:rsidRPr="006235BB">
        <w:rPr>
          <w:rFonts w:ascii="Arial" w:eastAsia="Arial Unicode MS" w:hAnsi="Arial" w:cs="Arial"/>
          <w:sz w:val="22"/>
          <w:szCs w:val="22"/>
          <w:u w:color="000000"/>
        </w:rPr>
        <w:tab/>
      </w:r>
      <w:r w:rsidRPr="006235BB">
        <w:rPr>
          <w:rFonts w:ascii="Arial" w:eastAsia="Arial Unicode MS" w:hAnsi="Arial" w:cs="Arial"/>
          <w:sz w:val="22"/>
          <w:szCs w:val="22"/>
          <w:u w:color="000000"/>
        </w:rPr>
        <w:tab/>
      </w:r>
      <w:r w:rsidRPr="006235BB">
        <w:rPr>
          <w:rFonts w:ascii="Arial" w:eastAsia="Arial Unicode MS" w:hAnsi="Arial" w:cs="Arial"/>
          <w:sz w:val="22"/>
          <w:szCs w:val="22"/>
          <w:u w:color="000000"/>
        </w:rPr>
        <w:tab/>
        <w:t>*</w:t>
      </w:r>
      <w:ins w:id="814" w:author="david jackson" w:date="2018-12-07T15:22:00Z">
        <w:r w:rsidR="00F43068">
          <w:rPr>
            <w:rFonts w:ascii="Arial" w:eastAsia="Arial Unicode MS" w:hAnsi="Arial" w:cs="Arial"/>
            <w:sz w:val="22"/>
            <w:szCs w:val="22"/>
            <w:u w:color="000000"/>
          </w:rPr>
          <w:tab/>
        </w:r>
      </w:ins>
      <w:ins w:id="815" w:author="david jackson" w:date="2018-12-07T15:23:00Z">
        <w:r w:rsidR="00E64704">
          <w:rPr>
            <w:rFonts w:ascii="Arial" w:eastAsia="Arial Unicode MS" w:hAnsi="Arial" w:cs="Arial"/>
            <w:sz w:val="22"/>
            <w:szCs w:val="22"/>
            <w:u w:color="000000"/>
          </w:rPr>
          <w:t>*</w:t>
        </w:r>
        <w:r w:rsidR="00E64704">
          <w:rPr>
            <w:rFonts w:ascii="Arial" w:eastAsia="Arial Unicode MS" w:hAnsi="Arial" w:cs="Arial"/>
            <w:sz w:val="22"/>
            <w:szCs w:val="22"/>
            <w:u w:color="000000"/>
          </w:rPr>
          <w:tab/>
          <w:t>*</w:t>
        </w:r>
      </w:ins>
    </w:p>
    <w:p w14:paraId="51016F58" w14:textId="77777777" w:rsidR="00D011E1" w:rsidRPr="006235BB" w:rsidRDefault="00D011E1" w:rsidP="00D011E1">
      <w:pPr>
        <w:spacing w:line="276" w:lineRule="auto"/>
        <w:rPr>
          <w:rFonts w:ascii="Arial" w:eastAsia="Arial Unicode MS" w:hAnsi="Arial" w:cs="Arial"/>
          <w:sz w:val="22"/>
          <w:szCs w:val="22"/>
          <w:u w:color="000000"/>
        </w:rPr>
      </w:pPr>
    </w:p>
    <w:p w14:paraId="3F195DB5" w14:textId="63DB24A8" w:rsidR="00D011E1" w:rsidRPr="006235BB" w:rsidRDefault="00D011E1" w:rsidP="00D011E1">
      <w:pPr>
        <w:spacing w:line="276" w:lineRule="auto"/>
        <w:rPr>
          <w:rFonts w:ascii="Arial" w:eastAsia="Arial Unicode MS" w:hAnsi="Arial" w:cs="Arial"/>
          <w:sz w:val="22"/>
          <w:szCs w:val="22"/>
          <w:u w:color="000000"/>
        </w:rPr>
      </w:pPr>
      <w:r w:rsidRPr="006235BB">
        <w:rPr>
          <w:rFonts w:ascii="Arial" w:eastAsia="Arial Unicode MS" w:hAnsi="Arial" w:cs="Arial"/>
          <w:sz w:val="22"/>
          <w:szCs w:val="22"/>
          <w:u w:color="000000"/>
        </w:rPr>
        <w:t>As this paper as shown, while AI and automation will have many positive impacts on the U.S. economy, they have nonetheless led to significant labor market disruptions</w:t>
      </w:r>
      <w:ins w:id="816" w:author="david jackson" w:date="2018-12-17T16:40:00Z">
        <w:r w:rsidR="00D849E0">
          <w:rPr>
            <w:rFonts w:ascii="Arial" w:eastAsia="Arial Unicode MS" w:hAnsi="Arial" w:cs="Arial"/>
            <w:sz w:val="22"/>
            <w:szCs w:val="22"/>
            <w:u w:color="000000"/>
          </w:rPr>
          <w:t xml:space="preserve"> </w:t>
        </w:r>
      </w:ins>
      <w:del w:id="817" w:author="david jackson" w:date="2018-12-17T16:40:00Z">
        <w:r w:rsidRPr="006235BB" w:rsidDel="00D849E0">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and are likely to continue doing so. To</w:t>
      </w:r>
      <w:ins w:id="818" w:author="david jackson" w:date="2018-11-29T14:23:00Z">
        <w:r w:rsidR="00B7067E">
          <w:rPr>
            <w:rFonts w:ascii="Arial" w:eastAsia="Arial Unicode MS" w:hAnsi="Arial" w:cs="Arial"/>
            <w:sz w:val="22"/>
            <w:szCs w:val="22"/>
            <w:u w:color="000000"/>
          </w:rPr>
          <w:t xml:space="preserve"> </w:t>
        </w:r>
      </w:ins>
      <w:del w:id="819" w:author="david jackson" w:date="2018-11-29T14:23:00Z">
        <w:r w:rsidRPr="006235BB" w:rsidDel="00B7067E">
          <w:rPr>
            <w:rFonts w:ascii="Arial" w:eastAsia="Arial Unicode MS" w:hAnsi="Arial" w:cs="Arial"/>
            <w:sz w:val="22"/>
            <w:szCs w:val="22"/>
            <w:u w:color="000000"/>
          </w:rPr>
          <w:delText>-</w:delText>
        </w:r>
      </w:del>
      <w:r w:rsidRPr="006235BB">
        <w:rPr>
          <w:rFonts w:ascii="Arial" w:eastAsia="Arial Unicode MS" w:hAnsi="Arial" w:cs="Arial"/>
          <w:sz w:val="22"/>
          <w:szCs w:val="22"/>
          <w:u w:color="000000"/>
        </w:rPr>
        <w:t>date, the lack of comprehensive adjustment strategy has exacerbated the impacts of automation on the U.S. workforce. However, past does not need to be prologue. Through a deliberate, coordinated adjustment effort on the federal, state, and local levels, policymakers, business leaders, and civil society can enhance growth, mitigate the most negative labor market impacts of automation, and sustain U.S. competitiveness in an increasingly AI-driven global economy.</w:t>
      </w:r>
    </w:p>
    <w:p w14:paraId="407E1847" w14:textId="75204AAF" w:rsidR="003E1F35" w:rsidRDefault="003E1F35">
      <w:r>
        <w:br w:type="page"/>
      </w:r>
    </w:p>
    <w:p w14:paraId="4167538E" w14:textId="77777777" w:rsidR="003E1F35" w:rsidRPr="000C03FE" w:rsidRDefault="003E1F35" w:rsidP="003E1F35">
      <w:pPr>
        <w:spacing w:after="160" w:line="259" w:lineRule="auto"/>
        <w:rPr>
          <w:rFonts w:ascii="Arial" w:eastAsia="Calibri" w:hAnsi="Arial" w:cs="Arial"/>
          <w:color w:val="F79646" w:themeColor="accent6"/>
          <w:sz w:val="40"/>
          <w:szCs w:val="40"/>
        </w:rPr>
      </w:pPr>
      <w:r w:rsidRPr="000C03FE">
        <w:rPr>
          <w:rFonts w:ascii="Arial" w:eastAsia="Calibri" w:hAnsi="Arial" w:cs="Arial"/>
          <w:color w:val="F79646" w:themeColor="accent6"/>
          <w:sz w:val="40"/>
          <w:szCs w:val="40"/>
        </w:rPr>
        <w:lastRenderedPageBreak/>
        <w:t>References</w:t>
      </w:r>
    </w:p>
    <w:p w14:paraId="33FD51CB"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Acemoglu, Daron and David Autor. 2001. “Skills, Tasks and Technologies: Implications for Employment and Earnings,” in Orley Ashenfelter and David Card, eds., </w:t>
      </w:r>
      <w:r w:rsidRPr="003E1F35">
        <w:rPr>
          <w:rFonts w:ascii="Arial" w:eastAsia="Calibri" w:hAnsi="Arial" w:cs="Arial"/>
          <w:i/>
          <w:sz w:val="22"/>
          <w:szCs w:val="22"/>
        </w:rPr>
        <w:t>Handbook of Labor Economics, Volume 4B</w:t>
      </w:r>
      <w:r w:rsidRPr="003E1F35">
        <w:rPr>
          <w:rFonts w:ascii="Arial" w:eastAsia="Calibri" w:hAnsi="Arial" w:cs="Arial"/>
          <w:sz w:val="22"/>
          <w:szCs w:val="22"/>
        </w:rPr>
        <w:t xml:space="preserve"> (San Diego, CA: North Holland).</w:t>
      </w:r>
    </w:p>
    <w:p w14:paraId="18379F1B"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Acemoglu, Daron and Pascual Restrepo. 2017a. “The Race Between Man and Machine: Implications of Technology for Growth Factor Shares and Employment,” </w:t>
      </w:r>
      <w:r w:rsidRPr="003E1F35">
        <w:rPr>
          <w:rFonts w:ascii="Arial" w:eastAsia="Calibri" w:hAnsi="Arial" w:cs="Arial"/>
          <w:i/>
          <w:sz w:val="22"/>
          <w:szCs w:val="22"/>
        </w:rPr>
        <w:t xml:space="preserve">American Economic Review </w:t>
      </w:r>
      <w:r w:rsidRPr="003E1F35">
        <w:rPr>
          <w:rFonts w:ascii="Arial" w:eastAsia="Calibri" w:hAnsi="Arial" w:cs="Arial"/>
          <w:sz w:val="22"/>
          <w:szCs w:val="22"/>
        </w:rPr>
        <w:t>108, no. 6: 1488-1542.</w:t>
      </w:r>
    </w:p>
    <w:p w14:paraId="28DF97CA"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Acemoglu, Daron and Pascual Restrepo. 2017b. “Robots and Jobs: Evidence from US Labor Markets,” NBER Working Paper No. 23285 (Cambridge, MA: National Bureau of Economic Research).</w:t>
      </w:r>
    </w:p>
    <w:p w14:paraId="24CEF714" w14:textId="77777777" w:rsidR="003E1F35" w:rsidRPr="003F16BA"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Acemoglu, Daron and Pascual Restrepo. Forthcoming. “Artificial Intelligence, Automation and Work,” in Ajay Agarwal, Avi Goldfarb, and Joshua Gans, eds., </w:t>
      </w:r>
      <w:r w:rsidRPr="003F16BA">
        <w:rPr>
          <w:rFonts w:ascii="Arial" w:eastAsia="Calibri" w:hAnsi="Arial" w:cs="Arial"/>
          <w:i/>
          <w:sz w:val="22"/>
          <w:szCs w:val="22"/>
        </w:rPr>
        <w:t>Economics of Artificial Intelligence</w:t>
      </w:r>
      <w:r w:rsidRPr="003F16BA">
        <w:rPr>
          <w:rFonts w:ascii="Arial" w:eastAsia="Calibri" w:hAnsi="Arial" w:cs="Arial"/>
          <w:sz w:val="22"/>
          <w:szCs w:val="22"/>
        </w:rPr>
        <w:t xml:space="preserve"> (Chicago, IL: University of Chicago Press). </w:t>
      </w:r>
    </w:p>
    <w:p w14:paraId="762652CB" w14:textId="143186FA" w:rsidR="00DD4E4A" w:rsidRPr="003F16BA" w:rsidRDefault="00DD4E4A" w:rsidP="003E1F35">
      <w:pPr>
        <w:spacing w:after="160" w:line="259" w:lineRule="auto"/>
        <w:rPr>
          <w:rFonts w:ascii="Arial" w:eastAsia="Calibri" w:hAnsi="Arial" w:cs="Arial"/>
          <w:sz w:val="22"/>
          <w:szCs w:val="22"/>
        </w:rPr>
      </w:pPr>
      <w:r w:rsidRPr="003F16BA">
        <w:rPr>
          <w:rFonts w:ascii="Arial" w:eastAsia="Calibri" w:hAnsi="Arial" w:cs="Arial"/>
          <w:sz w:val="22"/>
          <w:szCs w:val="22"/>
        </w:rPr>
        <w:t>Akst</w:t>
      </w:r>
      <w:r w:rsidR="003F16BA" w:rsidRPr="003F16BA">
        <w:rPr>
          <w:rFonts w:ascii="Arial" w:eastAsia="Calibri" w:hAnsi="Arial" w:cs="Arial"/>
          <w:sz w:val="22"/>
          <w:szCs w:val="22"/>
        </w:rPr>
        <w:t>, Daniel</w:t>
      </w:r>
      <w:r w:rsidRPr="003F16BA">
        <w:rPr>
          <w:rFonts w:ascii="Arial" w:eastAsia="Calibri" w:hAnsi="Arial" w:cs="Arial"/>
          <w:sz w:val="22"/>
          <w:szCs w:val="22"/>
        </w:rPr>
        <w:t xml:space="preserve">. </w:t>
      </w:r>
      <w:r w:rsidR="003F16BA" w:rsidRPr="003F16BA">
        <w:rPr>
          <w:rFonts w:ascii="Arial" w:eastAsia="Calibri" w:hAnsi="Arial" w:cs="Arial"/>
          <w:sz w:val="22"/>
          <w:szCs w:val="22"/>
        </w:rPr>
        <w:t xml:space="preserve">2013. </w:t>
      </w:r>
      <w:r w:rsidRPr="003F16BA">
        <w:rPr>
          <w:rFonts w:ascii="Arial" w:eastAsia="Calibri" w:hAnsi="Arial" w:cs="Arial"/>
          <w:sz w:val="22"/>
          <w:szCs w:val="22"/>
        </w:rPr>
        <w:t>“What Can We Learm from Past Anxiety over Automation?”</w:t>
      </w:r>
      <w:r w:rsidR="003F16BA" w:rsidRPr="003F16BA">
        <w:rPr>
          <w:rFonts w:ascii="Arial" w:eastAsia="Calibri" w:hAnsi="Arial" w:cs="Arial"/>
          <w:sz w:val="22"/>
          <w:szCs w:val="22"/>
        </w:rPr>
        <w:t xml:space="preserve"> </w:t>
      </w:r>
      <w:r w:rsidR="003F16BA" w:rsidRPr="003F16BA">
        <w:rPr>
          <w:rFonts w:ascii="Arial" w:eastAsia="Calibri" w:hAnsi="Arial" w:cs="Arial"/>
          <w:i/>
          <w:sz w:val="22"/>
          <w:szCs w:val="22"/>
        </w:rPr>
        <w:t xml:space="preserve">The Wilson Quarterly. </w:t>
      </w:r>
      <w:r w:rsidR="003F16BA" w:rsidRPr="003F16BA">
        <w:rPr>
          <w:rFonts w:ascii="Arial" w:eastAsia="Calibri" w:hAnsi="Arial" w:cs="Arial"/>
          <w:sz w:val="22"/>
          <w:szCs w:val="22"/>
        </w:rPr>
        <w:t>Summer.</w:t>
      </w:r>
    </w:p>
    <w:p w14:paraId="32E973D0" w14:textId="013D6F11"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Arntz, Melanie, Terry Gregory, and Ulrich Zierahn. 2016. “The Risk of Automation for Jobs in OECD Counties,” OECD Social, Employment and Migration Working Papers No. 189. (Paris: OECD).</w:t>
      </w:r>
    </w:p>
    <w:p w14:paraId="5FDD1AB0" w14:textId="04652C56" w:rsidR="00AE2C6D" w:rsidRDefault="00AE2C6D" w:rsidP="003E1F35">
      <w:pPr>
        <w:spacing w:after="160" w:line="259" w:lineRule="auto"/>
        <w:rPr>
          <w:rFonts w:ascii="Arial" w:eastAsia="Calibri" w:hAnsi="Arial" w:cs="Arial"/>
          <w:sz w:val="22"/>
          <w:szCs w:val="22"/>
        </w:rPr>
      </w:pPr>
      <w:r>
        <w:rPr>
          <w:rFonts w:ascii="Arial" w:eastAsia="Calibri" w:hAnsi="Arial" w:cs="Arial"/>
          <w:sz w:val="22"/>
          <w:szCs w:val="22"/>
        </w:rPr>
        <w:t>Atkinson, Robert D. 2018. “Testimony of Robert D. Atkinson, President, Information Technology and Innovation Foundation, Before the Little Hoover Commission Hearing on Economic and Labor Force Implications of Artificial Intelligence.” Information Technology and Innovation Foundation. Washington.</w:t>
      </w:r>
    </w:p>
    <w:p w14:paraId="410CB938" w14:textId="0069A323"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Autor, David. 2013. “The ‘task approach’ to labor markets: An overview,” </w:t>
      </w:r>
      <w:r w:rsidRPr="003E1F35">
        <w:rPr>
          <w:rFonts w:ascii="Arial" w:eastAsia="Calibri" w:hAnsi="Arial" w:cs="Arial"/>
          <w:i/>
          <w:sz w:val="22"/>
          <w:szCs w:val="22"/>
        </w:rPr>
        <w:t xml:space="preserve">Journal of Labor Market Research </w:t>
      </w:r>
      <w:r w:rsidRPr="003E1F35">
        <w:rPr>
          <w:rFonts w:ascii="Arial" w:eastAsia="Calibri" w:hAnsi="Arial" w:cs="Arial"/>
          <w:sz w:val="22"/>
          <w:szCs w:val="22"/>
        </w:rPr>
        <w:t>46, no. 3: 185-199.</w:t>
      </w:r>
    </w:p>
    <w:p w14:paraId="202A7E33" w14:textId="10E4E58F" w:rsidR="003E1F35" w:rsidRPr="003E1F35" w:rsidRDefault="007A30E8" w:rsidP="003E1F35">
      <w:pPr>
        <w:spacing w:after="160" w:line="259" w:lineRule="auto"/>
        <w:rPr>
          <w:rFonts w:ascii="Arial" w:eastAsia="Calibri" w:hAnsi="Arial" w:cs="Arial"/>
          <w:sz w:val="22"/>
          <w:szCs w:val="22"/>
        </w:rPr>
      </w:pPr>
      <w:r w:rsidRPr="007A30E8">
        <w:rPr>
          <w:rFonts w:ascii="Arial" w:eastAsia="Calibri" w:hAnsi="Arial" w:cs="Arial"/>
          <w:sz w:val="22"/>
          <w:szCs w:val="22"/>
        </w:rPr>
        <w:t>——.</w:t>
      </w:r>
      <w:r w:rsidR="003E1F35" w:rsidRPr="003E1F35">
        <w:rPr>
          <w:rFonts w:ascii="Arial" w:eastAsia="Calibri" w:hAnsi="Arial" w:cs="Arial"/>
          <w:sz w:val="22"/>
          <w:szCs w:val="22"/>
        </w:rPr>
        <w:t xml:space="preserve"> 2015a. “Polanyi’s Paradox and the Shape of Employment Growth,” </w:t>
      </w:r>
      <w:r w:rsidR="003E1F35" w:rsidRPr="003E1F35">
        <w:rPr>
          <w:rFonts w:ascii="Arial" w:eastAsia="Calibri" w:hAnsi="Arial" w:cs="Arial"/>
          <w:i/>
          <w:sz w:val="22"/>
          <w:szCs w:val="22"/>
        </w:rPr>
        <w:t xml:space="preserve">Economic Policy Symposium: Re-Evaluating Labor Market Dynamics </w:t>
      </w:r>
      <w:r w:rsidR="003E1F35" w:rsidRPr="003E1F35">
        <w:rPr>
          <w:rFonts w:ascii="Arial" w:eastAsia="Calibri" w:hAnsi="Arial" w:cs="Arial"/>
          <w:sz w:val="22"/>
          <w:szCs w:val="22"/>
        </w:rPr>
        <w:t>(Federal Reserve Bank of Kansas City).</w:t>
      </w:r>
    </w:p>
    <w:p w14:paraId="193830BD" w14:textId="05DE78F3" w:rsidR="003E1F35" w:rsidRPr="003E1F35" w:rsidRDefault="007A30E8" w:rsidP="003E1F35">
      <w:pPr>
        <w:spacing w:after="160" w:line="259" w:lineRule="auto"/>
        <w:rPr>
          <w:rFonts w:ascii="Arial" w:eastAsia="Calibri" w:hAnsi="Arial" w:cs="Arial"/>
          <w:sz w:val="22"/>
          <w:szCs w:val="22"/>
        </w:rPr>
      </w:pPr>
      <w:r w:rsidRPr="007A30E8">
        <w:rPr>
          <w:rFonts w:ascii="Arial" w:eastAsia="Calibri" w:hAnsi="Arial" w:cs="Arial"/>
          <w:sz w:val="22"/>
          <w:szCs w:val="22"/>
        </w:rPr>
        <w:t>——.</w:t>
      </w:r>
      <w:r w:rsidR="003E1F35" w:rsidRPr="003E1F35">
        <w:rPr>
          <w:rFonts w:ascii="Arial" w:eastAsia="Calibri" w:hAnsi="Arial" w:cs="Arial"/>
          <w:sz w:val="22"/>
          <w:szCs w:val="22"/>
        </w:rPr>
        <w:t xml:space="preserve"> 2015b. “Why Are There Still So Many Jobs? The History</w:t>
      </w:r>
      <w:r w:rsidR="001F3630">
        <w:rPr>
          <w:rFonts w:ascii="Arial" w:eastAsia="Calibri" w:hAnsi="Arial" w:cs="Arial"/>
          <w:sz w:val="22"/>
          <w:szCs w:val="22"/>
        </w:rPr>
        <w:t xml:space="preserve"> and Future of Workplace Automa</w:t>
      </w:r>
      <w:r w:rsidR="003E1F35" w:rsidRPr="003E1F35">
        <w:rPr>
          <w:rFonts w:ascii="Arial" w:eastAsia="Calibri" w:hAnsi="Arial" w:cs="Arial"/>
          <w:sz w:val="22"/>
          <w:szCs w:val="22"/>
        </w:rPr>
        <w:t>t</w:t>
      </w:r>
      <w:r w:rsidR="001F3630">
        <w:rPr>
          <w:rFonts w:ascii="Arial" w:eastAsia="Calibri" w:hAnsi="Arial" w:cs="Arial"/>
          <w:sz w:val="22"/>
          <w:szCs w:val="22"/>
        </w:rPr>
        <w:t>i</w:t>
      </w:r>
      <w:r w:rsidR="003E1F35" w:rsidRPr="003E1F35">
        <w:rPr>
          <w:rFonts w:ascii="Arial" w:eastAsia="Calibri" w:hAnsi="Arial" w:cs="Arial"/>
          <w:sz w:val="22"/>
          <w:szCs w:val="22"/>
        </w:rPr>
        <w:t xml:space="preserve">on,” </w:t>
      </w:r>
      <w:r w:rsidR="003E1F35" w:rsidRPr="003E1F35">
        <w:rPr>
          <w:rFonts w:ascii="Arial" w:eastAsia="Calibri" w:hAnsi="Arial" w:cs="Arial"/>
          <w:i/>
          <w:sz w:val="22"/>
          <w:szCs w:val="22"/>
        </w:rPr>
        <w:t xml:space="preserve">Journal of Economic Perspectives </w:t>
      </w:r>
      <w:r w:rsidR="003E1F35" w:rsidRPr="003E1F35">
        <w:rPr>
          <w:rFonts w:ascii="Arial" w:eastAsia="Calibri" w:hAnsi="Arial" w:cs="Arial"/>
          <w:sz w:val="22"/>
          <w:szCs w:val="22"/>
        </w:rPr>
        <w:t>29, no. 3: 3-30.</w:t>
      </w:r>
    </w:p>
    <w:p w14:paraId="1BB27DB5"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Autor, David and David Dorn. 2013. “The Growth of Low-Skill Service Jobs and the Polarization of the U.S. Labor Market,” </w:t>
      </w:r>
      <w:r w:rsidRPr="003E1F35">
        <w:rPr>
          <w:rFonts w:ascii="Arial" w:eastAsia="Calibri" w:hAnsi="Arial" w:cs="Arial"/>
          <w:i/>
          <w:sz w:val="22"/>
          <w:szCs w:val="22"/>
        </w:rPr>
        <w:t xml:space="preserve">American Economic Review </w:t>
      </w:r>
      <w:r w:rsidRPr="003E1F35">
        <w:rPr>
          <w:rFonts w:ascii="Arial" w:eastAsia="Calibri" w:hAnsi="Arial" w:cs="Arial"/>
          <w:sz w:val="22"/>
          <w:szCs w:val="22"/>
        </w:rPr>
        <w:t>10, no. 5: 1522-97.</w:t>
      </w:r>
    </w:p>
    <w:p w14:paraId="298D4154"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Autor, David, Frank Levy, and Richard Murnane. 2003. “The Skill Content of Recent Technological Change: An Empirical Exploration,” </w:t>
      </w:r>
      <w:r w:rsidRPr="003E1F35">
        <w:rPr>
          <w:rFonts w:ascii="Arial" w:eastAsia="Calibri" w:hAnsi="Arial" w:cs="Arial"/>
          <w:i/>
          <w:sz w:val="22"/>
          <w:szCs w:val="22"/>
        </w:rPr>
        <w:t xml:space="preserve">The Quarterly Journal of Economics </w:t>
      </w:r>
      <w:r w:rsidRPr="003E1F35">
        <w:rPr>
          <w:rFonts w:ascii="Arial" w:eastAsia="Calibri" w:hAnsi="Arial" w:cs="Arial"/>
          <w:sz w:val="22"/>
          <w:szCs w:val="22"/>
        </w:rPr>
        <w:t>118, no. 4: 1279-1333.</w:t>
      </w:r>
    </w:p>
    <w:p w14:paraId="2B0FEC50"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Autor, David and Anna Salomons. 2017. “Does Productivity Growth Threaten Employment?” NBER Working Paper No. 24871 (Cambridge, MA: National Bureau of Economic Research).</w:t>
      </w:r>
    </w:p>
    <w:p w14:paraId="1CE986C4"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lastRenderedPageBreak/>
        <w:t>Bahkshi, Hasan and Philippe Schneider. 2017. “The Future of Skills: Employment in 2030,” (London: NESTA).</w:t>
      </w:r>
    </w:p>
    <w:p w14:paraId="5CE30868" w14:textId="7B5B2CF8" w:rsidR="002D2141" w:rsidRDefault="00AE2C6D" w:rsidP="003E1F35">
      <w:pPr>
        <w:spacing w:after="160" w:line="259" w:lineRule="auto"/>
        <w:rPr>
          <w:rFonts w:ascii="Arial" w:eastAsia="Calibri" w:hAnsi="Arial" w:cs="Arial"/>
          <w:sz w:val="22"/>
          <w:szCs w:val="22"/>
        </w:rPr>
      </w:pPr>
      <w:r>
        <w:rPr>
          <w:rFonts w:ascii="Arial" w:eastAsia="Calibri" w:hAnsi="Arial" w:cs="Arial"/>
          <w:sz w:val="22"/>
          <w:szCs w:val="22"/>
        </w:rPr>
        <w:t xml:space="preserve">Berger, Thor, and Carl Benedikt Frey. </w:t>
      </w:r>
      <w:r w:rsidR="002D2141">
        <w:rPr>
          <w:rFonts w:ascii="Arial" w:eastAsia="Calibri" w:hAnsi="Arial" w:cs="Arial"/>
          <w:sz w:val="22"/>
          <w:szCs w:val="22"/>
        </w:rPr>
        <w:t>2014. “Technology Shocks and Urban Evolutions: Did the Computer Revolution Shift the Fortunes of U.S. Cities.” Oxford Martin School Working Paper.</w:t>
      </w:r>
    </w:p>
    <w:p w14:paraId="45E3CE8A" w14:textId="7B644F5F"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Bessen, James. 2015. </w:t>
      </w:r>
      <w:r w:rsidRPr="003E1F35">
        <w:rPr>
          <w:rFonts w:ascii="Arial" w:eastAsia="Calibri" w:hAnsi="Arial" w:cs="Arial"/>
          <w:i/>
          <w:sz w:val="22"/>
          <w:szCs w:val="22"/>
        </w:rPr>
        <w:t>Learning By Doing: The Real Connection Between Innovation, Wages, and Wealth</w:t>
      </w:r>
      <w:r w:rsidRPr="003E1F35">
        <w:rPr>
          <w:rFonts w:ascii="Arial" w:eastAsia="Calibri" w:hAnsi="Arial" w:cs="Arial"/>
          <w:sz w:val="22"/>
          <w:szCs w:val="22"/>
        </w:rPr>
        <w:t xml:space="preserve"> (New Haven, CT: Yale University Press).</w:t>
      </w:r>
    </w:p>
    <w:p w14:paraId="5A551784" w14:textId="77777777" w:rsidR="007A30E8" w:rsidRPr="007A30E8" w:rsidRDefault="003E1F35" w:rsidP="007A30E8">
      <w:pPr>
        <w:spacing w:after="160" w:line="259" w:lineRule="auto"/>
        <w:rPr>
          <w:rFonts w:ascii="Arial" w:eastAsia="Calibri" w:hAnsi="Arial" w:cs="Arial"/>
          <w:sz w:val="22"/>
          <w:szCs w:val="22"/>
        </w:rPr>
      </w:pPr>
      <w:r w:rsidRPr="003E1F35">
        <w:rPr>
          <w:rFonts w:ascii="Arial" w:eastAsia="Calibri" w:hAnsi="Arial" w:cs="Arial"/>
          <w:sz w:val="22"/>
          <w:szCs w:val="22"/>
        </w:rPr>
        <w:t xml:space="preserve">Bessen, James. </w:t>
      </w:r>
      <w:r w:rsidR="007A30E8" w:rsidRPr="007A30E8">
        <w:rPr>
          <w:rFonts w:ascii="Arial" w:eastAsia="Calibri" w:hAnsi="Arial" w:cs="Arial"/>
          <w:sz w:val="22"/>
          <w:szCs w:val="22"/>
        </w:rPr>
        <w:t>2017. “Automation and Jobs: When Technology Boosts Employment,” Law &amp; Economics Research Paper No. 17-09 (Boston, MA: Boston University School of Law).</w:t>
      </w:r>
    </w:p>
    <w:p w14:paraId="4F776CF5" w14:textId="3294F718" w:rsidR="003E1F35" w:rsidRPr="003E1F35" w:rsidRDefault="007A30E8" w:rsidP="003E1F35">
      <w:pPr>
        <w:spacing w:after="160" w:line="259" w:lineRule="auto"/>
        <w:rPr>
          <w:rFonts w:ascii="Arial" w:eastAsia="Calibri" w:hAnsi="Arial" w:cs="Arial"/>
          <w:sz w:val="22"/>
          <w:szCs w:val="22"/>
        </w:rPr>
      </w:pPr>
      <w:r w:rsidRPr="007A30E8">
        <w:rPr>
          <w:rFonts w:ascii="Arial" w:eastAsia="Calibri" w:hAnsi="Arial" w:cs="Arial"/>
          <w:sz w:val="22"/>
          <w:szCs w:val="22"/>
        </w:rPr>
        <w:t xml:space="preserve">——. </w:t>
      </w:r>
      <w:r w:rsidR="003E1F35" w:rsidRPr="003E1F35">
        <w:rPr>
          <w:rFonts w:ascii="Arial" w:eastAsia="Calibri" w:hAnsi="Arial" w:cs="Arial"/>
          <w:sz w:val="22"/>
          <w:szCs w:val="22"/>
        </w:rPr>
        <w:t>2016. “How Computer Automation Affects Occupations: Technology, Jobs, and Skills,” Law &amp; Economics Research Paper No. 15-49 (Boston, MA: Boston University School of Law).</w:t>
      </w:r>
    </w:p>
    <w:p w14:paraId="5B463A11" w14:textId="77777777" w:rsidR="007A30E8" w:rsidRDefault="007A30E8" w:rsidP="007A30E8">
      <w:pPr>
        <w:spacing w:after="160" w:line="259" w:lineRule="auto"/>
        <w:rPr>
          <w:rFonts w:ascii="Arial" w:eastAsia="Calibri" w:hAnsi="Arial" w:cs="Arial"/>
          <w:sz w:val="22"/>
          <w:szCs w:val="22"/>
        </w:rPr>
      </w:pPr>
      <w:r w:rsidRPr="007A30E8">
        <w:rPr>
          <w:rFonts w:ascii="Arial" w:eastAsia="Calibri" w:hAnsi="Arial" w:cs="Arial"/>
          <w:sz w:val="22"/>
          <w:szCs w:val="22"/>
        </w:rPr>
        <w:t>——</w:t>
      </w:r>
      <w:r w:rsidR="003E1F35" w:rsidRPr="007A30E8">
        <w:rPr>
          <w:rFonts w:ascii="Arial" w:eastAsia="Calibri" w:hAnsi="Arial" w:cs="Arial"/>
          <w:sz w:val="22"/>
          <w:szCs w:val="22"/>
        </w:rPr>
        <w:t>. 201</w:t>
      </w:r>
      <w:r>
        <w:rPr>
          <w:rFonts w:ascii="Arial" w:eastAsia="Calibri" w:hAnsi="Arial" w:cs="Arial"/>
          <w:sz w:val="22"/>
          <w:szCs w:val="22"/>
        </w:rPr>
        <w:t>6</w:t>
      </w:r>
      <w:r w:rsidR="003E1F35" w:rsidRPr="007A30E8">
        <w:rPr>
          <w:rFonts w:ascii="Arial" w:eastAsia="Calibri" w:hAnsi="Arial" w:cs="Arial"/>
          <w:sz w:val="22"/>
          <w:szCs w:val="22"/>
        </w:rPr>
        <w:t>. “</w:t>
      </w:r>
      <w:r>
        <w:rPr>
          <w:rFonts w:ascii="Arial" w:eastAsia="Calibri" w:hAnsi="Arial" w:cs="Arial"/>
          <w:sz w:val="22"/>
          <w:szCs w:val="22"/>
        </w:rPr>
        <w:t xml:space="preserve">The </w:t>
      </w:r>
      <w:r w:rsidR="003E1F35" w:rsidRPr="007A30E8">
        <w:rPr>
          <w:rFonts w:ascii="Arial" w:eastAsia="Calibri" w:hAnsi="Arial" w:cs="Arial"/>
          <w:sz w:val="22"/>
          <w:szCs w:val="22"/>
        </w:rPr>
        <w:t xml:space="preserve">Automation </w:t>
      </w:r>
      <w:r>
        <w:rPr>
          <w:rFonts w:ascii="Arial" w:eastAsia="Calibri" w:hAnsi="Arial" w:cs="Arial"/>
          <w:sz w:val="22"/>
          <w:szCs w:val="22"/>
        </w:rPr>
        <w:t>Paradox.</w:t>
      </w:r>
      <w:r w:rsidR="003E1F35" w:rsidRPr="007A30E8">
        <w:rPr>
          <w:rFonts w:ascii="Arial" w:eastAsia="Calibri" w:hAnsi="Arial" w:cs="Arial"/>
          <w:sz w:val="22"/>
          <w:szCs w:val="22"/>
        </w:rPr>
        <w:t xml:space="preserve">” </w:t>
      </w:r>
      <w:r>
        <w:rPr>
          <w:rFonts w:ascii="Arial" w:eastAsia="Calibri" w:hAnsi="Arial" w:cs="Arial"/>
          <w:i/>
          <w:sz w:val="22"/>
          <w:szCs w:val="22"/>
        </w:rPr>
        <w:t xml:space="preserve">The Atlantic. </w:t>
      </w:r>
      <w:r>
        <w:rPr>
          <w:rFonts w:ascii="Arial" w:eastAsia="Calibri" w:hAnsi="Arial" w:cs="Arial"/>
          <w:sz w:val="22"/>
          <w:szCs w:val="22"/>
        </w:rPr>
        <w:t>January 19.</w:t>
      </w:r>
    </w:p>
    <w:p w14:paraId="1E22E10B" w14:textId="0824239D" w:rsidR="001F3630" w:rsidRDefault="001F3630" w:rsidP="003E1F35">
      <w:pPr>
        <w:spacing w:after="160" w:line="259" w:lineRule="auto"/>
        <w:rPr>
          <w:rFonts w:ascii="Arial" w:eastAsia="Calibri" w:hAnsi="Arial" w:cs="Arial"/>
          <w:sz w:val="22"/>
          <w:szCs w:val="22"/>
        </w:rPr>
      </w:pPr>
      <w:r>
        <w:rPr>
          <w:rFonts w:ascii="Arial" w:eastAsia="Calibri" w:hAnsi="Arial" w:cs="Arial"/>
          <w:sz w:val="22"/>
          <w:szCs w:val="22"/>
        </w:rPr>
        <w:t>Bivens, Josh. 2018. “Recommendations for Creating Jobs and Economic Security in the U.S.” Economic Policy Institute. Washington.</w:t>
      </w:r>
    </w:p>
    <w:p w14:paraId="25A295E0" w14:textId="047BD83A" w:rsidR="00DD4E4A" w:rsidRDefault="00DD4E4A" w:rsidP="003E1F35">
      <w:pPr>
        <w:spacing w:after="160" w:line="259" w:lineRule="auto"/>
        <w:rPr>
          <w:rFonts w:ascii="Arial" w:eastAsia="Calibri" w:hAnsi="Arial" w:cs="Arial"/>
          <w:sz w:val="22"/>
          <w:szCs w:val="22"/>
        </w:rPr>
      </w:pPr>
      <w:r>
        <w:rPr>
          <w:rFonts w:ascii="Arial" w:eastAsia="Calibri" w:hAnsi="Arial" w:cs="Arial"/>
          <w:sz w:val="22"/>
          <w:szCs w:val="22"/>
        </w:rPr>
        <w:t>DeLong, J. Bradford. 2017. “Artificial Intelligence and Artificial Problems.” Project Syndicate. April 3.</w:t>
      </w:r>
    </w:p>
    <w:p w14:paraId="0B18EE65" w14:textId="0EE94734" w:rsidR="00AE2C6D" w:rsidRDefault="00AE2C6D" w:rsidP="003E1F35">
      <w:pPr>
        <w:spacing w:after="160" w:line="259" w:lineRule="auto"/>
        <w:rPr>
          <w:rFonts w:ascii="Arial" w:eastAsia="Calibri" w:hAnsi="Arial" w:cs="Arial"/>
          <w:sz w:val="22"/>
          <w:szCs w:val="22"/>
        </w:rPr>
      </w:pPr>
      <w:r>
        <w:rPr>
          <w:rFonts w:ascii="Arial" w:eastAsia="Calibri" w:hAnsi="Arial" w:cs="Arial"/>
          <w:sz w:val="22"/>
          <w:szCs w:val="22"/>
        </w:rPr>
        <w:t>Govini. 2018. “Artificial Intelligence, Big Data, and Cloud Taxonomy.” Department of Defense.</w:t>
      </w:r>
    </w:p>
    <w:p w14:paraId="5270BBFB" w14:textId="24981E66" w:rsidR="00DD4E4A" w:rsidRDefault="00DD4E4A" w:rsidP="003E1F35">
      <w:pPr>
        <w:spacing w:after="160" w:line="259" w:lineRule="auto"/>
        <w:rPr>
          <w:rFonts w:ascii="Arial" w:eastAsia="Calibri" w:hAnsi="Arial" w:cs="Arial"/>
          <w:sz w:val="22"/>
          <w:szCs w:val="22"/>
        </w:rPr>
      </w:pPr>
      <w:r>
        <w:rPr>
          <w:rFonts w:ascii="Arial" w:eastAsia="Calibri" w:hAnsi="Arial" w:cs="Arial"/>
          <w:sz w:val="22"/>
          <w:szCs w:val="22"/>
        </w:rPr>
        <w:t xml:space="preserve">Dvorkin, Maximilano. </w:t>
      </w:r>
      <w:del w:id="820" w:author="david jackson" w:date="2018-12-17T16:42:00Z">
        <w:r w:rsidRPr="00DD4E4A" w:rsidDel="003421BD">
          <w:rPr>
            <w:rFonts w:ascii="Arial" w:eastAsia="Calibri" w:hAnsi="Arial" w:cs="Arial"/>
            <w:color w:val="FF0000"/>
            <w:sz w:val="22"/>
            <w:szCs w:val="22"/>
          </w:rPr>
          <w:delText>Xxxx</w:delText>
        </w:r>
      </w:del>
      <w:ins w:id="821" w:author="david jackson" w:date="2018-12-17T16:42:00Z">
        <w:r w:rsidR="003421BD">
          <w:rPr>
            <w:rFonts w:ascii="Arial" w:eastAsia="Calibri" w:hAnsi="Arial" w:cs="Arial"/>
            <w:color w:val="FF0000"/>
            <w:sz w:val="22"/>
            <w:szCs w:val="22"/>
          </w:rPr>
          <w:t>2016</w:t>
        </w:r>
      </w:ins>
      <w:r w:rsidRPr="00DD4E4A">
        <w:rPr>
          <w:rFonts w:ascii="Arial" w:eastAsia="Calibri" w:hAnsi="Arial" w:cs="Arial"/>
          <w:color w:val="FF0000"/>
          <w:sz w:val="22"/>
          <w:szCs w:val="22"/>
        </w:rPr>
        <w:t>.</w:t>
      </w:r>
      <w:r>
        <w:rPr>
          <w:rFonts w:ascii="Arial" w:eastAsia="Calibri" w:hAnsi="Arial" w:cs="Arial"/>
          <w:sz w:val="22"/>
          <w:szCs w:val="22"/>
        </w:rPr>
        <w:t xml:space="preserve"> “Jobs Involving Routine Tasks Aren’t Growing.” Federal Reserve Bank of St. Louis. </w:t>
      </w:r>
    </w:p>
    <w:p w14:paraId="6F3C4E1E" w14:textId="0F233B77" w:rsidR="001F3630" w:rsidRDefault="001F3630" w:rsidP="003E1F35">
      <w:pPr>
        <w:spacing w:after="160" w:line="259" w:lineRule="auto"/>
        <w:rPr>
          <w:rFonts w:ascii="Arial" w:eastAsia="Calibri" w:hAnsi="Arial" w:cs="Arial"/>
          <w:sz w:val="22"/>
          <w:szCs w:val="22"/>
        </w:rPr>
      </w:pPr>
      <w:r>
        <w:rPr>
          <w:rFonts w:ascii="Arial" w:eastAsia="Calibri" w:hAnsi="Arial" w:cs="Arial"/>
          <w:sz w:val="22"/>
          <w:szCs w:val="22"/>
        </w:rPr>
        <w:t>Executive Office of the President. 2016. “Preparing for the Future of Artificial Intelligence.” National Science and Technology Council.</w:t>
      </w:r>
    </w:p>
    <w:p w14:paraId="7BB7E482" w14:textId="7614F3A0"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Frank, Morgan and others. 2018. “Small cities face greater impact from automation,” </w:t>
      </w:r>
      <w:r w:rsidRPr="003E1F35">
        <w:rPr>
          <w:rFonts w:ascii="Arial" w:eastAsia="Calibri" w:hAnsi="Arial" w:cs="Arial"/>
          <w:i/>
          <w:sz w:val="22"/>
          <w:szCs w:val="22"/>
        </w:rPr>
        <w:t>Journal of the Royal Society Interface</w:t>
      </w:r>
      <w:r w:rsidRPr="003E1F35">
        <w:rPr>
          <w:rFonts w:ascii="Arial" w:eastAsia="Calibri" w:hAnsi="Arial" w:cs="Arial"/>
          <w:sz w:val="22"/>
          <w:szCs w:val="22"/>
        </w:rPr>
        <w:t xml:space="preserve"> 15, no. 139.</w:t>
      </w:r>
    </w:p>
    <w:p w14:paraId="58C64204"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Frey, Carl Benedikt, and Michael Osborne. “The Future of Employment: How Susceptible Are Jobs to Computerisation.” University of Exford. 2013. </w:t>
      </w:r>
    </w:p>
    <w:p w14:paraId="0C0CC494" w14:textId="39012E33" w:rsidR="000C03FE" w:rsidRPr="000C03FE" w:rsidRDefault="000C03FE" w:rsidP="003E1F35">
      <w:pPr>
        <w:spacing w:after="160" w:line="259" w:lineRule="auto"/>
        <w:rPr>
          <w:rFonts w:ascii="Arial" w:eastAsia="Calibri" w:hAnsi="Arial" w:cs="Arial"/>
          <w:sz w:val="22"/>
          <w:szCs w:val="22"/>
        </w:rPr>
      </w:pPr>
      <w:r>
        <w:rPr>
          <w:rFonts w:ascii="Arial" w:eastAsia="Calibri" w:hAnsi="Arial" w:cs="Arial"/>
          <w:sz w:val="22"/>
          <w:szCs w:val="22"/>
        </w:rPr>
        <w:t xml:space="preserve">Goos, Maarten, and Alan Manning. 2007. “The Rising Polarization of Work in Britain.” </w:t>
      </w:r>
      <w:r>
        <w:rPr>
          <w:rFonts w:ascii="Arial" w:eastAsia="Calibri" w:hAnsi="Arial" w:cs="Arial"/>
          <w:i/>
          <w:sz w:val="22"/>
          <w:szCs w:val="22"/>
        </w:rPr>
        <w:t>Review of Economics and Statistics</w:t>
      </w:r>
      <w:r>
        <w:rPr>
          <w:rFonts w:ascii="Arial" w:eastAsia="Calibri" w:hAnsi="Arial" w:cs="Arial"/>
          <w:sz w:val="22"/>
          <w:szCs w:val="22"/>
        </w:rPr>
        <w:t xml:space="preserve"> 89 (1): 118–133.</w:t>
      </w:r>
    </w:p>
    <w:p w14:paraId="48DF77C8" w14:textId="17197DA8"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Governing. 2016. “Metro Area Job Automation Potential Map.” Retrieved from </w:t>
      </w:r>
      <w:hyperlink r:id="rId29" w:history="1">
        <w:r w:rsidRPr="003E1F35">
          <w:rPr>
            <w:rFonts w:ascii="Arial" w:eastAsia="Calibri" w:hAnsi="Arial" w:cs="Arial"/>
            <w:color w:val="0563C1"/>
            <w:sz w:val="22"/>
            <w:szCs w:val="22"/>
            <w:u w:val="single"/>
          </w:rPr>
          <w:t>http://www.governing.com/gov-data/economy-finance/job-automation-metro-area-estimates.html</w:t>
        </w:r>
      </w:hyperlink>
      <w:r w:rsidRPr="003E1F35">
        <w:rPr>
          <w:rFonts w:ascii="Arial" w:eastAsia="Calibri" w:hAnsi="Arial" w:cs="Arial"/>
          <w:sz w:val="22"/>
          <w:szCs w:val="22"/>
        </w:rPr>
        <w:t>.</w:t>
      </w:r>
    </w:p>
    <w:p w14:paraId="3251256A" w14:textId="423A43D3" w:rsidR="007A30E8" w:rsidRPr="007A30E8" w:rsidRDefault="00DD4E4A" w:rsidP="003E1F35">
      <w:pPr>
        <w:spacing w:after="160" w:line="259" w:lineRule="auto"/>
        <w:rPr>
          <w:rFonts w:ascii="Arial" w:eastAsia="Calibri" w:hAnsi="Arial" w:cs="Arial"/>
          <w:sz w:val="22"/>
          <w:szCs w:val="22"/>
        </w:rPr>
      </w:pPr>
      <w:r>
        <w:rPr>
          <w:rFonts w:ascii="Arial" w:eastAsia="Calibri" w:hAnsi="Arial" w:cs="Arial"/>
          <w:sz w:val="22"/>
          <w:szCs w:val="22"/>
        </w:rPr>
        <w:t xml:space="preserve">Heater, Brian. </w:t>
      </w:r>
      <w:r w:rsidR="007A30E8">
        <w:rPr>
          <w:rFonts w:ascii="Arial" w:eastAsia="Calibri" w:hAnsi="Arial" w:cs="Arial"/>
          <w:sz w:val="22"/>
          <w:szCs w:val="22"/>
        </w:rPr>
        <w:t xml:space="preserve">2017. “Technology is Killing Jobs, and Only Technology Can Save Them.” </w:t>
      </w:r>
      <w:r w:rsidR="007A30E8">
        <w:rPr>
          <w:rFonts w:ascii="Arial" w:eastAsia="Calibri" w:hAnsi="Arial" w:cs="Arial"/>
          <w:i/>
          <w:sz w:val="22"/>
          <w:szCs w:val="22"/>
        </w:rPr>
        <w:t xml:space="preserve">TechCrunch. </w:t>
      </w:r>
      <w:r w:rsidR="007A30E8">
        <w:rPr>
          <w:rFonts w:ascii="Arial" w:eastAsia="Calibri" w:hAnsi="Arial" w:cs="Arial"/>
          <w:sz w:val="22"/>
          <w:szCs w:val="22"/>
        </w:rPr>
        <w:t>March 26.</w:t>
      </w:r>
    </w:p>
    <w:p w14:paraId="28A53013" w14:textId="1BFF75A6" w:rsidR="00DD4E4A" w:rsidRPr="00DD4E4A" w:rsidRDefault="00DD4E4A" w:rsidP="003E1F35">
      <w:pPr>
        <w:spacing w:after="160" w:line="259" w:lineRule="auto"/>
        <w:rPr>
          <w:rFonts w:ascii="Arial" w:eastAsia="Calibri" w:hAnsi="Arial" w:cs="Arial"/>
          <w:sz w:val="22"/>
          <w:szCs w:val="22"/>
        </w:rPr>
      </w:pPr>
      <w:r>
        <w:rPr>
          <w:rFonts w:ascii="Arial" w:eastAsia="Calibri" w:hAnsi="Arial" w:cs="Arial"/>
          <w:sz w:val="22"/>
          <w:szCs w:val="22"/>
        </w:rPr>
        <w:t xml:space="preserve">Ip., Greg. 2017. “Robots Aren’t Destroying Enough Jobs.” </w:t>
      </w:r>
      <w:r>
        <w:rPr>
          <w:rFonts w:ascii="Arial" w:eastAsia="Calibri" w:hAnsi="Arial" w:cs="Arial"/>
          <w:i/>
          <w:sz w:val="22"/>
          <w:szCs w:val="22"/>
        </w:rPr>
        <w:t>The</w:t>
      </w:r>
      <w:r>
        <w:rPr>
          <w:rFonts w:ascii="Arial" w:eastAsia="Calibri" w:hAnsi="Arial" w:cs="Arial"/>
          <w:sz w:val="22"/>
          <w:szCs w:val="22"/>
        </w:rPr>
        <w:t xml:space="preserve"> </w:t>
      </w:r>
      <w:r>
        <w:rPr>
          <w:rFonts w:ascii="Arial" w:eastAsia="Calibri" w:hAnsi="Arial" w:cs="Arial"/>
          <w:i/>
          <w:sz w:val="22"/>
          <w:szCs w:val="22"/>
        </w:rPr>
        <w:t xml:space="preserve">Wall Street Journal. </w:t>
      </w:r>
      <w:r>
        <w:rPr>
          <w:rFonts w:ascii="Arial" w:eastAsia="Calibri" w:hAnsi="Arial" w:cs="Arial"/>
          <w:sz w:val="22"/>
          <w:szCs w:val="22"/>
        </w:rPr>
        <w:t>May 10.</w:t>
      </w:r>
    </w:p>
    <w:p w14:paraId="400315D0" w14:textId="6B23193B"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lastRenderedPageBreak/>
        <w:t xml:space="preserve">Kinder, Molly. 2018. “Automation Potential for Jobs in Indianapolis,” (Washington, DC: New America). </w:t>
      </w:r>
    </w:p>
    <w:p w14:paraId="5168A474"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Kolko, Jed. 2016. “Republican-Leaning Cities Are at Greater Risk of Job Automation.” </w:t>
      </w:r>
      <w:r w:rsidRPr="003E1F35">
        <w:rPr>
          <w:rFonts w:ascii="Arial" w:eastAsia="Calibri" w:hAnsi="Arial" w:cs="Arial"/>
          <w:i/>
          <w:sz w:val="22"/>
          <w:szCs w:val="22"/>
        </w:rPr>
        <w:t xml:space="preserve">538. </w:t>
      </w:r>
      <w:r w:rsidRPr="003E1F35">
        <w:rPr>
          <w:rFonts w:ascii="Arial" w:eastAsia="Calibri" w:hAnsi="Arial" w:cs="Arial"/>
          <w:sz w:val="22"/>
          <w:szCs w:val="22"/>
        </w:rPr>
        <w:t>February 17, 2016.</w:t>
      </w:r>
    </w:p>
    <w:p w14:paraId="20F1F669" w14:textId="6DA05EBE" w:rsidR="001F3630" w:rsidRDefault="001F3630" w:rsidP="003E1F35">
      <w:pPr>
        <w:spacing w:after="160" w:line="259" w:lineRule="auto"/>
        <w:rPr>
          <w:rFonts w:ascii="Arial" w:eastAsia="Calibri" w:hAnsi="Arial" w:cs="Arial"/>
          <w:sz w:val="22"/>
          <w:szCs w:val="22"/>
        </w:rPr>
      </w:pPr>
      <w:r>
        <w:rPr>
          <w:rFonts w:ascii="Arial" w:eastAsia="Calibri" w:hAnsi="Arial" w:cs="Arial"/>
          <w:sz w:val="22"/>
          <w:szCs w:val="22"/>
        </w:rPr>
        <w:t>Manyika, James, and others. 2017. “Jobs Lost, Jobs Gained: Workforce Transitions in a Time of Automation.” McKinsey Global Institute.</w:t>
      </w:r>
    </w:p>
    <w:p w14:paraId="2D21B3A6" w14:textId="14EBCFA5" w:rsidR="00AE2C6D" w:rsidRDefault="00AE2C6D" w:rsidP="003E1F35">
      <w:pPr>
        <w:spacing w:after="160" w:line="259" w:lineRule="auto"/>
        <w:rPr>
          <w:rFonts w:ascii="Arial" w:eastAsia="Calibri" w:hAnsi="Arial" w:cs="Arial"/>
          <w:sz w:val="22"/>
          <w:szCs w:val="22"/>
        </w:rPr>
      </w:pPr>
      <w:r>
        <w:rPr>
          <w:rFonts w:ascii="Arial" w:eastAsia="Calibri" w:hAnsi="Arial" w:cs="Arial"/>
          <w:sz w:val="22"/>
          <w:szCs w:val="22"/>
        </w:rPr>
        <w:t>MacCrory, Frank, and others. 2014. “Racing With and Against the Machine: Changes in Occupational Skill Composition in an Era of Rapid Technological Advance.” Thirty-fifth International Conference on Information Systems.</w:t>
      </w:r>
    </w:p>
    <w:p w14:paraId="04710301" w14:textId="422457A3" w:rsidR="000C03FE" w:rsidRDefault="00DD4E4A" w:rsidP="003E1F35">
      <w:pPr>
        <w:spacing w:after="160" w:line="259" w:lineRule="auto"/>
        <w:rPr>
          <w:rFonts w:ascii="Arial" w:eastAsia="Calibri" w:hAnsi="Arial" w:cs="Arial"/>
          <w:sz w:val="22"/>
          <w:szCs w:val="22"/>
        </w:rPr>
      </w:pPr>
      <w:r>
        <w:rPr>
          <w:rFonts w:ascii="Arial" w:eastAsia="Calibri" w:hAnsi="Arial" w:cs="Arial"/>
          <w:sz w:val="22"/>
          <w:szCs w:val="22"/>
        </w:rPr>
        <w:t>Mokyr, Joel, Chris Vickers, and Nicolas Zeib</w:t>
      </w:r>
      <w:r w:rsidR="003F16BA">
        <w:rPr>
          <w:rFonts w:ascii="Arial" w:eastAsia="Calibri" w:hAnsi="Arial" w:cs="Arial"/>
          <w:sz w:val="22"/>
          <w:szCs w:val="22"/>
        </w:rPr>
        <w:t>ar</w:t>
      </w:r>
      <w:r>
        <w:rPr>
          <w:rFonts w:ascii="Arial" w:eastAsia="Calibri" w:hAnsi="Arial" w:cs="Arial"/>
          <w:sz w:val="22"/>
          <w:szCs w:val="22"/>
        </w:rPr>
        <w:t xml:space="preserve">th. </w:t>
      </w:r>
      <w:r w:rsidR="003F16BA">
        <w:rPr>
          <w:rFonts w:ascii="Arial" w:eastAsia="Calibri" w:hAnsi="Arial" w:cs="Arial"/>
          <w:sz w:val="22"/>
          <w:szCs w:val="22"/>
        </w:rPr>
        <w:t>2015.</w:t>
      </w:r>
      <w:del w:id="822" w:author="david jackson" w:date="2018-11-29T14:33:00Z">
        <w:r w:rsidDel="00BE5ACE">
          <w:rPr>
            <w:rFonts w:ascii="Arial" w:eastAsia="Calibri" w:hAnsi="Arial" w:cs="Arial"/>
            <w:sz w:val="22"/>
            <w:szCs w:val="22"/>
          </w:rPr>
          <w:delText xml:space="preserve">  </w:delText>
        </w:r>
      </w:del>
      <w:ins w:id="823" w:author="david jackson" w:date="2018-11-29T14:33:00Z">
        <w:r w:rsidR="00BE5ACE">
          <w:rPr>
            <w:rFonts w:ascii="Arial" w:eastAsia="Calibri" w:hAnsi="Arial" w:cs="Arial"/>
            <w:sz w:val="22"/>
            <w:szCs w:val="22"/>
          </w:rPr>
          <w:t xml:space="preserve"> </w:t>
        </w:r>
      </w:ins>
      <w:r>
        <w:rPr>
          <w:rFonts w:ascii="Arial" w:eastAsia="Calibri" w:hAnsi="Arial" w:cs="Arial"/>
          <w:sz w:val="22"/>
          <w:szCs w:val="22"/>
        </w:rPr>
        <w:t xml:space="preserve">“The History of Technology Anxiety and the Future of </w:t>
      </w:r>
      <w:r w:rsidR="003F16BA">
        <w:rPr>
          <w:rFonts w:ascii="Arial" w:eastAsia="Calibri" w:hAnsi="Arial" w:cs="Arial"/>
          <w:sz w:val="22"/>
          <w:szCs w:val="22"/>
        </w:rPr>
        <w:t xml:space="preserve">Economic </w:t>
      </w:r>
      <w:r>
        <w:rPr>
          <w:rFonts w:ascii="Arial" w:eastAsia="Calibri" w:hAnsi="Arial" w:cs="Arial"/>
          <w:sz w:val="22"/>
          <w:szCs w:val="22"/>
        </w:rPr>
        <w:t>Growth: Is this Time Different?”</w:t>
      </w:r>
      <w:r>
        <w:rPr>
          <w:rFonts w:ascii="Arial" w:eastAsia="Calibri" w:hAnsi="Arial" w:cs="Arial"/>
          <w:i/>
          <w:sz w:val="22"/>
          <w:szCs w:val="22"/>
        </w:rPr>
        <w:t xml:space="preserve">Journal of Economic Perspectives </w:t>
      </w:r>
      <w:r w:rsidR="008853F1">
        <w:rPr>
          <w:rFonts w:ascii="Arial" w:eastAsia="Calibri" w:hAnsi="Arial" w:cs="Arial"/>
          <w:sz w:val="22"/>
          <w:szCs w:val="22"/>
        </w:rPr>
        <w:t>29 (3): 31–51.</w:t>
      </w:r>
    </w:p>
    <w:p w14:paraId="3679D274" w14:textId="04607B90" w:rsid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Muro, Mark and others. 2017. “Digitalization and the American Workforce,” (Washington, DC: Brookings Institution).</w:t>
      </w:r>
    </w:p>
    <w:p w14:paraId="5FD7FCD2" w14:textId="22DA6D59" w:rsidR="000C03FE" w:rsidRDefault="001F3630" w:rsidP="003E1F35">
      <w:pPr>
        <w:spacing w:after="160" w:line="259" w:lineRule="auto"/>
        <w:rPr>
          <w:rFonts w:ascii="Arial" w:eastAsia="Calibri" w:hAnsi="Arial" w:cs="Arial"/>
          <w:sz w:val="22"/>
          <w:szCs w:val="22"/>
        </w:rPr>
      </w:pPr>
      <w:r>
        <w:rPr>
          <w:rFonts w:ascii="Arial" w:eastAsia="Calibri" w:hAnsi="Arial" w:cs="Arial"/>
          <w:sz w:val="22"/>
          <w:szCs w:val="22"/>
        </w:rPr>
        <w:t>National Science and Technology Council. 2016. “The National Artificial Intelligence Research a</w:t>
      </w:r>
      <w:r w:rsidR="008853F1">
        <w:rPr>
          <w:rFonts w:ascii="Arial" w:eastAsia="Calibri" w:hAnsi="Arial" w:cs="Arial"/>
          <w:sz w:val="22"/>
          <w:szCs w:val="22"/>
        </w:rPr>
        <w:t>nd Development Strategic Plan.”</w:t>
      </w:r>
    </w:p>
    <w:p w14:paraId="0070A0D4" w14:textId="4334E8E9" w:rsidR="007A30E8" w:rsidRPr="007A30E8" w:rsidRDefault="007A30E8" w:rsidP="003E1F35">
      <w:pPr>
        <w:spacing w:after="160" w:line="259" w:lineRule="auto"/>
        <w:rPr>
          <w:rFonts w:ascii="Arial" w:eastAsia="Calibri" w:hAnsi="Arial" w:cs="Arial"/>
          <w:sz w:val="22"/>
          <w:szCs w:val="22"/>
        </w:rPr>
      </w:pPr>
      <w:r>
        <w:rPr>
          <w:rFonts w:ascii="Arial" w:eastAsia="Calibri" w:hAnsi="Arial" w:cs="Arial"/>
          <w:sz w:val="22"/>
          <w:szCs w:val="22"/>
        </w:rPr>
        <w:t xml:space="preserve">Rotman, David. 2017. “The Relentless Pace of Automation.” </w:t>
      </w:r>
      <w:r>
        <w:rPr>
          <w:rFonts w:ascii="Arial" w:eastAsia="Calibri" w:hAnsi="Arial" w:cs="Arial"/>
          <w:i/>
          <w:sz w:val="22"/>
          <w:szCs w:val="22"/>
        </w:rPr>
        <w:t xml:space="preserve">MIT Tech Review. </w:t>
      </w:r>
      <w:r>
        <w:rPr>
          <w:rFonts w:ascii="Arial" w:eastAsia="Calibri" w:hAnsi="Arial" w:cs="Arial"/>
          <w:sz w:val="22"/>
          <w:szCs w:val="22"/>
        </w:rPr>
        <w:t>February 13.</w:t>
      </w:r>
    </w:p>
    <w:p w14:paraId="69F9EBFC" w14:textId="76BB09B7" w:rsidR="007A30E8" w:rsidRPr="007A30E8" w:rsidRDefault="007A30E8" w:rsidP="003E1F35">
      <w:pPr>
        <w:spacing w:after="160" w:line="259" w:lineRule="auto"/>
        <w:rPr>
          <w:rFonts w:ascii="Arial" w:eastAsia="Calibri" w:hAnsi="Arial" w:cs="Arial"/>
          <w:i/>
          <w:sz w:val="22"/>
          <w:szCs w:val="22"/>
        </w:rPr>
      </w:pPr>
      <w:r>
        <w:rPr>
          <w:rFonts w:ascii="Arial" w:eastAsia="Calibri" w:hAnsi="Arial" w:cs="Arial"/>
          <w:sz w:val="22"/>
          <w:szCs w:val="22"/>
        </w:rPr>
        <w:t xml:space="preserve">Thompson, Derek. 2017. “So Where Are All Those Robots.” </w:t>
      </w:r>
      <w:r>
        <w:rPr>
          <w:rFonts w:ascii="Arial" w:eastAsia="Calibri" w:hAnsi="Arial" w:cs="Arial"/>
          <w:i/>
          <w:sz w:val="22"/>
          <w:szCs w:val="22"/>
        </w:rPr>
        <w:t>The Atlantic.</w:t>
      </w:r>
    </w:p>
    <w:p w14:paraId="7A8B7D96"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Webb, Michael. 2018. “What Can Artificial Intelligence Do?” Unpublished manuscript.</w:t>
      </w:r>
    </w:p>
    <w:p w14:paraId="545DCE57" w14:textId="77777777" w:rsidR="003E1F35" w:rsidRPr="003E1F35" w:rsidRDefault="003E1F35" w:rsidP="003E1F35">
      <w:pPr>
        <w:spacing w:after="160" w:line="259" w:lineRule="auto"/>
        <w:rPr>
          <w:rFonts w:ascii="Arial" w:eastAsia="Calibri" w:hAnsi="Arial" w:cs="Arial"/>
          <w:sz w:val="22"/>
          <w:szCs w:val="22"/>
        </w:rPr>
      </w:pPr>
      <w:r w:rsidRPr="003E1F35">
        <w:rPr>
          <w:rFonts w:ascii="Arial" w:eastAsia="Calibri" w:hAnsi="Arial" w:cs="Arial"/>
          <w:sz w:val="22"/>
          <w:szCs w:val="22"/>
        </w:rPr>
        <w:t xml:space="preserve">West, Darrell. 2018. </w:t>
      </w:r>
      <w:r w:rsidRPr="003E1F35">
        <w:rPr>
          <w:rFonts w:ascii="Arial" w:eastAsia="Calibri" w:hAnsi="Arial" w:cs="Arial"/>
          <w:i/>
          <w:sz w:val="22"/>
          <w:szCs w:val="22"/>
        </w:rPr>
        <w:t>The Future of Work: Robots, AI, and Automation</w:t>
      </w:r>
      <w:r w:rsidRPr="003E1F35">
        <w:rPr>
          <w:rFonts w:ascii="Arial" w:eastAsia="Calibri" w:hAnsi="Arial" w:cs="Arial"/>
          <w:sz w:val="22"/>
          <w:szCs w:val="22"/>
        </w:rPr>
        <w:t>. (Washington, DC: The Brookings Institution Press).</w:t>
      </w:r>
    </w:p>
    <w:p w14:paraId="43B9173D" w14:textId="77777777" w:rsidR="002967DA" w:rsidRDefault="002967DA" w:rsidP="002967DA"/>
    <w:p w14:paraId="52865176" w14:textId="77777777" w:rsidR="00F878ED" w:rsidRDefault="00F878ED">
      <w:r>
        <w:br w:type="page"/>
      </w:r>
    </w:p>
    <w:p w14:paraId="2B79330A" w14:textId="3B3D1DCB" w:rsidR="00F878ED" w:rsidRPr="000C03FE" w:rsidRDefault="00F878ED" w:rsidP="00F878ED">
      <w:pPr>
        <w:spacing w:after="160" w:line="259" w:lineRule="auto"/>
        <w:rPr>
          <w:rFonts w:ascii="Arial" w:eastAsia="Calibri" w:hAnsi="Arial" w:cs="Arial"/>
          <w:color w:val="F79646" w:themeColor="accent6"/>
          <w:sz w:val="40"/>
          <w:szCs w:val="40"/>
        </w:rPr>
      </w:pPr>
      <w:r>
        <w:rPr>
          <w:rFonts w:ascii="Arial" w:eastAsia="Calibri" w:hAnsi="Arial" w:cs="Arial"/>
          <w:color w:val="F79646" w:themeColor="accent6"/>
          <w:sz w:val="40"/>
          <w:szCs w:val="40"/>
        </w:rPr>
        <w:lastRenderedPageBreak/>
        <w:t xml:space="preserve">Appendix A. </w:t>
      </w:r>
      <w:r w:rsidR="00AB282D">
        <w:rPr>
          <w:rFonts w:ascii="Arial" w:eastAsia="Calibri" w:hAnsi="Arial" w:cs="Arial"/>
          <w:color w:val="F79646" w:themeColor="accent6"/>
          <w:sz w:val="40"/>
          <w:szCs w:val="40"/>
        </w:rPr>
        <w:t xml:space="preserve">Occupations’ automation potential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216"/>
        <w:gridCol w:w="1615"/>
      </w:tblGrid>
      <w:tr w:rsidR="005B311A" w:rsidRPr="005B311A" w14:paraId="27CF1C5B" w14:textId="77777777" w:rsidTr="005B311A">
        <w:trPr>
          <w:trHeight w:val="750"/>
        </w:trPr>
        <w:tc>
          <w:tcPr>
            <w:tcW w:w="803" w:type="dxa"/>
            <w:vAlign w:val="center"/>
            <w:hideMark/>
          </w:tcPr>
          <w:p w14:paraId="04CF51F0" w14:textId="77777777" w:rsidR="005B311A" w:rsidRPr="005B311A" w:rsidRDefault="005B311A" w:rsidP="005B311A">
            <w:pPr>
              <w:jc w:val="center"/>
              <w:rPr>
                <w:rFonts w:ascii="Arial" w:hAnsi="Arial" w:cs="Arial"/>
                <w:b/>
              </w:rPr>
            </w:pPr>
            <w:r w:rsidRPr="005B311A">
              <w:rPr>
                <w:rFonts w:ascii="Arial" w:hAnsi="Arial" w:cs="Arial"/>
                <w:b/>
              </w:rPr>
              <w:t>Rank</w:t>
            </w:r>
          </w:p>
        </w:tc>
        <w:tc>
          <w:tcPr>
            <w:tcW w:w="6216" w:type="dxa"/>
            <w:vAlign w:val="center"/>
            <w:hideMark/>
          </w:tcPr>
          <w:p w14:paraId="20871C76" w14:textId="77777777" w:rsidR="005B311A" w:rsidRPr="005B311A" w:rsidRDefault="005B311A" w:rsidP="005B311A">
            <w:pPr>
              <w:rPr>
                <w:rFonts w:ascii="Arial" w:hAnsi="Arial" w:cs="Arial"/>
                <w:b/>
              </w:rPr>
            </w:pPr>
            <w:r w:rsidRPr="005B311A">
              <w:rPr>
                <w:rFonts w:ascii="Arial" w:hAnsi="Arial" w:cs="Arial"/>
                <w:b/>
              </w:rPr>
              <w:t>Occupation</w:t>
            </w:r>
          </w:p>
        </w:tc>
        <w:tc>
          <w:tcPr>
            <w:tcW w:w="1615" w:type="dxa"/>
            <w:vAlign w:val="center"/>
            <w:hideMark/>
          </w:tcPr>
          <w:p w14:paraId="7A5B9E26" w14:textId="77777777" w:rsidR="005B311A" w:rsidRPr="005B311A" w:rsidRDefault="005B311A" w:rsidP="005B311A">
            <w:pPr>
              <w:jc w:val="center"/>
              <w:rPr>
                <w:rFonts w:ascii="Arial" w:hAnsi="Arial" w:cs="Arial"/>
                <w:b/>
              </w:rPr>
            </w:pPr>
            <w:r w:rsidRPr="005B311A">
              <w:rPr>
                <w:rFonts w:ascii="Arial" w:hAnsi="Arial" w:cs="Arial"/>
                <w:b/>
              </w:rPr>
              <w:t>Automation potential</w:t>
            </w:r>
          </w:p>
        </w:tc>
      </w:tr>
      <w:tr w:rsidR="005B311A" w:rsidRPr="005B311A" w14:paraId="280CD203" w14:textId="77777777" w:rsidTr="005B311A">
        <w:trPr>
          <w:trHeight w:val="300"/>
        </w:trPr>
        <w:tc>
          <w:tcPr>
            <w:tcW w:w="803" w:type="dxa"/>
            <w:noWrap/>
            <w:vAlign w:val="center"/>
            <w:hideMark/>
          </w:tcPr>
          <w:p w14:paraId="4F7F8EF9" w14:textId="77777777" w:rsidR="005B311A" w:rsidRPr="005B311A" w:rsidRDefault="005B311A" w:rsidP="005B311A">
            <w:pPr>
              <w:jc w:val="center"/>
              <w:rPr>
                <w:rFonts w:ascii="Arial" w:hAnsi="Arial" w:cs="Arial"/>
              </w:rPr>
            </w:pPr>
            <w:r w:rsidRPr="005B311A">
              <w:rPr>
                <w:rFonts w:ascii="Arial" w:hAnsi="Arial" w:cs="Arial"/>
              </w:rPr>
              <w:t>1</w:t>
            </w:r>
          </w:p>
        </w:tc>
        <w:tc>
          <w:tcPr>
            <w:tcW w:w="6216" w:type="dxa"/>
            <w:noWrap/>
            <w:hideMark/>
          </w:tcPr>
          <w:p w14:paraId="6B9CBDF9" w14:textId="77777777" w:rsidR="005B311A" w:rsidRPr="005B311A" w:rsidRDefault="005B311A">
            <w:pPr>
              <w:rPr>
                <w:rFonts w:ascii="Arial" w:hAnsi="Arial" w:cs="Arial"/>
              </w:rPr>
            </w:pPr>
            <w:r w:rsidRPr="005B311A">
              <w:rPr>
                <w:rFonts w:ascii="Arial" w:hAnsi="Arial" w:cs="Arial"/>
              </w:rPr>
              <w:t>Machine Feeders and Offbearers</w:t>
            </w:r>
          </w:p>
        </w:tc>
        <w:tc>
          <w:tcPr>
            <w:tcW w:w="1615" w:type="dxa"/>
            <w:noWrap/>
            <w:vAlign w:val="center"/>
            <w:hideMark/>
          </w:tcPr>
          <w:p w14:paraId="7730D94A"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24457287" w14:textId="77777777" w:rsidTr="005B311A">
        <w:trPr>
          <w:trHeight w:val="300"/>
        </w:trPr>
        <w:tc>
          <w:tcPr>
            <w:tcW w:w="803" w:type="dxa"/>
            <w:noWrap/>
            <w:vAlign w:val="center"/>
            <w:hideMark/>
          </w:tcPr>
          <w:p w14:paraId="0EE186BF" w14:textId="77777777" w:rsidR="005B311A" w:rsidRPr="005B311A" w:rsidRDefault="005B311A" w:rsidP="005B311A">
            <w:pPr>
              <w:jc w:val="center"/>
              <w:rPr>
                <w:rFonts w:ascii="Arial" w:hAnsi="Arial" w:cs="Arial"/>
              </w:rPr>
            </w:pPr>
            <w:r w:rsidRPr="005B311A">
              <w:rPr>
                <w:rFonts w:ascii="Arial" w:hAnsi="Arial" w:cs="Arial"/>
              </w:rPr>
              <w:t>2</w:t>
            </w:r>
          </w:p>
        </w:tc>
        <w:tc>
          <w:tcPr>
            <w:tcW w:w="6216" w:type="dxa"/>
            <w:noWrap/>
            <w:hideMark/>
          </w:tcPr>
          <w:p w14:paraId="7CFB1610" w14:textId="77777777" w:rsidR="005B311A" w:rsidRPr="005B311A" w:rsidRDefault="005B311A">
            <w:pPr>
              <w:rPr>
                <w:rFonts w:ascii="Arial" w:hAnsi="Arial" w:cs="Arial"/>
              </w:rPr>
            </w:pPr>
            <w:r w:rsidRPr="005B311A">
              <w:rPr>
                <w:rFonts w:ascii="Arial" w:hAnsi="Arial" w:cs="Arial"/>
              </w:rPr>
              <w:t>Dredge Operators</w:t>
            </w:r>
          </w:p>
        </w:tc>
        <w:tc>
          <w:tcPr>
            <w:tcW w:w="1615" w:type="dxa"/>
            <w:noWrap/>
            <w:vAlign w:val="center"/>
            <w:hideMark/>
          </w:tcPr>
          <w:p w14:paraId="478A6B5C"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766BF0E8" w14:textId="77777777" w:rsidTr="005B311A">
        <w:trPr>
          <w:trHeight w:val="300"/>
        </w:trPr>
        <w:tc>
          <w:tcPr>
            <w:tcW w:w="803" w:type="dxa"/>
            <w:noWrap/>
            <w:vAlign w:val="center"/>
            <w:hideMark/>
          </w:tcPr>
          <w:p w14:paraId="1747712C" w14:textId="77777777" w:rsidR="005B311A" w:rsidRPr="005B311A" w:rsidRDefault="005B311A" w:rsidP="005B311A">
            <w:pPr>
              <w:jc w:val="center"/>
              <w:rPr>
                <w:rFonts w:ascii="Arial" w:hAnsi="Arial" w:cs="Arial"/>
              </w:rPr>
            </w:pPr>
            <w:r w:rsidRPr="005B311A">
              <w:rPr>
                <w:rFonts w:ascii="Arial" w:hAnsi="Arial" w:cs="Arial"/>
              </w:rPr>
              <w:t>3</w:t>
            </w:r>
          </w:p>
        </w:tc>
        <w:tc>
          <w:tcPr>
            <w:tcW w:w="6216" w:type="dxa"/>
            <w:noWrap/>
            <w:hideMark/>
          </w:tcPr>
          <w:p w14:paraId="2ACD6D71" w14:textId="77777777" w:rsidR="005B311A" w:rsidRPr="005B311A" w:rsidRDefault="005B311A">
            <w:pPr>
              <w:rPr>
                <w:rFonts w:ascii="Arial" w:hAnsi="Arial" w:cs="Arial"/>
              </w:rPr>
            </w:pPr>
            <w:r w:rsidRPr="005B311A">
              <w:rPr>
                <w:rFonts w:ascii="Arial" w:hAnsi="Arial" w:cs="Arial"/>
              </w:rPr>
              <w:t>Aircraft Cargo Handling Supervisors</w:t>
            </w:r>
          </w:p>
        </w:tc>
        <w:tc>
          <w:tcPr>
            <w:tcW w:w="1615" w:type="dxa"/>
            <w:noWrap/>
            <w:vAlign w:val="center"/>
            <w:hideMark/>
          </w:tcPr>
          <w:p w14:paraId="25EC5454"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4DC0B704" w14:textId="77777777" w:rsidTr="005B311A">
        <w:trPr>
          <w:trHeight w:val="300"/>
        </w:trPr>
        <w:tc>
          <w:tcPr>
            <w:tcW w:w="803" w:type="dxa"/>
            <w:noWrap/>
            <w:vAlign w:val="center"/>
            <w:hideMark/>
          </w:tcPr>
          <w:p w14:paraId="2605DEAE" w14:textId="77777777" w:rsidR="005B311A" w:rsidRPr="005B311A" w:rsidRDefault="005B311A" w:rsidP="005B311A">
            <w:pPr>
              <w:jc w:val="center"/>
              <w:rPr>
                <w:rFonts w:ascii="Arial" w:hAnsi="Arial" w:cs="Arial"/>
              </w:rPr>
            </w:pPr>
            <w:r w:rsidRPr="005B311A">
              <w:rPr>
                <w:rFonts w:ascii="Arial" w:hAnsi="Arial" w:cs="Arial"/>
              </w:rPr>
              <w:t>4</w:t>
            </w:r>
          </w:p>
        </w:tc>
        <w:tc>
          <w:tcPr>
            <w:tcW w:w="6216" w:type="dxa"/>
            <w:noWrap/>
            <w:hideMark/>
          </w:tcPr>
          <w:p w14:paraId="4A3C905A" w14:textId="77777777" w:rsidR="005B311A" w:rsidRPr="005B311A" w:rsidRDefault="005B311A">
            <w:pPr>
              <w:rPr>
                <w:rFonts w:ascii="Arial" w:hAnsi="Arial" w:cs="Arial"/>
              </w:rPr>
            </w:pPr>
            <w:r w:rsidRPr="005B311A">
              <w:rPr>
                <w:rFonts w:ascii="Arial" w:hAnsi="Arial" w:cs="Arial"/>
              </w:rPr>
              <w:t>Packaging and Filling Machine Operators and Tenders</w:t>
            </w:r>
          </w:p>
        </w:tc>
        <w:tc>
          <w:tcPr>
            <w:tcW w:w="1615" w:type="dxa"/>
            <w:noWrap/>
            <w:vAlign w:val="center"/>
            <w:hideMark/>
          </w:tcPr>
          <w:p w14:paraId="107AB00E"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1610CED4" w14:textId="77777777" w:rsidTr="005B311A">
        <w:trPr>
          <w:trHeight w:val="300"/>
        </w:trPr>
        <w:tc>
          <w:tcPr>
            <w:tcW w:w="803" w:type="dxa"/>
            <w:noWrap/>
            <w:vAlign w:val="center"/>
            <w:hideMark/>
          </w:tcPr>
          <w:p w14:paraId="7539FB8D" w14:textId="77777777" w:rsidR="005B311A" w:rsidRPr="005B311A" w:rsidRDefault="005B311A" w:rsidP="005B311A">
            <w:pPr>
              <w:jc w:val="center"/>
              <w:rPr>
                <w:rFonts w:ascii="Arial" w:hAnsi="Arial" w:cs="Arial"/>
              </w:rPr>
            </w:pPr>
            <w:r w:rsidRPr="005B311A">
              <w:rPr>
                <w:rFonts w:ascii="Arial" w:hAnsi="Arial" w:cs="Arial"/>
              </w:rPr>
              <w:t>5</w:t>
            </w:r>
          </w:p>
        </w:tc>
        <w:tc>
          <w:tcPr>
            <w:tcW w:w="6216" w:type="dxa"/>
            <w:noWrap/>
            <w:hideMark/>
          </w:tcPr>
          <w:p w14:paraId="4C744E07" w14:textId="77777777" w:rsidR="005B311A" w:rsidRPr="005B311A" w:rsidRDefault="005B311A">
            <w:pPr>
              <w:rPr>
                <w:rFonts w:ascii="Arial" w:hAnsi="Arial" w:cs="Arial"/>
              </w:rPr>
            </w:pPr>
            <w:r w:rsidRPr="005B311A">
              <w:rPr>
                <w:rFonts w:ascii="Arial" w:hAnsi="Arial" w:cs="Arial"/>
              </w:rPr>
              <w:t>Ophthalmic Laboratory Technicians</w:t>
            </w:r>
          </w:p>
        </w:tc>
        <w:tc>
          <w:tcPr>
            <w:tcW w:w="1615" w:type="dxa"/>
            <w:noWrap/>
            <w:vAlign w:val="center"/>
            <w:hideMark/>
          </w:tcPr>
          <w:p w14:paraId="24E23B7C"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2EF6B0DC" w14:textId="77777777" w:rsidTr="005B311A">
        <w:trPr>
          <w:trHeight w:val="300"/>
        </w:trPr>
        <w:tc>
          <w:tcPr>
            <w:tcW w:w="803" w:type="dxa"/>
            <w:noWrap/>
            <w:vAlign w:val="center"/>
            <w:hideMark/>
          </w:tcPr>
          <w:p w14:paraId="1DDB5922" w14:textId="77777777" w:rsidR="005B311A" w:rsidRPr="005B311A" w:rsidRDefault="005B311A" w:rsidP="005B311A">
            <w:pPr>
              <w:jc w:val="center"/>
              <w:rPr>
                <w:rFonts w:ascii="Arial" w:hAnsi="Arial" w:cs="Arial"/>
              </w:rPr>
            </w:pPr>
            <w:r w:rsidRPr="005B311A">
              <w:rPr>
                <w:rFonts w:ascii="Arial" w:hAnsi="Arial" w:cs="Arial"/>
              </w:rPr>
              <w:t>6</w:t>
            </w:r>
          </w:p>
        </w:tc>
        <w:tc>
          <w:tcPr>
            <w:tcW w:w="6216" w:type="dxa"/>
            <w:noWrap/>
            <w:hideMark/>
          </w:tcPr>
          <w:p w14:paraId="02F73716" w14:textId="77777777" w:rsidR="005B311A" w:rsidRPr="005B311A" w:rsidRDefault="005B311A">
            <w:pPr>
              <w:rPr>
                <w:rFonts w:ascii="Arial" w:hAnsi="Arial" w:cs="Arial"/>
              </w:rPr>
            </w:pPr>
            <w:r w:rsidRPr="005B311A">
              <w:rPr>
                <w:rFonts w:ascii="Arial" w:hAnsi="Arial" w:cs="Arial"/>
              </w:rPr>
              <w:t>Medical Appliance Technicians</w:t>
            </w:r>
          </w:p>
        </w:tc>
        <w:tc>
          <w:tcPr>
            <w:tcW w:w="1615" w:type="dxa"/>
            <w:noWrap/>
            <w:vAlign w:val="center"/>
            <w:hideMark/>
          </w:tcPr>
          <w:p w14:paraId="6108F047"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7E5C9911" w14:textId="77777777" w:rsidTr="005B311A">
        <w:trPr>
          <w:trHeight w:val="300"/>
        </w:trPr>
        <w:tc>
          <w:tcPr>
            <w:tcW w:w="803" w:type="dxa"/>
            <w:noWrap/>
            <w:vAlign w:val="center"/>
            <w:hideMark/>
          </w:tcPr>
          <w:p w14:paraId="48EBA2F7" w14:textId="77777777" w:rsidR="005B311A" w:rsidRPr="005B311A" w:rsidRDefault="005B311A" w:rsidP="005B311A">
            <w:pPr>
              <w:jc w:val="center"/>
              <w:rPr>
                <w:rFonts w:ascii="Arial" w:hAnsi="Arial" w:cs="Arial"/>
              </w:rPr>
            </w:pPr>
            <w:r w:rsidRPr="005B311A">
              <w:rPr>
                <w:rFonts w:ascii="Arial" w:hAnsi="Arial" w:cs="Arial"/>
              </w:rPr>
              <w:t>7</w:t>
            </w:r>
          </w:p>
        </w:tc>
        <w:tc>
          <w:tcPr>
            <w:tcW w:w="6216" w:type="dxa"/>
            <w:noWrap/>
            <w:hideMark/>
          </w:tcPr>
          <w:p w14:paraId="12D7BCAB" w14:textId="77777777" w:rsidR="005B311A" w:rsidRPr="005B311A" w:rsidRDefault="005B311A">
            <w:pPr>
              <w:rPr>
                <w:rFonts w:ascii="Arial" w:hAnsi="Arial" w:cs="Arial"/>
              </w:rPr>
            </w:pPr>
            <w:r w:rsidRPr="005B311A">
              <w:rPr>
                <w:rFonts w:ascii="Arial" w:hAnsi="Arial" w:cs="Arial"/>
              </w:rPr>
              <w:t>Foundry Mold and Coremakers</w:t>
            </w:r>
          </w:p>
        </w:tc>
        <w:tc>
          <w:tcPr>
            <w:tcW w:w="1615" w:type="dxa"/>
            <w:noWrap/>
            <w:vAlign w:val="center"/>
            <w:hideMark/>
          </w:tcPr>
          <w:p w14:paraId="796DA4EA"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21FA5A1A" w14:textId="77777777" w:rsidTr="005B311A">
        <w:trPr>
          <w:trHeight w:val="300"/>
        </w:trPr>
        <w:tc>
          <w:tcPr>
            <w:tcW w:w="803" w:type="dxa"/>
            <w:noWrap/>
            <w:vAlign w:val="center"/>
            <w:hideMark/>
          </w:tcPr>
          <w:p w14:paraId="41692F51" w14:textId="77777777" w:rsidR="005B311A" w:rsidRPr="005B311A" w:rsidRDefault="005B311A" w:rsidP="005B311A">
            <w:pPr>
              <w:jc w:val="center"/>
              <w:rPr>
                <w:rFonts w:ascii="Arial" w:hAnsi="Arial" w:cs="Arial"/>
              </w:rPr>
            </w:pPr>
            <w:r w:rsidRPr="005B311A">
              <w:rPr>
                <w:rFonts w:ascii="Arial" w:hAnsi="Arial" w:cs="Arial"/>
              </w:rPr>
              <w:t>8</w:t>
            </w:r>
          </w:p>
        </w:tc>
        <w:tc>
          <w:tcPr>
            <w:tcW w:w="6216" w:type="dxa"/>
            <w:noWrap/>
            <w:hideMark/>
          </w:tcPr>
          <w:p w14:paraId="7B48FFED" w14:textId="77777777" w:rsidR="005B311A" w:rsidRPr="005B311A" w:rsidRDefault="005B311A">
            <w:pPr>
              <w:rPr>
                <w:rFonts w:ascii="Arial" w:hAnsi="Arial" w:cs="Arial"/>
              </w:rPr>
            </w:pPr>
            <w:r w:rsidRPr="005B311A">
              <w:rPr>
                <w:rFonts w:ascii="Arial" w:hAnsi="Arial" w:cs="Arial"/>
              </w:rPr>
              <w:t>Slaughterers and Meat Packers</w:t>
            </w:r>
          </w:p>
        </w:tc>
        <w:tc>
          <w:tcPr>
            <w:tcW w:w="1615" w:type="dxa"/>
            <w:noWrap/>
            <w:vAlign w:val="center"/>
            <w:hideMark/>
          </w:tcPr>
          <w:p w14:paraId="3A8F2E92"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66D53D36" w14:textId="77777777" w:rsidTr="005B311A">
        <w:trPr>
          <w:trHeight w:val="300"/>
        </w:trPr>
        <w:tc>
          <w:tcPr>
            <w:tcW w:w="803" w:type="dxa"/>
            <w:noWrap/>
            <w:vAlign w:val="center"/>
            <w:hideMark/>
          </w:tcPr>
          <w:p w14:paraId="1C5F60BA" w14:textId="77777777" w:rsidR="005B311A" w:rsidRPr="005B311A" w:rsidRDefault="005B311A" w:rsidP="005B311A">
            <w:pPr>
              <w:jc w:val="center"/>
              <w:rPr>
                <w:rFonts w:ascii="Arial" w:hAnsi="Arial" w:cs="Arial"/>
              </w:rPr>
            </w:pPr>
            <w:r w:rsidRPr="005B311A">
              <w:rPr>
                <w:rFonts w:ascii="Arial" w:hAnsi="Arial" w:cs="Arial"/>
              </w:rPr>
              <w:t>9</w:t>
            </w:r>
          </w:p>
        </w:tc>
        <w:tc>
          <w:tcPr>
            <w:tcW w:w="6216" w:type="dxa"/>
            <w:noWrap/>
            <w:hideMark/>
          </w:tcPr>
          <w:p w14:paraId="120E8BC7" w14:textId="77777777" w:rsidR="005B311A" w:rsidRPr="005B311A" w:rsidRDefault="005B311A">
            <w:pPr>
              <w:rPr>
                <w:rFonts w:ascii="Arial" w:hAnsi="Arial" w:cs="Arial"/>
              </w:rPr>
            </w:pPr>
            <w:r w:rsidRPr="005B311A">
              <w:rPr>
                <w:rFonts w:ascii="Arial" w:hAnsi="Arial" w:cs="Arial"/>
              </w:rPr>
              <w:t>Plasterers and Stucco Masons</w:t>
            </w:r>
          </w:p>
        </w:tc>
        <w:tc>
          <w:tcPr>
            <w:tcW w:w="1615" w:type="dxa"/>
            <w:noWrap/>
            <w:vAlign w:val="center"/>
            <w:hideMark/>
          </w:tcPr>
          <w:p w14:paraId="5314FA5A"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2AB1B764" w14:textId="77777777" w:rsidTr="005B311A">
        <w:trPr>
          <w:trHeight w:val="300"/>
        </w:trPr>
        <w:tc>
          <w:tcPr>
            <w:tcW w:w="803" w:type="dxa"/>
            <w:noWrap/>
            <w:vAlign w:val="center"/>
            <w:hideMark/>
          </w:tcPr>
          <w:p w14:paraId="1D9A3DC0" w14:textId="77777777" w:rsidR="005B311A" w:rsidRPr="005B311A" w:rsidRDefault="005B311A" w:rsidP="005B311A">
            <w:pPr>
              <w:jc w:val="center"/>
              <w:rPr>
                <w:rFonts w:ascii="Arial" w:hAnsi="Arial" w:cs="Arial"/>
              </w:rPr>
            </w:pPr>
            <w:r w:rsidRPr="005B311A">
              <w:rPr>
                <w:rFonts w:ascii="Arial" w:hAnsi="Arial" w:cs="Arial"/>
              </w:rPr>
              <w:t>10</w:t>
            </w:r>
          </w:p>
        </w:tc>
        <w:tc>
          <w:tcPr>
            <w:tcW w:w="6216" w:type="dxa"/>
            <w:noWrap/>
            <w:hideMark/>
          </w:tcPr>
          <w:p w14:paraId="413FAF43" w14:textId="77777777" w:rsidR="005B311A" w:rsidRPr="005B311A" w:rsidRDefault="005B311A">
            <w:pPr>
              <w:rPr>
                <w:rFonts w:ascii="Arial" w:hAnsi="Arial" w:cs="Arial"/>
              </w:rPr>
            </w:pPr>
            <w:r w:rsidRPr="005B311A">
              <w:rPr>
                <w:rFonts w:ascii="Arial" w:hAnsi="Arial" w:cs="Arial"/>
              </w:rPr>
              <w:t>Logging Equipment Operators</w:t>
            </w:r>
          </w:p>
        </w:tc>
        <w:tc>
          <w:tcPr>
            <w:tcW w:w="1615" w:type="dxa"/>
            <w:noWrap/>
            <w:vAlign w:val="center"/>
            <w:hideMark/>
          </w:tcPr>
          <w:p w14:paraId="4333863D"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67187AA7" w14:textId="77777777" w:rsidTr="005B311A">
        <w:trPr>
          <w:trHeight w:val="300"/>
        </w:trPr>
        <w:tc>
          <w:tcPr>
            <w:tcW w:w="803" w:type="dxa"/>
            <w:noWrap/>
            <w:vAlign w:val="center"/>
            <w:hideMark/>
          </w:tcPr>
          <w:p w14:paraId="7ED53A03" w14:textId="77777777" w:rsidR="005B311A" w:rsidRPr="005B311A" w:rsidRDefault="005B311A" w:rsidP="005B311A">
            <w:pPr>
              <w:jc w:val="center"/>
              <w:rPr>
                <w:rFonts w:ascii="Arial" w:hAnsi="Arial" w:cs="Arial"/>
              </w:rPr>
            </w:pPr>
            <w:r w:rsidRPr="005B311A">
              <w:rPr>
                <w:rFonts w:ascii="Arial" w:hAnsi="Arial" w:cs="Arial"/>
              </w:rPr>
              <w:t>11</w:t>
            </w:r>
          </w:p>
        </w:tc>
        <w:tc>
          <w:tcPr>
            <w:tcW w:w="6216" w:type="dxa"/>
            <w:noWrap/>
            <w:hideMark/>
          </w:tcPr>
          <w:p w14:paraId="551F7841" w14:textId="77777777" w:rsidR="005B311A" w:rsidRPr="005B311A" w:rsidRDefault="005B311A">
            <w:pPr>
              <w:rPr>
                <w:rFonts w:ascii="Arial" w:hAnsi="Arial" w:cs="Arial"/>
              </w:rPr>
            </w:pPr>
            <w:r w:rsidRPr="005B311A">
              <w:rPr>
                <w:rFonts w:ascii="Arial" w:hAnsi="Arial" w:cs="Arial"/>
              </w:rPr>
              <w:t>Graders and Sorters, Agricultural Products</w:t>
            </w:r>
          </w:p>
        </w:tc>
        <w:tc>
          <w:tcPr>
            <w:tcW w:w="1615" w:type="dxa"/>
            <w:noWrap/>
            <w:vAlign w:val="center"/>
            <w:hideMark/>
          </w:tcPr>
          <w:p w14:paraId="3355367F"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3C76A49A" w14:textId="77777777" w:rsidTr="005B311A">
        <w:trPr>
          <w:trHeight w:val="300"/>
        </w:trPr>
        <w:tc>
          <w:tcPr>
            <w:tcW w:w="803" w:type="dxa"/>
            <w:noWrap/>
            <w:vAlign w:val="center"/>
            <w:hideMark/>
          </w:tcPr>
          <w:p w14:paraId="312654AD" w14:textId="77777777" w:rsidR="005B311A" w:rsidRPr="005B311A" w:rsidRDefault="005B311A" w:rsidP="005B311A">
            <w:pPr>
              <w:jc w:val="center"/>
              <w:rPr>
                <w:rFonts w:ascii="Arial" w:hAnsi="Arial" w:cs="Arial"/>
              </w:rPr>
            </w:pPr>
            <w:r w:rsidRPr="005B311A">
              <w:rPr>
                <w:rFonts w:ascii="Arial" w:hAnsi="Arial" w:cs="Arial"/>
              </w:rPr>
              <w:t>12</w:t>
            </w:r>
          </w:p>
        </w:tc>
        <w:tc>
          <w:tcPr>
            <w:tcW w:w="6216" w:type="dxa"/>
            <w:noWrap/>
            <w:hideMark/>
          </w:tcPr>
          <w:p w14:paraId="268B3BED" w14:textId="77777777" w:rsidR="005B311A" w:rsidRPr="005B311A" w:rsidRDefault="005B311A">
            <w:pPr>
              <w:rPr>
                <w:rFonts w:ascii="Arial" w:hAnsi="Arial" w:cs="Arial"/>
              </w:rPr>
            </w:pPr>
            <w:r w:rsidRPr="005B311A">
              <w:rPr>
                <w:rFonts w:ascii="Arial" w:hAnsi="Arial" w:cs="Arial"/>
              </w:rPr>
              <w:t>Motion Picture Projectionists</w:t>
            </w:r>
          </w:p>
        </w:tc>
        <w:tc>
          <w:tcPr>
            <w:tcW w:w="1615" w:type="dxa"/>
            <w:noWrap/>
            <w:vAlign w:val="center"/>
            <w:hideMark/>
          </w:tcPr>
          <w:p w14:paraId="4686CD16"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72947501" w14:textId="77777777" w:rsidTr="005B311A">
        <w:trPr>
          <w:trHeight w:val="300"/>
        </w:trPr>
        <w:tc>
          <w:tcPr>
            <w:tcW w:w="803" w:type="dxa"/>
            <w:noWrap/>
            <w:vAlign w:val="center"/>
            <w:hideMark/>
          </w:tcPr>
          <w:p w14:paraId="2E957918" w14:textId="77777777" w:rsidR="005B311A" w:rsidRPr="005B311A" w:rsidRDefault="005B311A" w:rsidP="005B311A">
            <w:pPr>
              <w:jc w:val="center"/>
              <w:rPr>
                <w:rFonts w:ascii="Arial" w:hAnsi="Arial" w:cs="Arial"/>
              </w:rPr>
            </w:pPr>
            <w:r w:rsidRPr="005B311A">
              <w:rPr>
                <w:rFonts w:ascii="Arial" w:hAnsi="Arial" w:cs="Arial"/>
              </w:rPr>
              <w:t>13</w:t>
            </w:r>
          </w:p>
        </w:tc>
        <w:tc>
          <w:tcPr>
            <w:tcW w:w="6216" w:type="dxa"/>
            <w:noWrap/>
            <w:hideMark/>
          </w:tcPr>
          <w:p w14:paraId="37535CB2" w14:textId="77777777" w:rsidR="005B311A" w:rsidRPr="005B311A" w:rsidRDefault="005B311A">
            <w:pPr>
              <w:rPr>
                <w:rFonts w:ascii="Arial" w:hAnsi="Arial" w:cs="Arial"/>
              </w:rPr>
            </w:pPr>
            <w:r w:rsidRPr="005B311A">
              <w:rPr>
                <w:rFonts w:ascii="Arial" w:hAnsi="Arial" w:cs="Arial"/>
              </w:rPr>
              <w:t>Bridge and Lock Tenders</w:t>
            </w:r>
          </w:p>
        </w:tc>
        <w:tc>
          <w:tcPr>
            <w:tcW w:w="1615" w:type="dxa"/>
            <w:noWrap/>
            <w:vAlign w:val="center"/>
            <w:hideMark/>
          </w:tcPr>
          <w:p w14:paraId="1417DD60" w14:textId="77777777" w:rsidR="005B311A" w:rsidRPr="005B311A" w:rsidRDefault="005B311A" w:rsidP="005B311A">
            <w:pPr>
              <w:jc w:val="center"/>
              <w:rPr>
                <w:rFonts w:ascii="Arial" w:hAnsi="Arial" w:cs="Arial"/>
              </w:rPr>
            </w:pPr>
            <w:r w:rsidRPr="005B311A">
              <w:rPr>
                <w:rFonts w:ascii="Arial" w:hAnsi="Arial" w:cs="Arial"/>
              </w:rPr>
              <w:t>99.9%</w:t>
            </w:r>
          </w:p>
        </w:tc>
      </w:tr>
      <w:tr w:rsidR="005B311A" w:rsidRPr="005B311A" w14:paraId="4FECE8B4" w14:textId="77777777" w:rsidTr="005B311A">
        <w:trPr>
          <w:trHeight w:val="300"/>
        </w:trPr>
        <w:tc>
          <w:tcPr>
            <w:tcW w:w="803" w:type="dxa"/>
            <w:noWrap/>
            <w:vAlign w:val="center"/>
            <w:hideMark/>
          </w:tcPr>
          <w:p w14:paraId="44598BFE" w14:textId="77777777" w:rsidR="005B311A" w:rsidRPr="005B311A" w:rsidRDefault="005B311A" w:rsidP="005B311A">
            <w:pPr>
              <w:jc w:val="center"/>
              <w:rPr>
                <w:rFonts w:ascii="Arial" w:hAnsi="Arial" w:cs="Arial"/>
              </w:rPr>
            </w:pPr>
            <w:r w:rsidRPr="005B311A">
              <w:rPr>
                <w:rFonts w:ascii="Arial" w:hAnsi="Arial" w:cs="Arial"/>
              </w:rPr>
              <w:t>14</w:t>
            </w:r>
          </w:p>
        </w:tc>
        <w:tc>
          <w:tcPr>
            <w:tcW w:w="6216" w:type="dxa"/>
            <w:noWrap/>
            <w:hideMark/>
          </w:tcPr>
          <w:p w14:paraId="3A5C6704" w14:textId="77777777" w:rsidR="005B311A" w:rsidRPr="005B311A" w:rsidRDefault="005B311A">
            <w:pPr>
              <w:rPr>
                <w:rFonts w:ascii="Arial" w:hAnsi="Arial" w:cs="Arial"/>
              </w:rPr>
            </w:pPr>
            <w:r w:rsidRPr="005B311A">
              <w:rPr>
                <w:rFonts w:ascii="Arial" w:hAnsi="Arial" w:cs="Arial"/>
              </w:rPr>
              <w:t>Medical Equipment Preparers</w:t>
            </w:r>
          </w:p>
        </w:tc>
        <w:tc>
          <w:tcPr>
            <w:tcW w:w="1615" w:type="dxa"/>
            <w:noWrap/>
            <w:vAlign w:val="center"/>
            <w:hideMark/>
          </w:tcPr>
          <w:p w14:paraId="05E8D2D5" w14:textId="77777777" w:rsidR="005B311A" w:rsidRPr="005B311A" w:rsidRDefault="005B311A" w:rsidP="005B311A">
            <w:pPr>
              <w:jc w:val="center"/>
              <w:rPr>
                <w:rFonts w:ascii="Arial" w:hAnsi="Arial" w:cs="Arial"/>
              </w:rPr>
            </w:pPr>
            <w:r w:rsidRPr="005B311A">
              <w:rPr>
                <w:rFonts w:ascii="Arial" w:hAnsi="Arial" w:cs="Arial"/>
              </w:rPr>
              <w:t>99.5%</w:t>
            </w:r>
          </w:p>
        </w:tc>
      </w:tr>
      <w:tr w:rsidR="005B311A" w:rsidRPr="005B311A" w14:paraId="360CD7C1" w14:textId="77777777" w:rsidTr="005B311A">
        <w:trPr>
          <w:trHeight w:val="300"/>
        </w:trPr>
        <w:tc>
          <w:tcPr>
            <w:tcW w:w="803" w:type="dxa"/>
            <w:noWrap/>
            <w:vAlign w:val="center"/>
            <w:hideMark/>
          </w:tcPr>
          <w:p w14:paraId="4EA82B7D" w14:textId="77777777" w:rsidR="005B311A" w:rsidRPr="005B311A" w:rsidRDefault="005B311A" w:rsidP="005B311A">
            <w:pPr>
              <w:jc w:val="center"/>
              <w:rPr>
                <w:rFonts w:ascii="Arial" w:hAnsi="Arial" w:cs="Arial"/>
              </w:rPr>
            </w:pPr>
            <w:r w:rsidRPr="005B311A">
              <w:rPr>
                <w:rFonts w:ascii="Arial" w:hAnsi="Arial" w:cs="Arial"/>
              </w:rPr>
              <w:t>15</w:t>
            </w:r>
          </w:p>
        </w:tc>
        <w:tc>
          <w:tcPr>
            <w:tcW w:w="6216" w:type="dxa"/>
            <w:noWrap/>
            <w:hideMark/>
          </w:tcPr>
          <w:p w14:paraId="24993C0B" w14:textId="77777777" w:rsidR="005B311A" w:rsidRPr="005B311A" w:rsidRDefault="005B311A">
            <w:pPr>
              <w:rPr>
                <w:rFonts w:ascii="Arial" w:hAnsi="Arial" w:cs="Arial"/>
              </w:rPr>
            </w:pPr>
            <w:r w:rsidRPr="005B311A">
              <w:rPr>
                <w:rFonts w:ascii="Arial" w:hAnsi="Arial" w:cs="Arial"/>
              </w:rPr>
              <w:t>Mine Cutting and Channeling Machine Operators</w:t>
            </w:r>
          </w:p>
        </w:tc>
        <w:tc>
          <w:tcPr>
            <w:tcW w:w="1615" w:type="dxa"/>
            <w:noWrap/>
            <w:vAlign w:val="center"/>
            <w:hideMark/>
          </w:tcPr>
          <w:p w14:paraId="25A13F79" w14:textId="77777777" w:rsidR="005B311A" w:rsidRPr="005B311A" w:rsidRDefault="005B311A" w:rsidP="005B311A">
            <w:pPr>
              <w:jc w:val="center"/>
              <w:rPr>
                <w:rFonts w:ascii="Arial" w:hAnsi="Arial" w:cs="Arial"/>
              </w:rPr>
            </w:pPr>
            <w:r w:rsidRPr="005B311A">
              <w:rPr>
                <w:rFonts w:ascii="Arial" w:hAnsi="Arial" w:cs="Arial"/>
              </w:rPr>
              <w:t>99.4%</w:t>
            </w:r>
          </w:p>
        </w:tc>
      </w:tr>
      <w:tr w:rsidR="005B311A" w:rsidRPr="005B311A" w14:paraId="5EEB32B5" w14:textId="77777777" w:rsidTr="005B311A">
        <w:trPr>
          <w:trHeight w:val="300"/>
        </w:trPr>
        <w:tc>
          <w:tcPr>
            <w:tcW w:w="803" w:type="dxa"/>
            <w:noWrap/>
            <w:vAlign w:val="center"/>
            <w:hideMark/>
          </w:tcPr>
          <w:p w14:paraId="25BDD5F1" w14:textId="77777777" w:rsidR="005B311A" w:rsidRPr="005B311A" w:rsidRDefault="005B311A" w:rsidP="005B311A">
            <w:pPr>
              <w:jc w:val="center"/>
              <w:rPr>
                <w:rFonts w:ascii="Arial" w:hAnsi="Arial" w:cs="Arial"/>
              </w:rPr>
            </w:pPr>
            <w:r w:rsidRPr="005B311A">
              <w:rPr>
                <w:rFonts w:ascii="Arial" w:hAnsi="Arial" w:cs="Arial"/>
              </w:rPr>
              <w:t>16</w:t>
            </w:r>
          </w:p>
        </w:tc>
        <w:tc>
          <w:tcPr>
            <w:tcW w:w="6216" w:type="dxa"/>
            <w:noWrap/>
            <w:hideMark/>
          </w:tcPr>
          <w:p w14:paraId="7EC53552" w14:textId="77777777" w:rsidR="005B311A" w:rsidRPr="005B311A" w:rsidRDefault="005B311A">
            <w:pPr>
              <w:rPr>
                <w:rFonts w:ascii="Arial" w:hAnsi="Arial" w:cs="Arial"/>
              </w:rPr>
            </w:pPr>
            <w:r w:rsidRPr="005B311A">
              <w:rPr>
                <w:rFonts w:ascii="Arial" w:hAnsi="Arial" w:cs="Arial"/>
              </w:rPr>
              <w:t>Paper Goods Machine Setters, Operators, and Tenders</w:t>
            </w:r>
          </w:p>
        </w:tc>
        <w:tc>
          <w:tcPr>
            <w:tcW w:w="1615" w:type="dxa"/>
            <w:noWrap/>
            <w:vAlign w:val="center"/>
            <w:hideMark/>
          </w:tcPr>
          <w:p w14:paraId="6E9B8286" w14:textId="77777777" w:rsidR="005B311A" w:rsidRPr="005B311A" w:rsidRDefault="005B311A" w:rsidP="005B311A">
            <w:pPr>
              <w:jc w:val="center"/>
              <w:rPr>
                <w:rFonts w:ascii="Arial" w:hAnsi="Arial" w:cs="Arial"/>
              </w:rPr>
            </w:pPr>
            <w:r w:rsidRPr="005B311A">
              <w:rPr>
                <w:rFonts w:ascii="Arial" w:hAnsi="Arial" w:cs="Arial"/>
              </w:rPr>
              <w:t>98.9%</w:t>
            </w:r>
          </w:p>
        </w:tc>
      </w:tr>
      <w:tr w:rsidR="005B311A" w:rsidRPr="005B311A" w14:paraId="0F7CAE88" w14:textId="77777777" w:rsidTr="005B311A">
        <w:trPr>
          <w:trHeight w:val="300"/>
        </w:trPr>
        <w:tc>
          <w:tcPr>
            <w:tcW w:w="803" w:type="dxa"/>
            <w:noWrap/>
            <w:vAlign w:val="center"/>
            <w:hideMark/>
          </w:tcPr>
          <w:p w14:paraId="0005367B" w14:textId="77777777" w:rsidR="005B311A" w:rsidRPr="005B311A" w:rsidRDefault="005B311A" w:rsidP="005B311A">
            <w:pPr>
              <w:jc w:val="center"/>
              <w:rPr>
                <w:rFonts w:ascii="Arial" w:hAnsi="Arial" w:cs="Arial"/>
              </w:rPr>
            </w:pPr>
            <w:r w:rsidRPr="005B311A">
              <w:rPr>
                <w:rFonts w:ascii="Arial" w:hAnsi="Arial" w:cs="Arial"/>
              </w:rPr>
              <w:t>17</w:t>
            </w:r>
          </w:p>
        </w:tc>
        <w:tc>
          <w:tcPr>
            <w:tcW w:w="6216" w:type="dxa"/>
            <w:noWrap/>
            <w:hideMark/>
          </w:tcPr>
          <w:p w14:paraId="6307AF4C" w14:textId="77777777" w:rsidR="005B311A" w:rsidRPr="005B311A" w:rsidRDefault="005B311A">
            <w:pPr>
              <w:rPr>
                <w:rFonts w:ascii="Arial" w:hAnsi="Arial" w:cs="Arial"/>
              </w:rPr>
            </w:pPr>
            <w:r w:rsidRPr="005B311A">
              <w:rPr>
                <w:rFonts w:ascii="Arial" w:hAnsi="Arial" w:cs="Arial"/>
              </w:rPr>
              <w:t>Pressers, Textile, Garment, and Related Materials</w:t>
            </w:r>
          </w:p>
        </w:tc>
        <w:tc>
          <w:tcPr>
            <w:tcW w:w="1615" w:type="dxa"/>
            <w:noWrap/>
            <w:vAlign w:val="center"/>
            <w:hideMark/>
          </w:tcPr>
          <w:p w14:paraId="38DCF3AB" w14:textId="77777777" w:rsidR="005B311A" w:rsidRPr="005B311A" w:rsidRDefault="005B311A" w:rsidP="005B311A">
            <w:pPr>
              <w:jc w:val="center"/>
              <w:rPr>
                <w:rFonts w:ascii="Arial" w:hAnsi="Arial" w:cs="Arial"/>
              </w:rPr>
            </w:pPr>
            <w:r w:rsidRPr="005B311A">
              <w:rPr>
                <w:rFonts w:ascii="Arial" w:hAnsi="Arial" w:cs="Arial"/>
              </w:rPr>
              <w:t>98.7%</w:t>
            </w:r>
          </w:p>
        </w:tc>
      </w:tr>
      <w:tr w:rsidR="005B311A" w:rsidRPr="005B311A" w14:paraId="4201DCC3" w14:textId="77777777" w:rsidTr="005B311A">
        <w:trPr>
          <w:trHeight w:val="300"/>
        </w:trPr>
        <w:tc>
          <w:tcPr>
            <w:tcW w:w="803" w:type="dxa"/>
            <w:noWrap/>
            <w:vAlign w:val="center"/>
            <w:hideMark/>
          </w:tcPr>
          <w:p w14:paraId="3D404EDB" w14:textId="77777777" w:rsidR="005B311A" w:rsidRPr="005B311A" w:rsidRDefault="005B311A" w:rsidP="005B311A">
            <w:pPr>
              <w:jc w:val="center"/>
              <w:rPr>
                <w:rFonts w:ascii="Arial" w:hAnsi="Arial" w:cs="Arial"/>
              </w:rPr>
            </w:pPr>
            <w:r w:rsidRPr="005B311A">
              <w:rPr>
                <w:rFonts w:ascii="Arial" w:hAnsi="Arial" w:cs="Arial"/>
              </w:rPr>
              <w:t>18</w:t>
            </w:r>
          </w:p>
        </w:tc>
        <w:tc>
          <w:tcPr>
            <w:tcW w:w="6216" w:type="dxa"/>
            <w:noWrap/>
            <w:hideMark/>
          </w:tcPr>
          <w:p w14:paraId="671DEAEB" w14:textId="77777777" w:rsidR="005B311A" w:rsidRPr="005B311A" w:rsidRDefault="005B311A">
            <w:pPr>
              <w:rPr>
                <w:rFonts w:ascii="Arial" w:hAnsi="Arial" w:cs="Arial"/>
              </w:rPr>
            </w:pPr>
            <w:r w:rsidRPr="005B311A">
              <w:rPr>
                <w:rFonts w:ascii="Arial" w:hAnsi="Arial" w:cs="Arial"/>
              </w:rPr>
              <w:t>Cooling and Freezing Equipment Operators and Tenders</w:t>
            </w:r>
          </w:p>
        </w:tc>
        <w:tc>
          <w:tcPr>
            <w:tcW w:w="1615" w:type="dxa"/>
            <w:noWrap/>
            <w:vAlign w:val="center"/>
            <w:hideMark/>
          </w:tcPr>
          <w:p w14:paraId="01CA1E87" w14:textId="77777777" w:rsidR="005B311A" w:rsidRPr="005B311A" w:rsidRDefault="005B311A" w:rsidP="005B311A">
            <w:pPr>
              <w:jc w:val="center"/>
              <w:rPr>
                <w:rFonts w:ascii="Arial" w:hAnsi="Arial" w:cs="Arial"/>
              </w:rPr>
            </w:pPr>
            <w:r w:rsidRPr="005B311A">
              <w:rPr>
                <w:rFonts w:ascii="Arial" w:hAnsi="Arial" w:cs="Arial"/>
              </w:rPr>
              <w:t>98.3%</w:t>
            </w:r>
          </w:p>
        </w:tc>
      </w:tr>
      <w:tr w:rsidR="005B311A" w:rsidRPr="005B311A" w14:paraId="2301D94E" w14:textId="77777777" w:rsidTr="005B311A">
        <w:trPr>
          <w:trHeight w:val="300"/>
        </w:trPr>
        <w:tc>
          <w:tcPr>
            <w:tcW w:w="803" w:type="dxa"/>
            <w:noWrap/>
            <w:vAlign w:val="center"/>
            <w:hideMark/>
          </w:tcPr>
          <w:p w14:paraId="5C7EF5C3" w14:textId="77777777" w:rsidR="005B311A" w:rsidRPr="005B311A" w:rsidRDefault="005B311A" w:rsidP="005B311A">
            <w:pPr>
              <w:jc w:val="center"/>
              <w:rPr>
                <w:rFonts w:ascii="Arial" w:hAnsi="Arial" w:cs="Arial"/>
              </w:rPr>
            </w:pPr>
            <w:r w:rsidRPr="005B311A">
              <w:rPr>
                <w:rFonts w:ascii="Arial" w:hAnsi="Arial" w:cs="Arial"/>
              </w:rPr>
              <w:t>19</w:t>
            </w:r>
          </w:p>
        </w:tc>
        <w:tc>
          <w:tcPr>
            <w:tcW w:w="6216" w:type="dxa"/>
            <w:noWrap/>
            <w:hideMark/>
          </w:tcPr>
          <w:p w14:paraId="0DA73147" w14:textId="77777777" w:rsidR="005B311A" w:rsidRPr="005B311A" w:rsidRDefault="005B311A">
            <w:pPr>
              <w:rPr>
                <w:rFonts w:ascii="Arial" w:hAnsi="Arial" w:cs="Arial"/>
              </w:rPr>
            </w:pPr>
            <w:r w:rsidRPr="005B311A">
              <w:rPr>
                <w:rFonts w:ascii="Arial" w:hAnsi="Arial" w:cs="Arial"/>
              </w:rPr>
              <w:t>Sewing Machine Operators</w:t>
            </w:r>
          </w:p>
        </w:tc>
        <w:tc>
          <w:tcPr>
            <w:tcW w:w="1615" w:type="dxa"/>
            <w:noWrap/>
            <w:vAlign w:val="center"/>
            <w:hideMark/>
          </w:tcPr>
          <w:p w14:paraId="621A38CC" w14:textId="77777777" w:rsidR="005B311A" w:rsidRPr="005B311A" w:rsidRDefault="005B311A" w:rsidP="005B311A">
            <w:pPr>
              <w:jc w:val="center"/>
              <w:rPr>
                <w:rFonts w:ascii="Arial" w:hAnsi="Arial" w:cs="Arial"/>
              </w:rPr>
            </w:pPr>
            <w:r w:rsidRPr="005B311A">
              <w:rPr>
                <w:rFonts w:ascii="Arial" w:hAnsi="Arial" w:cs="Arial"/>
              </w:rPr>
              <w:t>97.9%</w:t>
            </w:r>
          </w:p>
        </w:tc>
      </w:tr>
      <w:tr w:rsidR="005B311A" w:rsidRPr="005B311A" w14:paraId="0B8BD140" w14:textId="77777777" w:rsidTr="005B311A">
        <w:trPr>
          <w:trHeight w:val="300"/>
        </w:trPr>
        <w:tc>
          <w:tcPr>
            <w:tcW w:w="803" w:type="dxa"/>
            <w:noWrap/>
            <w:vAlign w:val="center"/>
            <w:hideMark/>
          </w:tcPr>
          <w:p w14:paraId="18FA4E18" w14:textId="77777777" w:rsidR="005B311A" w:rsidRPr="005B311A" w:rsidRDefault="005B311A" w:rsidP="005B311A">
            <w:pPr>
              <w:jc w:val="center"/>
              <w:rPr>
                <w:rFonts w:ascii="Arial" w:hAnsi="Arial" w:cs="Arial"/>
              </w:rPr>
            </w:pPr>
            <w:r w:rsidRPr="005B311A">
              <w:rPr>
                <w:rFonts w:ascii="Arial" w:hAnsi="Arial" w:cs="Arial"/>
              </w:rPr>
              <w:t>20</w:t>
            </w:r>
          </w:p>
        </w:tc>
        <w:tc>
          <w:tcPr>
            <w:tcW w:w="6216" w:type="dxa"/>
            <w:noWrap/>
            <w:hideMark/>
          </w:tcPr>
          <w:p w14:paraId="5592B081" w14:textId="77777777" w:rsidR="005B311A" w:rsidRPr="005B311A" w:rsidRDefault="005B311A">
            <w:pPr>
              <w:rPr>
                <w:rFonts w:ascii="Arial" w:hAnsi="Arial" w:cs="Arial"/>
              </w:rPr>
            </w:pPr>
            <w:r w:rsidRPr="005B311A">
              <w:rPr>
                <w:rFonts w:ascii="Arial" w:hAnsi="Arial" w:cs="Arial"/>
              </w:rPr>
              <w:t>Production Workers, All Other</w:t>
            </w:r>
          </w:p>
        </w:tc>
        <w:tc>
          <w:tcPr>
            <w:tcW w:w="1615" w:type="dxa"/>
            <w:noWrap/>
            <w:vAlign w:val="center"/>
            <w:hideMark/>
          </w:tcPr>
          <w:p w14:paraId="778A3122" w14:textId="77777777" w:rsidR="005B311A" w:rsidRPr="005B311A" w:rsidRDefault="005B311A" w:rsidP="005B311A">
            <w:pPr>
              <w:jc w:val="center"/>
              <w:rPr>
                <w:rFonts w:ascii="Arial" w:hAnsi="Arial" w:cs="Arial"/>
              </w:rPr>
            </w:pPr>
            <w:r w:rsidRPr="005B311A">
              <w:rPr>
                <w:rFonts w:ascii="Arial" w:hAnsi="Arial" w:cs="Arial"/>
              </w:rPr>
              <w:t>97.2%</w:t>
            </w:r>
          </w:p>
        </w:tc>
      </w:tr>
      <w:tr w:rsidR="005B311A" w:rsidRPr="005B311A" w14:paraId="1B62DCB5" w14:textId="77777777" w:rsidTr="005B311A">
        <w:trPr>
          <w:trHeight w:val="300"/>
        </w:trPr>
        <w:tc>
          <w:tcPr>
            <w:tcW w:w="803" w:type="dxa"/>
            <w:noWrap/>
            <w:vAlign w:val="center"/>
            <w:hideMark/>
          </w:tcPr>
          <w:p w14:paraId="0DE74D4F" w14:textId="77777777" w:rsidR="005B311A" w:rsidRPr="005B311A" w:rsidRDefault="005B311A" w:rsidP="005B311A">
            <w:pPr>
              <w:jc w:val="center"/>
              <w:rPr>
                <w:rFonts w:ascii="Arial" w:hAnsi="Arial" w:cs="Arial"/>
              </w:rPr>
            </w:pPr>
            <w:r w:rsidRPr="005B311A">
              <w:rPr>
                <w:rFonts w:ascii="Arial" w:hAnsi="Arial" w:cs="Arial"/>
              </w:rPr>
              <w:t>21</w:t>
            </w:r>
          </w:p>
        </w:tc>
        <w:tc>
          <w:tcPr>
            <w:tcW w:w="6216" w:type="dxa"/>
            <w:noWrap/>
            <w:hideMark/>
          </w:tcPr>
          <w:p w14:paraId="7D8D86FE" w14:textId="77777777" w:rsidR="005B311A" w:rsidRPr="005B311A" w:rsidRDefault="005B311A">
            <w:pPr>
              <w:rPr>
                <w:rFonts w:ascii="Arial" w:hAnsi="Arial" w:cs="Arial"/>
              </w:rPr>
            </w:pPr>
            <w:r w:rsidRPr="005B311A">
              <w:rPr>
                <w:rFonts w:ascii="Arial" w:hAnsi="Arial" w:cs="Arial"/>
              </w:rPr>
              <w:t>Dental Laboratory Technicians</w:t>
            </w:r>
          </w:p>
        </w:tc>
        <w:tc>
          <w:tcPr>
            <w:tcW w:w="1615" w:type="dxa"/>
            <w:noWrap/>
            <w:vAlign w:val="center"/>
            <w:hideMark/>
          </w:tcPr>
          <w:p w14:paraId="3980C06D" w14:textId="77777777" w:rsidR="005B311A" w:rsidRPr="005B311A" w:rsidRDefault="005B311A" w:rsidP="005B311A">
            <w:pPr>
              <w:jc w:val="center"/>
              <w:rPr>
                <w:rFonts w:ascii="Arial" w:hAnsi="Arial" w:cs="Arial"/>
              </w:rPr>
            </w:pPr>
            <w:r w:rsidRPr="005B311A">
              <w:rPr>
                <w:rFonts w:ascii="Arial" w:hAnsi="Arial" w:cs="Arial"/>
              </w:rPr>
              <w:t>97.1%</w:t>
            </w:r>
          </w:p>
        </w:tc>
      </w:tr>
      <w:tr w:rsidR="005B311A" w:rsidRPr="005B311A" w14:paraId="775D86E2" w14:textId="77777777" w:rsidTr="005B311A">
        <w:trPr>
          <w:trHeight w:val="300"/>
        </w:trPr>
        <w:tc>
          <w:tcPr>
            <w:tcW w:w="803" w:type="dxa"/>
            <w:noWrap/>
            <w:vAlign w:val="center"/>
            <w:hideMark/>
          </w:tcPr>
          <w:p w14:paraId="3AB9CDB1" w14:textId="77777777" w:rsidR="005B311A" w:rsidRPr="005B311A" w:rsidRDefault="005B311A" w:rsidP="005B311A">
            <w:pPr>
              <w:jc w:val="center"/>
              <w:rPr>
                <w:rFonts w:ascii="Arial" w:hAnsi="Arial" w:cs="Arial"/>
              </w:rPr>
            </w:pPr>
            <w:r w:rsidRPr="005B311A">
              <w:rPr>
                <w:rFonts w:ascii="Arial" w:hAnsi="Arial" w:cs="Arial"/>
              </w:rPr>
              <w:t>22</w:t>
            </w:r>
          </w:p>
        </w:tc>
        <w:tc>
          <w:tcPr>
            <w:tcW w:w="6216" w:type="dxa"/>
            <w:noWrap/>
            <w:hideMark/>
          </w:tcPr>
          <w:p w14:paraId="0514D326" w14:textId="77777777" w:rsidR="005B311A" w:rsidRPr="005B311A" w:rsidRDefault="005B311A">
            <w:pPr>
              <w:rPr>
                <w:rFonts w:ascii="Arial" w:hAnsi="Arial" w:cs="Arial"/>
              </w:rPr>
            </w:pPr>
            <w:r w:rsidRPr="005B311A">
              <w:rPr>
                <w:rFonts w:ascii="Arial" w:hAnsi="Arial" w:cs="Arial"/>
              </w:rPr>
              <w:t>Coating, Painting, and Spraying Machine Setters, Operators, and Tenders</w:t>
            </w:r>
          </w:p>
        </w:tc>
        <w:tc>
          <w:tcPr>
            <w:tcW w:w="1615" w:type="dxa"/>
            <w:noWrap/>
            <w:vAlign w:val="center"/>
            <w:hideMark/>
          </w:tcPr>
          <w:p w14:paraId="0AF51619" w14:textId="77777777" w:rsidR="005B311A" w:rsidRPr="005B311A" w:rsidRDefault="005B311A" w:rsidP="005B311A">
            <w:pPr>
              <w:jc w:val="center"/>
              <w:rPr>
                <w:rFonts w:ascii="Arial" w:hAnsi="Arial" w:cs="Arial"/>
              </w:rPr>
            </w:pPr>
            <w:r w:rsidRPr="005B311A">
              <w:rPr>
                <w:rFonts w:ascii="Arial" w:hAnsi="Arial" w:cs="Arial"/>
              </w:rPr>
              <w:t>97.0%</w:t>
            </w:r>
          </w:p>
        </w:tc>
      </w:tr>
      <w:tr w:rsidR="005B311A" w:rsidRPr="005B311A" w14:paraId="24817068" w14:textId="77777777" w:rsidTr="005B311A">
        <w:trPr>
          <w:trHeight w:val="300"/>
        </w:trPr>
        <w:tc>
          <w:tcPr>
            <w:tcW w:w="803" w:type="dxa"/>
            <w:noWrap/>
            <w:vAlign w:val="center"/>
            <w:hideMark/>
          </w:tcPr>
          <w:p w14:paraId="5A0C8915" w14:textId="77777777" w:rsidR="005B311A" w:rsidRPr="005B311A" w:rsidRDefault="005B311A" w:rsidP="005B311A">
            <w:pPr>
              <w:jc w:val="center"/>
              <w:rPr>
                <w:rFonts w:ascii="Arial" w:hAnsi="Arial" w:cs="Arial"/>
              </w:rPr>
            </w:pPr>
            <w:r w:rsidRPr="005B311A">
              <w:rPr>
                <w:rFonts w:ascii="Arial" w:hAnsi="Arial" w:cs="Arial"/>
              </w:rPr>
              <w:t>23</w:t>
            </w:r>
          </w:p>
        </w:tc>
        <w:tc>
          <w:tcPr>
            <w:tcW w:w="6216" w:type="dxa"/>
            <w:noWrap/>
            <w:hideMark/>
          </w:tcPr>
          <w:p w14:paraId="2DF3C392" w14:textId="77777777" w:rsidR="005B311A" w:rsidRPr="005B311A" w:rsidRDefault="005B311A">
            <w:pPr>
              <w:rPr>
                <w:rFonts w:ascii="Arial" w:hAnsi="Arial" w:cs="Arial"/>
              </w:rPr>
            </w:pPr>
            <w:r w:rsidRPr="005B311A">
              <w:rPr>
                <w:rFonts w:ascii="Arial" w:hAnsi="Arial" w:cs="Arial"/>
              </w:rPr>
              <w:t>Helpers--Production Workers</w:t>
            </w:r>
          </w:p>
        </w:tc>
        <w:tc>
          <w:tcPr>
            <w:tcW w:w="1615" w:type="dxa"/>
            <w:noWrap/>
            <w:vAlign w:val="center"/>
            <w:hideMark/>
          </w:tcPr>
          <w:p w14:paraId="7BA282D0" w14:textId="77777777" w:rsidR="005B311A" w:rsidRPr="005B311A" w:rsidRDefault="005B311A" w:rsidP="005B311A">
            <w:pPr>
              <w:jc w:val="center"/>
              <w:rPr>
                <w:rFonts w:ascii="Arial" w:hAnsi="Arial" w:cs="Arial"/>
              </w:rPr>
            </w:pPr>
            <w:r w:rsidRPr="005B311A">
              <w:rPr>
                <w:rFonts w:ascii="Arial" w:hAnsi="Arial" w:cs="Arial"/>
              </w:rPr>
              <w:t>97.0%</w:t>
            </w:r>
          </w:p>
        </w:tc>
      </w:tr>
      <w:tr w:rsidR="005B311A" w:rsidRPr="005B311A" w14:paraId="28EE0664" w14:textId="77777777" w:rsidTr="005B311A">
        <w:trPr>
          <w:trHeight w:val="300"/>
        </w:trPr>
        <w:tc>
          <w:tcPr>
            <w:tcW w:w="803" w:type="dxa"/>
            <w:noWrap/>
            <w:vAlign w:val="center"/>
            <w:hideMark/>
          </w:tcPr>
          <w:p w14:paraId="14C20F97" w14:textId="77777777" w:rsidR="005B311A" w:rsidRPr="005B311A" w:rsidRDefault="005B311A" w:rsidP="005B311A">
            <w:pPr>
              <w:jc w:val="center"/>
              <w:rPr>
                <w:rFonts w:ascii="Arial" w:hAnsi="Arial" w:cs="Arial"/>
              </w:rPr>
            </w:pPr>
            <w:r w:rsidRPr="005B311A">
              <w:rPr>
                <w:rFonts w:ascii="Arial" w:hAnsi="Arial" w:cs="Arial"/>
              </w:rPr>
              <w:t>24</w:t>
            </w:r>
          </w:p>
        </w:tc>
        <w:tc>
          <w:tcPr>
            <w:tcW w:w="6216" w:type="dxa"/>
            <w:noWrap/>
            <w:hideMark/>
          </w:tcPr>
          <w:p w14:paraId="73DCC41B" w14:textId="77777777" w:rsidR="005B311A" w:rsidRPr="005B311A" w:rsidRDefault="005B311A">
            <w:pPr>
              <w:rPr>
                <w:rFonts w:ascii="Arial" w:hAnsi="Arial" w:cs="Arial"/>
              </w:rPr>
            </w:pPr>
            <w:r w:rsidRPr="005B311A">
              <w:rPr>
                <w:rFonts w:ascii="Arial" w:hAnsi="Arial" w:cs="Arial"/>
              </w:rPr>
              <w:t>Cutters and Trimmers, Hand</w:t>
            </w:r>
          </w:p>
        </w:tc>
        <w:tc>
          <w:tcPr>
            <w:tcW w:w="1615" w:type="dxa"/>
            <w:noWrap/>
            <w:vAlign w:val="center"/>
            <w:hideMark/>
          </w:tcPr>
          <w:p w14:paraId="775C3F1C" w14:textId="77777777" w:rsidR="005B311A" w:rsidRPr="005B311A" w:rsidRDefault="005B311A" w:rsidP="005B311A">
            <w:pPr>
              <w:jc w:val="center"/>
              <w:rPr>
                <w:rFonts w:ascii="Arial" w:hAnsi="Arial" w:cs="Arial"/>
              </w:rPr>
            </w:pPr>
            <w:r w:rsidRPr="005B311A">
              <w:rPr>
                <w:rFonts w:ascii="Arial" w:hAnsi="Arial" w:cs="Arial"/>
              </w:rPr>
              <w:t>96.7%</w:t>
            </w:r>
          </w:p>
        </w:tc>
      </w:tr>
      <w:tr w:rsidR="005B311A" w:rsidRPr="005B311A" w14:paraId="06F1707B" w14:textId="77777777" w:rsidTr="005B311A">
        <w:trPr>
          <w:trHeight w:val="300"/>
        </w:trPr>
        <w:tc>
          <w:tcPr>
            <w:tcW w:w="803" w:type="dxa"/>
            <w:noWrap/>
            <w:vAlign w:val="center"/>
            <w:hideMark/>
          </w:tcPr>
          <w:p w14:paraId="4E77EF7D" w14:textId="77777777" w:rsidR="005B311A" w:rsidRPr="005B311A" w:rsidRDefault="005B311A" w:rsidP="005B311A">
            <w:pPr>
              <w:jc w:val="center"/>
              <w:rPr>
                <w:rFonts w:ascii="Arial" w:hAnsi="Arial" w:cs="Arial"/>
              </w:rPr>
            </w:pPr>
            <w:r w:rsidRPr="005B311A">
              <w:rPr>
                <w:rFonts w:ascii="Arial" w:hAnsi="Arial" w:cs="Arial"/>
              </w:rPr>
              <w:t>25</w:t>
            </w:r>
          </w:p>
        </w:tc>
        <w:tc>
          <w:tcPr>
            <w:tcW w:w="6216" w:type="dxa"/>
            <w:noWrap/>
            <w:hideMark/>
          </w:tcPr>
          <w:p w14:paraId="6A2B5AFC" w14:textId="77777777" w:rsidR="005B311A" w:rsidRPr="005B311A" w:rsidRDefault="005B311A">
            <w:pPr>
              <w:rPr>
                <w:rFonts w:ascii="Arial" w:hAnsi="Arial" w:cs="Arial"/>
              </w:rPr>
            </w:pPr>
            <w:r w:rsidRPr="005B311A">
              <w:rPr>
                <w:rFonts w:ascii="Arial" w:hAnsi="Arial" w:cs="Arial"/>
              </w:rPr>
              <w:t>Extruding and Forming Machine Setters, Operators, and Tenders, Synthetic and Glass Fibers</w:t>
            </w:r>
          </w:p>
        </w:tc>
        <w:tc>
          <w:tcPr>
            <w:tcW w:w="1615" w:type="dxa"/>
            <w:noWrap/>
            <w:vAlign w:val="center"/>
            <w:hideMark/>
          </w:tcPr>
          <w:p w14:paraId="1C4E67D1" w14:textId="77777777" w:rsidR="005B311A" w:rsidRPr="005B311A" w:rsidRDefault="005B311A" w:rsidP="005B311A">
            <w:pPr>
              <w:jc w:val="center"/>
              <w:rPr>
                <w:rFonts w:ascii="Arial" w:hAnsi="Arial" w:cs="Arial"/>
              </w:rPr>
            </w:pPr>
            <w:r w:rsidRPr="005B311A">
              <w:rPr>
                <w:rFonts w:ascii="Arial" w:hAnsi="Arial" w:cs="Arial"/>
              </w:rPr>
              <w:t>96.6%</w:t>
            </w:r>
          </w:p>
        </w:tc>
      </w:tr>
      <w:tr w:rsidR="005B311A" w:rsidRPr="005B311A" w14:paraId="5EB11AE5" w14:textId="77777777" w:rsidTr="005B311A">
        <w:trPr>
          <w:trHeight w:val="300"/>
        </w:trPr>
        <w:tc>
          <w:tcPr>
            <w:tcW w:w="803" w:type="dxa"/>
            <w:noWrap/>
            <w:vAlign w:val="center"/>
            <w:hideMark/>
          </w:tcPr>
          <w:p w14:paraId="7774D0F5" w14:textId="77777777" w:rsidR="005B311A" w:rsidRPr="005B311A" w:rsidRDefault="005B311A" w:rsidP="005B311A">
            <w:pPr>
              <w:jc w:val="center"/>
              <w:rPr>
                <w:rFonts w:ascii="Arial" w:hAnsi="Arial" w:cs="Arial"/>
              </w:rPr>
            </w:pPr>
            <w:r w:rsidRPr="005B311A">
              <w:rPr>
                <w:rFonts w:ascii="Arial" w:hAnsi="Arial" w:cs="Arial"/>
              </w:rPr>
              <w:t>26</w:t>
            </w:r>
          </w:p>
        </w:tc>
        <w:tc>
          <w:tcPr>
            <w:tcW w:w="6216" w:type="dxa"/>
            <w:noWrap/>
            <w:hideMark/>
          </w:tcPr>
          <w:p w14:paraId="578142A2" w14:textId="77777777" w:rsidR="005B311A" w:rsidRPr="005B311A" w:rsidRDefault="005B311A">
            <w:pPr>
              <w:rPr>
                <w:rFonts w:ascii="Arial" w:hAnsi="Arial" w:cs="Arial"/>
              </w:rPr>
            </w:pPr>
            <w:r w:rsidRPr="005B311A">
              <w:rPr>
                <w:rFonts w:ascii="Arial" w:hAnsi="Arial" w:cs="Arial"/>
              </w:rPr>
              <w:t>Tailors, Dressmakers, and Custom Sewers</w:t>
            </w:r>
          </w:p>
        </w:tc>
        <w:tc>
          <w:tcPr>
            <w:tcW w:w="1615" w:type="dxa"/>
            <w:noWrap/>
            <w:vAlign w:val="center"/>
            <w:hideMark/>
          </w:tcPr>
          <w:p w14:paraId="14E635F8" w14:textId="77777777" w:rsidR="005B311A" w:rsidRPr="005B311A" w:rsidRDefault="005B311A" w:rsidP="005B311A">
            <w:pPr>
              <w:jc w:val="center"/>
              <w:rPr>
                <w:rFonts w:ascii="Arial" w:hAnsi="Arial" w:cs="Arial"/>
              </w:rPr>
            </w:pPr>
            <w:r w:rsidRPr="005B311A">
              <w:rPr>
                <w:rFonts w:ascii="Arial" w:hAnsi="Arial" w:cs="Arial"/>
              </w:rPr>
              <w:t>96.4%</w:t>
            </w:r>
          </w:p>
        </w:tc>
      </w:tr>
      <w:tr w:rsidR="005B311A" w:rsidRPr="005B311A" w14:paraId="38B1C8E3" w14:textId="77777777" w:rsidTr="005B311A">
        <w:trPr>
          <w:trHeight w:val="300"/>
        </w:trPr>
        <w:tc>
          <w:tcPr>
            <w:tcW w:w="803" w:type="dxa"/>
            <w:noWrap/>
            <w:vAlign w:val="center"/>
            <w:hideMark/>
          </w:tcPr>
          <w:p w14:paraId="4B61BF0C" w14:textId="77777777" w:rsidR="005B311A" w:rsidRPr="005B311A" w:rsidRDefault="005B311A" w:rsidP="005B311A">
            <w:pPr>
              <w:jc w:val="center"/>
              <w:rPr>
                <w:rFonts w:ascii="Arial" w:hAnsi="Arial" w:cs="Arial"/>
              </w:rPr>
            </w:pPr>
            <w:r w:rsidRPr="005B311A">
              <w:rPr>
                <w:rFonts w:ascii="Arial" w:hAnsi="Arial" w:cs="Arial"/>
              </w:rPr>
              <w:t>27</w:t>
            </w:r>
          </w:p>
        </w:tc>
        <w:tc>
          <w:tcPr>
            <w:tcW w:w="6216" w:type="dxa"/>
            <w:noWrap/>
            <w:hideMark/>
          </w:tcPr>
          <w:p w14:paraId="7FEB12DC" w14:textId="77777777" w:rsidR="005B311A" w:rsidRPr="005B311A" w:rsidRDefault="005B311A">
            <w:pPr>
              <w:rPr>
                <w:rFonts w:ascii="Arial" w:hAnsi="Arial" w:cs="Arial"/>
              </w:rPr>
            </w:pPr>
            <w:r w:rsidRPr="005B311A">
              <w:rPr>
                <w:rFonts w:ascii="Arial" w:hAnsi="Arial" w:cs="Arial"/>
              </w:rPr>
              <w:t>Continuous Mining Machine Operators</w:t>
            </w:r>
          </w:p>
        </w:tc>
        <w:tc>
          <w:tcPr>
            <w:tcW w:w="1615" w:type="dxa"/>
            <w:noWrap/>
            <w:vAlign w:val="center"/>
            <w:hideMark/>
          </w:tcPr>
          <w:p w14:paraId="783F8A83" w14:textId="77777777" w:rsidR="005B311A" w:rsidRPr="005B311A" w:rsidRDefault="005B311A" w:rsidP="005B311A">
            <w:pPr>
              <w:jc w:val="center"/>
              <w:rPr>
                <w:rFonts w:ascii="Arial" w:hAnsi="Arial" w:cs="Arial"/>
              </w:rPr>
            </w:pPr>
            <w:r w:rsidRPr="005B311A">
              <w:rPr>
                <w:rFonts w:ascii="Arial" w:hAnsi="Arial" w:cs="Arial"/>
              </w:rPr>
              <w:t>96.1%</w:t>
            </w:r>
          </w:p>
        </w:tc>
      </w:tr>
      <w:tr w:rsidR="005B311A" w:rsidRPr="005B311A" w14:paraId="1C2159CD" w14:textId="77777777" w:rsidTr="005B311A">
        <w:trPr>
          <w:trHeight w:val="300"/>
        </w:trPr>
        <w:tc>
          <w:tcPr>
            <w:tcW w:w="803" w:type="dxa"/>
            <w:noWrap/>
            <w:vAlign w:val="center"/>
            <w:hideMark/>
          </w:tcPr>
          <w:p w14:paraId="17748BB4" w14:textId="77777777" w:rsidR="005B311A" w:rsidRPr="005B311A" w:rsidRDefault="005B311A" w:rsidP="005B311A">
            <w:pPr>
              <w:jc w:val="center"/>
              <w:rPr>
                <w:rFonts w:ascii="Arial" w:hAnsi="Arial" w:cs="Arial"/>
              </w:rPr>
            </w:pPr>
            <w:r w:rsidRPr="005B311A">
              <w:rPr>
                <w:rFonts w:ascii="Arial" w:hAnsi="Arial" w:cs="Arial"/>
              </w:rPr>
              <w:t>28</w:t>
            </w:r>
          </w:p>
        </w:tc>
        <w:tc>
          <w:tcPr>
            <w:tcW w:w="6216" w:type="dxa"/>
            <w:noWrap/>
            <w:hideMark/>
          </w:tcPr>
          <w:p w14:paraId="6D2026B2" w14:textId="77777777" w:rsidR="005B311A" w:rsidRPr="005B311A" w:rsidRDefault="005B311A">
            <w:pPr>
              <w:rPr>
                <w:rFonts w:ascii="Arial" w:hAnsi="Arial" w:cs="Arial"/>
              </w:rPr>
            </w:pPr>
            <w:r w:rsidRPr="005B311A">
              <w:rPr>
                <w:rFonts w:ascii="Arial" w:hAnsi="Arial" w:cs="Arial"/>
              </w:rPr>
              <w:t>Meat, Poultry, and Fish Cutters and Trimmers</w:t>
            </w:r>
          </w:p>
        </w:tc>
        <w:tc>
          <w:tcPr>
            <w:tcW w:w="1615" w:type="dxa"/>
            <w:noWrap/>
            <w:vAlign w:val="center"/>
            <w:hideMark/>
          </w:tcPr>
          <w:p w14:paraId="05795E3F" w14:textId="77777777" w:rsidR="005B311A" w:rsidRPr="005B311A" w:rsidRDefault="005B311A" w:rsidP="005B311A">
            <w:pPr>
              <w:jc w:val="center"/>
              <w:rPr>
                <w:rFonts w:ascii="Arial" w:hAnsi="Arial" w:cs="Arial"/>
              </w:rPr>
            </w:pPr>
            <w:r w:rsidRPr="005B311A">
              <w:rPr>
                <w:rFonts w:ascii="Arial" w:hAnsi="Arial" w:cs="Arial"/>
              </w:rPr>
              <w:t>96.0%</w:t>
            </w:r>
          </w:p>
        </w:tc>
      </w:tr>
      <w:tr w:rsidR="005B311A" w:rsidRPr="005B311A" w14:paraId="03FABDA4" w14:textId="77777777" w:rsidTr="005B311A">
        <w:trPr>
          <w:trHeight w:val="300"/>
        </w:trPr>
        <w:tc>
          <w:tcPr>
            <w:tcW w:w="803" w:type="dxa"/>
            <w:noWrap/>
            <w:vAlign w:val="center"/>
            <w:hideMark/>
          </w:tcPr>
          <w:p w14:paraId="467EC8D1" w14:textId="77777777" w:rsidR="005B311A" w:rsidRPr="005B311A" w:rsidRDefault="005B311A" w:rsidP="005B311A">
            <w:pPr>
              <w:jc w:val="center"/>
              <w:rPr>
                <w:rFonts w:ascii="Arial" w:hAnsi="Arial" w:cs="Arial"/>
              </w:rPr>
            </w:pPr>
            <w:r w:rsidRPr="005B311A">
              <w:rPr>
                <w:rFonts w:ascii="Arial" w:hAnsi="Arial" w:cs="Arial"/>
              </w:rPr>
              <w:t>29</w:t>
            </w:r>
          </w:p>
        </w:tc>
        <w:tc>
          <w:tcPr>
            <w:tcW w:w="6216" w:type="dxa"/>
            <w:noWrap/>
            <w:hideMark/>
          </w:tcPr>
          <w:p w14:paraId="08EACE60" w14:textId="77777777" w:rsidR="005B311A" w:rsidRPr="005B311A" w:rsidRDefault="005B311A">
            <w:pPr>
              <w:rPr>
                <w:rFonts w:ascii="Arial" w:hAnsi="Arial" w:cs="Arial"/>
              </w:rPr>
            </w:pPr>
            <w:r w:rsidRPr="005B311A">
              <w:rPr>
                <w:rFonts w:ascii="Arial" w:hAnsi="Arial" w:cs="Arial"/>
              </w:rPr>
              <w:t>Metal-Refining Furnace Operators and Tenders</w:t>
            </w:r>
          </w:p>
        </w:tc>
        <w:tc>
          <w:tcPr>
            <w:tcW w:w="1615" w:type="dxa"/>
            <w:noWrap/>
            <w:vAlign w:val="center"/>
            <w:hideMark/>
          </w:tcPr>
          <w:p w14:paraId="32FBE130" w14:textId="77777777" w:rsidR="005B311A" w:rsidRPr="005B311A" w:rsidRDefault="005B311A" w:rsidP="005B311A">
            <w:pPr>
              <w:jc w:val="center"/>
              <w:rPr>
                <w:rFonts w:ascii="Arial" w:hAnsi="Arial" w:cs="Arial"/>
              </w:rPr>
            </w:pPr>
            <w:r w:rsidRPr="005B311A">
              <w:rPr>
                <w:rFonts w:ascii="Arial" w:hAnsi="Arial" w:cs="Arial"/>
              </w:rPr>
              <w:t>95.8%</w:t>
            </w:r>
          </w:p>
        </w:tc>
      </w:tr>
      <w:tr w:rsidR="005B311A" w:rsidRPr="005B311A" w14:paraId="6DCEEB43" w14:textId="77777777" w:rsidTr="005B311A">
        <w:trPr>
          <w:trHeight w:val="300"/>
        </w:trPr>
        <w:tc>
          <w:tcPr>
            <w:tcW w:w="803" w:type="dxa"/>
            <w:noWrap/>
            <w:vAlign w:val="center"/>
            <w:hideMark/>
          </w:tcPr>
          <w:p w14:paraId="4549EFD4" w14:textId="77777777" w:rsidR="005B311A" w:rsidRPr="005B311A" w:rsidRDefault="005B311A" w:rsidP="005B311A">
            <w:pPr>
              <w:jc w:val="center"/>
              <w:rPr>
                <w:rFonts w:ascii="Arial" w:hAnsi="Arial" w:cs="Arial"/>
              </w:rPr>
            </w:pPr>
            <w:r w:rsidRPr="005B311A">
              <w:rPr>
                <w:rFonts w:ascii="Arial" w:hAnsi="Arial" w:cs="Arial"/>
              </w:rPr>
              <w:t>30</w:t>
            </w:r>
          </w:p>
        </w:tc>
        <w:tc>
          <w:tcPr>
            <w:tcW w:w="6216" w:type="dxa"/>
            <w:noWrap/>
            <w:hideMark/>
          </w:tcPr>
          <w:p w14:paraId="40827B25" w14:textId="77777777" w:rsidR="005B311A" w:rsidRPr="005B311A" w:rsidRDefault="005B311A">
            <w:pPr>
              <w:rPr>
                <w:rFonts w:ascii="Arial" w:hAnsi="Arial" w:cs="Arial"/>
              </w:rPr>
            </w:pPr>
            <w:r w:rsidRPr="005B311A">
              <w:rPr>
                <w:rFonts w:ascii="Arial" w:hAnsi="Arial" w:cs="Arial"/>
              </w:rPr>
              <w:t>Food and Tobacco Roasting, Baking, and Drying Machine Operators and Tenders</w:t>
            </w:r>
          </w:p>
        </w:tc>
        <w:tc>
          <w:tcPr>
            <w:tcW w:w="1615" w:type="dxa"/>
            <w:noWrap/>
            <w:vAlign w:val="center"/>
            <w:hideMark/>
          </w:tcPr>
          <w:p w14:paraId="68BB2031" w14:textId="77777777" w:rsidR="005B311A" w:rsidRPr="005B311A" w:rsidRDefault="005B311A" w:rsidP="005B311A">
            <w:pPr>
              <w:jc w:val="center"/>
              <w:rPr>
                <w:rFonts w:ascii="Arial" w:hAnsi="Arial" w:cs="Arial"/>
              </w:rPr>
            </w:pPr>
            <w:r w:rsidRPr="005B311A">
              <w:rPr>
                <w:rFonts w:ascii="Arial" w:hAnsi="Arial" w:cs="Arial"/>
              </w:rPr>
              <w:t>95.4%</w:t>
            </w:r>
          </w:p>
        </w:tc>
      </w:tr>
      <w:tr w:rsidR="005B311A" w:rsidRPr="005B311A" w14:paraId="3DE629C9" w14:textId="77777777" w:rsidTr="005B311A">
        <w:trPr>
          <w:trHeight w:val="300"/>
        </w:trPr>
        <w:tc>
          <w:tcPr>
            <w:tcW w:w="803" w:type="dxa"/>
            <w:noWrap/>
            <w:vAlign w:val="center"/>
            <w:hideMark/>
          </w:tcPr>
          <w:p w14:paraId="36246605" w14:textId="77777777" w:rsidR="005B311A" w:rsidRPr="005B311A" w:rsidRDefault="005B311A" w:rsidP="005B311A">
            <w:pPr>
              <w:jc w:val="center"/>
              <w:rPr>
                <w:rFonts w:ascii="Arial" w:hAnsi="Arial" w:cs="Arial"/>
              </w:rPr>
            </w:pPr>
            <w:r w:rsidRPr="005B311A">
              <w:rPr>
                <w:rFonts w:ascii="Arial" w:hAnsi="Arial" w:cs="Arial"/>
              </w:rPr>
              <w:t>31</w:t>
            </w:r>
          </w:p>
        </w:tc>
        <w:tc>
          <w:tcPr>
            <w:tcW w:w="6216" w:type="dxa"/>
            <w:noWrap/>
            <w:hideMark/>
          </w:tcPr>
          <w:p w14:paraId="2D6AB13F" w14:textId="77777777" w:rsidR="005B311A" w:rsidRPr="005B311A" w:rsidRDefault="005B311A">
            <w:pPr>
              <w:rPr>
                <w:rFonts w:ascii="Arial" w:hAnsi="Arial" w:cs="Arial"/>
              </w:rPr>
            </w:pPr>
            <w:r w:rsidRPr="005B311A">
              <w:rPr>
                <w:rFonts w:ascii="Arial" w:hAnsi="Arial" w:cs="Arial"/>
              </w:rPr>
              <w:t>Grinding, Lapping, Polishing, and Buffing Machine Tool Setters, Operators, and Tenders, Metal and Plastic</w:t>
            </w:r>
          </w:p>
        </w:tc>
        <w:tc>
          <w:tcPr>
            <w:tcW w:w="1615" w:type="dxa"/>
            <w:noWrap/>
            <w:vAlign w:val="center"/>
            <w:hideMark/>
          </w:tcPr>
          <w:p w14:paraId="711E9926" w14:textId="77777777" w:rsidR="005B311A" w:rsidRPr="005B311A" w:rsidRDefault="005B311A" w:rsidP="005B311A">
            <w:pPr>
              <w:jc w:val="center"/>
              <w:rPr>
                <w:rFonts w:ascii="Arial" w:hAnsi="Arial" w:cs="Arial"/>
              </w:rPr>
            </w:pPr>
            <w:r w:rsidRPr="005B311A">
              <w:rPr>
                <w:rFonts w:ascii="Arial" w:hAnsi="Arial" w:cs="Arial"/>
              </w:rPr>
              <w:t>95.3%</w:t>
            </w:r>
          </w:p>
        </w:tc>
      </w:tr>
      <w:tr w:rsidR="005B311A" w:rsidRPr="005B311A" w14:paraId="4B6A4BB3" w14:textId="77777777" w:rsidTr="005B311A">
        <w:trPr>
          <w:trHeight w:val="300"/>
        </w:trPr>
        <w:tc>
          <w:tcPr>
            <w:tcW w:w="803" w:type="dxa"/>
            <w:noWrap/>
            <w:vAlign w:val="center"/>
            <w:hideMark/>
          </w:tcPr>
          <w:p w14:paraId="41DDDBE9" w14:textId="77777777" w:rsidR="005B311A" w:rsidRPr="005B311A" w:rsidRDefault="005B311A" w:rsidP="005B311A">
            <w:pPr>
              <w:jc w:val="center"/>
              <w:rPr>
                <w:rFonts w:ascii="Arial" w:hAnsi="Arial" w:cs="Arial"/>
              </w:rPr>
            </w:pPr>
            <w:r w:rsidRPr="005B311A">
              <w:rPr>
                <w:rFonts w:ascii="Arial" w:hAnsi="Arial" w:cs="Arial"/>
              </w:rPr>
              <w:t>32</w:t>
            </w:r>
          </w:p>
        </w:tc>
        <w:tc>
          <w:tcPr>
            <w:tcW w:w="6216" w:type="dxa"/>
            <w:noWrap/>
            <w:hideMark/>
          </w:tcPr>
          <w:p w14:paraId="774A55F4" w14:textId="77777777" w:rsidR="005B311A" w:rsidRPr="005B311A" w:rsidRDefault="005B311A">
            <w:pPr>
              <w:rPr>
                <w:rFonts w:ascii="Arial" w:hAnsi="Arial" w:cs="Arial"/>
              </w:rPr>
            </w:pPr>
            <w:r w:rsidRPr="005B311A">
              <w:rPr>
                <w:rFonts w:ascii="Arial" w:hAnsi="Arial" w:cs="Arial"/>
              </w:rPr>
              <w:t>Terrazzo Workers and Finishers</w:t>
            </w:r>
          </w:p>
        </w:tc>
        <w:tc>
          <w:tcPr>
            <w:tcW w:w="1615" w:type="dxa"/>
            <w:noWrap/>
            <w:vAlign w:val="center"/>
            <w:hideMark/>
          </w:tcPr>
          <w:p w14:paraId="79D06973" w14:textId="77777777" w:rsidR="005B311A" w:rsidRPr="005B311A" w:rsidRDefault="005B311A" w:rsidP="005B311A">
            <w:pPr>
              <w:jc w:val="center"/>
              <w:rPr>
                <w:rFonts w:ascii="Arial" w:hAnsi="Arial" w:cs="Arial"/>
              </w:rPr>
            </w:pPr>
            <w:r w:rsidRPr="005B311A">
              <w:rPr>
                <w:rFonts w:ascii="Arial" w:hAnsi="Arial" w:cs="Arial"/>
              </w:rPr>
              <w:t>95.0%</w:t>
            </w:r>
          </w:p>
        </w:tc>
      </w:tr>
      <w:tr w:rsidR="005B311A" w:rsidRPr="005B311A" w14:paraId="4CEFDC07" w14:textId="77777777" w:rsidTr="005B311A">
        <w:trPr>
          <w:trHeight w:val="300"/>
        </w:trPr>
        <w:tc>
          <w:tcPr>
            <w:tcW w:w="803" w:type="dxa"/>
            <w:noWrap/>
            <w:vAlign w:val="center"/>
            <w:hideMark/>
          </w:tcPr>
          <w:p w14:paraId="47E6F3A9" w14:textId="77777777" w:rsidR="005B311A" w:rsidRPr="005B311A" w:rsidRDefault="005B311A" w:rsidP="005B311A">
            <w:pPr>
              <w:jc w:val="center"/>
              <w:rPr>
                <w:rFonts w:ascii="Arial" w:hAnsi="Arial" w:cs="Arial"/>
              </w:rPr>
            </w:pPr>
            <w:r w:rsidRPr="005B311A">
              <w:rPr>
                <w:rFonts w:ascii="Arial" w:hAnsi="Arial" w:cs="Arial"/>
              </w:rPr>
              <w:t>33</w:t>
            </w:r>
          </w:p>
        </w:tc>
        <w:tc>
          <w:tcPr>
            <w:tcW w:w="6216" w:type="dxa"/>
            <w:noWrap/>
            <w:hideMark/>
          </w:tcPr>
          <w:p w14:paraId="021E67E0" w14:textId="77777777" w:rsidR="005B311A" w:rsidRPr="005B311A" w:rsidRDefault="005B311A">
            <w:pPr>
              <w:rPr>
                <w:rFonts w:ascii="Arial" w:hAnsi="Arial" w:cs="Arial"/>
              </w:rPr>
            </w:pPr>
            <w:r w:rsidRPr="005B311A">
              <w:rPr>
                <w:rFonts w:ascii="Arial" w:hAnsi="Arial" w:cs="Arial"/>
              </w:rPr>
              <w:t>Lathe and Turning Machine Tool Setters, Operators, and Tenders, Metal and Plastic</w:t>
            </w:r>
          </w:p>
        </w:tc>
        <w:tc>
          <w:tcPr>
            <w:tcW w:w="1615" w:type="dxa"/>
            <w:noWrap/>
            <w:vAlign w:val="center"/>
            <w:hideMark/>
          </w:tcPr>
          <w:p w14:paraId="6383A8CE" w14:textId="77777777" w:rsidR="005B311A" w:rsidRPr="005B311A" w:rsidRDefault="005B311A" w:rsidP="005B311A">
            <w:pPr>
              <w:jc w:val="center"/>
              <w:rPr>
                <w:rFonts w:ascii="Arial" w:hAnsi="Arial" w:cs="Arial"/>
              </w:rPr>
            </w:pPr>
            <w:r w:rsidRPr="005B311A">
              <w:rPr>
                <w:rFonts w:ascii="Arial" w:hAnsi="Arial" w:cs="Arial"/>
              </w:rPr>
              <w:t>94.9%</w:t>
            </w:r>
          </w:p>
        </w:tc>
      </w:tr>
      <w:tr w:rsidR="005B311A" w:rsidRPr="005B311A" w14:paraId="728D76DE" w14:textId="77777777" w:rsidTr="005B311A">
        <w:trPr>
          <w:trHeight w:val="300"/>
        </w:trPr>
        <w:tc>
          <w:tcPr>
            <w:tcW w:w="803" w:type="dxa"/>
            <w:noWrap/>
            <w:vAlign w:val="center"/>
            <w:hideMark/>
          </w:tcPr>
          <w:p w14:paraId="28D8C652" w14:textId="77777777" w:rsidR="005B311A" w:rsidRPr="005B311A" w:rsidRDefault="005B311A" w:rsidP="005B311A">
            <w:pPr>
              <w:jc w:val="center"/>
              <w:rPr>
                <w:rFonts w:ascii="Arial" w:hAnsi="Arial" w:cs="Arial"/>
              </w:rPr>
            </w:pPr>
            <w:r w:rsidRPr="005B311A">
              <w:rPr>
                <w:rFonts w:ascii="Arial" w:hAnsi="Arial" w:cs="Arial"/>
              </w:rPr>
              <w:lastRenderedPageBreak/>
              <w:t>34</w:t>
            </w:r>
          </w:p>
        </w:tc>
        <w:tc>
          <w:tcPr>
            <w:tcW w:w="6216" w:type="dxa"/>
            <w:noWrap/>
            <w:hideMark/>
          </w:tcPr>
          <w:p w14:paraId="1F3D0019" w14:textId="77777777" w:rsidR="005B311A" w:rsidRPr="005B311A" w:rsidRDefault="005B311A">
            <w:pPr>
              <w:rPr>
                <w:rFonts w:ascii="Arial" w:hAnsi="Arial" w:cs="Arial"/>
              </w:rPr>
            </w:pPr>
            <w:r w:rsidRPr="005B311A">
              <w:rPr>
                <w:rFonts w:ascii="Arial" w:hAnsi="Arial" w:cs="Arial"/>
              </w:rPr>
              <w:t>Photographic Process Workers and Processing Machine Operators</w:t>
            </w:r>
          </w:p>
        </w:tc>
        <w:tc>
          <w:tcPr>
            <w:tcW w:w="1615" w:type="dxa"/>
            <w:noWrap/>
            <w:vAlign w:val="center"/>
            <w:hideMark/>
          </w:tcPr>
          <w:p w14:paraId="02397D6D" w14:textId="77777777" w:rsidR="005B311A" w:rsidRPr="005B311A" w:rsidRDefault="005B311A" w:rsidP="005B311A">
            <w:pPr>
              <w:jc w:val="center"/>
              <w:rPr>
                <w:rFonts w:ascii="Arial" w:hAnsi="Arial" w:cs="Arial"/>
              </w:rPr>
            </w:pPr>
            <w:r w:rsidRPr="005B311A">
              <w:rPr>
                <w:rFonts w:ascii="Arial" w:hAnsi="Arial" w:cs="Arial"/>
              </w:rPr>
              <w:t>94.7%</w:t>
            </w:r>
          </w:p>
        </w:tc>
      </w:tr>
      <w:tr w:rsidR="005B311A" w:rsidRPr="005B311A" w14:paraId="77815325" w14:textId="77777777" w:rsidTr="005B311A">
        <w:trPr>
          <w:trHeight w:val="300"/>
        </w:trPr>
        <w:tc>
          <w:tcPr>
            <w:tcW w:w="803" w:type="dxa"/>
            <w:noWrap/>
            <w:vAlign w:val="center"/>
            <w:hideMark/>
          </w:tcPr>
          <w:p w14:paraId="38160C4D" w14:textId="77777777" w:rsidR="005B311A" w:rsidRPr="005B311A" w:rsidRDefault="005B311A" w:rsidP="005B311A">
            <w:pPr>
              <w:jc w:val="center"/>
              <w:rPr>
                <w:rFonts w:ascii="Arial" w:hAnsi="Arial" w:cs="Arial"/>
              </w:rPr>
            </w:pPr>
            <w:r w:rsidRPr="005B311A">
              <w:rPr>
                <w:rFonts w:ascii="Arial" w:hAnsi="Arial" w:cs="Arial"/>
              </w:rPr>
              <w:t>35</w:t>
            </w:r>
          </w:p>
        </w:tc>
        <w:tc>
          <w:tcPr>
            <w:tcW w:w="6216" w:type="dxa"/>
            <w:noWrap/>
            <w:hideMark/>
          </w:tcPr>
          <w:p w14:paraId="40E2B4DF" w14:textId="77777777" w:rsidR="005B311A" w:rsidRPr="005B311A" w:rsidRDefault="005B311A">
            <w:pPr>
              <w:rPr>
                <w:rFonts w:ascii="Arial" w:hAnsi="Arial" w:cs="Arial"/>
              </w:rPr>
            </w:pPr>
            <w:r w:rsidRPr="005B311A">
              <w:rPr>
                <w:rFonts w:ascii="Arial" w:hAnsi="Arial" w:cs="Arial"/>
              </w:rPr>
              <w:t>Food Processing Workers, All Other</w:t>
            </w:r>
          </w:p>
        </w:tc>
        <w:tc>
          <w:tcPr>
            <w:tcW w:w="1615" w:type="dxa"/>
            <w:noWrap/>
            <w:vAlign w:val="center"/>
            <w:hideMark/>
          </w:tcPr>
          <w:p w14:paraId="5441B31D" w14:textId="77777777" w:rsidR="005B311A" w:rsidRPr="005B311A" w:rsidRDefault="005B311A" w:rsidP="005B311A">
            <w:pPr>
              <w:jc w:val="center"/>
              <w:rPr>
                <w:rFonts w:ascii="Arial" w:hAnsi="Arial" w:cs="Arial"/>
              </w:rPr>
            </w:pPr>
            <w:r w:rsidRPr="005B311A">
              <w:rPr>
                <w:rFonts w:ascii="Arial" w:hAnsi="Arial" w:cs="Arial"/>
              </w:rPr>
              <w:t>94.6%</w:t>
            </w:r>
          </w:p>
        </w:tc>
      </w:tr>
      <w:tr w:rsidR="005B311A" w:rsidRPr="005B311A" w14:paraId="4F9800F0" w14:textId="77777777" w:rsidTr="005B311A">
        <w:trPr>
          <w:trHeight w:val="300"/>
        </w:trPr>
        <w:tc>
          <w:tcPr>
            <w:tcW w:w="803" w:type="dxa"/>
            <w:noWrap/>
            <w:vAlign w:val="center"/>
            <w:hideMark/>
          </w:tcPr>
          <w:p w14:paraId="375FBD0F" w14:textId="77777777" w:rsidR="005B311A" w:rsidRPr="005B311A" w:rsidRDefault="005B311A" w:rsidP="005B311A">
            <w:pPr>
              <w:jc w:val="center"/>
              <w:rPr>
                <w:rFonts w:ascii="Arial" w:hAnsi="Arial" w:cs="Arial"/>
              </w:rPr>
            </w:pPr>
            <w:r w:rsidRPr="005B311A">
              <w:rPr>
                <w:rFonts w:ascii="Arial" w:hAnsi="Arial" w:cs="Arial"/>
              </w:rPr>
              <w:t>36</w:t>
            </w:r>
          </w:p>
        </w:tc>
        <w:tc>
          <w:tcPr>
            <w:tcW w:w="6216" w:type="dxa"/>
            <w:noWrap/>
            <w:hideMark/>
          </w:tcPr>
          <w:p w14:paraId="6EE4C3C9" w14:textId="77777777" w:rsidR="005B311A" w:rsidRPr="005B311A" w:rsidRDefault="005B311A">
            <w:pPr>
              <w:rPr>
                <w:rFonts w:ascii="Arial" w:hAnsi="Arial" w:cs="Arial"/>
              </w:rPr>
            </w:pPr>
            <w:r w:rsidRPr="005B311A">
              <w:rPr>
                <w:rFonts w:ascii="Arial" w:hAnsi="Arial" w:cs="Arial"/>
              </w:rPr>
              <w:t>Computer-Controlled Machine Tool Operators, Metal and Plastic</w:t>
            </w:r>
          </w:p>
        </w:tc>
        <w:tc>
          <w:tcPr>
            <w:tcW w:w="1615" w:type="dxa"/>
            <w:noWrap/>
            <w:vAlign w:val="center"/>
            <w:hideMark/>
          </w:tcPr>
          <w:p w14:paraId="5937DFF8" w14:textId="77777777" w:rsidR="005B311A" w:rsidRPr="005B311A" w:rsidRDefault="005B311A" w:rsidP="005B311A">
            <w:pPr>
              <w:jc w:val="center"/>
              <w:rPr>
                <w:rFonts w:ascii="Arial" w:hAnsi="Arial" w:cs="Arial"/>
              </w:rPr>
            </w:pPr>
            <w:r w:rsidRPr="005B311A">
              <w:rPr>
                <w:rFonts w:ascii="Arial" w:hAnsi="Arial" w:cs="Arial"/>
              </w:rPr>
              <w:t>94.6%</w:t>
            </w:r>
          </w:p>
        </w:tc>
      </w:tr>
      <w:tr w:rsidR="005B311A" w:rsidRPr="005B311A" w14:paraId="7158D34C" w14:textId="77777777" w:rsidTr="005B311A">
        <w:trPr>
          <w:trHeight w:val="300"/>
        </w:trPr>
        <w:tc>
          <w:tcPr>
            <w:tcW w:w="803" w:type="dxa"/>
            <w:noWrap/>
            <w:vAlign w:val="center"/>
            <w:hideMark/>
          </w:tcPr>
          <w:p w14:paraId="1568DAD8" w14:textId="77777777" w:rsidR="005B311A" w:rsidRPr="005B311A" w:rsidRDefault="005B311A" w:rsidP="005B311A">
            <w:pPr>
              <w:jc w:val="center"/>
              <w:rPr>
                <w:rFonts w:ascii="Arial" w:hAnsi="Arial" w:cs="Arial"/>
              </w:rPr>
            </w:pPr>
            <w:r w:rsidRPr="005B311A">
              <w:rPr>
                <w:rFonts w:ascii="Arial" w:hAnsi="Arial" w:cs="Arial"/>
              </w:rPr>
              <w:t>37</w:t>
            </w:r>
          </w:p>
        </w:tc>
        <w:tc>
          <w:tcPr>
            <w:tcW w:w="6216" w:type="dxa"/>
            <w:noWrap/>
            <w:hideMark/>
          </w:tcPr>
          <w:p w14:paraId="72A05A45" w14:textId="77777777" w:rsidR="005B311A" w:rsidRPr="005B311A" w:rsidRDefault="005B311A">
            <w:pPr>
              <w:rPr>
                <w:rFonts w:ascii="Arial" w:hAnsi="Arial" w:cs="Arial"/>
              </w:rPr>
            </w:pPr>
            <w:r w:rsidRPr="005B311A">
              <w:rPr>
                <w:rFonts w:ascii="Arial" w:hAnsi="Arial" w:cs="Arial"/>
              </w:rPr>
              <w:t>Subway and Streetcar Operators</w:t>
            </w:r>
          </w:p>
        </w:tc>
        <w:tc>
          <w:tcPr>
            <w:tcW w:w="1615" w:type="dxa"/>
            <w:noWrap/>
            <w:vAlign w:val="center"/>
            <w:hideMark/>
          </w:tcPr>
          <w:p w14:paraId="0CB4060D" w14:textId="77777777" w:rsidR="005B311A" w:rsidRPr="005B311A" w:rsidRDefault="005B311A" w:rsidP="005B311A">
            <w:pPr>
              <w:jc w:val="center"/>
              <w:rPr>
                <w:rFonts w:ascii="Arial" w:hAnsi="Arial" w:cs="Arial"/>
              </w:rPr>
            </w:pPr>
            <w:r w:rsidRPr="005B311A">
              <w:rPr>
                <w:rFonts w:ascii="Arial" w:hAnsi="Arial" w:cs="Arial"/>
              </w:rPr>
              <w:t>94.5%</w:t>
            </w:r>
          </w:p>
        </w:tc>
      </w:tr>
      <w:tr w:rsidR="005B311A" w:rsidRPr="005B311A" w14:paraId="5C1FAC8F" w14:textId="77777777" w:rsidTr="005B311A">
        <w:trPr>
          <w:trHeight w:val="300"/>
        </w:trPr>
        <w:tc>
          <w:tcPr>
            <w:tcW w:w="803" w:type="dxa"/>
            <w:noWrap/>
            <w:vAlign w:val="center"/>
            <w:hideMark/>
          </w:tcPr>
          <w:p w14:paraId="77AEFBBF" w14:textId="77777777" w:rsidR="005B311A" w:rsidRPr="005B311A" w:rsidRDefault="005B311A" w:rsidP="005B311A">
            <w:pPr>
              <w:jc w:val="center"/>
              <w:rPr>
                <w:rFonts w:ascii="Arial" w:hAnsi="Arial" w:cs="Arial"/>
              </w:rPr>
            </w:pPr>
            <w:r w:rsidRPr="005B311A">
              <w:rPr>
                <w:rFonts w:ascii="Arial" w:hAnsi="Arial" w:cs="Arial"/>
              </w:rPr>
              <w:t>38</w:t>
            </w:r>
          </w:p>
        </w:tc>
        <w:tc>
          <w:tcPr>
            <w:tcW w:w="6216" w:type="dxa"/>
            <w:noWrap/>
            <w:hideMark/>
          </w:tcPr>
          <w:p w14:paraId="0EFCD962" w14:textId="77777777" w:rsidR="005B311A" w:rsidRPr="005B311A" w:rsidRDefault="005B311A">
            <w:pPr>
              <w:rPr>
                <w:rFonts w:ascii="Arial" w:hAnsi="Arial" w:cs="Arial"/>
              </w:rPr>
            </w:pPr>
            <w:r w:rsidRPr="005B311A">
              <w:rPr>
                <w:rFonts w:ascii="Arial" w:hAnsi="Arial" w:cs="Arial"/>
              </w:rPr>
              <w:t>Molding, Coremaking, and Casting Machine Setters, Operators, and Tenders, Metal and Plastic</w:t>
            </w:r>
          </w:p>
        </w:tc>
        <w:tc>
          <w:tcPr>
            <w:tcW w:w="1615" w:type="dxa"/>
            <w:noWrap/>
            <w:vAlign w:val="center"/>
            <w:hideMark/>
          </w:tcPr>
          <w:p w14:paraId="152C35FB" w14:textId="77777777" w:rsidR="005B311A" w:rsidRPr="005B311A" w:rsidRDefault="005B311A" w:rsidP="005B311A">
            <w:pPr>
              <w:jc w:val="center"/>
              <w:rPr>
                <w:rFonts w:ascii="Arial" w:hAnsi="Arial" w:cs="Arial"/>
              </w:rPr>
            </w:pPr>
            <w:r w:rsidRPr="005B311A">
              <w:rPr>
                <w:rFonts w:ascii="Arial" w:hAnsi="Arial" w:cs="Arial"/>
              </w:rPr>
              <w:t>94.1%</w:t>
            </w:r>
          </w:p>
        </w:tc>
      </w:tr>
      <w:tr w:rsidR="005B311A" w:rsidRPr="005B311A" w14:paraId="36E33E24" w14:textId="77777777" w:rsidTr="005B311A">
        <w:trPr>
          <w:trHeight w:val="300"/>
        </w:trPr>
        <w:tc>
          <w:tcPr>
            <w:tcW w:w="803" w:type="dxa"/>
            <w:noWrap/>
            <w:vAlign w:val="center"/>
            <w:hideMark/>
          </w:tcPr>
          <w:p w14:paraId="462BC3A3" w14:textId="77777777" w:rsidR="005B311A" w:rsidRPr="005B311A" w:rsidRDefault="005B311A" w:rsidP="005B311A">
            <w:pPr>
              <w:jc w:val="center"/>
              <w:rPr>
                <w:rFonts w:ascii="Arial" w:hAnsi="Arial" w:cs="Arial"/>
              </w:rPr>
            </w:pPr>
            <w:r w:rsidRPr="005B311A">
              <w:rPr>
                <w:rFonts w:ascii="Arial" w:hAnsi="Arial" w:cs="Arial"/>
              </w:rPr>
              <w:t>39</w:t>
            </w:r>
          </w:p>
        </w:tc>
        <w:tc>
          <w:tcPr>
            <w:tcW w:w="6216" w:type="dxa"/>
            <w:noWrap/>
            <w:hideMark/>
          </w:tcPr>
          <w:p w14:paraId="17FD2E51" w14:textId="77777777" w:rsidR="005B311A" w:rsidRPr="005B311A" w:rsidRDefault="005B311A">
            <w:pPr>
              <w:rPr>
                <w:rFonts w:ascii="Arial" w:hAnsi="Arial" w:cs="Arial"/>
              </w:rPr>
            </w:pPr>
            <w:r w:rsidRPr="005B311A">
              <w:rPr>
                <w:rFonts w:ascii="Arial" w:hAnsi="Arial" w:cs="Arial"/>
              </w:rPr>
              <w:t>Gas Compressor and Gas Pumping Station Operators</w:t>
            </w:r>
          </w:p>
        </w:tc>
        <w:tc>
          <w:tcPr>
            <w:tcW w:w="1615" w:type="dxa"/>
            <w:noWrap/>
            <w:vAlign w:val="center"/>
            <w:hideMark/>
          </w:tcPr>
          <w:p w14:paraId="66E694B1" w14:textId="77777777" w:rsidR="005B311A" w:rsidRPr="005B311A" w:rsidRDefault="005B311A" w:rsidP="005B311A">
            <w:pPr>
              <w:jc w:val="center"/>
              <w:rPr>
                <w:rFonts w:ascii="Arial" w:hAnsi="Arial" w:cs="Arial"/>
              </w:rPr>
            </w:pPr>
            <w:r w:rsidRPr="005B311A">
              <w:rPr>
                <w:rFonts w:ascii="Arial" w:hAnsi="Arial" w:cs="Arial"/>
              </w:rPr>
              <w:t>93.9%</w:t>
            </w:r>
          </w:p>
        </w:tc>
      </w:tr>
      <w:tr w:rsidR="005B311A" w:rsidRPr="005B311A" w14:paraId="45D33921" w14:textId="77777777" w:rsidTr="005B311A">
        <w:trPr>
          <w:trHeight w:val="300"/>
        </w:trPr>
        <w:tc>
          <w:tcPr>
            <w:tcW w:w="803" w:type="dxa"/>
            <w:noWrap/>
            <w:vAlign w:val="center"/>
            <w:hideMark/>
          </w:tcPr>
          <w:p w14:paraId="46D3BDE0" w14:textId="77777777" w:rsidR="005B311A" w:rsidRPr="005B311A" w:rsidRDefault="005B311A" w:rsidP="005B311A">
            <w:pPr>
              <w:jc w:val="center"/>
              <w:rPr>
                <w:rFonts w:ascii="Arial" w:hAnsi="Arial" w:cs="Arial"/>
              </w:rPr>
            </w:pPr>
            <w:r w:rsidRPr="005B311A">
              <w:rPr>
                <w:rFonts w:ascii="Arial" w:hAnsi="Arial" w:cs="Arial"/>
              </w:rPr>
              <w:t>40</w:t>
            </w:r>
          </w:p>
        </w:tc>
        <w:tc>
          <w:tcPr>
            <w:tcW w:w="6216" w:type="dxa"/>
            <w:noWrap/>
            <w:hideMark/>
          </w:tcPr>
          <w:p w14:paraId="44280933" w14:textId="77777777" w:rsidR="005B311A" w:rsidRPr="005B311A" w:rsidRDefault="005B311A">
            <w:pPr>
              <w:rPr>
                <w:rFonts w:ascii="Arial" w:hAnsi="Arial" w:cs="Arial"/>
              </w:rPr>
            </w:pPr>
            <w:r w:rsidRPr="005B311A">
              <w:rPr>
                <w:rFonts w:ascii="Arial" w:hAnsi="Arial" w:cs="Arial"/>
              </w:rPr>
              <w:t>Mail Clerks and Mail Machine Operators, Except Postal Service</w:t>
            </w:r>
          </w:p>
        </w:tc>
        <w:tc>
          <w:tcPr>
            <w:tcW w:w="1615" w:type="dxa"/>
            <w:noWrap/>
            <w:vAlign w:val="center"/>
            <w:hideMark/>
          </w:tcPr>
          <w:p w14:paraId="4EF5C6AA" w14:textId="77777777" w:rsidR="005B311A" w:rsidRPr="005B311A" w:rsidRDefault="005B311A" w:rsidP="005B311A">
            <w:pPr>
              <w:jc w:val="center"/>
              <w:rPr>
                <w:rFonts w:ascii="Arial" w:hAnsi="Arial" w:cs="Arial"/>
              </w:rPr>
            </w:pPr>
            <w:r w:rsidRPr="005B311A">
              <w:rPr>
                <w:rFonts w:ascii="Arial" w:hAnsi="Arial" w:cs="Arial"/>
              </w:rPr>
              <w:t>93.7%</w:t>
            </w:r>
          </w:p>
        </w:tc>
      </w:tr>
      <w:tr w:rsidR="005B311A" w:rsidRPr="005B311A" w14:paraId="0BD25AEA" w14:textId="77777777" w:rsidTr="005B311A">
        <w:trPr>
          <w:trHeight w:val="300"/>
        </w:trPr>
        <w:tc>
          <w:tcPr>
            <w:tcW w:w="803" w:type="dxa"/>
            <w:noWrap/>
            <w:vAlign w:val="center"/>
            <w:hideMark/>
          </w:tcPr>
          <w:p w14:paraId="53438ADE" w14:textId="77777777" w:rsidR="005B311A" w:rsidRPr="005B311A" w:rsidRDefault="005B311A" w:rsidP="005B311A">
            <w:pPr>
              <w:jc w:val="center"/>
              <w:rPr>
                <w:rFonts w:ascii="Arial" w:hAnsi="Arial" w:cs="Arial"/>
              </w:rPr>
            </w:pPr>
            <w:r w:rsidRPr="005B311A">
              <w:rPr>
                <w:rFonts w:ascii="Arial" w:hAnsi="Arial" w:cs="Arial"/>
              </w:rPr>
              <w:t>41</w:t>
            </w:r>
          </w:p>
        </w:tc>
        <w:tc>
          <w:tcPr>
            <w:tcW w:w="6216" w:type="dxa"/>
            <w:noWrap/>
            <w:hideMark/>
          </w:tcPr>
          <w:p w14:paraId="6133455B" w14:textId="77777777" w:rsidR="005B311A" w:rsidRPr="005B311A" w:rsidRDefault="005B311A">
            <w:pPr>
              <w:rPr>
                <w:rFonts w:ascii="Arial" w:hAnsi="Arial" w:cs="Arial"/>
              </w:rPr>
            </w:pPr>
            <w:r w:rsidRPr="005B311A">
              <w:rPr>
                <w:rFonts w:ascii="Arial" w:hAnsi="Arial" w:cs="Arial"/>
              </w:rPr>
              <w:t>Plant and System Operators, All Other</w:t>
            </w:r>
          </w:p>
        </w:tc>
        <w:tc>
          <w:tcPr>
            <w:tcW w:w="1615" w:type="dxa"/>
            <w:noWrap/>
            <w:vAlign w:val="center"/>
            <w:hideMark/>
          </w:tcPr>
          <w:p w14:paraId="06F8A4AE" w14:textId="77777777" w:rsidR="005B311A" w:rsidRPr="005B311A" w:rsidRDefault="005B311A" w:rsidP="005B311A">
            <w:pPr>
              <w:jc w:val="center"/>
              <w:rPr>
                <w:rFonts w:ascii="Arial" w:hAnsi="Arial" w:cs="Arial"/>
              </w:rPr>
            </w:pPr>
            <w:r w:rsidRPr="005B311A">
              <w:rPr>
                <w:rFonts w:ascii="Arial" w:hAnsi="Arial" w:cs="Arial"/>
              </w:rPr>
              <w:t>93.6%</w:t>
            </w:r>
          </w:p>
        </w:tc>
      </w:tr>
      <w:tr w:rsidR="005B311A" w:rsidRPr="005B311A" w14:paraId="2B6FAE7E" w14:textId="77777777" w:rsidTr="005B311A">
        <w:trPr>
          <w:trHeight w:val="300"/>
        </w:trPr>
        <w:tc>
          <w:tcPr>
            <w:tcW w:w="803" w:type="dxa"/>
            <w:noWrap/>
            <w:vAlign w:val="center"/>
            <w:hideMark/>
          </w:tcPr>
          <w:p w14:paraId="1FF68339" w14:textId="77777777" w:rsidR="005B311A" w:rsidRPr="005B311A" w:rsidRDefault="005B311A" w:rsidP="005B311A">
            <w:pPr>
              <w:jc w:val="center"/>
              <w:rPr>
                <w:rFonts w:ascii="Arial" w:hAnsi="Arial" w:cs="Arial"/>
              </w:rPr>
            </w:pPr>
            <w:r w:rsidRPr="005B311A">
              <w:rPr>
                <w:rFonts w:ascii="Arial" w:hAnsi="Arial" w:cs="Arial"/>
              </w:rPr>
              <w:t>42</w:t>
            </w:r>
          </w:p>
        </w:tc>
        <w:tc>
          <w:tcPr>
            <w:tcW w:w="6216" w:type="dxa"/>
            <w:noWrap/>
            <w:hideMark/>
          </w:tcPr>
          <w:p w14:paraId="4F14EEBC" w14:textId="77777777" w:rsidR="005B311A" w:rsidRPr="005B311A" w:rsidRDefault="005B311A">
            <w:pPr>
              <w:rPr>
                <w:rFonts w:ascii="Arial" w:hAnsi="Arial" w:cs="Arial"/>
              </w:rPr>
            </w:pPr>
            <w:r w:rsidRPr="005B311A">
              <w:rPr>
                <w:rFonts w:ascii="Arial" w:hAnsi="Arial" w:cs="Arial"/>
              </w:rPr>
              <w:t>Bakers</w:t>
            </w:r>
          </w:p>
        </w:tc>
        <w:tc>
          <w:tcPr>
            <w:tcW w:w="1615" w:type="dxa"/>
            <w:noWrap/>
            <w:vAlign w:val="center"/>
            <w:hideMark/>
          </w:tcPr>
          <w:p w14:paraId="711771A5" w14:textId="77777777" w:rsidR="005B311A" w:rsidRPr="005B311A" w:rsidRDefault="005B311A" w:rsidP="005B311A">
            <w:pPr>
              <w:jc w:val="center"/>
              <w:rPr>
                <w:rFonts w:ascii="Arial" w:hAnsi="Arial" w:cs="Arial"/>
              </w:rPr>
            </w:pPr>
            <w:r w:rsidRPr="005B311A">
              <w:rPr>
                <w:rFonts w:ascii="Arial" w:hAnsi="Arial" w:cs="Arial"/>
              </w:rPr>
              <w:t>93.5%</w:t>
            </w:r>
          </w:p>
        </w:tc>
      </w:tr>
      <w:tr w:rsidR="005B311A" w:rsidRPr="005B311A" w14:paraId="00BF5EA8" w14:textId="77777777" w:rsidTr="005B311A">
        <w:trPr>
          <w:trHeight w:val="300"/>
        </w:trPr>
        <w:tc>
          <w:tcPr>
            <w:tcW w:w="803" w:type="dxa"/>
            <w:noWrap/>
            <w:vAlign w:val="center"/>
            <w:hideMark/>
          </w:tcPr>
          <w:p w14:paraId="7685F2CF" w14:textId="77777777" w:rsidR="005B311A" w:rsidRPr="005B311A" w:rsidRDefault="005B311A" w:rsidP="005B311A">
            <w:pPr>
              <w:jc w:val="center"/>
              <w:rPr>
                <w:rFonts w:ascii="Arial" w:hAnsi="Arial" w:cs="Arial"/>
              </w:rPr>
            </w:pPr>
            <w:r w:rsidRPr="005B311A">
              <w:rPr>
                <w:rFonts w:ascii="Arial" w:hAnsi="Arial" w:cs="Arial"/>
              </w:rPr>
              <w:t>43</w:t>
            </w:r>
          </w:p>
        </w:tc>
        <w:tc>
          <w:tcPr>
            <w:tcW w:w="6216" w:type="dxa"/>
            <w:noWrap/>
            <w:hideMark/>
          </w:tcPr>
          <w:p w14:paraId="0BC0E3A4" w14:textId="77777777" w:rsidR="005B311A" w:rsidRPr="005B311A" w:rsidRDefault="005B311A">
            <w:pPr>
              <w:rPr>
                <w:rFonts w:ascii="Arial" w:hAnsi="Arial" w:cs="Arial"/>
              </w:rPr>
            </w:pPr>
            <w:r w:rsidRPr="005B311A">
              <w:rPr>
                <w:rFonts w:ascii="Arial" w:hAnsi="Arial" w:cs="Arial"/>
              </w:rPr>
              <w:t>Prepress Technicians and Workers</w:t>
            </w:r>
          </w:p>
        </w:tc>
        <w:tc>
          <w:tcPr>
            <w:tcW w:w="1615" w:type="dxa"/>
            <w:noWrap/>
            <w:vAlign w:val="center"/>
            <w:hideMark/>
          </w:tcPr>
          <w:p w14:paraId="01E9C88C" w14:textId="77777777" w:rsidR="005B311A" w:rsidRPr="005B311A" w:rsidRDefault="005B311A" w:rsidP="005B311A">
            <w:pPr>
              <w:jc w:val="center"/>
              <w:rPr>
                <w:rFonts w:ascii="Arial" w:hAnsi="Arial" w:cs="Arial"/>
              </w:rPr>
            </w:pPr>
            <w:r w:rsidRPr="005B311A">
              <w:rPr>
                <w:rFonts w:ascii="Arial" w:hAnsi="Arial" w:cs="Arial"/>
              </w:rPr>
              <w:t>93.4%</w:t>
            </w:r>
          </w:p>
        </w:tc>
      </w:tr>
      <w:tr w:rsidR="005B311A" w:rsidRPr="005B311A" w14:paraId="5398067E" w14:textId="77777777" w:rsidTr="005B311A">
        <w:trPr>
          <w:trHeight w:val="300"/>
        </w:trPr>
        <w:tc>
          <w:tcPr>
            <w:tcW w:w="803" w:type="dxa"/>
            <w:noWrap/>
            <w:vAlign w:val="center"/>
            <w:hideMark/>
          </w:tcPr>
          <w:p w14:paraId="489F0490" w14:textId="77777777" w:rsidR="005B311A" w:rsidRPr="005B311A" w:rsidRDefault="005B311A" w:rsidP="005B311A">
            <w:pPr>
              <w:jc w:val="center"/>
              <w:rPr>
                <w:rFonts w:ascii="Arial" w:hAnsi="Arial" w:cs="Arial"/>
              </w:rPr>
            </w:pPr>
            <w:r w:rsidRPr="005B311A">
              <w:rPr>
                <w:rFonts w:ascii="Arial" w:hAnsi="Arial" w:cs="Arial"/>
              </w:rPr>
              <w:t>44</w:t>
            </w:r>
          </w:p>
        </w:tc>
        <w:tc>
          <w:tcPr>
            <w:tcW w:w="6216" w:type="dxa"/>
            <w:noWrap/>
            <w:hideMark/>
          </w:tcPr>
          <w:p w14:paraId="177ED543" w14:textId="77777777" w:rsidR="005B311A" w:rsidRPr="005B311A" w:rsidRDefault="005B311A">
            <w:pPr>
              <w:rPr>
                <w:rFonts w:ascii="Arial" w:hAnsi="Arial" w:cs="Arial"/>
              </w:rPr>
            </w:pPr>
            <w:r w:rsidRPr="005B311A">
              <w:rPr>
                <w:rFonts w:ascii="Arial" w:hAnsi="Arial" w:cs="Arial"/>
              </w:rPr>
              <w:t>Multiple Machine Tool Setters, Operators, and Tenders, Metal and Plastic</w:t>
            </w:r>
          </w:p>
        </w:tc>
        <w:tc>
          <w:tcPr>
            <w:tcW w:w="1615" w:type="dxa"/>
            <w:noWrap/>
            <w:vAlign w:val="center"/>
            <w:hideMark/>
          </w:tcPr>
          <w:p w14:paraId="77C8209C" w14:textId="77777777" w:rsidR="005B311A" w:rsidRPr="005B311A" w:rsidRDefault="005B311A" w:rsidP="005B311A">
            <w:pPr>
              <w:jc w:val="center"/>
              <w:rPr>
                <w:rFonts w:ascii="Arial" w:hAnsi="Arial" w:cs="Arial"/>
              </w:rPr>
            </w:pPr>
            <w:r w:rsidRPr="005B311A">
              <w:rPr>
                <w:rFonts w:ascii="Arial" w:hAnsi="Arial" w:cs="Arial"/>
              </w:rPr>
              <w:t>93.3%</w:t>
            </w:r>
          </w:p>
        </w:tc>
      </w:tr>
      <w:tr w:rsidR="005B311A" w:rsidRPr="005B311A" w14:paraId="0B7EDEA8" w14:textId="77777777" w:rsidTr="005B311A">
        <w:trPr>
          <w:trHeight w:val="300"/>
        </w:trPr>
        <w:tc>
          <w:tcPr>
            <w:tcW w:w="803" w:type="dxa"/>
            <w:noWrap/>
            <w:vAlign w:val="center"/>
            <w:hideMark/>
          </w:tcPr>
          <w:p w14:paraId="0A3DF980" w14:textId="77777777" w:rsidR="005B311A" w:rsidRPr="005B311A" w:rsidRDefault="005B311A" w:rsidP="005B311A">
            <w:pPr>
              <w:jc w:val="center"/>
              <w:rPr>
                <w:rFonts w:ascii="Arial" w:hAnsi="Arial" w:cs="Arial"/>
              </w:rPr>
            </w:pPr>
            <w:r w:rsidRPr="005B311A">
              <w:rPr>
                <w:rFonts w:ascii="Arial" w:hAnsi="Arial" w:cs="Arial"/>
              </w:rPr>
              <w:t>45</w:t>
            </w:r>
          </w:p>
        </w:tc>
        <w:tc>
          <w:tcPr>
            <w:tcW w:w="6216" w:type="dxa"/>
            <w:noWrap/>
            <w:hideMark/>
          </w:tcPr>
          <w:p w14:paraId="0699624B" w14:textId="77777777" w:rsidR="005B311A" w:rsidRPr="005B311A" w:rsidRDefault="005B311A">
            <w:pPr>
              <w:rPr>
                <w:rFonts w:ascii="Arial" w:hAnsi="Arial" w:cs="Arial"/>
              </w:rPr>
            </w:pPr>
            <w:r w:rsidRPr="005B311A">
              <w:rPr>
                <w:rFonts w:ascii="Arial" w:hAnsi="Arial" w:cs="Arial"/>
              </w:rPr>
              <w:t>Sawing Machine Setters, Operators, and Tenders, Wood</w:t>
            </w:r>
          </w:p>
        </w:tc>
        <w:tc>
          <w:tcPr>
            <w:tcW w:w="1615" w:type="dxa"/>
            <w:noWrap/>
            <w:vAlign w:val="center"/>
            <w:hideMark/>
          </w:tcPr>
          <w:p w14:paraId="455C92F7" w14:textId="77777777" w:rsidR="005B311A" w:rsidRPr="005B311A" w:rsidRDefault="005B311A" w:rsidP="005B311A">
            <w:pPr>
              <w:jc w:val="center"/>
              <w:rPr>
                <w:rFonts w:ascii="Arial" w:hAnsi="Arial" w:cs="Arial"/>
              </w:rPr>
            </w:pPr>
            <w:r w:rsidRPr="005B311A">
              <w:rPr>
                <w:rFonts w:ascii="Arial" w:hAnsi="Arial" w:cs="Arial"/>
              </w:rPr>
              <w:t>93.1%</w:t>
            </w:r>
          </w:p>
        </w:tc>
      </w:tr>
      <w:tr w:rsidR="005B311A" w:rsidRPr="005B311A" w14:paraId="6896FDFB" w14:textId="77777777" w:rsidTr="005B311A">
        <w:trPr>
          <w:trHeight w:val="300"/>
        </w:trPr>
        <w:tc>
          <w:tcPr>
            <w:tcW w:w="803" w:type="dxa"/>
            <w:noWrap/>
            <w:vAlign w:val="center"/>
            <w:hideMark/>
          </w:tcPr>
          <w:p w14:paraId="1D308D1A" w14:textId="77777777" w:rsidR="005B311A" w:rsidRPr="005B311A" w:rsidRDefault="005B311A" w:rsidP="005B311A">
            <w:pPr>
              <w:jc w:val="center"/>
              <w:rPr>
                <w:rFonts w:ascii="Arial" w:hAnsi="Arial" w:cs="Arial"/>
              </w:rPr>
            </w:pPr>
            <w:r w:rsidRPr="005B311A">
              <w:rPr>
                <w:rFonts w:ascii="Arial" w:hAnsi="Arial" w:cs="Arial"/>
              </w:rPr>
              <w:t>46</w:t>
            </w:r>
          </w:p>
        </w:tc>
        <w:tc>
          <w:tcPr>
            <w:tcW w:w="6216" w:type="dxa"/>
            <w:noWrap/>
            <w:hideMark/>
          </w:tcPr>
          <w:p w14:paraId="6AA1EF84" w14:textId="77777777" w:rsidR="005B311A" w:rsidRPr="005B311A" w:rsidRDefault="005B311A">
            <w:pPr>
              <w:rPr>
                <w:rFonts w:ascii="Arial" w:hAnsi="Arial" w:cs="Arial"/>
              </w:rPr>
            </w:pPr>
            <w:r w:rsidRPr="005B311A">
              <w:rPr>
                <w:rFonts w:ascii="Arial" w:hAnsi="Arial" w:cs="Arial"/>
              </w:rPr>
              <w:t>Radio Operators</w:t>
            </w:r>
          </w:p>
        </w:tc>
        <w:tc>
          <w:tcPr>
            <w:tcW w:w="1615" w:type="dxa"/>
            <w:noWrap/>
            <w:vAlign w:val="center"/>
            <w:hideMark/>
          </w:tcPr>
          <w:p w14:paraId="616E8952" w14:textId="77777777" w:rsidR="005B311A" w:rsidRPr="005B311A" w:rsidRDefault="005B311A" w:rsidP="005B311A">
            <w:pPr>
              <w:jc w:val="center"/>
              <w:rPr>
                <w:rFonts w:ascii="Arial" w:hAnsi="Arial" w:cs="Arial"/>
              </w:rPr>
            </w:pPr>
            <w:r w:rsidRPr="005B311A">
              <w:rPr>
                <w:rFonts w:ascii="Arial" w:hAnsi="Arial" w:cs="Arial"/>
              </w:rPr>
              <w:t>93.1%</w:t>
            </w:r>
          </w:p>
        </w:tc>
      </w:tr>
      <w:tr w:rsidR="005B311A" w:rsidRPr="005B311A" w14:paraId="18D0C54E" w14:textId="77777777" w:rsidTr="005B311A">
        <w:trPr>
          <w:trHeight w:val="300"/>
        </w:trPr>
        <w:tc>
          <w:tcPr>
            <w:tcW w:w="803" w:type="dxa"/>
            <w:noWrap/>
            <w:vAlign w:val="center"/>
            <w:hideMark/>
          </w:tcPr>
          <w:p w14:paraId="039A754E" w14:textId="77777777" w:rsidR="005B311A" w:rsidRPr="005B311A" w:rsidRDefault="005B311A" w:rsidP="005B311A">
            <w:pPr>
              <w:jc w:val="center"/>
              <w:rPr>
                <w:rFonts w:ascii="Arial" w:hAnsi="Arial" w:cs="Arial"/>
              </w:rPr>
            </w:pPr>
            <w:r w:rsidRPr="005B311A">
              <w:rPr>
                <w:rFonts w:ascii="Arial" w:hAnsi="Arial" w:cs="Arial"/>
              </w:rPr>
              <w:t>47</w:t>
            </w:r>
          </w:p>
        </w:tc>
        <w:tc>
          <w:tcPr>
            <w:tcW w:w="6216" w:type="dxa"/>
            <w:noWrap/>
            <w:hideMark/>
          </w:tcPr>
          <w:p w14:paraId="5792F31F" w14:textId="77777777" w:rsidR="005B311A" w:rsidRPr="005B311A" w:rsidRDefault="005B311A">
            <w:pPr>
              <w:rPr>
                <w:rFonts w:ascii="Arial" w:hAnsi="Arial" w:cs="Arial"/>
              </w:rPr>
            </w:pPr>
            <w:r w:rsidRPr="005B311A">
              <w:rPr>
                <w:rFonts w:ascii="Arial" w:hAnsi="Arial" w:cs="Arial"/>
              </w:rPr>
              <w:t>Sewers, Hand</w:t>
            </w:r>
          </w:p>
        </w:tc>
        <w:tc>
          <w:tcPr>
            <w:tcW w:w="1615" w:type="dxa"/>
            <w:noWrap/>
            <w:vAlign w:val="center"/>
            <w:hideMark/>
          </w:tcPr>
          <w:p w14:paraId="3B85D889" w14:textId="77777777" w:rsidR="005B311A" w:rsidRPr="005B311A" w:rsidRDefault="005B311A" w:rsidP="005B311A">
            <w:pPr>
              <w:jc w:val="center"/>
              <w:rPr>
                <w:rFonts w:ascii="Arial" w:hAnsi="Arial" w:cs="Arial"/>
              </w:rPr>
            </w:pPr>
            <w:r w:rsidRPr="005B311A">
              <w:rPr>
                <w:rFonts w:ascii="Arial" w:hAnsi="Arial" w:cs="Arial"/>
              </w:rPr>
              <w:t>93.0%</w:t>
            </w:r>
          </w:p>
        </w:tc>
      </w:tr>
      <w:tr w:rsidR="005B311A" w:rsidRPr="005B311A" w14:paraId="079FBE10" w14:textId="77777777" w:rsidTr="005B311A">
        <w:trPr>
          <w:trHeight w:val="300"/>
        </w:trPr>
        <w:tc>
          <w:tcPr>
            <w:tcW w:w="803" w:type="dxa"/>
            <w:noWrap/>
            <w:vAlign w:val="center"/>
            <w:hideMark/>
          </w:tcPr>
          <w:p w14:paraId="1C2E0A65" w14:textId="77777777" w:rsidR="005B311A" w:rsidRPr="005B311A" w:rsidRDefault="005B311A" w:rsidP="005B311A">
            <w:pPr>
              <w:jc w:val="center"/>
              <w:rPr>
                <w:rFonts w:ascii="Arial" w:hAnsi="Arial" w:cs="Arial"/>
              </w:rPr>
            </w:pPr>
            <w:r w:rsidRPr="005B311A">
              <w:rPr>
                <w:rFonts w:ascii="Arial" w:hAnsi="Arial" w:cs="Arial"/>
              </w:rPr>
              <w:t>48</w:t>
            </w:r>
          </w:p>
        </w:tc>
        <w:tc>
          <w:tcPr>
            <w:tcW w:w="6216" w:type="dxa"/>
            <w:noWrap/>
            <w:hideMark/>
          </w:tcPr>
          <w:p w14:paraId="2D517BFD" w14:textId="77777777" w:rsidR="005B311A" w:rsidRPr="005B311A" w:rsidRDefault="005B311A">
            <w:pPr>
              <w:rPr>
                <w:rFonts w:ascii="Arial" w:hAnsi="Arial" w:cs="Arial"/>
              </w:rPr>
            </w:pPr>
            <w:r w:rsidRPr="005B311A">
              <w:rPr>
                <w:rFonts w:ascii="Arial" w:hAnsi="Arial" w:cs="Arial"/>
              </w:rPr>
              <w:t>Food Batchmakers</w:t>
            </w:r>
          </w:p>
        </w:tc>
        <w:tc>
          <w:tcPr>
            <w:tcW w:w="1615" w:type="dxa"/>
            <w:noWrap/>
            <w:vAlign w:val="center"/>
            <w:hideMark/>
          </w:tcPr>
          <w:p w14:paraId="2A0E74B3" w14:textId="77777777" w:rsidR="005B311A" w:rsidRPr="005B311A" w:rsidRDefault="005B311A" w:rsidP="005B311A">
            <w:pPr>
              <w:jc w:val="center"/>
              <w:rPr>
                <w:rFonts w:ascii="Arial" w:hAnsi="Arial" w:cs="Arial"/>
              </w:rPr>
            </w:pPr>
            <w:r w:rsidRPr="005B311A">
              <w:rPr>
                <w:rFonts w:ascii="Arial" w:hAnsi="Arial" w:cs="Arial"/>
              </w:rPr>
              <w:t>92.9%</w:t>
            </w:r>
          </w:p>
        </w:tc>
      </w:tr>
      <w:tr w:rsidR="005B311A" w:rsidRPr="005B311A" w14:paraId="01E3FC54" w14:textId="77777777" w:rsidTr="005B311A">
        <w:trPr>
          <w:trHeight w:val="300"/>
        </w:trPr>
        <w:tc>
          <w:tcPr>
            <w:tcW w:w="803" w:type="dxa"/>
            <w:noWrap/>
            <w:vAlign w:val="center"/>
            <w:hideMark/>
          </w:tcPr>
          <w:p w14:paraId="164B26C9" w14:textId="77777777" w:rsidR="005B311A" w:rsidRPr="005B311A" w:rsidRDefault="005B311A" w:rsidP="005B311A">
            <w:pPr>
              <w:jc w:val="center"/>
              <w:rPr>
                <w:rFonts w:ascii="Arial" w:hAnsi="Arial" w:cs="Arial"/>
              </w:rPr>
            </w:pPr>
            <w:r w:rsidRPr="005B311A">
              <w:rPr>
                <w:rFonts w:ascii="Arial" w:hAnsi="Arial" w:cs="Arial"/>
              </w:rPr>
              <w:t>49</w:t>
            </w:r>
          </w:p>
        </w:tc>
        <w:tc>
          <w:tcPr>
            <w:tcW w:w="6216" w:type="dxa"/>
            <w:noWrap/>
            <w:hideMark/>
          </w:tcPr>
          <w:p w14:paraId="5C1B9E9F" w14:textId="77777777" w:rsidR="005B311A" w:rsidRPr="005B311A" w:rsidRDefault="005B311A">
            <w:pPr>
              <w:rPr>
                <w:rFonts w:ascii="Arial" w:hAnsi="Arial" w:cs="Arial"/>
              </w:rPr>
            </w:pPr>
            <w:r w:rsidRPr="005B311A">
              <w:rPr>
                <w:rFonts w:ascii="Arial" w:hAnsi="Arial" w:cs="Arial"/>
              </w:rPr>
              <w:t>Office Machine Operators, Except Computer</w:t>
            </w:r>
          </w:p>
        </w:tc>
        <w:tc>
          <w:tcPr>
            <w:tcW w:w="1615" w:type="dxa"/>
            <w:noWrap/>
            <w:vAlign w:val="center"/>
            <w:hideMark/>
          </w:tcPr>
          <w:p w14:paraId="2AA11D0B" w14:textId="77777777" w:rsidR="005B311A" w:rsidRPr="005B311A" w:rsidRDefault="005B311A" w:rsidP="005B311A">
            <w:pPr>
              <w:jc w:val="center"/>
              <w:rPr>
                <w:rFonts w:ascii="Arial" w:hAnsi="Arial" w:cs="Arial"/>
              </w:rPr>
            </w:pPr>
            <w:r w:rsidRPr="005B311A">
              <w:rPr>
                <w:rFonts w:ascii="Arial" w:hAnsi="Arial" w:cs="Arial"/>
              </w:rPr>
              <w:t>92.9%</w:t>
            </w:r>
          </w:p>
        </w:tc>
      </w:tr>
      <w:tr w:rsidR="005B311A" w:rsidRPr="005B311A" w14:paraId="31539916" w14:textId="77777777" w:rsidTr="005B311A">
        <w:trPr>
          <w:trHeight w:val="300"/>
        </w:trPr>
        <w:tc>
          <w:tcPr>
            <w:tcW w:w="803" w:type="dxa"/>
            <w:noWrap/>
            <w:vAlign w:val="center"/>
            <w:hideMark/>
          </w:tcPr>
          <w:p w14:paraId="2253C103" w14:textId="77777777" w:rsidR="005B311A" w:rsidRPr="005B311A" w:rsidRDefault="005B311A" w:rsidP="005B311A">
            <w:pPr>
              <w:jc w:val="center"/>
              <w:rPr>
                <w:rFonts w:ascii="Arial" w:hAnsi="Arial" w:cs="Arial"/>
              </w:rPr>
            </w:pPr>
            <w:r w:rsidRPr="005B311A">
              <w:rPr>
                <w:rFonts w:ascii="Arial" w:hAnsi="Arial" w:cs="Arial"/>
              </w:rPr>
              <w:t>50</w:t>
            </w:r>
          </w:p>
        </w:tc>
        <w:tc>
          <w:tcPr>
            <w:tcW w:w="6216" w:type="dxa"/>
            <w:noWrap/>
            <w:hideMark/>
          </w:tcPr>
          <w:p w14:paraId="0220672A" w14:textId="77777777" w:rsidR="005B311A" w:rsidRPr="005B311A" w:rsidRDefault="005B311A">
            <w:pPr>
              <w:rPr>
                <w:rFonts w:ascii="Arial" w:hAnsi="Arial" w:cs="Arial"/>
              </w:rPr>
            </w:pPr>
            <w:r w:rsidRPr="005B311A">
              <w:rPr>
                <w:rFonts w:ascii="Arial" w:hAnsi="Arial" w:cs="Arial"/>
              </w:rPr>
              <w:t>Butchers and Meat Cutters</w:t>
            </w:r>
          </w:p>
        </w:tc>
        <w:tc>
          <w:tcPr>
            <w:tcW w:w="1615" w:type="dxa"/>
            <w:noWrap/>
            <w:vAlign w:val="center"/>
            <w:hideMark/>
          </w:tcPr>
          <w:p w14:paraId="30225CEC" w14:textId="77777777" w:rsidR="005B311A" w:rsidRPr="005B311A" w:rsidRDefault="005B311A" w:rsidP="005B311A">
            <w:pPr>
              <w:jc w:val="center"/>
              <w:rPr>
                <w:rFonts w:ascii="Arial" w:hAnsi="Arial" w:cs="Arial"/>
              </w:rPr>
            </w:pPr>
            <w:r w:rsidRPr="005B311A">
              <w:rPr>
                <w:rFonts w:ascii="Arial" w:hAnsi="Arial" w:cs="Arial"/>
              </w:rPr>
              <w:t>92.8%</w:t>
            </w:r>
          </w:p>
        </w:tc>
      </w:tr>
      <w:tr w:rsidR="005B311A" w:rsidRPr="005B311A" w14:paraId="64DB655F" w14:textId="77777777" w:rsidTr="005B311A">
        <w:trPr>
          <w:trHeight w:val="300"/>
        </w:trPr>
        <w:tc>
          <w:tcPr>
            <w:tcW w:w="803" w:type="dxa"/>
            <w:noWrap/>
            <w:vAlign w:val="center"/>
            <w:hideMark/>
          </w:tcPr>
          <w:p w14:paraId="6F24B92E" w14:textId="77777777" w:rsidR="005B311A" w:rsidRPr="005B311A" w:rsidRDefault="005B311A" w:rsidP="005B311A">
            <w:pPr>
              <w:jc w:val="center"/>
              <w:rPr>
                <w:rFonts w:ascii="Arial" w:hAnsi="Arial" w:cs="Arial"/>
              </w:rPr>
            </w:pPr>
            <w:r w:rsidRPr="005B311A">
              <w:rPr>
                <w:rFonts w:ascii="Arial" w:hAnsi="Arial" w:cs="Arial"/>
              </w:rPr>
              <w:t>51</w:t>
            </w:r>
          </w:p>
        </w:tc>
        <w:tc>
          <w:tcPr>
            <w:tcW w:w="6216" w:type="dxa"/>
            <w:noWrap/>
            <w:hideMark/>
          </w:tcPr>
          <w:p w14:paraId="6EE111E5" w14:textId="77777777" w:rsidR="005B311A" w:rsidRPr="005B311A" w:rsidRDefault="005B311A">
            <w:pPr>
              <w:rPr>
                <w:rFonts w:ascii="Arial" w:hAnsi="Arial" w:cs="Arial"/>
              </w:rPr>
            </w:pPr>
            <w:r w:rsidRPr="005B311A">
              <w:rPr>
                <w:rFonts w:ascii="Arial" w:hAnsi="Arial" w:cs="Arial"/>
              </w:rPr>
              <w:t>Plating and Coating Machine Setters, Operators, and Tenders, Metal and Plastic</w:t>
            </w:r>
          </w:p>
        </w:tc>
        <w:tc>
          <w:tcPr>
            <w:tcW w:w="1615" w:type="dxa"/>
            <w:noWrap/>
            <w:vAlign w:val="center"/>
            <w:hideMark/>
          </w:tcPr>
          <w:p w14:paraId="4B786584" w14:textId="77777777" w:rsidR="005B311A" w:rsidRPr="005B311A" w:rsidRDefault="005B311A" w:rsidP="005B311A">
            <w:pPr>
              <w:jc w:val="center"/>
              <w:rPr>
                <w:rFonts w:ascii="Arial" w:hAnsi="Arial" w:cs="Arial"/>
              </w:rPr>
            </w:pPr>
            <w:r w:rsidRPr="005B311A">
              <w:rPr>
                <w:rFonts w:ascii="Arial" w:hAnsi="Arial" w:cs="Arial"/>
              </w:rPr>
              <w:t>92.7%</w:t>
            </w:r>
          </w:p>
        </w:tc>
      </w:tr>
      <w:tr w:rsidR="005B311A" w:rsidRPr="005B311A" w14:paraId="686336F0" w14:textId="77777777" w:rsidTr="005B311A">
        <w:trPr>
          <w:trHeight w:val="300"/>
        </w:trPr>
        <w:tc>
          <w:tcPr>
            <w:tcW w:w="803" w:type="dxa"/>
            <w:noWrap/>
            <w:vAlign w:val="center"/>
            <w:hideMark/>
          </w:tcPr>
          <w:p w14:paraId="4FCCE758" w14:textId="77777777" w:rsidR="005B311A" w:rsidRPr="005B311A" w:rsidRDefault="005B311A" w:rsidP="005B311A">
            <w:pPr>
              <w:jc w:val="center"/>
              <w:rPr>
                <w:rFonts w:ascii="Arial" w:hAnsi="Arial" w:cs="Arial"/>
              </w:rPr>
            </w:pPr>
            <w:r w:rsidRPr="005B311A">
              <w:rPr>
                <w:rFonts w:ascii="Arial" w:hAnsi="Arial" w:cs="Arial"/>
              </w:rPr>
              <w:t>52</w:t>
            </w:r>
          </w:p>
        </w:tc>
        <w:tc>
          <w:tcPr>
            <w:tcW w:w="6216" w:type="dxa"/>
            <w:noWrap/>
            <w:hideMark/>
          </w:tcPr>
          <w:p w14:paraId="02D40226" w14:textId="77777777" w:rsidR="005B311A" w:rsidRPr="005B311A" w:rsidRDefault="005B311A">
            <w:pPr>
              <w:rPr>
                <w:rFonts w:ascii="Arial" w:hAnsi="Arial" w:cs="Arial"/>
              </w:rPr>
            </w:pPr>
            <w:r w:rsidRPr="005B311A">
              <w:rPr>
                <w:rFonts w:ascii="Arial" w:hAnsi="Arial" w:cs="Arial"/>
              </w:rPr>
              <w:t>Earth Drillers, Except Oil and Gas</w:t>
            </w:r>
          </w:p>
        </w:tc>
        <w:tc>
          <w:tcPr>
            <w:tcW w:w="1615" w:type="dxa"/>
            <w:noWrap/>
            <w:vAlign w:val="center"/>
            <w:hideMark/>
          </w:tcPr>
          <w:p w14:paraId="1A6323DB" w14:textId="77777777" w:rsidR="005B311A" w:rsidRPr="005B311A" w:rsidRDefault="005B311A" w:rsidP="005B311A">
            <w:pPr>
              <w:jc w:val="center"/>
              <w:rPr>
                <w:rFonts w:ascii="Arial" w:hAnsi="Arial" w:cs="Arial"/>
              </w:rPr>
            </w:pPr>
            <w:r w:rsidRPr="005B311A">
              <w:rPr>
                <w:rFonts w:ascii="Arial" w:hAnsi="Arial" w:cs="Arial"/>
              </w:rPr>
              <w:t>92.7%</w:t>
            </w:r>
          </w:p>
        </w:tc>
      </w:tr>
      <w:tr w:rsidR="005B311A" w:rsidRPr="005B311A" w14:paraId="55EAEA34" w14:textId="77777777" w:rsidTr="005B311A">
        <w:trPr>
          <w:trHeight w:val="300"/>
        </w:trPr>
        <w:tc>
          <w:tcPr>
            <w:tcW w:w="803" w:type="dxa"/>
            <w:noWrap/>
            <w:vAlign w:val="center"/>
            <w:hideMark/>
          </w:tcPr>
          <w:p w14:paraId="413F96BD" w14:textId="77777777" w:rsidR="005B311A" w:rsidRPr="005B311A" w:rsidRDefault="005B311A" w:rsidP="005B311A">
            <w:pPr>
              <w:jc w:val="center"/>
              <w:rPr>
                <w:rFonts w:ascii="Arial" w:hAnsi="Arial" w:cs="Arial"/>
              </w:rPr>
            </w:pPr>
            <w:r w:rsidRPr="005B311A">
              <w:rPr>
                <w:rFonts w:ascii="Arial" w:hAnsi="Arial" w:cs="Arial"/>
              </w:rPr>
              <w:t>53</w:t>
            </w:r>
          </w:p>
        </w:tc>
        <w:tc>
          <w:tcPr>
            <w:tcW w:w="6216" w:type="dxa"/>
            <w:noWrap/>
            <w:hideMark/>
          </w:tcPr>
          <w:p w14:paraId="3F86ACAC" w14:textId="77777777" w:rsidR="005B311A" w:rsidRPr="005B311A" w:rsidRDefault="005B311A">
            <w:pPr>
              <w:rPr>
                <w:rFonts w:ascii="Arial" w:hAnsi="Arial" w:cs="Arial"/>
              </w:rPr>
            </w:pPr>
            <w:r w:rsidRPr="005B311A">
              <w:rPr>
                <w:rFonts w:ascii="Arial" w:hAnsi="Arial" w:cs="Arial"/>
              </w:rPr>
              <w:t>Extruding and Drawing Machine Setters, Operators, and Tenders, Metal and Plastic</w:t>
            </w:r>
          </w:p>
        </w:tc>
        <w:tc>
          <w:tcPr>
            <w:tcW w:w="1615" w:type="dxa"/>
            <w:noWrap/>
            <w:vAlign w:val="center"/>
            <w:hideMark/>
          </w:tcPr>
          <w:p w14:paraId="2C9B1E6C" w14:textId="77777777" w:rsidR="005B311A" w:rsidRPr="005B311A" w:rsidRDefault="005B311A" w:rsidP="005B311A">
            <w:pPr>
              <w:jc w:val="center"/>
              <w:rPr>
                <w:rFonts w:ascii="Arial" w:hAnsi="Arial" w:cs="Arial"/>
              </w:rPr>
            </w:pPr>
            <w:r w:rsidRPr="005B311A">
              <w:rPr>
                <w:rFonts w:ascii="Arial" w:hAnsi="Arial" w:cs="Arial"/>
              </w:rPr>
              <w:t>92.5%</w:t>
            </w:r>
          </w:p>
        </w:tc>
      </w:tr>
      <w:tr w:rsidR="005B311A" w:rsidRPr="005B311A" w14:paraId="505B734D" w14:textId="77777777" w:rsidTr="005B311A">
        <w:trPr>
          <w:trHeight w:val="300"/>
        </w:trPr>
        <w:tc>
          <w:tcPr>
            <w:tcW w:w="803" w:type="dxa"/>
            <w:noWrap/>
            <w:vAlign w:val="center"/>
            <w:hideMark/>
          </w:tcPr>
          <w:p w14:paraId="3027A5FB" w14:textId="77777777" w:rsidR="005B311A" w:rsidRPr="005B311A" w:rsidRDefault="005B311A" w:rsidP="005B311A">
            <w:pPr>
              <w:jc w:val="center"/>
              <w:rPr>
                <w:rFonts w:ascii="Arial" w:hAnsi="Arial" w:cs="Arial"/>
              </w:rPr>
            </w:pPr>
            <w:r w:rsidRPr="005B311A">
              <w:rPr>
                <w:rFonts w:ascii="Arial" w:hAnsi="Arial" w:cs="Arial"/>
              </w:rPr>
              <w:t>54</w:t>
            </w:r>
          </w:p>
        </w:tc>
        <w:tc>
          <w:tcPr>
            <w:tcW w:w="6216" w:type="dxa"/>
            <w:noWrap/>
            <w:hideMark/>
          </w:tcPr>
          <w:p w14:paraId="7C1766E5" w14:textId="77777777" w:rsidR="005B311A" w:rsidRPr="005B311A" w:rsidRDefault="005B311A">
            <w:pPr>
              <w:rPr>
                <w:rFonts w:ascii="Arial" w:hAnsi="Arial" w:cs="Arial"/>
              </w:rPr>
            </w:pPr>
            <w:r w:rsidRPr="005B311A">
              <w:rPr>
                <w:rFonts w:ascii="Arial" w:hAnsi="Arial" w:cs="Arial"/>
              </w:rPr>
              <w:t>Textile Winding, Twisting, and Drawing Out Machine Setters, Operators, and Tenders</w:t>
            </w:r>
          </w:p>
        </w:tc>
        <w:tc>
          <w:tcPr>
            <w:tcW w:w="1615" w:type="dxa"/>
            <w:noWrap/>
            <w:vAlign w:val="center"/>
            <w:hideMark/>
          </w:tcPr>
          <w:p w14:paraId="28D361CB" w14:textId="77777777" w:rsidR="005B311A" w:rsidRPr="005B311A" w:rsidRDefault="005B311A" w:rsidP="005B311A">
            <w:pPr>
              <w:jc w:val="center"/>
              <w:rPr>
                <w:rFonts w:ascii="Arial" w:hAnsi="Arial" w:cs="Arial"/>
              </w:rPr>
            </w:pPr>
            <w:r w:rsidRPr="005B311A">
              <w:rPr>
                <w:rFonts w:ascii="Arial" w:hAnsi="Arial" w:cs="Arial"/>
              </w:rPr>
              <w:t>92.4%</w:t>
            </w:r>
          </w:p>
        </w:tc>
      </w:tr>
      <w:tr w:rsidR="005B311A" w:rsidRPr="005B311A" w14:paraId="7228A5E2" w14:textId="77777777" w:rsidTr="005B311A">
        <w:trPr>
          <w:trHeight w:val="300"/>
        </w:trPr>
        <w:tc>
          <w:tcPr>
            <w:tcW w:w="803" w:type="dxa"/>
            <w:noWrap/>
            <w:vAlign w:val="center"/>
            <w:hideMark/>
          </w:tcPr>
          <w:p w14:paraId="5F63208B" w14:textId="77777777" w:rsidR="005B311A" w:rsidRPr="005B311A" w:rsidRDefault="005B311A" w:rsidP="005B311A">
            <w:pPr>
              <w:jc w:val="center"/>
              <w:rPr>
                <w:rFonts w:ascii="Arial" w:hAnsi="Arial" w:cs="Arial"/>
              </w:rPr>
            </w:pPr>
            <w:r w:rsidRPr="005B311A">
              <w:rPr>
                <w:rFonts w:ascii="Arial" w:hAnsi="Arial" w:cs="Arial"/>
              </w:rPr>
              <w:t>55</w:t>
            </w:r>
          </w:p>
        </w:tc>
        <w:tc>
          <w:tcPr>
            <w:tcW w:w="6216" w:type="dxa"/>
            <w:noWrap/>
            <w:hideMark/>
          </w:tcPr>
          <w:p w14:paraId="78E470F3" w14:textId="77777777" w:rsidR="005B311A" w:rsidRPr="005B311A" w:rsidRDefault="005B311A">
            <w:pPr>
              <w:rPr>
                <w:rFonts w:ascii="Arial" w:hAnsi="Arial" w:cs="Arial"/>
              </w:rPr>
            </w:pPr>
            <w:r w:rsidRPr="005B311A">
              <w:rPr>
                <w:rFonts w:ascii="Arial" w:hAnsi="Arial" w:cs="Arial"/>
              </w:rPr>
              <w:t>Floor Layers, Except Carpet, Wood, and Hard Tiles</w:t>
            </w:r>
          </w:p>
        </w:tc>
        <w:tc>
          <w:tcPr>
            <w:tcW w:w="1615" w:type="dxa"/>
            <w:noWrap/>
            <w:vAlign w:val="center"/>
            <w:hideMark/>
          </w:tcPr>
          <w:p w14:paraId="6ECE0F2A" w14:textId="77777777" w:rsidR="005B311A" w:rsidRPr="005B311A" w:rsidRDefault="005B311A" w:rsidP="005B311A">
            <w:pPr>
              <w:jc w:val="center"/>
              <w:rPr>
                <w:rFonts w:ascii="Arial" w:hAnsi="Arial" w:cs="Arial"/>
              </w:rPr>
            </w:pPr>
            <w:r w:rsidRPr="005B311A">
              <w:rPr>
                <w:rFonts w:ascii="Arial" w:hAnsi="Arial" w:cs="Arial"/>
              </w:rPr>
              <w:t>92.3%</w:t>
            </w:r>
          </w:p>
        </w:tc>
      </w:tr>
      <w:tr w:rsidR="005B311A" w:rsidRPr="005B311A" w14:paraId="45781019" w14:textId="77777777" w:rsidTr="005B311A">
        <w:trPr>
          <w:trHeight w:val="300"/>
        </w:trPr>
        <w:tc>
          <w:tcPr>
            <w:tcW w:w="803" w:type="dxa"/>
            <w:noWrap/>
            <w:vAlign w:val="center"/>
            <w:hideMark/>
          </w:tcPr>
          <w:p w14:paraId="1C70B109" w14:textId="77777777" w:rsidR="005B311A" w:rsidRPr="005B311A" w:rsidRDefault="005B311A" w:rsidP="005B311A">
            <w:pPr>
              <w:jc w:val="center"/>
              <w:rPr>
                <w:rFonts w:ascii="Arial" w:hAnsi="Arial" w:cs="Arial"/>
              </w:rPr>
            </w:pPr>
            <w:r w:rsidRPr="005B311A">
              <w:rPr>
                <w:rFonts w:ascii="Arial" w:hAnsi="Arial" w:cs="Arial"/>
              </w:rPr>
              <w:t>56</w:t>
            </w:r>
          </w:p>
        </w:tc>
        <w:tc>
          <w:tcPr>
            <w:tcW w:w="6216" w:type="dxa"/>
            <w:noWrap/>
            <w:hideMark/>
          </w:tcPr>
          <w:p w14:paraId="2A446955" w14:textId="77777777" w:rsidR="005B311A" w:rsidRPr="005B311A" w:rsidRDefault="005B311A">
            <w:pPr>
              <w:rPr>
                <w:rFonts w:ascii="Arial" w:hAnsi="Arial" w:cs="Arial"/>
              </w:rPr>
            </w:pPr>
            <w:r w:rsidRPr="005B311A">
              <w:rPr>
                <w:rFonts w:ascii="Arial" w:hAnsi="Arial" w:cs="Arial"/>
              </w:rPr>
              <w:t>Mixing and Blending Machine Setters, Operators, and Tenders</w:t>
            </w:r>
          </w:p>
        </w:tc>
        <w:tc>
          <w:tcPr>
            <w:tcW w:w="1615" w:type="dxa"/>
            <w:noWrap/>
            <w:vAlign w:val="center"/>
            <w:hideMark/>
          </w:tcPr>
          <w:p w14:paraId="1D89AB29" w14:textId="77777777" w:rsidR="005B311A" w:rsidRPr="005B311A" w:rsidRDefault="005B311A" w:rsidP="005B311A">
            <w:pPr>
              <w:jc w:val="center"/>
              <w:rPr>
                <w:rFonts w:ascii="Arial" w:hAnsi="Arial" w:cs="Arial"/>
              </w:rPr>
            </w:pPr>
            <w:r w:rsidRPr="005B311A">
              <w:rPr>
                <w:rFonts w:ascii="Arial" w:hAnsi="Arial" w:cs="Arial"/>
              </w:rPr>
              <w:t>92.3%</w:t>
            </w:r>
          </w:p>
        </w:tc>
      </w:tr>
      <w:tr w:rsidR="005B311A" w:rsidRPr="005B311A" w14:paraId="2A821C07" w14:textId="77777777" w:rsidTr="005B311A">
        <w:trPr>
          <w:trHeight w:val="300"/>
        </w:trPr>
        <w:tc>
          <w:tcPr>
            <w:tcW w:w="803" w:type="dxa"/>
            <w:noWrap/>
            <w:vAlign w:val="center"/>
            <w:hideMark/>
          </w:tcPr>
          <w:p w14:paraId="2A0E5E82" w14:textId="77777777" w:rsidR="005B311A" w:rsidRPr="005B311A" w:rsidRDefault="005B311A" w:rsidP="005B311A">
            <w:pPr>
              <w:jc w:val="center"/>
              <w:rPr>
                <w:rFonts w:ascii="Arial" w:hAnsi="Arial" w:cs="Arial"/>
              </w:rPr>
            </w:pPr>
            <w:r w:rsidRPr="005B311A">
              <w:rPr>
                <w:rFonts w:ascii="Arial" w:hAnsi="Arial" w:cs="Arial"/>
              </w:rPr>
              <w:t>57</w:t>
            </w:r>
          </w:p>
        </w:tc>
        <w:tc>
          <w:tcPr>
            <w:tcW w:w="6216" w:type="dxa"/>
            <w:noWrap/>
            <w:hideMark/>
          </w:tcPr>
          <w:p w14:paraId="044C6963" w14:textId="77777777" w:rsidR="005B311A" w:rsidRPr="005B311A" w:rsidRDefault="005B311A">
            <w:pPr>
              <w:rPr>
                <w:rFonts w:ascii="Arial" w:hAnsi="Arial" w:cs="Arial"/>
              </w:rPr>
            </w:pPr>
            <w:r w:rsidRPr="005B311A">
              <w:rPr>
                <w:rFonts w:ascii="Arial" w:hAnsi="Arial" w:cs="Arial"/>
              </w:rPr>
              <w:t>Cleaning, Washing, and Metal Pickling Equipment Operators and Tenders</w:t>
            </w:r>
          </w:p>
        </w:tc>
        <w:tc>
          <w:tcPr>
            <w:tcW w:w="1615" w:type="dxa"/>
            <w:noWrap/>
            <w:vAlign w:val="center"/>
            <w:hideMark/>
          </w:tcPr>
          <w:p w14:paraId="0273AB5F" w14:textId="77777777" w:rsidR="005B311A" w:rsidRPr="005B311A" w:rsidRDefault="005B311A" w:rsidP="005B311A">
            <w:pPr>
              <w:jc w:val="center"/>
              <w:rPr>
                <w:rFonts w:ascii="Arial" w:hAnsi="Arial" w:cs="Arial"/>
              </w:rPr>
            </w:pPr>
            <w:r w:rsidRPr="005B311A">
              <w:rPr>
                <w:rFonts w:ascii="Arial" w:hAnsi="Arial" w:cs="Arial"/>
              </w:rPr>
              <w:t>92.2%</w:t>
            </w:r>
          </w:p>
        </w:tc>
      </w:tr>
      <w:tr w:rsidR="005B311A" w:rsidRPr="005B311A" w14:paraId="7E6DB4E2" w14:textId="77777777" w:rsidTr="005B311A">
        <w:trPr>
          <w:trHeight w:val="300"/>
        </w:trPr>
        <w:tc>
          <w:tcPr>
            <w:tcW w:w="803" w:type="dxa"/>
            <w:noWrap/>
            <w:vAlign w:val="center"/>
            <w:hideMark/>
          </w:tcPr>
          <w:p w14:paraId="5C79FB15" w14:textId="77777777" w:rsidR="005B311A" w:rsidRPr="005B311A" w:rsidRDefault="005B311A" w:rsidP="005B311A">
            <w:pPr>
              <w:jc w:val="center"/>
              <w:rPr>
                <w:rFonts w:ascii="Arial" w:hAnsi="Arial" w:cs="Arial"/>
              </w:rPr>
            </w:pPr>
            <w:r w:rsidRPr="005B311A">
              <w:rPr>
                <w:rFonts w:ascii="Arial" w:hAnsi="Arial" w:cs="Arial"/>
              </w:rPr>
              <w:t>58</w:t>
            </w:r>
          </w:p>
        </w:tc>
        <w:tc>
          <w:tcPr>
            <w:tcW w:w="6216" w:type="dxa"/>
            <w:noWrap/>
            <w:hideMark/>
          </w:tcPr>
          <w:p w14:paraId="4EA22A7F" w14:textId="77777777" w:rsidR="005B311A" w:rsidRPr="005B311A" w:rsidRDefault="005B311A">
            <w:pPr>
              <w:rPr>
                <w:rFonts w:ascii="Arial" w:hAnsi="Arial" w:cs="Arial"/>
              </w:rPr>
            </w:pPr>
            <w:r w:rsidRPr="005B311A">
              <w:rPr>
                <w:rFonts w:ascii="Arial" w:hAnsi="Arial" w:cs="Arial"/>
              </w:rPr>
              <w:t>Tire Repairers and Changers</w:t>
            </w:r>
          </w:p>
        </w:tc>
        <w:tc>
          <w:tcPr>
            <w:tcW w:w="1615" w:type="dxa"/>
            <w:noWrap/>
            <w:vAlign w:val="center"/>
            <w:hideMark/>
          </w:tcPr>
          <w:p w14:paraId="3E452A1F" w14:textId="77777777" w:rsidR="005B311A" w:rsidRPr="005B311A" w:rsidRDefault="005B311A" w:rsidP="005B311A">
            <w:pPr>
              <w:jc w:val="center"/>
              <w:rPr>
                <w:rFonts w:ascii="Arial" w:hAnsi="Arial" w:cs="Arial"/>
              </w:rPr>
            </w:pPr>
            <w:r w:rsidRPr="005B311A">
              <w:rPr>
                <w:rFonts w:ascii="Arial" w:hAnsi="Arial" w:cs="Arial"/>
              </w:rPr>
              <w:t>92.1%</w:t>
            </w:r>
          </w:p>
        </w:tc>
      </w:tr>
      <w:tr w:rsidR="005B311A" w:rsidRPr="005B311A" w14:paraId="56BDB3D1" w14:textId="77777777" w:rsidTr="005B311A">
        <w:trPr>
          <w:trHeight w:val="300"/>
        </w:trPr>
        <w:tc>
          <w:tcPr>
            <w:tcW w:w="803" w:type="dxa"/>
            <w:noWrap/>
            <w:vAlign w:val="center"/>
            <w:hideMark/>
          </w:tcPr>
          <w:p w14:paraId="51C14932" w14:textId="77777777" w:rsidR="005B311A" w:rsidRPr="005B311A" w:rsidRDefault="005B311A" w:rsidP="005B311A">
            <w:pPr>
              <w:jc w:val="center"/>
              <w:rPr>
                <w:rFonts w:ascii="Arial" w:hAnsi="Arial" w:cs="Arial"/>
              </w:rPr>
            </w:pPr>
            <w:r w:rsidRPr="005B311A">
              <w:rPr>
                <w:rFonts w:ascii="Arial" w:hAnsi="Arial" w:cs="Arial"/>
              </w:rPr>
              <w:t>59</w:t>
            </w:r>
          </w:p>
        </w:tc>
        <w:tc>
          <w:tcPr>
            <w:tcW w:w="6216" w:type="dxa"/>
            <w:noWrap/>
            <w:hideMark/>
          </w:tcPr>
          <w:p w14:paraId="7F21F02E" w14:textId="77777777" w:rsidR="005B311A" w:rsidRPr="005B311A" w:rsidRDefault="005B311A">
            <w:pPr>
              <w:rPr>
                <w:rFonts w:ascii="Arial" w:hAnsi="Arial" w:cs="Arial"/>
              </w:rPr>
            </w:pPr>
            <w:r w:rsidRPr="005B311A">
              <w:rPr>
                <w:rFonts w:ascii="Arial" w:hAnsi="Arial" w:cs="Arial"/>
              </w:rPr>
              <w:t>Welders, Cutters, Solderers, and Brazers</w:t>
            </w:r>
          </w:p>
        </w:tc>
        <w:tc>
          <w:tcPr>
            <w:tcW w:w="1615" w:type="dxa"/>
            <w:noWrap/>
            <w:vAlign w:val="center"/>
            <w:hideMark/>
          </w:tcPr>
          <w:p w14:paraId="54081FED" w14:textId="77777777" w:rsidR="005B311A" w:rsidRPr="005B311A" w:rsidRDefault="005B311A" w:rsidP="005B311A">
            <w:pPr>
              <w:jc w:val="center"/>
              <w:rPr>
                <w:rFonts w:ascii="Arial" w:hAnsi="Arial" w:cs="Arial"/>
              </w:rPr>
            </w:pPr>
            <w:r w:rsidRPr="005B311A">
              <w:rPr>
                <w:rFonts w:ascii="Arial" w:hAnsi="Arial" w:cs="Arial"/>
              </w:rPr>
              <w:t>91.9%</w:t>
            </w:r>
          </w:p>
        </w:tc>
      </w:tr>
      <w:tr w:rsidR="005B311A" w:rsidRPr="005B311A" w14:paraId="5939439F" w14:textId="77777777" w:rsidTr="005B311A">
        <w:trPr>
          <w:trHeight w:val="300"/>
        </w:trPr>
        <w:tc>
          <w:tcPr>
            <w:tcW w:w="803" w:type="dxa"/>
            <w:noWrap/>
            <w:vAlign w:val="center"/>
            <w:hideMark/>
          </w:tcPr>
          <w:p w14:paraId="46A84845" w14:textId="77777777" w:rsidR="005B311A" w:rsidRPr="005B311A" w:rsidRDefault="005B311A" w:rsidP="005B311A">
            <w:pPr>
              <w:jc w:val="center"/>
              <w:rPr>
                <w:rFonts w:ascii="Arial" w:hAnsi="Arial" w:cs="Arial"/>
              </w:rPr>
            </w:pPr>
            <w:r w:rsidRPr="005B311A">
              <w:rPr>
                <w:rFonts w:ascii="Arial" w:hAnsi="Arial" w:cs="Arial"/>
              </w:rPr>
              <w:t>60</w:t>
            </w:r>
          </w:p>
        </w:tc>
        <w:tc>
          <w:tcPr>
            <w:tcW w:w="6216" w:type="dxa"/>
            <w:noWrap/>
            <w:hideMark/>
          </w:tcPr>
          <w:p w14:paraId="40E955C2" w14:textId="77777777" w:rsidR="005B311A" w:rsidRPr="005B311A" w:rsidRDefault="005B311A">
            <w:pPr>
              <w:rPr>
                <w:rFonts w:ascii="Arial" w:hAnsi="Arial" w:cs="Arial"/>
              </w:rPr>
            </w:pPr>
            <w:r w:rsidRPr="005B311A">
              <w:rPr>
                <w:rFonts w:ascii="Arial" w:hAnsi="Arial" w:cs="Arial"/>
              </w:rPr>
              <w:t>Extruding, Forming, Pressing, and Compacting Machine Setters, Operators, and Tenders</w:t>
            </w:r>
          </w:p>
        </w:tc>
        <w:tc>
          <w:tcPr>
            <w:tcW w:w="1615" w:type="dxa"/>
            <w:noWrap/>
            <w:vAlign w:val="center"/>
            <w:hideMark/>
          </w:tcPr>
          <w:p w14:paraId="528BD362" w14:textId="77777777" w:rsidR="005B311A" w:rsidRPr="005B311A" w:rsidRDefault="005B311A" w:rsidP="005B311A">
            <w:pPr>
              <w:jc w:val="center"/>
              <w:rPr>
                <w:rFonts w:ascii="Arial" w:hAnsi="Arial" w:cs="Arial"/>
              </w:rPr>
            </w:pPr>
            <w:r w:rsidRPr="005B311A">
              <w:rPr>
                <w:rFonts w:ascii="Arial" w:hAnsi="Arial" w:cs="Arial"/>
              </w:rPr>
              <w:t>91.8%</w:t>
            </w:r>
          </w:p>
        </w:tc>
      </w:tr>
      <w:tr w:rsidR="005B311A" w:rsidRPr="005B311A" w14:paraId="79F9B069" w14:textId="77777777" w:rsidTr="005B311A">
        <w:trPr>
          <w:trHeight w:val="300"/>
        </w:trPr>
        <w:tc>
          <w:tcPr>
            <w:tcW w:w="803" w:type="dxa"/>
            <w:noWrap/>
            <w:vAlign w:val="center"/>
            <w:hideMark/>
          </w:tcPr>
          <w:p w14:paraId="04E40F9E" w14:textId="77777777" w:rsidR="005B311A" w:rsidRPr="005B311A" w:rsidRDefault="005B311A" w:rsidP="005B311A">
            <w:pPr>
              <w:jc w:val="center"/>
              <w:rPr>
                <w:rFonts w:ascii="Arial" w:hAnsi="Arial" w:cs="Arial"/>
              </w:rPr>
            </w:pPr>
            <w:r w:rsidRPr="005B311A">
              <w:rPr>
                <w:rFonts w:ascii="Arial" w:hAnsi="Arial" w:cs="Arial"/>
              </w:rPr>
              <w:t>61</w:t>
            </w:r>
          </w:p>
        </w:tc>
        <w:tc>
          <w:tcPr>
            <w:tcW w:w="6216" w:type="dxa"/>
            <w:noWrap/>
            <w:hideMark/>
          </w:tcPr>
          <w:p w14:paraId="3C37E69B" w14:textId="77777777" w:rsidR="005B311A" w:rsidRPr="005B311A" w:rsidRDefault="005B311A">
            <w:pPr>
              <w:rPr>
                <w:rFonts w:ascii="Arial" w:hAnsi="Arial" w:cs="Arial"/>
              </w:rPr>
            </w:pPr>
            <w:r w:rsidRPr="005B311A">
              <w:rPr>
                <w:rFonts w:ascii="Arial" w:hAnsi="Arial" w:cs="Arial"/>
              </w:rPr>
              <w:t>Structural Metal Fabricators and Fitters</w:t>
            </w:r>
          </w:p>
        </w:tc>
        <w:tc>
          <w:tcPr>
            <w:tcW w:w="1615" w:type="dxa"/>
            <w:noWrap/>
            <w:vAlign w:val="center"/>
            <w:hideMark/>
          </w:tcPr>
          <w:p w14:paraId="4796A9B7" w14:textId="77777777" w:rsidR="005B311A" w:rsidRPr="005B311A" w:rsidRDefault="005B311A" w:rsidP="005B311A">
            <w:pPr>
              <w:jc w:val="center"/>
              <w:rPr>
                <w:rFonts w:ascii="Arial" w:hAnsi="Arial" w:cs="Arial"/>
              </w:rPr>
            </w:pPr>
            <w:r w:rsidRPr="005B311A">
              <w:rPr>
                <w:rFonts w:ascii="Arial" w:hAnsi="Arial" w:cs="Arial"/>
              </w:rPr>
              <w:t>91.7%</w:t>
            </w:r>
          </w:p>
        </w:tc>
      </w:tr>
      <w:tr w:rsidR="005B311A" w:rsidRPr="005B311A" w14:paraId="0BA01364" w14:textId="77777777" w:rsidTr="005B311A">
        <w:trPr>
          <w:trHeight w:val="300"/>
        </w:trPr>
        <w:tc>
          <w:tcPr>
            <w:tcW w:w="803" w:type="dxa"/>
            <w:noWrap/>
            <w:vAlign w:val="center"/>
            <w:hideMark/>
          </w:tcPr>
          <w:p w14:paraId="7AF1B1AA" w14:textId="77777777" w:rsidR="005B311A" w:rsidRPr="005B311A" w:rsidRDefault="005B311A" w:rsidP="005B311A">
            <w:pPr>
              <w:jc w:val="center"/>
              <w:rPr>
                <w:rFonts w:ascii="Arial" w:hAnsi="Arial" w:cs="Arial"/>
              </w:rPr>
            </w:pPr>
            <w:r w:rsidRPr="005B311A">
              <w:rPr>
                <w:rFonts w:ascii="Arial" w:hAnsi="Arial" w:cs="Arial"/>
              </w:rPr>
              <w:t>62</w:t>
            </w:r>
          </w:p>
        </w:tc>
        <w:tc>
          <w:tcPr>
            <w:tcW w:w="6216" w:type="dxa"/>
            <w:noWrap/>
            <w:hideMark/>
          </w:tcPr>
          <w:p w14:paraId="2539BAF9" w14:textId="77777777" w:rsidR="005B311A" w:rsidRPr="005B311A" w:rsidRDefault="005B311A">
            <w:pPr>
              <w:rPr>
                <w:rFonts w:ascii="Arial" w:hAnsi="Arial" w:cs="Arial"/>
              </w:rPr>
            </w:pPr>
            <w:r w:rsidRPr="005B311A">
              <w:rPr>
                <w:rFonts w:ascii="Arial" w:hAnsi="Arial" w:cs="Arial"/>
              </w:rPr>
              <w:t>Food Cooking Machine Operators and Tenders</w:t>
            </w:r>
          </w:p>
        </w:tc>
        <w:tc>
          <w:tcPr>
            <w:tcW w:w="1615" w:type="dxa"/>
            <w:noWrap/>
            <w:vAlign w:val="center"/>
            <w:hideMark/>
          </w:tcPr>
          <w:p w14:paraId="32C6B1CF" w14:textId="77777777" w:rsidR="005B311A" w:rsidRPr="005B311A" w:rsidRDefault="005B311A" w:rsidP="005B311A">
            <w:pPr>
              <w:jc w:val="center"/>
              <w:rPr>
                <w:rFonts w:ascii="Arial" w:hAnsi="Arial" w:cs="Arial"/>
              </w:rPr>
            </w:pPr>
            <w:r w:rsidRPr="005B311A">
              <w:rPr>
                <w:rFonts w:ascii="Arial" w:hAnsi="Arial" w:cs="Arial"/>
              </w:rPr>
              <w:t>91.7%</w:t>
            </w:r>
          </w:p>
        </w:tc>
      </w:tr>
      <w:tr w:rsidR="005B311A" w:rsidRPr="005B311A" w14:paraId="015B8077" w14:textId="77777777" w:rsidTr="005B311A">
        <w:trPr>
          <w:trHeight w:val="300"/>
        </w:trPr>
        <w:tc>
          <w:tcPr>
            <w:tcW w:w="803" w:type="dxa"/>
            <w:noWrap/>
            <w:vAlign w:val="center"/>
            <w:hideMark/>
          </w:tcPr>
          <w:p w14:paraId="171497DB" w14:textId="77777777" w:rsidR="005B311A" w:rsidRPr="005B311A" w:rsidRDefault="005B311A" w:rsidP="005B311A">
            <w:pPr>
              <w:jc w:val="center"/>
              <w:rPr>
                <w:rFonts w:ascii="Arial" w:hAnsi="Arial" w:cs="Arial"/>
              </w:rPr>
            </w:pPr>
            <w:r w:rsidRPr="005B311A">
              <w:rPr>
                <w:rFonts w:ascii="Arial" w:hAnsi="Arial" w:cs="Arial"/>
              </w:rPr>
              <w:t>63</w:t>
            </w:r>
          </w:p>
        </w:tc>
        <w:tc>
          <w:tcPr>
            <w:tcW w:w="6216" w:type="dxa"/>
            <w:noWrap/>
            <w:hideMark/>
          </w:tcPr>
          <w:p w14:paraId="0C126CB3" w14:textId="77777777" w:rsidR="005B311A" w:rsidRPr="005B311A" w:rsidRDefault="005B311A">
            <w:pPr>
              <w:rPr>
                <w:rFonts w:ascii="Arial" w:hAnsi="Arial" w:cs="Arial"/>
              </w:rPr>
            </w:pPr>
            <w:r w:rsidRPr="005B311A">
              <w:rPr>
                <w:rFonts w:ascii="Arial" w:hAnsi="Arial" w:cs="Arial"/>
              </w:rPr>
              <w:t>Industrial Truck and Tractor Operators</w:t>
            </w:r>
          </w:p>
        </w:tc>
        <w:tc>
          <w:tcPr>
            <w:tcW w:w="1615" w:type="dxa"/>
            <w:noWrap/>
            <w:vAlign w:val="center"/>
            <w:hideMark/>
          </w:tcPr>
          <w:p w14:paraId="39E0D516" w14:textId="77777777" w:rsidR="005B311A" w:rsidRPr="005B311A" w:rsidRDefault="005B311A" w:rsidP="005B311A">
            <w:pPr>
              <w:jc w:val="center"/>
              <w:rPr>
                <w:rFonts w:ascii="Arial" w:hAnsi="Arial" w:cs="Arial"/>
              </w:rPr>
            </w:pPr>
            <w:r w:rsidRPr="005B311A">
              <w:rPr>
                <w:rFonts w:ascii="Arial" w:hAnsi="Arial" w:cs="Arial"/>
              </w:rPr>
              <w:t>91.7%</w:t>
            </w:r>
          </w:p>
        </w:tc>
      </w:tr>
      <w:tr w:rsidR="005B311A" w:rsidRPr="005B311A" w14:paraId="1ABECF61" w14:textId="77777777" w:rsidTr="005B311A">
        <w:trPr>
          <w:trHeight w:val="300"/>
        </w:trPr>
        <w:tc>
          <w:tcPr>
            <w:tcW w:w="803" w:type="dxa"/>
            <w:noWrap/>
            <w:vAlign w:val="center"/>
            <w:hideMark/>
          </w:tcPr>
          <w:p w14:paraId="2E5C160B" w14:textId="77777777" w:rsidR="005B311A" w:rsidRPr="005B311A" w:rsidRDefault="005B311A" w:rsidP="005B311A">
            <w:pPr>
              <w:jc w:val="center"/>
              <w:rPr>
                <w:rFonts w:ascii="Arial" w:hAnsi="Arial" w:cs="Arial"/>
              </w:rPr>
            </w:pPr>
            <w:r w:rsidRPr="005B311A">
              <w:rPr>
                <w:rFonts w:ascii="Arial" w:hAnsi="Arial" w:cs="Arial"/>
              </w:rPr>
              <w:t>64</w:t>
            </w:r>
          </w:p>
        </w:tc>
        <w:tc>
          <w:tcPr>
            <w:tcW w:w="6216" w:type="dxa"/>
            <w:noWrap/>
            <w:hideMark/>
          </w:tcPr>
          <w:p w14:paraId="1DC68269" w14:textId="77777777" w:rsidR="005B311A" w:rsidRPr="005B311A" w:rsidRDefault="005B311A">
            <w:pPr>
              <w:rPr>
                <w:rFonts w:ascii="Arial" w:hAnsi="Arial" w:cs="Arial"/>
              </w:rPr>
            </w:pPr>
            <w:r w:rsidRPr="005B311A">
              <w:rPr>
                <w:rFonts w:ascii="Arial" w:hAnsi="Arial" w:cs="Arial"/>
              </w:rPr>
              <w:t>Wellhead Pumpers</w:t>
            </w:r>
          </w:p>
        </w:tc>
        <w:tc>
          <w:tcPr>
            <w:tcW w:w="1615" w:type="dxa"/>
            <w:noWrap/>
            <w:vAlign w:val="center"/>
            <w:hideMark/>
          </w:tcPr>
          <w:p w14:paraId="6385B006" w14:textId="77777777" w:rsidR="005B311A" w:rsidRPr="005B311A" w:rsidRDefault="005B311A" w:rsidP="005B311A">
            <w:pPr>
              <w:jc w:val="center"/>
              <w:rPr>
                <w:rFonts w:ascii="Arial" w:hAnsi="Arial" w:cs="Arial"/>
              </w:rPr>
            </w:pPr>
            <w:r w:rsidRPr="005B311A">
              <w:rPr>
                <w:rFonts w:ascii="Arial" w:hAnsi="Arial" w:cs="Arial"/>
              </w:rPr>
              <w:t>91.7%</w:t>
            </w:r>
          </w:p>
        </w:tc>
      </w:tr>
      <w:tr w:rsidR="005B311A" w:rsidRPr="005B311A" w14:paraId="3E3DF19B" w14:textId="77777777" w:rsidTr="005B311A">
        <w:trPr>
          <w:trHeight w:val="300"/>
        </w:trPr>
        <w:tc>
          <w:tcPr>
            <w:tcW w:w="803" w:type="dxa"/>
            <w:noWrap/>
            <w:vAlign w:val="center"/>
            <w:hideMark/>
          </w:tcPr>
          <w:p w14:paraId="25267B54" w14:textId="77777777" w:rsidR="005B311A" w:rsidRPr="005B311A" w:rsidRDefault="005B311A" w:rsidP="005B311A">
            <w:pPr>
              <w:jc w:val="center"/>
              <w:rPr>
                <w:rFonts w:ascii="Arial" w:hAnsi="Arial" w:cs="Arial"/>
              </w:rPr>
            </w:pPr>
            <w:r w:rsidRPr="005B311A">
              <w:rPr>
                <w:rFonts w:ascii="Arial" w:hAnsi="Arial" w:cs="Arial"/>
              </w:rPr>
              <w:t>65</w:t>
            </w:r>
          </w:p>
        </w:tc>
        <w:tc>
          <w:tcPr>
            <w:tcW w:w="6216" w:type="dxa"/>
            <w:noWrap/>
            <w:hideMark/>
          </w:tcPr>
          <w:p w14:paraId="50561D1B" w14:textId="77777777" w:rsidR="005B311A" w:rsidRPr="005B311A" w:rsidRDefault="005B311A">
            <w:pPr>
              <w:rPr>
                <w:rFonts w:ascii="Arial" w:hAnsi="Arial" w:cs="Arial"/>
              </w:rPr>
            </w:pPr>
            <w:r w:rsidRPr="005B311A">
              <w:rPr>
                <w:rFonts w:ascii="Arial" w:hAnsi="Arial" w:cs="Arial"/>
              </w:rPr>
              <w:t>Woodworking Machine Setters, Operators, and Tenders, Except Sawing</w:t>
            </w:r>
          </w:p>
        </w:tc>
        <w:tc>
          <w:tcPr>
            <w:tcW w:w="1615" w:type="dxa"/>
            <w:noWrap/>
            <w:vAlign w:val="center"/>
            <w:hideMark/>
          </w:tcPr>
          <w:p w14:paraId="12A77B9D" w14:textId="77777777" w:rsidR="005B311A" w:rsidRPr="005B311A" w:rsidRDefault="005B311A" w:rsidP="005B311A">
            <w:pPr>
              <w:jc w:val="center"/>
              <w:rPr>
                <w:rFonts w:ascii="Arial" w:hAnsi="Arial" w:cs="Arial"/>
              </w:rPr>
            </w:pPr>
            <w:r w:rsidRPr="005B311A">
              <w:rPr>
                <w:rFonts w:ascii="Arial" w:hAnsi="Arial" w:cs="Arial"/>
              </w:rPr>
              <w:t>91.4%</w:t>
            </w:r>
          </w:p>
        </w:tc>
      </w:tr>
      <w:tr w:rsidR="005B311A" w:rsidRPr="005B311A" w14:paraId="5F8E837F" w14:textId="77777777" w:rsidTr="005B311A">
        <w:trPr>
          <w:trHeight w:val="300"/>
        </w:trPr>
        <w:tc>
          <w:tcPr>
            <w:tcW w:w="803" w:type="dxa"/>
            <w:noWrap/>
            <w:vAlign w:val="center"/>
            <w:hideMark/>
          </w:tcPr>
          <w:p w14:paraId="696A8A4B" w14:textId="77777777" w:rsidR="005B311A" w:rsidRPr="005B311A" w:rsidRDefault="005B311A" w:rsidP="005B311A">
            <w:pPr>
              <w:jc w:val="center"/>
              <w:rPr>
                <w:rFonts w:ascii="Arial" w:hAnsi="Arial" w:cs="Arial"/>
              </w:rPr>
            </w:pPr>
            <w:r w:rsidRPr="005B311A">
              <w:rPr>
                <w:rFonts w:ascii="Arial" w:hAnsi="Arial" w:cs="Arial"/>
              </w:rPr>
              <w:lastRenderedPageBreak/>
              <w:t>66</w:t>
            </w:r>
          </w:p>
        </w:tc>
        <w:tc>
          <w:tcPr>
            <w:tcW w:w="6216" w:type="dxa"/>
            <w:noWrap/>
            <w:hideMark/>
          </w:tcPr>
          <w:p w14:paraId="374847EC" w14:textId="77777777" w:rsidR="005B311A" w:rsidRPr="005B311A" w:rsidRDefault="005B311A">
            <w:pPr>
              <w:rPr>
                <w:rFonts w:ascii="Arial" w:hAnsi="Arial" w:cs="Arial"/>
              </w:rPr>
            </w:pPr>
            <w:r w:rsidRPr="005B311A">
              <w:rPr>
                <w:rFonts w:ascii="Arial" w:hAnsi="Arial" w:cs="Arial"/>
              </w:rPr>
              <w:t>Food Preparation Workers</w:t>
            </w:r>
          </w:p>
        </w:tc>
        <w:tc>
          <w:tcPr>
            <w:tcW w:w="1615" w:type="dxa"/>
            <w:noWrap/>
            <w:vAlign w:val="center"/>
            <w:hideMark/>
          </w:tcPr>
          <w:p w14:paraId="6AFBF90E" w14:textId="77777777" w:rsidR="005B311A" w:rsidRPr="005B311A" w:rsidRDefault="005B311A" w:rsidP="005B311A">
            <w:pPr>
              <w:jc w:val="center"/>
              <w:rPr>
                <w:rFonts w:ascii="Arial" w:hAnsi="Arial" w:cs="Arial"/>
              </w:rPr>
            </w:pPr>
            <w:r w:rsidRPr="005B311A">
              <w:rPr>
                <w:rFonts w:ascii="Arial" w:hAnsi="Arial" w:cs="Arial"/>
              </w:rPr>
              <w:t>91.4%</w:t>
            </w:r>
          </w:p>
        </w:tc>
      </w:tr>
      <w:tr w:rsidR="005B311A" w:rsidRPr="005B311A" w14:paraId="260F29EC" w14:textId="77777777" w:rsidTr="005B311A">
        <w:trPr>
          <w:trHeight w:val="300"/>
        </w:trPr>
        <w:tc>
          <w:tcPr>
            <w:tcW w:w="803" w:type="dxa"/>
            <w:noWrap/>
            <w:vAlign w:val="center"/>
            <w:hideMark/>
          </w:tcPr>
          <w:p w14:paraId="79579140" w14:textId="77777777" w:rsidR="005B311A" w:rsidRPr="005B311A" w:rsidRDefault="005B311A" w:rsidP="005B311A">
            <w:pPr>
              <w:jc w:val="center"/>
              <w:rPr>
                <w:rFonts w:ascii="Arial" w:hAnsi="Arial" w:cs="Arial"/>
              </w:rPr>
            </w:pPr>
            <w:r w:rsidRPr="005B311A">
              <w:rPr>
                <w:rFonts w:ascii="Arial" w:hAnsi="Arial" w:cs="Arial"/>
              </w:rPr>
              <w:t>67</w:t>
            </w:r>
          </w:p>
        </w:tc>
        <w:tc>
          <w:tcPr>
            <w:tcW w:w="6216" w:type="dxa"/>
            <w:noWrap/>
            <w:hideMark/>
          </w:tcPr>
          <w:p w14:paraId="2F6C3698" w14:textId="77777777" w:rsidR="005B311A" w:rsidRPr="005B311A" w:rsidRDefault="005B311A">
            <w:pPr>
              <w:rPr>
                <w:rFonts w:ascii="Arial" w:hAnsi="Arial" w:cs="Arial"/>
              </w:rPr>
            </w:pPr>
            <w:r w:rsidRPr="005B311A">
              <w:rPr>
                <w:rFonts w:ascii="Arial" w:hAnsi="Arial" w:cs="Arial"/>
              </w:rPr>
              <w:t>Cooks, Short Order</w:t>
            </w:r>
          </w:p>
        </w:tc>
        <w:tc>
          <w:tcPr>
            <w:tcW w:w="1615" w:type="dxa"/>
            <w:noWrap/>
            <w:vAlign w:val="center"/>
            <w:hideMark/>
          </w:tcPr>
          <w:p w14:paraId="65771FE3" w14:textId="77777777" w:rsidR="005B311A" w:rsidRPr="005B311A" w:rsidRDefault="005B311A" w:rsidP="005B311A">
            <w:pPr>
              <w:jc w:val="center"/>
              <w:rPr>
                <w:rFonts w:ascii="Arial" w:hAnsi="Arial" w:cs="Arial"/>
              </w:rPr>
            </w:pPr>
            <w:r w:rsidRPr="005B311A">
              <w:rPr>
                <w:rFonts w:ascii="Arial" w:hAnsi="Arial" w:cs="Arial"/>
              </w:rPr>
              <w:t>91.2%</w:t>
            </w:r>
          </w:p>
        </w:tc>
      </w:tr>
      <w:tr w:rsidR="005B311A" w:rsidRPr="005B311A" w14:paraId="6415A0CF" w14:textId="77777777" w:rsidTr="005B311A">
        <w:trPr>
          <w:trHeight w:val="300"/>
        </w:trPr>
        <w:tc>
          <w:tcPr>
            <w:tcW w:w="803" w:type="dxa"/>
            <w:noWrap/>
            <w:vAlign w:val="center"/>
            <w:hideMark/>
          </w:tcPr>
          <w:p w14:paraId="2EC81023" w14:textId="77777777" w:rsidR="005B311A" w:rsidRPr="005B311A" w:rsidRDefault="005B311A" w:rsidP="005B311A">
            <w:pPr>
              <w:jc w:val="center"/>
              <w:rPr>
                <w:rFonts w:ascii="Arial" w:hAnsi="Arial" w:cs="Arial"/>
              </w:rPr>
            </w:pPr>
            <w:r w:rsidRPr="005B311A">
              <w:rPr>
                <w:rFonts w:ascii="Arial" w:hAnsi="Arial" w:cs="Arial"/>
              </w:rPr>
              <w:t>68</w:t>
            </w:r>
          </w:p>
        </w:tc>
        <w:tc>
          <w:tcPr>
            <w:tcW w:w="6216" w:type="dxa"/>
            <w:noWrap/>
            <w:hideMark/>
          </w:tcPr>
          <w:p w14:paraId="4C1FDA8B" w14:textId="77777777" w:rsidR="005B311A" w:rsidRPr="005B311A" w:rsidRDefault="005B311A">
            <w:pPr>
              <w:rPr>
                <w:rFonts w:ascii="Arial" w:hAnsi="Arial" w:cs="Arial"/>
              </w:rPr>
            </w:pPr>
            <w:r w:rsidRPr="005B311A">
              <w:rPr>
                <w:rFonts w:ascii="Arial" w:hAnsi="Arial" w:cs="Arial"/>
              </w:rPr>
              <w:t>Cutting and Slicing Machine Setters, Operators, and Tenders</w:t>
            </w:r>
          </w:p>
        </w:tc>
        <w:tc>
          <w:tcPr>
            <w:tcW w:w="1615" w:type="dxa"/>
            <w:noWrap/>
            <w:vAlign w:val="center"/>
            <w:hideMark/>
          </w:tcPr>
          <w:p w14:paraId="7D0FD970" w14:textId="77777777" w:rsidR="005B311A" w:rsidRPr="005B311A" w:rsidRDefault="005B311A" w:rsidP="005B311A">
            <w:pPr>
              <w:jc w:val="center"/>
              <w:rPr>
                <w:rFonts w:ascii="Arial" w:hAnsi="Arial" w:cs="Arial"/>
              </w:rPr>
            </w:pPr>
            <w:r w:rsidRPr="005B311A">
              <w:rPr>
                <w:rFonts w:ascii="Arial" w:hAnsi="Arial" w:cs="Arial"/>
              </w:rPr>
              <w:t>91.2%</w:t>
            </w:r>
          </w:p>
        </w:tc>
      </w:tr>
      <w:tr w:rsidR="005B311A" w:rsidRPr="005B311A" w14:paraId="201A61B6" w14:textId="77777777" w:rsidTr="005B311A">
        <w:trPr>
          <w:trHeight w:val="300"/>
        </w:trPr>
        <w:tc>
          <w:tcPr>
            <w:tcW w:w="803" w:type="dxa"/>
            <w:noWrap/>
            <w:vAlign w:val="center"/>
            <w:hideMark/>
          </w:tcPr>
          <w:p w14:paraId="2CC7209C" w14:textId="77777777" w:rsidR="005B311A" w:rsidRPr="005B311A" w:rsidRDefault="005B311A" w:rsidP="005B311A">
            <w:pPr>
              <w:jc w:val="center"/>
              <w:rPr>
                <w:rFonts w:ascii="Arial" w:hAnsi="Arial" w:cs="Arial"/>
              </w:rPr>
            </w:pPr>
            <w:r w:rsidRPr="005B311A">
              <w:rPr>
                <w:rFonts w:ascii="Arial" w:hAnsi="Arial" w:cs="Arial"/>
              </w:rPr>
              <w:t>69</w:t>
            </w:r>
          </w:p>
        </w:tc>
        <w:tc>
          <w:tcPr>
            <w:tcW w:w="6216" w:type="dxa"/>
            <w:noWrap/>
            <w:hideMark/>
          </w:tcPr>
          <w:p w14:paraId="6E3ABA5D" w14:textId="77777777" w:rsidR="005B311A" w:rsidRPr="005B311A" w:rsidRDefault="005B311A">
            <w:pPr>
              <w:rPr>
                <w:rFonts w:ascii="Arial" w:hAnsi="Arial" w:cs="Arial"/>
              </w:rPr>
            </w:pPr>
            <w:r w:rsidRPr="005B311A">
              <w:rPr>
                <w:rFonts w:ascii="Arial" w:hAnsi="Arial" w:cs="Arial"/>
              </w:rPr>
              <w:t>Painters, Transportation Equipment</w:t>
            </w:r>
          </w:p>
        </w:tc>
        <w:tc>
          <w:tcPr>
            <w:tcW w:w="1615" w:type="dxa"/>
            <w:noWrap/>
            <w:vAlign w:val="center"/>
            <w:hideMark/>
          </w:tcPr>
          <w:p w14:paraId="5E0C7CBE" w14:textId="77777777" w:rsidR="005B311A" w:rsidRPr="005B311A" w:rsidRDefault="005B311A" w:rsidP="005B311A">
            <w:pPr>
              <w:jc w:val="center"/>
              <w:rPr>
                <w:rFonts w:ascii="Arial" w:hAnsi="Arial" w:cs="Arial"/>
              </w:rPr>
            </w:pPr>
            <w:r w:rsidRPr="005B311A">
              <w:rPr>
                <w:rFonts w:ascii="Arial" w:hAnsi="Arial" w:cs="Arial"/>
              </w:rPr>
              <w:t>91.2%</w:t>
            </w:r>
          </w:p>
        </w:tc>
      </w:tr>
      <w:tr w:rsidR="005B311A" w:rsidRPr="005B311A" w14:paraId="7006A44B" w14:textId="77777777" w:rsidTr="005B311A">
        <w:trPr>
          <w:trHeight w:val="300"/>
        </w:trPr>
        <w:tc>
          <w:tcPr>
            <w:tcW w:w="803" w:type="dxa"/>
            <w:noWrap/>
            <w:vAlign w:val="center"/>
            <w:hideMark/>
          </w:tcPr>
          <w:p w14:paraId="2F23510B" w14:textId="77777777" w:rsidR="005B311A" w:rsidRPr="005B311A" w:rsidRDefault="005B311A" w:rsidP="005B311A">
            <w:pPr>
              <w:jc w:val="center"/>
              <w:rPr>
                <w:rFonts w:ascii="Arial" w:hAnsi="Arial" w:cs="Arial"/>
              </w:rPr>
            </w:pPr>
            <w:r w:rsidRPr="005B311A">
              <w:rPr>
                <w:rFonts w:ascii="Arial" w:hAnsi="Arial" w:cs="Arial"/>
              </w:rPr>
              <w:t>70</w:t>
            </w:r>
          </w:p>
        </w:tc>
        <w:tc>
          <w:tcPr>
            <w:tcW w:w="6216" w:type="dxa"/>
            <w:noWrap/>
            <w:hideMark/>
          </w:tcPr>
          <w:p w14:paraId="78E8E93C" w14:textId="77777777" w:rsidR="005B311A" w:rsidRPr="005B311A" w:rsidRDefault="005B311A">
            <w:pPr>
              <w:rPr>
                <w:rFonts w:ascii="Arial" w:hAnsi="Arial" w:cs="Arial"/>
              </w:rPr>
            </w:pPr>
            <w:r w:rsidRPr="005B311A">
              <w:rPr>
                <w:rFonts w:ascii="Arial" w:hAnsi="Arial" w:cs="Arial"/>
              </w:rPr>
              <w:t>Grinding and Polishing Workers, Hand</w:t>
            </w:r>
          </w:p>
        </w:tc>
        <w:tc>
          <w:tcPr>
            <w:tcW w:w="1615" w:type="dxa"/>
            <w:noWrap/>
            <w:vAlign w:val="center"/>
            <w:hideMark/>
          </w:tcPr>
          <w:p w14:paraId="1A48A5A0" w14:textId="77777777" w:rsidR="005B311A" w:rsidRPr="005B311A" w:rsidRDefault="005B311A" w:rsidP="005B311A">
            <w:pPr>
              <w:jc w:val="center"/>
              <w:rPr>
                <w:rFonts w:ascii="Arial" w:hAnsi="Arial" w:cs="Arial"/>
              </w:rPr>
            </w:pPr>
            <w:r w:rsidRPr="005B311A">
              <w:rPr>
                <w:rFonts w:ascii="Arial" w:hAnsi="Arial" w:cs="Arial"/>
              </w:rPr>
              <w:t>90.6%</w:t>
            </w:r>
          </w:p>
        </w:tc>
      </w:tr>
      <w:tr w:rsidR="005B311A" w:rsidRPr="005B311A" w14:paraId="24188440" w14:textId="77777777" w:rsidTr="005B311A">
        <w:trPr>
          <w:trHeight w:val="300"/>
        </w:trPr>
        <w:tc>
          <w:tcPr>
            <w:tcW w:w="803" w:type="dxa"/>
            <w:noWrap/>
            <w:vAlign w:val="center"/>
            <w:hideMark/>
          </w:tcPr>
          <w:p w14:paraId="49D9C1CA" w14:textId="77777777" w:rsidR="005B311A" w:rsidRPr="005B311A" w:rsidRDefault="005B311A" w:rsidP="005B311A">
            <w:pPr>
              <w:jc w:val="center"/>
              <w:rPr>
                <w:rFonts w:ascii="Arial" w:hAnsi="Arial" w:cs="Arial"/>
              </w:rPr>
            </w:pPr>
            <w:r w:rsidRPr="005B311A">
              <w:rPr>
                <w:rFonts w:ascii="Arial" w:hAnsi="Arial" w:cs="Arial"/>
              </w:rPr>
              <w:t>71</w:t>
            </w:r>
          </w:p>
        </w:tc>
        <w:tc>
          <w:tcPr>
            <w:tcW w:w="6216" w:type="dxa"/>
            <w:noWrap/>
            <w:hideMark/>
          </w:tcPr>
          <w:p w14:paraId="41EC35A1" w14:textId="77777777" w:rsidR="005B311A" w:rsidRPr="005B311A" w:rsidRDefault="005B311A">
            <w:pPr>
              <w:rPr>
                <w:rFonts w:ascii="Arial" w:hAnsi="Arial" w:cs="Arial"/>
              </w:rPr>
            </w:pPr>
            <w:r w:rsidRPr="005B311A">
              <w:rPr>
                <w:rFonts w:ascii="Arial" w:hAnsi="Arial" w:cs="Arial"/>
              </w:rPr>
              <w:t>Word Processors and Typists</w:t>
            </w:r>
          </w:p>
        </w:tc>
        <w:tc>
          <w:tcPr>
            <w:tcW w:w="1615" w:type="dxa"/>
            <w:noWrap/>
            <w:vAlign w:val="center"/>
            <w:hideMark/>
          </w:tcPr>
          <w:p w14:paraId="1DD233C3" w14:textId="77777777" w:rsidR="005B311A" w:rsidRPr="005B311A" w:rsidRDefault="005B311A" w:rsidP="005B311A">
            <w:pPr>
              <w:jc w:val="center"/>
              <w:rPr>
                <w:rFonts w:ascii="Arial" w:hAnsi="Arial" w:cs="Arial"/>
              </w:rPr>
            </w:pPr>
            <w:r w:rsidRPr="005B311A">
              <w:rPr>
                <w:rFonts w:ascii="Arial" w:hAnsi="Arial" w:cs="Arial"/>
              </w:rPr>
              <w:t>90.4%</w:t>
            </w:r>
          </w:p>
        </w:tc>
      </w:tr>
      <w:tr w:rsidR="005B311A" w:rsidRPr="005B311A" w14:paraId="734E2C38" w14:textId="77777777" w:rsidTr="005B311A">
        <w:trPr>
          <w:trHeight w:val="300"/>
        </w:trPr>
        <w:tc>
          <w:tcPr>
            <w:tcW w:w="803" w:type="dxa"/>
            <w:noWrap/>
            <w:vAlign w:val="center"/>
            <w:hideMark/>
          </w:tcPr>
          <w:p w14:paraId="5B965EDE" w14:textId="77777777" w:rsidR="005B311A" w:rsidRPr="005B311A" w:rsidRDefault="005B311A" w:rsidP="005B311A">
            <w:pPr>
              <w:jc w:val="center"/>
              <w:rPr>
                <w:rFonts w:ascii="Arial" w:hAnsi="Arial" w:cs="Arial"/>
              </w:rPr>
            </w:pPr>
            <w:r w:rsidRPr="005B311A">
              <w:rPr>
                <w:rFonts w:ascii="Arial" w:hAnsi="Arial" w:cs="Arial"/>
              </w:rPr>
              <w:t>72</w:t>
            </w:r>
          </w:p>
        </w:tc>
        <w:tc>
          <w:tcPr>
            <w:tcW w:w="6216" w:type="dxa"/>
            <w:noWrap/>
            <w:hideMark/>
          </w:tcPr>
          <w:p w14:paraId="32C25FC3" w14:textId="77777777" w:rsidR="005B311A" w:rsidRPr="005B311A" w:rsidRDefault="005B311A">
            <w:pPr>
              <w:rPr>
                <w:rFonts w:ascii="Arial" w:hAnsi="Arial" w:cs="Arial"/>
              </w:rPr>
            </w:pPr>
            <w:r w:rsidRPr="005B311A">
              <w:rPr>
                <w:rFonts w:ascii="Arial" w:hAnsi="Arial" w:cs="Arial"/>
              </w:rPr>
              <w:t>Furniture Finishers</w:t>
            </w:r>
          </w:p>
        </w:tc>
        <w:tc>
          <w:tcPr>
            <w:tcW w:w="1615" w:type="dxa"/>
            <w:noWrap/>
            <w:vAlign w:val="center"/>
            <w:hideMark/>
          </w:tcPr>
          <w:p w14:paraId="65E09201" w14:textId="77777777" w:rsidR="005B311A" w:rsidRPr="005B311A" w:rsidRDefault="005B311A" w:rsidP="005B311A">
            <w:pPr>
              <w:jc w:val="center"/>
              <w:rPr>
                <w:rFonts w:ascii="Arial" w:hAnsi="Arial" w:cs="Arial"/>
              </w:rPr>
            </w:pPr>
            <w:r w:rsidRPr="005B311A">
              <w:rPr>
                <w:rFonts w:ascii="Arial" w:hAnsi="Arial" w:cs="Arial"/>
              </w:rPr>
              <w:t>90.3%</w:t>
            </w:r>
          </w:p>
        </w:tc>
      </w:tr>
      <w:tr w:rsidR="005B311A" w:rsidRPr="005B311A" w14:paraId="2AE380AD" w14:textId="77777777" w:rsidTr="005B311A">
        <w:trPr>
          <w:trHeight w:val="300"/>
        </w:trPr>
        <w:tc>
          <w:tcPr>
            <w:tcW w:w="803" w:type="dxa"/>
            <w:noWrap/>
            <w:vAlign w:val="center"/>
            <w:hideMark/>
          </w:tcPr>
          <w:p w14:paraId="190343DA" w14:textId="77777777" w:rsidR="005B311A" w:rsidRPr="005B311A" w:rsidRDefault="005B311A" w:rsidP="005B311A">
            <w:pPr>
              <w:jc w:val="center"/>
              <w:rPr>
                <w:rFonts w:ascii="Arial" w:hAnsi="Arial" w:cs="Arial"/>
              </w:rPr>
            </w:pPr>
            <w:r w:rsidRPr="005B311A">
              <w:rPr>
                <w:rFonts w:ascii="Arial" w:hAnsi="Arial" w:cs="Arial"/>
              </w:rPr>
              <w:t>73</w:t>
            </w:r>
          </w:p>
        </w:tc>
        <w:tc>
          <w:tcPr>
            <w:tcW w:w="6216" w:type="dxa"/>
            <w:noWrap/>
            <w:hideMark/>
          </w:tcPr>
          <w:p w14:paraId="2D4EBE11" w14:textId="77777777" w:rsidR="005B311A" w:rsidRPr="005B311A" w:rsidRDefault="005B311A">
            <w:pPr>
              <w:rPr>
                <w:rFonts w:ascii="Arial" w:hAnsi="Arial" w:cs="Arial"/>
              </w:rPr>
            </w:pPr>
            <w:r w:rsidRPr="005B311A">
              <w:rPr>
                <w:rFonts w:ascii="Arial" w:hAnsi="Arial" w:cs="Arial"/>
              </w:rPr>
              <w:t>Carpet Installers</w:t>
            </w:r>
          </w:p>
        </w:tc>
        <w:tc>
          <w:tcPr>
            <w:tcW w:w="1615" w:type="dxa"/>
            <w:noWrap/>
            <w:vAlign w:val="center"/>
            <w:hideMark/>
          </w:tcPr>
          <w:p w14:paraId="40DE4AAC" w14:textId="77777777" w:rsidR="005B311A" w:rsidRPr="005B311A" w:rsidRDefault="005B311A" w:rsidP="005B311A">
            <w:pPr>
              <w:jc w:val="center"/>
              <w:rPr>
                <w:rFonts w:ascii="Arial" w:hAnsi="Arial" w:cs="Arial"/>
              </w:rPr>
            </w:pPr>
            <w:r w:rsidRPr="005B311A">
              <w:rPr>
                <w:rFonts w:ascii="Arial" w:hAnsi="Arial" w:cs="Arial"/>
              </w:rPr>
              <w:t>90.2%</w:t>
            </w:r>
          </w:p>
        </w:tc>
      </w:tr>
      <w:tr w:rsidR="005B311A" w:rsidRPr="005B311A" w14:paraId="57917736" w14:textId="77777777" w:rsidTr="005B311A">
        <w:trPr>
          <w:trHeight w:val="300"/>
        </w:trPr>
        <w:tc>
          <w:tcPr>
            <w:tcW w:w="803" w:type="dxa"/>
            <w:noWrap/>
            <w:vAlign w:val="center"/>
            <w:hideMark/>
          </w:tcPr>
          <w:p w14:paraId="74CC3EAB" w14:textId="77777777" w:rsidR="005B311A" w:rsidRPr="005B311A" w:rsidRDefault="005B311A" w:rsidP="005B311A">
            <w:pPr>
              <w:jc w:val="center"/>
              <w:rPr>
                <w:rFonts w:ascii="Arial" w:hAnsi="Arial" w:cs="Arial"/>
              </w:rPr>
            </w:pPr>
            <w:r w:rsidRPr="005B311A">
              <w:rPr>
                <w:rFonts w:ascii="Arial" w:hAnsi="Arial" w:cs="Arial"/>
              </w:rPr>
              <w:t>74</w:t>
            </w:r>
          </w:p>
        </w:tc>
        <w:tc>
          <w:tcPr>
            <w:tcW w:w="6216" w:type="dxa"/>
            <w:noWrap/>
            <w:hideMark/>
          </w:tcPr>
          <w:p w14:paraId="5A8D0D72" w14:textId="77777777" w:rsidR="005B311A" w:rsidRPr="005B311A" w:rsidRDefault="005B311A">
            <w:pPr>
              <w:rPr>
                <w:rFonts w:ascii="Arial" w:hAnsi="Arial" w:cs="Arial"/>
              </w:rPr>
            </w:pPr>
            <w:r w:rsidRPr="005B311A">
              <w:rPr>
                <w:rFonts w:ascii="Arial" w:hAnsi="Arial" w:cs="Arial"/>
              </w:rPr>
              <w:t>Cutting, Punching, and Press Machine Setters, Operators, and Tenders, Metal and Plastic</w:t>
            </w:r>
          </w:p>
        </w:tc>
        <w:tc>
          <w:tcPr>
            <w:tcW w:w="1615" w:type="dxa"/>
            <w:noWrap/>
            <w:vAlign w:val="center"/>
            <w:hideMark/>
          </w:tcPr>
          <w:p w14:paraId="7049BAD5" w14:textId="77777777" w:rsidR="005B311A" w:rsidRPr="005B311A" w:rsidRDefault="005B311A" w:rsidP="005B311A">
            <w:pPr>
              <w:jc w:val="center"/>
              <w:rPr>
                <w:rFonts w:ascii="Arial" w:hAnsi="Arial" w:cs="Arial"/>
              </w:rPr>
            </w:pPr>
            <w:r w:rsidRPr="005B311A">
              <w:rPr>
                <w:rFonts w:ascii="Arial" w:hAnsi="Arial" w:cs="Arial"/>
              </w:rPr>
              <w:t>90.2%</w:t>
            </w:r>
          </w:p>
        </w:tc>
      </w:tr>
      <w:tr w:rsidR="005B311A" w:rsidRPr="005B311A" w14:paraId="6FF3FD62" w14:textId="77777777" w:rsidTr="005B311A">
        <w:trPr>
          <w:trHeight w:val="300"/>
        </w:trPr>
        <w:tc>
          <w:tcPr>
            <w:tcW w:w="803" w:type="dxa"/>
            <w:noWrap/>
            <w:vAlign w:val="center"/>
            <w:hideMark/>
          </w:tcPr>
          <w:p w14:paraId="029739F3" w14:textId="77777777" w:rsidR="005B311A" w:rsidRPr="005B311A" w:rsidRDefault="005B311A" w:rsidP="005B311A">
            <w:pPr>
              <w:jc w:val="center"/>
              <w:rPr>
                <w:rFonts w:ascii="Arial" w:hAnsi="Arial" w:cs="Arial"/>
              </w:rPr>
            </w:pPr>
            <w:r w:rsidRPr="005B311A">
              <w:rPr>
                <w:rFonts w:ascii="Arial" w:hAnsi="Arial" w:cs="Arial"/>
              </w:rPr>
              <w:t>75</w:t>
            </w:r>
          </w:p>
        </w:tc>
        <w:tc>
          <w:tcPr>
            <w:tcW w:w="6216" w:type="dxa"/>
            <w:noWrap/>
            <w:hideMark/>
          </w:tcPr>
          <w:p w14:paraId="7E96BEE5" w14:textId="77777777" w:rsidR="005B311A" w:rsidRPr="005B311A" w:rsidRDefault="005B311A">
            <w:pPr>
              <w:rPr>
                <w:rFonts w:ascii="Arial" w:hAnsi="Arial" w:cs="Arial"/>
              </w:rPr>
            </w:pPr>
            <w:r w:rsidRPr="005B311A">
              <w:rPr>
                <w:rFonts w:ascii="Arial" w:hAnsi="Arial" w:cs="Arial"/>
              </w:rPr>
              <w:t>Cooks, Institution and Cafeteria</w:t>
            </w:r>
          </w:p>
        </w:tc>
        <w:tc>
          <w:tcPr>
            <w:tcW w:w="1615" w:type="dxa"/>
            <w:noWrap/>
            <w:vAlign w:val="center"/>
            <w:hideMark/>
          </w:tcPr>
          <w:p w14:paraId="78264A0E" w14:textId="77777777" w:rsidR="005B311A" w:rsidRPr="005B311A" w:rsidRDefault="005B311A" w:rsidP="005B311A">
            <w:pPr>
              <w:jc w:val="center"/>
              <w:rPr>
                <w:rFonts w:ascii="Arial" w:hAnsi="Arial" w:cs="Arial"/>
              </w:rPr>
            </w:pPr>
            <w:r w:rsidRPr="005B311A">
              <w:rPr>
                <w:rFonts w:ascii="Arial" w:hAnsi="Arial" w:cs="Arial"/>
              </w:rPr>
              <w:t>90.0%</w:t>
            </w:r>
          </w:p>
        </w:tc>
      </w:tr>
      <w:tr w:rsidR="005B311A" w:rsidRPr="005B311A" w14:paraId="5A0C6468" w14:textId="77777777" w:rsidTr="005B311A">
        <w:trPr>
          <w:trHeight w:val="300"/>
        </w:trPr>
        <w:tc>
          <w:tcPr>
            <w:tcW w:w="803" w:type="dxa"/>
            <w:noWrap/>
            <w:vAlign w:val="center"/>
            <w:hideMark/>
          </w:tcPr>
          <w:p w14:paraId="7E4C9401" w14:textId="77777777" w:rsidR="005B311A" w:rsidRPr="005B311A" w:rsidRDefault="005B311A" w:rsidP="005B311A">
            <w:pPr>
              <w:jc w:val="center"/>
              <w:rPr>
                <w:rFonts w:ascii="Arial" w:hAnsi="Arial" w:cs="Arial"/>
              </w:rPr>
            </w:pPr>
            <w:r w:rsidRPr="005B311A">
              <w:rPr>
                <w:rFonts w:ascii="Arial" w:hAnsi="Arial" w:cs="Arial"/>
              </w:rPr>
              <w:t>76</w:t>
            </w:r>
          </w:p>
        </w:tc>
        <w:tc>
          <w:tcPr>
            <w:tcW w:w="6216" w:type="dxa"/>
            <w:noWrap/>
            <w:hideMark/>
          </w:tcPr>
          <w:p w14:paraId="5AD6F0DC" w14:textId="77777777" w:rsidR="005B311A" w:rsidRPr="005B311A" w:rsidRDefault="005B311A">
            <w:pPr>
              <w:rPr>
                <w:rFonts w:ascii="Arial" w:hAnsi="Arial" w:cs="Arial"/>
              </w:rPr>
            </w:pPr>
            <w:r w:rsidRPr="005B311A">
              <w:rPr>
                <w:rFonts w:ascii="Arial" w:hAnsi="Arial" w:cs="Arial"/>
              </w:rPr>
              <w:t>Painters, Construction and Maintenance</w:t>
            </w:r>
          </w:p>
        </w:tc>
        <w:tc>
          <w:tcPr>
            <w:tcW w:w="1615" w:type="dxa"/>
            <w:noWrap/>
            <w:vAlign w:val="center"/>
            <w:hideMark/>
          </w:tcPr>
          <w:p w14:paraId="02E30390" w14:textId="77777777" w:rsidR="005B311A" w:rsidRPr="005B311A" w:rsidRDefault="005B311A" w:rsidP="005B311A">
            <w:pPr>
              <w:jc w:val="center"/>
              <w:rPr>
                <w:rFonts w:ascii="Arial" w:hAnsi="Arial" w:cs="Arial"/>
              </w:rPr>
            </w:pPr>
            <w:r w:rsidRPr="005B311A">
              <w:rPr>
                <w:rFonts w:ascii="Arial" w:hAnsi="Arial" w:cs="Arial"/>
              </w:rPr>
              <w:t>89.8%</w:t>
            </w:r>
          </w:p>
        </w:tc>
      </w:tr>
      <w:tr w:rsidR="005B311A" w:rsidRPr="005B311A" w14:paraId="7C610CB7" w14:textId="77777777" w:rsidTr="005B311A">
        <w:trPr>
          <w:trHeight w:val="300"/>
        </w:trPr>
        <w:tc>
          <w:tcPr>
            <w:tcW w:w="803" w:type="dxa"/>
            <w:noWrap/>
            <w:vAlign w:val="center"/>
            <w:hideMark/>
          </w:tcPr>
          <w:p w14:paraId="2874D35C" w14:textId="77777777" w:rsidR="005B311A" w:rsidRPr="005B311A" w:rsidRDefault="005B311A" w:rsidP="005B311A">
            <w:pPr>
              <w:jc w:val="center"/>
              <w:rPr>
                <w:rFonts w:ascii="Arial" w:hAnsi="Arial" w:cs="Arial"/>
              </w:rPr>
            </w:pPr>
            <w:r w:rsidRPr="005B311A">
              <w:rPr>
                <w:rFonts w:ascii="Arial" w:hAnsi="Arial" w:cs="Arial"/>
              </w:rPr>
              <w:t>77</w:t>
            </w:r>
          </w:p>
        </w:tc>
        <w:tc>
          <w:tcPr>
            <w:tcW w:w="6216" w:type="dxa"/>
            <w:noWrap/>
            <w:hideMark/>
          </w:tcPr>
          <w:p w14:paraId="24DD3848" w14:textId="77777777" w:rsidR="005B311A" w:rsidRPr="005B311A" w:rsidRDefault="005B311A">
            <w:pPr>
              <w:rPr>
                <w:rFonts w:ascii="Arial" w:hAnsi="Arial" w:cs="Arial"/>
              </w:rPr>
            </w:pPr>
            <w:r w:rsidRPr="005B311A">
              <w:rPr>
                <w:rFonts w:ascii="Arial" w:hAnsi="Arial" w:cs="Arial"/>
              </w:rPr>
              <w:t>Milling and Planing Machine Setters, Operators, and Tenders, Metal and Plastic</w:t>
            </w:r>
          </w:p>
        </w:tc>
        <w:tc>
          <w:tcPr>
            <w:tcW w:w="1615" w:type="dxa"/>
            <w:noWrap/>
            <w:vAlign w:val="center"/>
            <w:hideMark/>
          </w:tcPr>
          <w:p w14:paraId="55C4DD0D" w14:textId="77777777" w:rsidR="005B311A" w:rsidRPr="005B311A" w:rsidRDefault="005B311A" w:rsidP="005B311A">
            <w:pPr>
              <w:jc w:val="center"/>
              <w:rPr>
                <w:rFonts w:ascii="Arial" w:hAnsi="Arial" w:cs="Arial"/>
              </w:rPr>
            </w:pPr>
            <w:r w:rsidRPr="005B311A">
              <w:rPr>
                <w:rFonts w:ascii="Arial" w:hAnsi="Arial" w:cs="Arial"/>
              </w:rPr>
              <w:t>89.7%</w:t>
            </w:r>
          </w:p>
        </w:tc>
      </w:tr>
      <w:tr w:rsidR="005B311A" w:rsidRPr="005B311A" w14:paraId="272093B8" w14:textId="77777777" w:rsidTr="005B311A">
        <w:trPr>
          <w:trHeight w:val="300"/>
        </w:trPr>
        <w:tc>
          <w:tcPr>
            <w:tcW w:w="803" w:type="dxa"/>
            <w:noWrap/>
            <w:vAlign w:val="center"/>
            <w:hideMark/>
          </w:tcPr>
          <w:p w14:paraId="3231D63F" w14:textId="77777777" w:rsidR="005B311A" w:rsidRPr="005B311A" w:rsidRDefault="005B311A" w:rsidP="005B311A">
            <w:pPr>
              <w:jc w:val="center"/>
              <w:rPr>
                <w:rFonts w:ascii="Arial" w:hAnsi="Arial" w:cs="Arial"/>
              </w:rPr>
            </w:pPr>
            <w:r w:rsidRPr="005B311A">
              <w:rPr>
                <w:rFonts w:ascii="Arial" w:hAnsi="Arial" w:cs="Arial"/>
              </w:rPr>
              <w:t>78</w:t>
            </w:r>
          </w:p>
        </w:tc>
        <w:tc>
          <w:tcPr>
            <w:tcW w:w="6216" w:type="dxa"/>
            <w:noWrap/>
            <w:hideMark/>
          </w:tcPr>
          <w:p w14:paraId="3CF4FBD7" w14:textId="77777777" w:rsidR="005B311A" w:rsidRPr="005B311A" w:rsidRDefault="005B311A">
            <w:pPr>
              <w:rPr>
                <w:rFonts w:ascii="Arial" w:hAnsi="Arial" w:cs="Arial"/>
              </w:rPr>
            </w:pPr>
            <w:r w:rsidRPr="005B311A">
              <w:rPr>
                <w:rFonts w:ascii="Arial" w:hAnsi="Arial" w:cs="Arial"/>
              </w:rPr>
              <w:t>Sound Engineering Technicians</w:t>
            </w:r>
          </w:p>
        </w:tc>
        <w:tc>
          <w:tcPr>
            <w:tcW w:w="1615" w:type="dxa"/>
            <w:noWrap/>
            <w:vAlign w:val="center"/>
            <w:hideMark/>
          </w:tcPr>
          <w:p w14:paraId="1D6E2F7D" w14:textId="77777777" w:rsidR="005B311A" w:rsidRPr="005B311A" w:rsidRDefault="005B311A" w:rsidP="005B311A">
            <w:pPr>
              <w:jc w:val="center"/>
              <w:rPr>
                <w:rFonts w:ascii="Arial" w:hAnsi="Arial" w:cs="Arial"/>
              </w:rPr>
            </w:pPr>
            <w:r w:rsidRPr="005B311A">
              <w:rPr>
                <w:rFonts w:ascii="Arial" w:hAnsi="Arial" w:cs="Arial"/>
              </w:rPr>
              <w:t>89.6%</w:t>
            </w:r>
          </w:p>
        </w:tc>
      </w:tr>
      <w:tr w:rsidR="005B311A" w:rsidRPr="005B311A" w14:paraId="4588E7FE" w14:textId="77777777" w:rsidTr="005B311A">
        <w:trPr>
          <w:trHeight w:val="300"/>
        </w:trPr>
        <w:tc>
          <w:tcPr>
            <w:tcW w:w="803" w:type="dxa"/>
            <w:noWrap/>
            <w:vAlign w:val="center"/>
            <w:hideMark/>
          </w:tcPr>
          <w:p w14:paraId="27CFD45C" w14:textId="77777777" w:rsidR="005B311A" w:rsidRPr="005B311A" w:rsidRDefault="005B311A" w:rsidP="005B311A">
            <w:pPr>
              <w:jc w:val="center"/>
              <w:rPr>
                <w:rFonts w:ascii="Arial" w:hAnsi="Arial" w:cs="Arial"/>
              </w:rPr>
            </w:pPr>
            <w:r w:rsidRPr="005B311A">
              <w:rPr>
                <w:rFonts w:ascii="Arial" w:hAnsi="Arial" w:cs="Arial"/>
              </w:rPr>
              <w:t>79</w:t>
            </w:r>
          </w:p>
        </w:tc>
        <w:tc>
          <w:tcPr>
            <w:tcW w:w="6216" w:type="dxa"/>
            <w:noWrap/>
            <w:hideMark/>
          </w:tcPr>
          <w:p w14:paraId="6B129114" w14:textId="77777777" w:rsidR="005B311A" w:rsidRPr="005B311A" w:rsidRDefault="005B311A">
            <w:pPr>
              <w:rPr>
                <w:rFonts w:ascii="Arial" w:hAnsi="Arial" w:cs="Arial"/>
              </w:rPr>
            </w:pPr>
            <w:r w:rsidRPr="005B311A">
              <w:rPr>
                <w:rFonts w:ascii="Arial" w:hAnsi="Arial" w:cs="Arial"/>
              </w:rPr>
              <w:t>Phlebotomists</w:t>
            </w:r>
          </w:p>
        </w:tc>
        <w:tc>
          <w:tcPr>
            <w:tcW w:w="1615" w:type="dxa"/>
            <w:noWrap/>
            <w:vAlign w:val="center"/>
            <w:hideMark/>
          </w:tcPr>
          <w:p w14:paraId="4254AD4B" w14:textId="77777777" w:rsidR="005B311A" w:rsidRPr="005B311A" w:rsidRDefault="005B311A" w:rsidP="005B311A">
            <w:pPr>
              <w:jc w:val="center"/>
              <w:rPr>
                <w:rFonts w:ascii="Arial" w:hAnsi="Arial" w:cs="Arial"/>
              </w:rPr>
            </w:pPr>
            <w:r w:rsidRPr="005B311A">
              <w:rPr>
                <w:rFonts w:ascii="Arial" w:hAnsi="Arial" w:cs="Arial"/>
              </w:rPr>
              <w:t>89.4%</w:t>
            </w:r>
          </w:p>
        </w:tc>
      </w:tr>
      <w:tr w:rsidR="005B311A" w:rsidRPr="005B311A" w14:paraId="4F9E4ECE" w14:textId="77777777" w:rsidTr="005B311A">
        <w:trPr>
          <w:trHeight w:val="300"/>
        </w:trPr>
        <w:tc>
          <w:tcPr>
            <w:tcW w:w="803" w:type="dxa"/>
            <w:noWrap/>
            <w:vAlign w:val="center"/>
            <w:hideMark/>
          </w:tcPr>
          <w:p w14:paraId="3038DBA2" w14:textId="77777777" w:rsidR="005B311A" w:rsidRPr="005B311A" w:rsidRDefault="005B311A" w:rsidP="005B311A">
            <w:pPr>
              <w:jc w:val="center"/>
              <w:rPr>
                <w:rFonts w:ascii="Arial" w:hAnsi="Arial" w:cs="Arial"/>
              </w:rPr>
            </w:pPr>
            <w:r w:rsidRPr="005B311A">
              <w:rPr>
                <w:rFonts w:ascii="Arial" w:hAnsi="Arial" w:cs="Arial"/>
              </w:rPr>
              <w:t>80</w:t>
            </w:r>
          </w:p>
        </w:tc>
        <w:tc>
          <w:tcPr>
            <w:tcW w:w="6216" w:type="dxa"/>
            <w:noWrap/>
            <w:hideMark/>
          </w:tcPr>
          <w:p w14:paraId="104E9FF5" w14:textId="77777777" w:rsidR="005B311A" w:rsidRPr="005B311A" w:rsidRDefault="005B311A">
            <w:pPr>
              <w:rPr>
                <w:rFonts w:ascii="Arial" w:hAnsi="Arial" w:cs="Arial"/>
              </w:rPr>
            </w:pPr>
            <w:r w:rsidRPr="005B311A">
              <w:rPr>
                <w:rFonts w:ascii="Arial" w:hAnsi="Arial" w:cs="Arial"/>
              </w:rPr>
              <w:t>Upholsterers</w:t>
            </w:r>
          </w:p>
        </w:tc>
        <w:tc>
          <w:tcPr>
            <w:tcW w:w="1615" w:type="dxa"/>
            <w:noWrap/>
            <w:vAlign w:val="center"/>
            <w:hideMark/>
          </w:tcPr>
          <w:p w14:paraId="335B4622" w14:textId="77777777" w:rsidR="005B311A" w:rsidRPr="005B311A" w:rsidRDefault="005B311A" w:rsidP="005B311A">
            <w:pPr>
              <w:jc w:val="center"/>
              <w:rPr>
                <w:rFonts w:ascii="Arial" w:hAnsi="Arial" w:cs="Arial"/>
              </w:rPr>
            </w:pPr>
            <w:r w:rsidRPr="005B311A">
              <w:rPr>
                <w:rFonts w:ascii="Arial" w:hAnsi="Arial" w:cs="Arial"/>
              </w:rPr>
              <w:t>89.3%</w:t>
            </w:r>
          </w:p>
        </w:tc>
      </w:tr>
      <w:tr w:rsidR="005B311A" w:rsidRPr="005B311A" w14:paraId="0E316019" w14:textId="77777777" w:rsidTr="005B311A">
        <w:trPr>
          <w:trHeight w:val="300"/>
        </w:trPr>
        <w:tc>
          <w:tcPr>
            <w:tcW w:w="803" w:type="dxa"/>
            <w:noWrap/>
            <w:vAlign w:val="center"/>
            <w:hideMark/>
          </w:tcPr>
          <w:p w14:paraId="0742277B" w14:textId="77777777" w:rsidR="005B311A" w:rsidRPr="005B311A" w:rsidRDefault="005B311A" w:rsidP="005B311A">
            <w:pPr>
              <w:jc w:val="center"/>
              <w:rPr>
                <w:rFonts w:ascii="Arial" w:hAnsi="Arial" w:cs="Arial"/>
              </w:rPr>
            </w:pPr>
            <w:r w:rsidRPr="005B311A">
              <w:rPr>
                <w:rFonts w:ascii="Arial" w:hAnsi="Arial" w:cs="Arial"/>
              </w:rPr>
              <w:t>81</w:t>
            </w:r>
          </w:p>
        </w:tc>
        <w:tc>
          <w:tcPr>
            <w:tcW w:w="6216" w:type="dxa"/>
            <w:noWrap/>
            <w:hideMark/>
          </w:tcPr>
          <w:p w14:paraId="0FF149B7" w14:textId="77777777" w:rsidR="005B311A" w:rsidRPr="005B311A" w:rsidRDefault="005B311A">
            <w:pPr>
              <w:rPr>
                <w:rFonts w:ascii="Arial" w:hAnsi="Arial" w:cs="Arial"/>
              </w:rPr>
            </w:pPr>
            <w:r w:rsidRPr="005B311A">
              <w:rPr>
                <w:rFonts w:ascii="Arial" w:hAnsi="Arial" w:cs="Arial"/>
              </w:rPr>
              <w:t>Shoe Machine Operators and Tenders</w:t>
            </w:r>
          </w:p>
        </w:tc>
        <w:tc>
          <w:tcPr>
            <w:tcW w:w="1615" w:type="dxa"/>
            <w:noWrap/>
            <w:vAlign w:val="center"/>
            <w:hideMark/>
          </w:tcPr>
          <w:p w14:paraId="36A5B584" w14:textId="77777777" w:rsidR="005B311A" w:rsidRPr="005B311A" w:rsidRDefault="005B311A" w:rsidP="005B311A">
            <w:pPr>
              <w:jc w:val="center"/>
              <w:rPr>
                <w:rFonts w:ascii="Arial" w:hAnsi="Arial" w:cs="Arial"/>
              </w:rPr>
            </w:pPr>
            <w:r w:rsidRPr="005B311A">
              <w:rPr>
                <w:rFonts w:ascii="Arial" w:hAnsi="Arial" w:cs="Arial"/>
              </w:rPr>
              <w:t>89.2%</w:t>
            </w:r>
          </w:p>
        </w:tc>
      </w:tr>
      <w:tr w:rsidR="005B311A" w:rsidRPr="005B311A" w14:paraId="6DA75A24" w14:textId="77777777" w:rsidTr="005B311A">
        <w:trPr>
          <w:trHeight w:val="300"/>
        </w:trPr>
        <w:tc>
          <w:tcPr>
            <w:tcW w:w="803" w:type="dxa"/>
            <w:noWrap/>
            <w:vAlign w:val="center"/>
            <w:hideMark/>
          </w:tcPr>
          <w:p w14:paraId="17405C14" w14:textId="77777777" w:rsidR="005B311A" w:rsidRPr="005B311A" w:rsidRDefault="005B311A" w:rsidP="005B311A">
            <w:pPr>
              <w:jc w:val="center"/>
              <w:rPr>
                <w:rFonts w:ascii="Arial" w:hAnsi="Arial" w:cs="Arial"/>
              </w:rPr>
            </w:pPr>
            <w:r w:rsidRPr="005B311A">
              <w:rPr>
                <w:rFonts w:ascii="Arial" w:hAnsi="Arial" w:cs="Arial"/>
              </w:rPr>
              <w:t>82</w:t>
            </w:r>
          </w:p>
        </w:tc>
        <w:tc>
          <w:tcPr>
            <w:tcW w:w="6216" w:type="dxa"/>
            <w:noWrap/>
            <w:hideMark/>
          </w:tcPr>
          <w:p w14:paraId="1B191933" w14:textId="77777777" w:rsidR="005B311A" w:rsidRPr="005B311A" w:rsidRDefault="005B311A">
            <w:pPr>
              <w:rPr>
                <w:rFonts w:ascii="Arial" w:hAnsi="Arial" w:cs="Arial"/>
              </w:rPr>
            </w:pPr>
            <w:r w:rsidRPr="005B311A">
              <w:rPr>
                <w:rFonts w:ascii="Arial" w:hAnsi="Arial" w:cs="Arial"/>
              </w:rPr>
              <w:t>Laundry and Dry-Cleaning Workers</w:t>
            </w:r>
          </w:p>
        </w:tc>
        <w:tc>
          <w:tcPr>
            <w:tcW w:w="1615" w:type="dxa"/>
            <w:noWrap/>
            <w:vAlign w:val="center"/>
            <w:hideMark/>
          </w:tcPr>
          <w:p w14:paraId="2CE87A44" w14:textId="77777777" w:rsidR="005B311A" w:rsidRPr="005B311A" w:rsidRDefault="005B311A" w:rsidP="005B311A">
            <w:pPr>
              <w:jc w:val="center"/>
              <w:rPr>
                <w:rFonts w:ascii="Arial" w:hAnsi="Arial" w:cs="Arial"/>
              </w:rPr>
            </w:pPr>
            <w:r w:rsidRPr="005B311A">
              <w:rPr>
                <w:rFonts w:ascii="Arial" w:hAnsi="Arial" w:cs="Arial"/>
              </w:rPr>
              <w:t>89.1%</w:t>
            </w:r>
          </w:p>
        </w:tc>
      </w:tr>
      <w:tr w:rsidR="005B311A" w:rsidRPr="005B311A" w14:paraId="6384B14D" w14:textId="77777777" w:rsidTr="005B311A">
        <w:trPr>
          <w:trHeight w:val="300"/>
        </w:trPr>
        <w:tc>
          <w:tcPr>
            <w:tcW w:w="803" w:type="dxa"/>
            <w:noWrap/>
            <w:vAlign w:val="center"/>
            <w:hideMark/>
          </w:tcPr>
          <w:p w14:paraId="483A164E" w14:textId="77777777" w:rsidR="005B311A" w:rsidRPr="005B311A" w:rsidRDefault="005B311A" w:rsidP="005B311A">
            <w:pPr>
              <w:jc w:val="center"/>
              <w:rPr>
                <w:rFonts w:ascii="Arial" w:hAnsi="Arial" w:cs="Arial"/>
              </w:rPr>
            </w:pPr>
            <w:r w:rsidRPr="005B311A">
              <w:rPr>
                <w:rFonts w:ascii="Arial" w:hAnsi="Arial" w:cs="Arial"/>
              </w:rPr>
              <w:t>83</w:t>
            </w:r>
          </w:p>
        </w:tc>
        <w:tc>
          <w:tcPr>
            <w:tcW w:w="6216" w:type="dxa"/>
            <w:noWrap/>
            <w:hideMark/>
          </w:tcPr>
          <w:p w14:paraId="777698A8" w14:textId="77777777" w:rsidR="005B311A" w:rsidRPr="005B311A" w:rsidRDefault="005B311A">
            <w:pPr>
              <w:rPr>
                <w:rFonts w:ascii="Arial" w:hAnsi="Arial" w:cs="Arial"/>
              </w:rPr>
            </w:pPr>
            <w:r w:rsidRPr="005B311A">
              <w:rPr>
                <w:rFonts w:ascii="Arial" w:hAnsi="Arial" w:cs="Arial"/>
              </w:rPr>
              <w:t>Separating, Filtering, Clarifying, Precipitating, and Still Machine Setters, Operators, and Tenders</w:t>
            </w:r>
          </w:p>
        </w:tc>
        <w:tc>
          <w:tcPr>
            <w:tcW w:w="1615" w:type="dxa"/>
            <w:noWrap/>
            <w:vAlign w:val="center"/>
            <w:hideMark/>
          </w:tcPr>
          <w:p w14:paraId="1BCB5B92" w14:textId="77777777" w:rsidR="005B311A" w:rsidRPr="005B311A" w:rsidRDefault="005B311A" w:rsidP="005B311A">
            <w:pPr>
              <w:jc w:val="center"/>
              <w:rPr>
                <w:rFonts w:ascii="Arial" w:hAnsi="Arial" w:cs="Arial"/>
              </w:rPr>
            </w:pPr>
            <w:r w:rsidRPr="005B311A">
              <w:rPr>
                <w:rFonts w:ascii="Arial" w:hAnsi="Arial" w:cs="Arial"/>
              </w:rPr>
              <w:t>89.1%</w:t>
            </w:r>
          </w:p>
        </w:tc>
      </w:tr>
      <w:tr w:rsidR="005B311A" w:rsidRPr="005B311A" w14:paraId="1385953B" w14:textId="77777777" w:rsidTr="005B311A">
        <w:trPr>
          <w:trHeight w:val="300"/>
        </w:trPr>
        <w:tc>
          <w:tcPr>
            <w:tcW w:w="803" w:type="dxa"/>
            <w:noWrap/>
            <w:vAlign w:val="center"/>
            <w:hideMark/>
          </w:tcPr>
          <w:p w14:paraId="7492B8D3" w14:textId="77777777" w:rsidR="005B311A" w:rsidRPr="005B311A" w:rsidRDefault="005B311A" w:rsidP="005B311A">
            <w:pPr>
              <w:jc w:val="center"/>
              <w:rPr>
                <w:rFonts w:ascii="Arial" w:hAnsi="Arial" w:cs="Arial"/>
              </w:rPr>
            </w:pPr>
            <w:r w:rsidRPr="005B311A">
              <w:rPr>
                <w:rFonts w:ascii="Arial" w:hAnsi="Arial" w:cs="Arial"/>
              </w:rPr>
              <w:t>84</w:t>
            </w:r>
          </w:p>
        </w:tc>
        <w:tc>
          <w:tcPr>
            <w:tcW w:w="6216" w:type="dxa"/>
            <w:noWrap/>
            <w:hideMark/>
          </w:tcPr>
          <w:p w14:paraId="3BC97F66" w14:textId="77777777" w:rsidR="005B311A" w:rsidRPr="005B311A" w:rsidRDefault="005B311A">
            <w:pPr>
              <w:rPr>
                <w:rFonts w:ascii="Arial" w:hAnsi="Arial" w:cs="Arial"/>
              </w:rPr>
            </w:pPr>
            <w:r w:rsidRPr="005B311A">
              <w:rPr>
                <w:rFonts w:ascii="Arial" w:hAnsi="Arial" w:cs="Arial"/>
              </w:rPr>
              <w:t>Sailors and Marine Oilers</w:t>
            </w:r>
          </w:p>
        </w:tc>
        <w:tc>
          <w:tcPr>
            <w:tcW w:w="1615" w:type="dxa"/>
            <w:noWrap/>
            <w:vAlign w:val="center"/>
            <w:hideMark/>
          </w:tcPr>
          <w:p w14:paraId="3C293290" w14:textId="77777777" w:rsidR="005B311A" w:rsidRPr="005B311A" w:rsidRDefault="005B311A" w:rsidP="005B311A">
            <w:pPr>
              <w:jc w:val="center"/>
              <w:rPr>
                <w:rFonts w:ascii="Arial" w:hAnsi="Arial" w:cs="Arial"/>
              </w:rPr>
            </w:pPr>
            <w:r w:rsidRPr="005B311A">
              <w:rPr>
                <w:rFonts w:ascii="Arial" w:hAnsi="Arial" w:cs="Arial"/>
              </w:rPr>
              <w:t>89.0%</w:t>
            </w:r>
          </w:p>
        </w:tc>
      </w:tr>
      <w:tr w:rsidR="005B311A" w:rsidRPr="005B311A" w14:paraId="0E7C6826" w14:textId="77777777" w:rsidTr="005B311A">
        <w:trPr>
          <w:trHeight w:val="300"/>
        </w:trPr>
        <w:tc>
          <w:tcPr>
            <w:tcW w:w="803" w:type="dxa"/>
            <w:noWrap/>
            <w:vAlign w:val="center"/>
            <w:hideMark/>
          </w:tcPr>
          <w:p w14:paraId="06BAC6E3" w14:textId="77777777" w:rsidR="005B311A" w:rsidRPr="005B311A" w:rsidRDefault="005B311A" w:rsidP="005B311A">
            <w:pPr>
              <w:jc w:val="center"/>
              <w:rPr>
                <w:rFonts w:ascii="Arial" w:hAnsi="Arial" w:cs="Arial"/>
              </w:rPr>
            </w:pPr>
            <w:r w:rsidRPr="005B311A">
              <w:rPr>
                <w:rFonts w:ascii="Arial" w:hAnsi="Arial" w:cs="Arial"/>
              </w:rPr>
              <w:t>85</w:t>
            </w:r>
          </w:p>
        </w:tc>
        <w:tc>
          <w:tcPr>
            <w:tcW w:w="6216" w:type="dxa"/>
            <w:noWrap/>
            <w:hideMark/>
          </w:tcPr>
          <w:p w14:paraId="466CACC2" w14:textId="77777777" w:rsidR="005B311A" w:rsidRPr="005B311A" w:rsidRDefault="005B311A">
            <w:pPr>
              <w:rPr>
                <w:rFonts w:ascii="Arial" w:hAnsi="Arial" w:cs="Arial"/>
              </w:rPr>
            </w:pPr>
            <w:r w:rsidRPr="005B311A">
              <w:rPr>
                <w:rFonts w:ascii="Arial" w:hAnsi="Arial" w:cs="Arial"/>
              </w:rPr>
              <w:t>Traffic Technicians</w:t>
            </w:r>
          </w:p>
        </w:tc>
        <w:tc>
          <w:tcPr>
            <w:tcW w:w="1615" w:type="dxa"/>
            <w:noWrap/>
            <w:vAlign w:val="center"/>
            <w:hideMark/>
          </w:tcPr>
          <w:p w14:paraId="522C7474" w14:textId="77777777" w:rsidR="005B311A" w:rsidRPr="005B311A" w:rsidRDefault="005B311A" w:rsidP="005B311A">
            <w:pPr>
              <w:jc w:val="center"/>
              <w:rPr>
                <w:rFonts w:ascii="Arial" w:hAnsi="Arial" w:cs="Arial"/>
              </w:rPr>
            </w:pPr>
            <w:r w:rsidRPr="005B311A">
              <w:rPr>
                <w:rFonts w:ascii="Arial" w:hAnsi="Arial" w:cs="Arial"/>
              </w:rPr>
              <w:t>88.8%</w:t>
            </w:r>
          </w:p>
        </w:tc>
      </w:tr>
      <w:tr w:rsidR="005B311A" w:rsidRPr="005B311A" w14:paraId="55D85AE9" w14:textId="77777777" w:rsidTr="005B311A">
        <w:trPr>
          <w:trHeight w:val="300"/>
        </w:trPr>
        <w:tc>
          <w:tcPr>
            <w:tcW w:w="803" w:type="dxa"/>
            <w:noWrap/>
            <w:vAlign w:val="center"/>
            <w:hideMark/>
          </w:tcPr>
          <w:p w14:paraId="55B443C2" w14:textId="77777777" w:rsidR="005B311A" w:rsidRPr="005B311A" w:rsidRDefault="005B311A" w:rsidP="005B311A">
            <w:pPr>
              <w:jc w:val="center"/>
              <w:rPr>
                <w:rFonts w:ascii="Arial" w:hAnsi="Arial" w:cs="Arial"/>
              </w:rPr>
            </w:pPr>
            <w:r w:rsidRPr="005B311A">
              <w:rPr>
                <w:rFonts w:ascii="Arial" w:hAnsi="Arial" w:cs="Arial"/>
              </w:rPr>
              <w:t>86</w:t>
            </w:r>
          </w:p>
        </w:tc>
        <w:tc>
          <w:tcPr>
            <w:tcW w:w="6216" w:type="dxa"/>
            <w:noWrap/>
            <w:hideMark/>
          </w:tcPr>
          <w:p w14:paraId="7F984E07" w14:textId="77777777" w:rsidR="005B311A" w:rsidRPr="005B311A" w:rsidRDefault="005B311A">
            <w:pPr>
              <w:rPr>
                <w:rFonts w:ascii="Arial" w:hAnsi="Arial" w:cs="Arial"/>
              </w:rPr>
            </w:pPr>
            <w:r w:rsidRPr="005B311A">
              <w:rPr>
                <w:rFonts w:ascii="Arial" w:hAnsi="Arial" w:cs="Arial"/>
              </w:rPr>
              <w:t>Power Plant Operators</w:t>
            </w:r>
          </w:p>
        </w:tc>
        <w:tc>
          <w:tcPr>
            <w:tcW w:w="1615" w:type="dxa"/>
            <w:noWrap/>
            <w:vAlign w:val="center"/>
            <w:hideMark/>
          </w:tcPr>
          <w:p w14:paraId="10F6599B" w14:textId="77777777" w:rsidR="005B311A" w:rsidRPr="005B311A" w:rsidRDefault="005B311A" w:rsidP="005B311A">
            <w:pPr>
              <w:jc w:val="center"/>
              <w:rPr>
                <w:rFonts w:ascii="Arial" w:hAnsi="Arial" w:cs="Arial"/>
              </w:rPr>
            </w:pPr>
            <w:r w:rsidRPr="005B311A">
              <w:rPr>
                <w:rFonts w:ascii="Arial" w:hAnsi="Arial" w:cs="Arial"/>
              </w:rPr>
              <w:t>88.7%</w:t>
            </w:r>
          </w:p>
        </w:tc>
      </w:tr>
      <w:tr w:rsidR="005B311A" w:rsidRPr="005B311A" w14:paraId="24B0989D" w14:textId="77777777" w:rsidTr="005B311A">
        <w:trPr>
          <w:trHeight w:val="300"/>
        </w:trPr>
        <w:tc>
          <w:tcPr>
            <w:tcW w:w="803" w:type="dxa"/>
            <w:noWrap/>
            <w:vAlign w:val="center"/>
            <w:hideMark/>
          </w:tcPr>
          <w:p w14:paraId="6824810C" w14:textId="77777777" w:rsidR="005B311A" w:rsidRPr="005B311A" w:rsidRDefault="005B311A" w:rsidP="005B311A">
            <w:pPr>
              <w:jc w:val="center"/>
              <w:rPr>
                <w:rFonts w:ascii="Arial" w:hAnsi="Arial" w:cs="Arial"/>
              </w:rPr>
            </w:pPr>
            <w:r w:rsidRPr="005B311A">
              <w:rPr>
                <w:rFonts w:ascii="Arial" w:hAnsi="Arial" w:cs="Arial"/>
              </w:rPr>
              <w:t>87</w:t>
            </w:r>
          </w:p>
        </w:tc>
        <w:tc>
          <w:tcPr>
            <w:tcW w:w="6216" w:type="dxa"/>
            <w:noWrap/>
            <w:hideMark/>
          </w:tcPr>
          <w:p w14:paraId="5B77927B" w14:textId="77777777" w:rsidR="005B311A" w:rsidRPr="005B311A" w:rsidRDefault="005B311A">
            <w:pPr>
              <w:rPr>
                <w:rFonts w:ascii="Arial" w:hAnsi="Arial" w:cs="Arial"/>
              </w:rPr>
            </w:pPr>
            <w:r w:rsidRPr="005B311A">
              <w:rPr>
                <w:rFonts w:ascii="Arial" w:hAnsi="Arial" w:cs="Arial"/>
              </w:rPr>
              <w:t>Chemical Equipment Operators and Tenders</w:t>
            </w:r>
          </w:p>
        </w:tc>
        <w:tc>
          <w:tcPr>
            <w:tcW w:w="1615" w:type="dxa"/>
            <w:noWrap/>
            <w:vAlign w:val="center"/>
            <w:hideMark/>
          </w:tcPr>
          <w:p w14:paraId="153B72D2" w14:textId="77777777" w:rsidR="005B311A" w:rsidRPr="005B311A" w:rsidRDefault="005B311A" w:rsidP="005B311A">
            <w:pPr>
              <w:jc w:val="center"/>
              <w:rPr>
                <w:rFonts w:ascii="Arial" w:hAnsi="Arial" w:cs="Arial"/>
              </w:rPr>
            </w:pPr>
            <w:r w:rsidRPr="005B311A">
              <w:rPr>
                <w:rFonts w:ascii="Arial" w:hAnsi="Arial" w:cs="Arial"/>
              </w:rPr>
              <w:t>88.7%</w:t>
            </w:r>
          </w:p>
        </w:tc>
      </w:tr>
      <w:tr w:rsidR="005B311A" w:rsidRPr="005B311A" w14:paraId="172067E3" w14:textId="77777777" w:rsidTr="005B311A">
        <w:trPr>
          <w:trHeight w:val="300"/>
        </w:trPr>
        <w:tc>
          <w:tcPr>
            <w:tcW w:w="803" w:type="dxa"/>
            <w:noWrap/>
            <w:vAlign w:val="center"/>
            <w:hideMark/>
          </w:tcPr>
          <w:p w14:paraId="25DB8CF6" w14:textId="77777777" w:rsidR="005B311A" w:rsidRPr="005B311A" w:rsidRDefault="005B311A" w:rsidP="005B311A">
            <w:pPr>
              <w:jc w:val="center"/>
              <w:rPr>
                <w:rFonts w:ascii="Arial" w:hAnsi="Arial" w:cs="Arial"/>
              </w:rPr>
            </w:pPr>
            <w:r w:rsidRPr="005B311A">
              <w:rPr>
                <w:rFonts w:ascii="Arial" w:hAnsi="Arial" w:cs="Arial"/>
              </w:rPr>
              <w:t>88</w:t>
            </w:r>
          </w:p>
        </w:tc>
        <w:tc>
          <w:tcPr>
            <w:tcW w:w="6216" w:type="dxa"/>
            <w:noWrap/>
            <w:hideMark/>
          </w:tcPr>
          <w:p w14:paraId="72BB8F9B" w14:textId="77777777" w:rsidR="005B311A" w:rsidRPr="005B311A" w:rsidRDefault="005B311A">
            <w:pPr>
              <w:rPr>
                <w:rFonts w:ascii="Arial" w:hAnsi="Arial" w:cs="Arial"/>
              </w:rPr>
            </w:pPr>
            <w:r w:rsidRPr="005B311A">
              <w:rPr>
                <w:rFonts w:ascii="Arial" w:hAnsi="Arial" w:cs="Arial"/>
              </w:rPr>
              <w:t>Fiberglass Laminators and Fabricators</w:t>
            </w:r>
          </w:p>
        </w:tc>
        <w:tc>
          <w:tcPr>
            <w:tcW w:w="1615" w:type="dxa"/>
            <w:noWrap/>
            <w:vAlign w:val="center"/>
            <w:hideMark/>
          </w:tcPr>
          <w:p w14:paraId="20813023" w14:textId="77777777" w:rsidR="005B311A" w:rsidRPr="005B311A" w:rsidRDefault="005B311A" w:rsidP="005B311A">
            <w:pPr>
              <w:jc w:val="center"/>
              <w:rPr>
                <w:rFonts w:ascii="Arial" w:hAnsi="Arial" w:cs="Arial"/>
              </w:rPr>
            </w:pPr>
            <w:r w:rsidRPr="005B311A">
              <w:rPr>
                <w:rFonts w:ascii="Arial" w:hAnsi="Arial" w:cs="Arial"/>
              </w:rPr>
              <w:t>88.7%</w:t>
            </w:r>
          </w:p>
        </w:tc>
      </w:tr>
      <w:tr w:rsidR="005B311A" w:rsidRPr="005B311A" w14:paraId="77A61FBE" w14:textId="77777777" w:rsidTr="005B311A">
        <w:trPr>
          <w:trHeight w:val="300"/>
        </w:trPr>
        <w:tc>
          <w:tcPr>
            <w:tcW w:w="803" w:type="dxa"/>
            <w:noWrap/>
            <w:vAlign w:val="center"/>
            <w:hideMark/>
          </w:tcPr>
          <w:p w14:paraId="513E39A5" w14:textId="77777777" w:rsidR="005B311A" w:rsidRPr="005B311A" w:rsidRDefault="005B311A" w:rsidP="005B311A">
            <w:pPr>
              <w:jc w:val="center"/>
              <w:rPr>
                <w:rFonts w:ascii="Arial" w:hAnsi="Arial" w:cs="Arial"/>
              </w:rPr>
            </w:pPr>
            <w:r w:rsidRPr="005B311A">
              <w:rPr>
                <w:rFonts w:ascii="Arial" w:hAnsi="Arial" w:cs="Arial"/>
              </w:rPr>
              <w:t>89</w:t>
            </w:r>
          </w:p>
        </w:tc>
        <w:tc>
          <w:tcPr>
            <w:tcW w:w="6216" w:type="dxa"/>
            <w:noWrap/>
            <w:hideMark/>
          </w:tcPr>
          <w:p w14:paraId="5B364209" w14:textId="77777777" w:rsidR="005B311A" w:rsidRPr="005B311A" w:rsidRDefault="005B311A">
            <w:pPr>
              <w:rPr>
                <w:rFonts w:ascii="Arial" w:hAnsi="Arial" w:cs="Arial"/>
              </w:rPr>
            </w:pPr>
            <w:r w:rsidRPr="005B311A">
              <w:rPr>
                <w:rFonts w:ascii="Arial" w:hAnsi="Arial" w:cs="Arial"/>
              </w:rPr>
              <w:t>Rolling Machine Setters, Operators, and Tenders, Metal and Plastic</w:t>
            </w:r>
          </w:p>
        </w:tc>
        <w:tc>
          <w:tcPr>
            <w:tcW w:w="1615" w:type="dxa"/>
            <w:noWrap/>
            <w:vAlign w:val="center"/>
            <w:hideMark/>
          </w:tcPr>
          <w:p w14:paraId="4B903DF8" w14:textId="77777777" w:rsidR="005B311A" w:rsidRPr="005B311A" w:rsidRDefault="005B311A" w:rsidP="005B311A">
            <w:pPr>
              <w:jc w:val="center"/>
              <w:rPr>
                <w:rFonts w:ascii="Arial" w:hAnsi="Arial" w:cs="Arial"/>
              </w:rPr>
            </w:pPr>
            <w:r w:rsidRPr="005B311A">
              <w:rPr>
                <w:rFonts w:ascii="Arial" w:hAnsi="Arial" w:cs="Arial"/>
              </w:rPr>
              <w:t>88.6%</w:t>
            </w:r>
          </w:p>
        </w:tc>
      </w:tr>
      <w:tr w:rsidR="005B311A" w:rsidRPr="005B311A" w14:paraId="766BE9A7" w14:textId="77777777" w:rsidTr="005B311A">
        <w:trPr>
          <w:trHeight w:val="300"/>
        </w:trPr>
        <w:tc>
          <w:tcPr>
            <w:tcW w:w="803" w:type="dxa"/>
            <w:noWrap/>
            <w:vAlign w:val="center"/>
            <w:hideMark/>
          </w:tcPr>
          <w:p w14:paraId="3B1CB542" w14:textId="77777777" w:rsidR="005B311A" w:rsidRPr="005B311A" w:rsidRDefault="005B311A" w:rsidP="005B311A">
            <w:pPr>
              <w:jc w:val="center"/>
              <w:rPr>
                <w:rFonts w:ascii="Arial" w:hAnsi="Arial" w:cs="Arial"/>
              </w:rPr>
            </w:pPr>
            <w:r w:rsidRPr="005B311A">
              <w:rPr>
                <w:rFonts w:ascii="Arial" w:hAnsi="Arial" w:cs="Arial"/>
              </w:rPr>
              <w:t>90</w:t>
            </w:r>
          </w:p>
        </w:tc>
        <w:tc>
          <w:tcPr>
            <w:tcW w:w="6216" w:type="dxa"/>
            <w:noWrap/>
            <w:hideMark/>
          </w:tcPr>
          <w:p w14:paraId="57627AEB" w14:textId="77777777" w:rsidR="005B311A" w:rsidRPr="005B311A" w:rsidRDefault="005B311A">
            <w:pPr>
              <w:rPr>
                <w:rFonts w:ascii="Arial" w:hAnsi="Arial" w:cs="Arial"/>
              </w:rPr>
            </w:pPr>
            <w:r w:rsidRPr="005B311A">
              <w:rPr>
                <w:rFonts w:ascii="Arial" w:hAnsi="Arial" w:cs="Arial"/>
              </w:rPr>
              <w:t>Cooks, Fast Food</w:t>
            </w:r>
          </w:p>
        </w:tc>
        <w:tc>
          <w:tcPr>
            <w:tcW w:w="1615" w:type="dxa"/>
            <w:noWrap/>
            <w:vAlign w:val="center"/>
            <w:hideMark/>
          </w:tcPr>
          <w:p w14:paraId="78127052" w14:textId="77777777" w:rsidR="005B311A" w:rsidRPr="005B311A" w:rsidRDefault="005B311A" w:rsidP="005B311A">
            <w:pPr>
              <w:jc w:val="center"/>
              <w:rPr>
                <w:rFonts w:ascii="Arial" w:hAnsi="Arial" w:cs="Arial"/>
              </w:rPr>
            </w:pPr>
            <w:r w:rsidRPr="005B311A">
              <w:rPr>
                <w:rFonts w:ascii="Arial" w:hAnsi="Arial" w:cs="Arial"/>
              </w:rPr>
              <w:t>88.5%</w:t>
            </w:r>
          </w:p>
        </w:tc>
      </w:tr>
      <w:tr w:rsidR="005B311A" w:rsidRPr="005B311A" w14:paraId="1B6BECB8" w14:textId="77777777" w:rsidTr="005B311A">
        <w:trPr>
          <w:trHeight w:val="300"/>
        </w:trPr>
        <w:tc>
          <w:tcPr>
            <w:tcW w:w="803" w:type="dxa"/>
            <w:noWrap/>
            <w:vAlign w:val="center"/>
            <w:hideMark/>
          </w:tcPr>
          <w:p w14:paraId="24EFB337" w14:textId="77777777" w:rsidR="005B311A" w:rsidRPr="005B311A" w:rsidRDefault="005B311A" w:rsidP="005B311A">
            <w:pPr>
              <w:jc w:val="center"/>
              <w:rPr>
                <w:rFonts w:ascii="Arial" w:hAnsi="Arial" w:cs="Arial"/>
              </w:rPr>
            </w:pPr>
            <w:r w:rsidRPr="005B311A">
              <w:rPr>
                <w:rFonts w:ascii="Arial" w:hAnsi="Arial" w:cs="Arial"/>
              </w:rPr>
              <w:t>91</w:t>
            </w:r>
          </w:p>
        </w:tc>
        <w:tc>
          <w:tcPr>
            <w:tcW w:w="6216" w:type="dxa"/>
            <w:noWrap/>
            <w:hideMark/>
          </w:tcPr>
          <w:p w14:paraId="1ABB0F16" w14:textId="77777777" w:rsidR="005B311A" w:rsidRPr="005B311A" w:rsidRDefault="005B311A">
            <w:pPr>
              <w:rPr>
                <w:rFonts w:ascii="Arial" w:hAnsi="Arial" w:cs="Arial"/>
              </w:rPr>
            </w:pPr>
            <w:r w:rsidRPr="005B311A">
              <w:rPr>
                <w:rFonts w:ascii="Arial" w:hAnsi="Arial" w:cs="Arial"/>
              </w:rPr>
              <w:t>Textile, Apparel, and Furnishings Workers, All Other</w:t>
            </w:r>
          </w:p>
        </w:tc>
        <w:tc>
          <w:tcPr>
            <w:tcW w:w="1615" w:type="dxa"/>
            <w:noWrap/>
            <w:vAlign w:val="center"/>
            <w:hideMark/>
          </w:tcPr>
          <w:p w14:paraId="153E8B1F" w14:textId="77777777" w:rsidR="005B311A" w:rsidRPr="005B311A" w:rsidRDefault="005B311A" w:rsidP="005B311A">
            <w:pPr>
              <w:jc w:val="center"/>
              <w:rPr>
                <w:rFonts w:ascii="Arial" w:hAnsi="Arial" w:cs="Arial"/>
              </w:rPr>
            </w:pPr>
            <w:r w:rsidRPr="005B311A">
              <w:rPr>
                <w:rFonts w:ascii="Arial" w:hAnsi="Arial" w:cs="Arial"/>
              </w:rPr>
              <w:t>88.5%</w:t>
            </w:r>
          </w:p>
        </w:tc>
      </w:tr>
      <w:tr w:rsidR="005B311A" w:rsidRPr="005B311A" w14:paraId="35380A52" w14:textId="77777777" w:rsidTr="005B311A">
        <w:trPr>
          <w:trHeight w:val="300"/>
        </w:trPr>
        <w:tc>
          <w:tcPr>
            <w:tcW w:w="803" w:type="dxa"/>
            <w:noWrap/>
            <w:vAlign w:val="center"/>
            <w:hideMark/>
          </w:tcPr>
          <w:p w14:paraId="16651B20" w14:textId="77777777" w:rsidR="005B311A" w:rsidRPr="005B311A" w:rsidRDefault="005B311A" w:rsidP="005B311A">
            <w:pPr>
              <w:jc w:val="center"/>
              <w:rPr>
                <w:rFonts w:ascii="Arial" w:hAnsi="Arial" w:cs="Arial"/>
              </w:rPr>
            </w:pPr>
            <w:r w:rsidRPr="005B311A">
              <w:rPr>
                <w:rFonts w:ascii="Arial" w:hAnsi="Arial" w:cs="Arial"/>
              </w:rPr>
              <w:t>92</w:t>
            </w:r>
          </w:p>
        </w:tc>
        <w:tc>
          <w:tcPr>
            <w:tcW w:w="6216" w:type="dxa"/>
            <w:noWrap/>
            <w:hideMark/>
          </w:tcPr>
          <w:p w14:paraId="3FCE4AA8" w14:textId="77777777" w:rsidR="005B311A" w:rsidRPr="005B311A" w:rsidRDefault="005B311A">
            <w:pPr>
              <w:rPr>
                <w:rFonts w:ascii="Arial" w:hAnsi="Arial" w:cs="Arial"/>
              </w:rPr>
            </w:pPr>
            <w:r w:rsidRPr="005B311A">
              <w:rPr>
                <w:rFonts w:ascii="Arial" w:hAnsi="Arial" w:cs="Arial"/>
              </w:rPr>
              <w:t>Cement Masons and Concrete Finishers</w:t>
            </w:r>
          </w:p>
        </w:tc>
        <w:tc>
          <w:tcPr>
            <w:tcW w:w="1615" w:type="dxa"/>
            <w:noWrap/>
            <w:vAlign w:val="center"/>
            <w:hideMark/>
          </w:tcPr>
          <w:p w14:paraId="6812D310" w14:textId="77777777" w:rsidR="005B311A" w:rsidRPr="005B311A" w:rsidRDefault="005B311A" w:rsidP="005B311A">
            <w:pPr>
              <w:jc w:val="center"/>
              <w:rPr>
                <w:rFonts w:ascii="Arial" w:hAnsi="Arial" w:cs="Arial"/>
              </w:rPr>
            </w:pPr>
            <w:r w:rsidRPr="005B311A">
              <w:rPr>
                <w:rFonts w:ascii="Arial" w:hAnsi="Arial" w:cs="Arial"/>
              </w:rPr>
              <w:t>88.3%</w:t>
            </w:r>
          </w:p>
        </w:tc>
      </w:tr>
      <w:tr w:rsidR="005B311A" w:rsidRPr="005B311A" w14:paraId="343541AE" w14:textId="77777777" w:rsidTr="005B311A">
        <w:trPr>
          <w:trHeight w:val="300"/>
        </w:trPr>
        <w:tc>
          <w:tcPr>
            <w:tcW w:w="803" w:type="dxa"/>
            <w:noWrap/>
            <w:vAlign w:val="center"/>
            <w:hideMark/>
          </w:tcPr>
          <w:p w14:paraId="41F0A8C8" w14:textId="77777777" w:rsidR="005B311A" w:rsidRPr="005B311A" w:rsidRDefault="005B311A" w:rsidP="005B311A">
            <w:pPr>
              <w:jc w:val="center"/>
              <w:rPr>
                <w:rFonts w:ascii="Arial" w:hAnsi="Arial" w:cs="Arial"/>
              </w:rPr>
            </w:pPr>
            <w:r w:rsidRPr="005B311A">
              <w:rPr>
                <w:rFonts w:ascii="Arial" w:hAnsi="Arial" w:cs="Arial"/>
              </w:rPr>
              <w:t>93</w:t>
            </w:r>
          </w:p>
        </w:tc>
        <w:tc>
          <w:tcPr>
            <w:tcW w:w="6216" w:type="dxa"/>
            <w:noWrap/>
            <w:hideMark/>
          </w:tcPr>
          <w:p w14:paraId="4887D4F3" w14:textId="77777777" w:rsidR="005B311A" w:rsidRPr="005B311A" w:rsidRDefault="005B311A">
            <w:pPr>
              <w:rPr>
                <w:rFonts w:ascii="Arial" w:hAnsi="Arial" w:cs="Arial"/>
              </w:rPr>
            </w:pPr>
            <w:r w:rsidRPr="005B311A">
              <w:rPr>
                <w:rFonts w:ascii="Arial" w:hAnsi="Arial" w:cs="Arial"/>
              </w:rPr>
              <w:t>Operating Engineers and Other Construction Equipment Operators</w:t>
            </w:r>
          </w:p>
        </w:tc>
        <w:tc>
          <w:tcPr>
            <w:tcW w:w="1615" w:type="dxa"/>
            <w:noWrap/>
            <w:vAlign w:val="center"/>
            <w:hideMark/>
          </w:tcPr>
          <w:p w14:paraId="1E015562" w14:textId="77777777" w:rsidR="005B311A" w:rsidRPr="005B311A" w:rsidRDefault="005B311A" w:rsidP="005B311A">
            <w:pPr>
              <w:jc w:val="center"/>
              <w:rPr>
                <w:rFonts w:ascii="Arial" w:hAnsi="Arial" w:cs="Arial"/>
              </w:rPr>
            </w:pPr>
            <w:r w:rsidRPr="005B311A">
              <w:rPr>
                <w:rFonts w:ascii="Arial" w:hAnsi="Arial" w:cs="Arial"/>
              </w:rPr>
              <w:t>88.2%</w:t>
            </w:r>
          </w:p>
        </w:tc>
      </w:tr>
      <w:tr w:rsidR="005B311A" w:rsidRPr="005B311A" w14:paraId="469CE317" w14:textId="77777777" w:rsidTr="005B311A">
        <w:trPr>
          <w:trHeight w:val="300"/>
        </w:trPr>
        <w:tc>
          <w:tcPr>
            <w:tcW w:w="803" w:type="dxa"/>
            <w:noWrap/>
            <w:vAlign w:val="center"/>
            <w:hideMark/>
          </w:tcPr>
          <w:p w14:paraId="7A258913" w14:textId="77777777" w:rsidR="005B311A" w:rsidRPr="005B311A" w:rsidRDefault="005B311A" w:rsidP="005B311A">
            <w:pPr>
              <w:jc w:val="center"/>
              <w:rPr>
                <w:rFonts w:ascii="Arial" w:hAnsi="Arial" w:cs="Arial"/>
              </w:rPr>
            </w:pPr>
            <w:r w:rsidRPr="005B311A">
              <w:rPr>
                <w:rFonts w:ascii="Arial" w:hAnsi="Arial" w:cs="Arial"/>
              </w:rPr>
              <w:t>94</w:t>
            </w:r>
          </w:p>
        </w:tc>
        <w:tc>
          <w:tcPr>
            <w:tcW w:w="6216" w:type="dxa"/>
            <w:noWrap/>
            <w:hideMark/>
          </w:tcPr>
          <w:p w14:paraId="0D088814" w14:textId="77777777" w:rsidR="005B311A" w:rsidRPr="005B311A" w:rsidRDefault="005B311A">
            <w:pPr>
              <w:rPr>
                <w:rFonts w:ascii="Arial" w:hAnsi="Arial" w:cs="Arial"/>
              </w:rPr>
            </w:pPr>
            <w:r w:rsidRPr="005B311A">
              <w:rPr>
                <w:rFonts w:ascii="Arial" w:hAnsi="Arial" w:cs="Arial"/>
              </w:rPr>
              <w:t>Counter Attendants, Cafeteria, Food Concession, and Coffee Shop</w:t>
            </w:r>
          </w:p>
        </w:tc>
        <w:tc>
          <w:tcPr>
            <w:tcW w:w="1615" w:type="dxa"/>
            <w:noWrap/>
            <w:vAlign w:val="center"/>
            <w:hideMark/>
          </w:tcPr>
          <w:p w14:paraId="1B592994" w14:textId="77777777" w:rsidR="005B311A" w:rsidRPr="005B311A" w:rsidRDefault="005B311A" w:rsidP="005B311A">
            <w:pPr>
              <w:jc w:val="center"/>
              <w:rPr>
                <w:rFonts w:ascii="Arial" w:hAnsi="Arial" w:cs="Arial"/>
              </w:rPr>
            </w:pPr>
            <w:r w:rsidRPr="005B311A">
              <w:rPr>
                <w:rFonts w:ascii="Arial" w:hAnsi="Arial" w:cs="Arial"/>
              </w:rPr>
              <w:t>88.1%</w:t>
            </w:r>
          </w:p>
        </w:tc>
      </w:tr>
      <w:tr w:rsidR="005B311A" w:rsidRPr="005B311A" w14:paraId="08B8FE75" w14:textId="77777777" w:rsidTr="005B311A">
        <w:trPr>
          <w:trHeight w:val="300"/>
        </w:trPr>
        <w:tc>
          <w:tcPr>
            <w:tcW w:w="803" w:type="dxa"/>
            <w:noWrap/>
            <w:vAlign w:val="center"/>
            <w:hideMark/>
          </w:tcPr>
          <w:p w14:paraId="0BC0B869" w14:textId="77777777" w:rsidR="005B311A" w:rsidRPr="005B311A" w:rsidRDefault="005B311A" w:rsidP="005B311A">
            <w:pPr>
              <w:jc w:val="center"/>
              <w:rPr>
                <w:rFonts w:ascii="Arial" w:hAnsi="Arial" w:cs="Arial"/>
              </w:rPr>
            </w:pPr>
            <w:r w:rsidRPr="005B311A">
              <w:rPr>
                <w:rFonts w:ascii="Arial" w:hAnsi="Arial" w:cs="Arial"/>
              </w:rPr>
              <w:t>95</w:t>
            </w:r>
          </w:p>
        </w:tc>
        <w:tc>
          <w:tcPr>
            <w:tcW w:w="6216" w:type="dxa"/>
            <w:noWrap/>
            <w:hideMark/>
          </w:tcPr>
          <w:p w14:paraId="7B6F3975" w14:textId="77777777" w:rsidR="005B311A" w:rsidRPr="005B311A" w:rsidRDefault="005B311A">
            <w:pPr>
              <w:rPr>
                <w:rFonts w:ascii="Arial" w:hAnsi="Arial" w:cs="Arial"/>
              </w:rPr>
            </w:pPr>
            <w:r w:rsidRPr="005B311A">
              <w:rPr>
                <w:rFonts w:ascii="Arial" w:hAnsi="Arial" w:cs="Arial"/>
              </w:rPr>
              <w:t>Jewelers and Precious Stone and Metal Workers</w:t>
            </w:r>
          </w:p>
        </w:tc>
        <w:tc>
          <w:tcPr>
            <w:tcW w:w="1615" w:type="dxa"/>
            <w:noWrap/>
            <w:vAlign w:val="center"/>
            <w:hideMark/>
          </w:tcPr>
          <w:p w14:paraId="74FC28E0" w14:textId="77777777" w:rsidR="005B311A" w:rsidRPr="005B311A" w:rsidRDefault="005B311A" w:rsidP="005B311A">
            <w:pPr>
              <w:jc w:val="center"/>
              <w:rPr>
                <w:rFonts w:ascii="Arial" w:hAnsi="Arial" w:cs="Arial"/>
              </w:rPr>
            </w:pPr>
            <w:r w:rsidRPr="005B311A">
              <w:rPr>
                <w:rFonts w:ascii="Arial" w:hAnsi="Arial" w:cs="Arial"/>
              </w:rPr>
              <w:t>88.1%</w:t>
            </w:r>
          </w:p>
        </w:tc>
      </w:tr>
      <w:tr w:rsidR="005B311A" w:rsidRPr="005B311A" w14:paraId="39188127" w14:textId="77777777" w:rsidTr="005B311A">
        <w:trPr>
          <w:trHeight w:val="300"/>
        </w:trPr>
        <w:tc>
          <w:tcPr>
            <w:tcW w:w="803" w:type="dxa"/>
            <w:noWrap/>
            <w:vAlign w:val="center"/>
            <w:hideMark/>
          </w:tcPr>
          <w:p w14:paraId="3C068354" w14:textId="77777777" w:rsidR="005B311A" w:rsidRPr="005B311A" w:rsidRDefault="005B311A" w:rsidP="005B311A">
            <w:pPr>
              <w:jc w:val="center"/>
              <w:rPr>
                <w:rFonts w:ascii="Arial" w:hAnsi="Arial" w:cs="Arial"/>
              </w:rPr>
            </w:pPr>
            <w:r w:rsidRPr="005B311A">
              <w:rPr>
                <w:rFonts w:ascii="Arial" w:hAnsi="Arial" w:cs="Arial"/>
              </w:rPr>
              <w:t>96</w:t>
            </w:r>
          </w:p>
        </w:tc>
        <w:tc>
          <w:tcPr>
            <w:tcW w:w="6216" w:type="dxa"/>
            <w:noWrap/>
            <w:hideMark/>
          </w:tcPr>
          <w:p w14:paraId="60E90987" w14:textId="77777777" w:rsidR="005B311A" w:rsidRPr="005B311A" w:rsidRDefault="005B311A">
            <w:pPr>
              <w:rPr>
                <w:rFonts w:ascii="Arial" w:hAnsi="Arial" w:cs="Arial"/>
              </w:rPr>
            </w:pPr>
            <w:r w:rsidRPr="005B311A">
              <w:rPr>
                <w:rFonts w:ascii="Arial" w:hAnsi="Arial" w:cs="Arial"/>
              </w:rPr>
              <w:t>Automotive Glass Installers and Repairers</w:t>
            </w:r>
          </w:p>
        </w:tc>
        <w:tc>
          <w:tcPr>
            <w:tcW w:w="1615" w:type="dxa"/>
            <w:noWrap/>
            <w:vAlign w:val="center"/>
            <w:hideMark/>
          </w:tcPr>
          <w:p w14:paraId="671F5BFA" w14:textId="77777777" w:rsidR="005B311A" w:rsidRPr="005B311A" w:rsidRDefault="005B311A" w:rsidP="005B311A">
            <w:pPr>
              <w:jc w:val="center"/>
              <w:rPr>
                <w:rFonts w:ascii="Arial" w:hAnsi="Arial" w:cs="Arial"/>
              </w:rPr>
            </w:pPr>
            <w:r w:rsidRPr="005B311A">
              <w:rPr>
                <w:rFonts w:ascii="Arial" w:hAnsi="Arial" w:cs="Arial"/>
              </w:rPr>
              <w:t>88.0%</w:t>
            </w:r>
          </w:p>
        </w:tc>
      </w:tr>
      <w:tr w:rsidR="005B311A" w:rsidRPr="005B311A" w14:paraId="402F749D" w14:textId="77777777" w:rsidTr="005B311A">
        <w:trPr>
          <w:trHeight w:val="300"/>
        </w:trPr>
        <w:tc>
          <w:tcPr>
            <w:tcW w:w="803" w:type="dxa"/>
            <w:noWrap/>
            <w:vAlign w:val="center"/>
            <w:hideMark/>
          </w:tcPr>
          <w:p w14:paraId="7C1F8E41" w14:textId="77777777" w:rsidR="005B311A" w:rsidRPr="005B311A" w:rsidRDefault="005B311A" w:rsidP="005B311A">
            <w:pPr>
              <w:jc w:val="center"/>
              <w:rPr>
                <w:rFonts w:ascii="Arial" w:hAnsi="Arial" w:cs="Arial"/>
              </w:rPr>
            </w:pPr>
            <w:r w:rsidRPr="005B311A">
              <w:rPr>
                <w:rFonts w:ascii="Arial" w:hAnsi="Arial" w:cs="Arial"/>
              </w:rPr>
              <w:t>97</w:t>
            </w:r>
          </w:p>
        </w:tc>
        <w:tc>
          <w:tcPr>
            <w:tcW w:w="6216" w:type="dxa"/>
            <w:noWrap/>
            <w:hideMark/>
          </w:tcPr>
          <w:p w14:paraId="61A152B1" w14:textId="77777777" w:rsidR="005B311A" w:rsidRPr="005B311A" w:rsidRDefault="005B311A">
            <w:pPr>
              <w:rPr>
                <w:rFonts w:ascii="Arial" w:hAnsi="Arial" w:cs="Arial"/>
              </w:rPr>
            </w:pPr>
            <w:r w:rsidRPr="005B311A">
              <w:rPr>
                <w:rFonts w:ascii="Arial" w:hAnsi="Arial" w:cs="Arial"/>
              </w:rPr>
              <w:t>Molders, Shapers, and Casters, Except Metal and Plastic</w:t>
            </w:r>
          </w:p>
        </w:tc>
        <w:tc>
          <w:tcPr>
            <w:tcW w:w="1615" w:type="dxa"/>
            <w:noWrap/>
            <w:vAlign w:val="center"/>
            <w:hideMark/>
          </w:tcPr>
          <w:p w14:paraId="04EE2C8B" w14:textId="77777777" w:rsidR="005B311A" w:rsidRPr="005B311A" w:rsidRDefault="005B311A" w:rsidP="005B311A">
            <w:pPr>
              <w:jc w:val="center"/>
              <w:rPr>
                <w:rFonts w:ascii="Arial" w:hAnsi="Arial" w:cs="Arial"/>
              </w:rPr>
            </w:pPr>
            <w:r w:rsidRPr="005B311A">
              <w:rPr>
                <w:rFonts w:ascii="Arial" w:hAnsi="Arial" w:cs="Arial"/>
              </w:rPr>
              <w:t>87.8%</w:t>
            </w:r>
          </w:p>
        </w:tc>
      </w:tr>
      <w:tr w:rsidR="005B311A" w:rsidRPr="005B311A" w14:paraId="2A0BC557" w14:textId="77777777" w:rsidTr="005B311A">
        <w:trPr>
          <w:trHeight w:val="300"/>
        </w:trPr>
        <w:tc>
          <w:tcPr>
            <w:tcW w:w="803" w:type="dxa"/>
            <w:noWrap/>
            <w:vAlign w:val="center"/>
            <w:hideMark/>
          </w:tcPr>
          <w:p w14:paraId="779973A3" w14:textId="77777777" w:rsidR="005B311A" w:rsidRPr="005B311A" w:rsidRDefault="005B311A" w:rsidP="005B311A">
            <w:pPr>
              <w:jc w:val="center"/>
              <w:rPr>
                <w:rFonts w:ascii="Arial" w:hAnsi="Arial" w:cs="Arial"/>
              </w:rPr>
            </w:pPr>
            <w:r w:rsidRPr="005B311A">
              <w:rPr>
                <w:rFonts w:ascii="Arial" w:hAnsi="Arial" w:cs="Arial"/>
              </w:rPr>
              <w:t>98</w:t>
            </w:r>
          </w:p>
        </w:tc>
        <w:tc>
          <w:tcPr>
            <w:tcW w:w="6216" w:type="dxa"/>
            <w:noWrap/>
            <w:hideMark/>
          </w:tcPr>
          <w:p w14:paraId="54F634CA" w14:textId="77777777" w:rsidR="005B311A" w:rsidRPr="005B311A" w:rsidRDefault="005B311A">
            <w:pPr>
              <w:rPr>
                <w:rFonts w:ascii="Arial" w:hAnsi="Arial" w:cs="Arial"/>
              </w:rPr>
            </w:pPr>
            <w:r w:rsidRPr="005B311A">
              <w:rPr>
                <w:rFonts w:ascii="Arial" w:hAnsi="Arial" w:cs="Arial"/>
              </w:rPr>
              <w:t>Billing and Posting Clerks</w:t>
            </w:r>
          </w:p>
        </w:tc>
        <w:tc>
          <w:tcPr>
            <w:tcW w:w="1615" w:type="dxa"/>
            <w:noWrap/>
            <w:vAlign w:val="center"/>
            <w:hideMark/>
          </w:tcPr>
          <w:p w14:paraId="04541DE6" w14:textId="77777777" w:rsidR="005B311A" w:rsidRPr="005B311A" w:rsidRDefault="005B311A" w:rsidP="005B311A">
            <w:pPr>
              <w:jc w:val="center"/>
              <w:rPr>
                <w:rFonts w:ascii="Arial" w:hAnsi="Arial" w:cs="Arial"/>
              </w:rPr>
            </w:pPr>
            <w:r w:rsidRPr="005B311A">
              <w:rPr>
                <w:rFonts w:ascii="Arial" w:hAnsi="Arial" w:cs="Arial"/>
              </w:rPr>
              <w:t>87.6%</w:t>
            </w:r>
          </w:p>
        </w:tc>
      </w:tr>
      <w:tr w:rsidR="005B311A" w:rsidRPr="005B311A" w14:paraId="6973D78A" w14:textId="77777777" w:rsidTr="005B311A">
        <w:trPr>
          <w:trHeight w:val="300"/>
        </w:trPr>
        <w:tc>
          <w:tcPr>
            <w:tcW w:w="803" w:type="dxa"/>
            <w:noWrap/>
            <w:vAlign w:val="center"/>
            <w:hideMark/>
          </w:tcPr>
          <w:p w14:paraId="209E6AB5" w14:textId="77777777" w:rsidR="005B311A" w:rsidRPr="005B311A" w:rsidRDefault="005B311A" w:rsidP="005B311A">
            <w:pPr>
              <w:jc w:val="center"/>
              <w:rPr>
                <w:rFonts w:ascii="Arial" w:hAnsi="Arial" w:cs="Arial"/>
              </w:rPr>
            </w:pPr>
            <w:r w:rsidRPr="005B311A">
              <w:rPr>
                <w:rFonts w:ascii="Arial" w:hAnsi="Arial" w:cs="Arial"/>
              </w:rPr>
              <w:t>99</w:t>
            </w:r>
          </w:p>
        </w:tc>
        <w:tc>
          <w:tcPr>
            <w:tcW w:w="6216" w:type="dxa"/>
            <w:noWrap/>
            <w:hideMark/>
          </w:tcPr>
          <w:p w14:paraId="78705BE5" w14:textId="77777777" w:rsidR="005B311A" w:rsidRPr="005B311A" w:rsidRDefault="005B311A">
            <w:pPr>
              <w:rPr>
                <w:rFonts w:ascii="Arial" w:hAnsi="Arial" w:cs="Arial"/>
              </w:rPr>
            </w:pPr>
            <w:r w:rsidRPr="005B311A">
              <w:rPr>
                <w:rFonts w:ascii="Arial" w:hAnsi="Arial" w:cs="Arial"/>
              </w:rPr>
              <w:t>Tool Grinders, Filers, and Sharpeners</w:t>
            </w:r>
          </w:p>
        </w:tc>
        <w:tc>
          <w:tcPr>
            <w:tcW w:w="1615" w:type="dxa"/>
            <w:noWrap/>
            <w:vAlign w:val="center"/>
            <w:hideMark/>
          </w:tcPr>
          <w:p w14:paraId="09825E99" w14:textId="77777777" w:rsidR="005B311A" w:rsidRPr="005B311A" w:rsidRDefault="005B311A" w:rsidP="005B311A">
            <w:pPr>
              <w:jc w:val="center"/>
              <w:rPr>
                <w:rFonts w:ascii="Arial" w:hAnsi="Arial" w:cs="Arial"/>
              </w:rPr>
            </w:pPr>
            <w:r w:rsidRPr="005B311A">
              <w:rPr>
                <w:rFonts w:ascii="Arial" w:hAnsi="Arial" w:cs="Arial"/>
              </w:rPr>
              <w:t>87.5%</w:t>
            </w:r>
          </w:p>
        </w:tc>
      </w:tr>
      <w:tr w:rsidR="005B311A" w:rsidRPr="005B311A" w14:paraId="5089F01F" w14:textId="77777777" w:rsidTr="005B311A">
        <w:trPr>
          <w:trHeight w:val="300"/>
        </w:trPr>
        <w:tc>
          <w:tcPr>
            <w:tcW w:w="803" w:type="dxa"/>
            <w:noWrap/>
            <w:vAlign w:val="center"/>
            <w:hideMark/>
          </w:tcPr>
          <w:p w14:paraId="1C20BFAC" w14:textId="77777777" w:rsidR="005B311A" w:rsidRPr="005B311A" w:rsidRDefault="005B311A" w:rsidP="005B311A">
            <w:pPr>
              <w:jc w:val="center"/>
              <w:rPr>
                <w:rFonts w:ascii="Arial" w:hAnsi="Arial" w:cs="Arial"/>
              </w:rPr>
            </w:pPr>
            <w:r w:rsidRPr="005B311A">
              <w:rPr>
                <w:rFonts w:ascii="Arial" w:hAnsi="Arial" w:cs="Arial"/>
              </w:rPr>
              <w:t>100</w:t>
            </w:r>
          </w:p>
        </w:tc>
        <w:tc>
          <w:tcPr>
            <w:tcW w:w="6216" w:type="dxa"/>
            <w:noWrap/>
            <w:hideMark/>
          </w:tcPr>
          <w:p w14:paraId="2F65EA99" w14:textId="77777777" w:rsidR="005B311A" w:rsidRPr="005B311A" w:rsidRDefault="005B311A">
            <w:pPr>
              <w:rPr>
                <w:rFonts w:ascii="Arial" w:hAnsi="Arial" w:cs="Arial"/>
              </w:rPr>
            </w:pPr>
            <w:r w:rsidRPr="005B311A">
              <w:rPr>
                <w:rFonts w:ascii="Arial" w:hAnsi="Arial" w:cs="Arial"/>
              </w:rPr>
              <w:t>Conveyor Operators and Tenders</w:t>
            </w:r>
          </w:p>
        </w:tc>
        <w:tc>
          <w:tcPr>
            <w:tcW w:w="1615" w:type="dxa"/>
            <w:noWrap/>
            <w:vAlign w:val="center"/>
            <w:hideMark/>
          </w:tcPr>
          <w:p w14:paraId="73E5C380" w14:textId="77777777" w:rsidR="005B311A" w:rsidRPr="005B311A" w:rsidRDefault="005B311A" w:rsidP="005B311A">
            <w:pPr>
              <w:jc w:val="center"/>
              <w:rPr>
                <w:rFonts w:ascii="Arial" w:hAnsi="Arial" w:cs="Arial"/>
              </w:rPr>
            </w:pPr>
            <w:r w:rsidRPr="005B311A">
              <w:rPr>
                <w:rFonts w:ascii="Arial" w:hAnsi="Arial" w:cs="Arial"/>
              </w:rPr>
              <w:t>87.4%</w:t>
            </w:r>
          </w:p>
        </w:tc>
      </w:tr>
      <w:tr w:rsidR="005B311A" w:rsidRPr="005B311A" w14:paraId="68286895" w14:textId="77777777" w:rsidTr="005B311A">
        <w:trPr>
          <w:trHeight w:val="300"/>
        </w:trPr>
        <w:tc>
          <w:tcPr>
            <w:tcW w:w="803" w:type="dxa"/>
            <w:noWrap/>
            <w:vAlign w:val="center"/>
            <w:hideMark/>
          </w:tcPr>
          <w:p w14:paraId="56CDC162" w14:textId="77777777" w:rsidR="005B311A" w:rsidRPr="005B311A" w:rsidRDefault="005B311A" w:rsidP="005B311A">
            <w:pPr>
              <w:jc w:val="center"/>
              <w:rPr>
                <w:rFonts w:ascii="Arial" w:hAnsi="Arial" w:cs="Arial"/>
              </w:rPr>
            </w:pPr>
            <w:r w:rsidRPr="005B311A">
              <w:rPr>
                <w:rFonts w:ascii="Arial" w:hAnsi="Arial" w:cs="Arial"/>
              </w:rPr>
              <w:t>101</w:t>
            </w:r>
          </w:p>
        </w:tc>
        <w:tc>
          <w:tcPr>
            <w:tcW w:w="6216" w:type="dxa"/>
            <w:noWrap/>
            <w:hideMark/>
          </w:tcPr>
          <w:p w14:paraId="2E80AA90" w14:textId="77777777" w:rsidR="005B311A" w:rsidRPr="005B311A" w:rsidRDefault="005B311A">
            <w:pPr>
              <w:rPr>
                <w:rFonts w:ascii="Arial" w:hAnsi="Arial" w:cs="Arial"/>
              </w:rPr>
            </w:pPr>
            <w:r w:rsidRPr="005B311A">
              <w:rPr>
                <w:rFonts w:ascii="Arial" w:hAnsi="Arial" w:cs="Arial"/>
              </w:rPr>
              <w:t>Metal Workers and Plastic Workers, All Other</w:t>
            </w:r>
          </w:p>
        </w:tc>
        <w:tc>
          <w:tcPr>
            <w:tcW w:w="1615" w:type="dxa"/>
            <w:noWrap/>
            <w:vAlign w:val="center"/>
            <w:hideMark/>
          </w:tcPr>
          <w:p w14:paraId="191C279D" w14:textId="77777777" w:rsidR="005B311A" w:rsidRPr="005B311A" w:rsidRDefault="005B311A" w:rsidP="005B311A">
            <w:pPr>
              <w:jc w:val="center"/>
              <w:rPr>
                <w:rFonts w:ascii="Arial" w:hAnsi="Arial" w:cs="Arial"/>
              </w:rPr>
            </w:pPr>
            <w:r w:rsidRPr="005B311A">
              <w:rPr>
                <w:rFonts w:ascii="Arial" w:hAnsi="Arial" w:cs="Arial"/>
              </w:rPr>
              <w:t>87.4%</w:t>
            </w:r>
          </w:p>
        </w:tc>
      </w:tr>
      <w:tr w:rsidR="005B311A" w:rsidRPr="005B311A" w14:paraId="33CF2185" w14:textId="77777777" w:rsidTr="005B311A">
        <w:trPr>
          <w:trHeight w:val="300"/>
        </w:trPr>
        <w:tc>
          <w:tcPr>
            <w:tcW w:w="803" w:type="dxa"/>
            <w:noWrap/>
            <w:vAlign w:val="center"/>
            <w:hideMark/>
          </w:tcPr>
          <w:p w14:paraId="7140FEF5" w14:textId="77777777" w:rsidR="005B311A" w:rsidRPr="005B311A" w:rsidRDefault="005B311A" w:rsidP="005B311A">
            <w:pPr>
              <w:jc w:val="center"/>
              <w:rPr>
                <w:rFonts w:ascii="Arial" w:hAnsi="Arial" w:cs="Arial"/>
              </w:rPr>
            </w:pPr>
            <w:r w:rsidRPr="005B311A">
              <w:rPr>
                <w:rFonts w:ascii="Arial" w:hAnsi="Arial" w:cs="Arial"/>
              </w:rPr>
              <w:lastRenderedPageBreak/>
              <w:t>102</w:t>
            </w:r>
          </w:p>
        </w:tc>
        <w:tc>
          <w:tcPr>
            <w:tcW w:w="6216" w:type="dxa"/>
            <w:noWrap/>
            <w:hideMark/>
          </w:tcPr>
          <w:p w14:paraId="6581ED3F" w14:textId="77777777" w:rsidR="005B311A" w:rsidRPr="005B311A" w:rsidRDefault="005B311A">
            <w:pPr>
              <w:rPr>
                <w:rFonts w:ascii="Arial" w:hAnsi="Arial" w:cs="Arial"/>
              </w:rPr>
            </w:pPr>
            <w:r w:rsidRPr="005B311A">
              <w:rPr>
                <w:rFonts w:ascii="Arial" w:hAnsi="Arial" w:cs="Arial"/>
              </w:rPr>
              <w:t>Payroll and Timekeeping Clerks</w:t>
            </w:r>
          </w:p>
        </w:tc>
        <w:tc>
          <w:tcPr>
            <w:tcW w:w="1615" w:type="dxa"/>
            <w:noWrap/>
            <w:vAlign w:val="center"/>
            <w:hideMark/>
          </w:tcPr>
          <w:p w14:paraId="4477679F" w14:textId="77777777" w:rsidR="005B311A" w:rsidRPr="005B311A" w:rsidRDefault="005B311A" w:rsidP="005B311A">
            <w:pPr>
              <w:jc w:val="center"/>
              <w:rPr>
                <w:rFonts w:ascii="Arial" w:hAnsi="Arial" w:cs="Arial"/>
              </w:rPr>
            </w:pPr>
            <w:r w:rsidRPr="005B311A">
              <w:rPr>
                <w:rFonts w:ascii="Arial" w:hAnsi="Arial" w:cs="Arial"/>
              </w:rPr>
              <w:t>87.4%</w:t>
            </w:r>
          </w:p>
        </w:tc>
      </w:tr>
      <w:tr w:rsidR="005B311A" w:rsidRPr="005B311A" w14:paraId="24517756" w14:textId="77777777" w:rsidTr="005B311A">
        <w:trPr>
          <w:trHeight w:val="300"/>
        </w:trPr>
        <w:tc>
          <w:tcPr>
            <w:tcW w:w="803" w:type="dxa"/>
            <w:noWrap/>
            <w:vAlign w:val="center"/>
            <w:hideMark/>
          </w:tcPr>
          <w:p w14:paraId="2C45AE3B" w14:textId="77777777" w:rsidR="005B311A" w:rsidRPr="005B311A" w:rsidRDefault="005B311A" w:rsidP="005B311A">
            <w:pPr>
              <w:jc w:val="center"/>
              <w:rPr>
                <w:rFonts w:ascii="Arial" w:hAnsi="Arial" w:cs="Arial"/>
              </w:rPr>
            </w:pPr>
            <w:r w:rsidRPr="005B311A">
              <w:rPr>
                <w:rFonts w:ascii="Arial" w:hAnsi="Arial" w:cs="Arial"/>
              </w:rPr>
              <w:t>103</w:t>
            </w:r>
          </w:p>
        </w:tc>
        <w:tc>
          <w:tcPr>
            <w:tcW w:w="6216" w:type="dxa"/>
            <w:noWrap/>
            <w:hideMark/>
          </w:tcPr>
          <w:p w14:paraId="0839C8C8" w14:textId="77777777" w:rsidR="005B311A" w:rsidRPr="005B311A" w:rsidRDefault="005B311A">
            <w:pPr>
              <w:rPr>
                <w:rFonts w:ascii="Arial" w:hAnsi="Arial" w:cs="Arial"/>
              </w:rPr>
            </w:pPr>
            <w:r w:rsidRPr="005B311A">
              <w:rPr>
                <w:rFonts w:ascii="Arial" w:hAnsi="Arial" w:cs="Arial"/>
              </w:rPr>
              <w:t>Print Binding and Finishing Workers</w:t>
            </w:r>
          </w:p>
        </w:tc>
        <w:tc>
          <w:tcPr>
            <w:tcW w:w="1615" w:type="dxa"/>
            <w:noWrap/>
            <w:vAlign w:val="center"/>
            <w:hideMark/>
          </w:tcPr>
          <w:p w14:paraId="2BD84EBD" w14:textId="77777777" w:rsidR="005B311A" w:rsidRPr="005B311A" w:rsidRDefault="005B311A" w:rsidP="005B311A">
            <w:pPr>
              <w:jc w:val="center"/>
              <w:rPr>
                <w:rFonts w:ascii="Arial" w:hAnsi="Arial" w:cs="Arial"/>
              </w:rPr>
            </w:pPr>
            <w:r w:rsidRPr="005B311A">
              <w:rPr>
                <w:rFonts w:ascii="Arial" w:hAnsi="Arial" w:cs="Arial"/>
              </w:rPr>
              <w:t>87.1%</w:t>
            </w:r>
          </w:p>
        </w:tc>
      </w:tr>
      <w:tr w:rsidR="005B311A" w:rsidRPr="005B311A" w14:paraId="46C3FF38" w14:textId="77777777" w:rsidTr="005B311A">
        <w:trPr>
          <w:trHeight w:val="300"/>
        </w:trPr>
        <w:tc>
          <w:tcPr>
            <w:tcW w:w="803" w:type="dxa"/>
            <w:noWrap/>
            <w:vAlign w:val="center"/>
            <w:hideMark/>
          </w:tcPr>
          <w:p w14:paraId="645BED71" w14:textId="77777777" w:rsidR="005B311A" w:rsidRPr="005B311A" w:rsidRDefault="005B311A" w:rsidP="005B311A">
            <w:pPr>
              <w:jc w:val="center"/>
              <w:rPr>
                <w:rFonts w:ascii="Arial" w:hAnsi="Arial" w:cs="Arial"/>
              </w:rPr>
            </w:pPr>
            <w:r w:rsidRPr="005B311A">
              <w:rPr>
                <w:rFonts w:ascii="Arial" w:hAnsi="Arial" w:cs="Arial"/>
              </w:rPr>
              <w:t>104</w:t>
            </w:r>
          </w:p>
        </w:tc>
        <w:tc>
          <w:tcPr>
            <w:tcW w:w="6216" w:type="dxa"/>
            <w:noWrap/>
            <w:hideMark/>
          </w:tcPr>
          <w:p w14:paraId="35B0E1AA" w14:textId="77777777" w:rsidR="005B311A" w:rsidRPr="005B311A" w:rsidRDefault="005B311A">
            <w:pPr>
              <w:rPr>
                <w:rFonts w:ascii="Arial" w:hAnsi="Arial" w:cs="Arial"/>
              </w:rPr>
            </w:pPr>
            <w:r w:rsidRPr="005B311A">
              <w:rPr>
                <w:rFonts w:ascii="Arial" w:hAnsi="Arial" w:cs="Arial"/>
              </w:rPr>
              <w:t>Cooks, All Other</w:t>
            </w:r>
          </w:p>
        </w:tc>
        <w:tc>
          <w:tcPr>
            <w:tcW w:w="1615" w:type="dxa"/>
            <w:noWrap/>
            <w:vAlign w:val="center"/>
            <w:hideMark/>
          </w:tcPr>
          <w:p w14:paraId="5DCE19E3" w14:textId="77777777" w:rsidR="005B311A" w:rsidRPr="005B311A" w:rsidRDefault="005B311A" w:rsidP="005B311A">
            <w:pPr>
              <w:jc w:val="center"/>
              <w:rPr>
                <w:rFonts w:ascii="Arial" w:hAnsi="Arial" w:cs="Arial"/>
              </w:rPr>
            </w:pPr>
            <w:r w:rsidRPr="005B311A">
              <w:rPr>
                <w:rFonts w:ascii="Arial" w:hAnsi="Arial" w:cs="Arial"/>
              </w:rPr>
              <w:t>87.1%</w:t>
            </w:r>
          </w:p>
        </w:tc>
      </w:tr>
      <w:tr w:rsidR="005B311A" w:rsidRPr="005B311A" w14:paraId="3BD8170C" w14:textId="77777777" w:rsidTr="005B311A">
        <w:trPr>
          <w:trHeight w:val="300"/>
        </w:trPr>
        <w:tc>
          <w:tcPr>
            <w:tcW w:w="803" w:type="dxa"/>
            <w:noWrap/>
            <w:vAlign w:val="center"/>
            <w:hideMark/>
          </w:tcPr>
          <w:p w14:paraId="6822D471" w14:textId="77777777" w:rsidR="005B311A" w:rsidRPr="005B311A" w:rsidRDefault="005B311A" w:rsidP="005B311A">
            <w:pPr>
              <w:jc w:val="center"/>
              <w:rPr>
                <w:rFonts w:ascii="Arial" w:hAnsi="Arial" w:cs="Arial"/>
              </w:rPr>
            </w:pPr>
            <w:r w:rsidRPr="005B311A">
              <w:rPr>
                <w:rFonts w:ascii="Arial" w:hAnsi="Arial" w:cs="Arial"/>
              </w:rPr>
              <w:t>105</w:t>
            </w:r>
          </w:p>
        </w:tc>
        <w:tc>
          <w:tcPr>
            <w:tcW w:w="6216" w:type="dxa"/>
            <w:noWrap/>
            <w:hideMark/>
          </w:tcPr>
          <w:p w14:paraId="1B3CEFBC" w14:textId="77777777" w:rsidR="005B311A" w:rsidRPr="005B311A" w:rsidRDefault="005B311A">
            <w:pPr>
              <w:rPr>
                <w:rFonts w:ascii="Arial" w:hAnsi="Arial" w:cs="Arial"/>
              </w:rPr>
            </w:pPr>
            <w:r w:rsidRPr="005B311A">
              <w:rPr>
                <w:rFonts w:ascii="Arial" w:hAnsi="Arial" w:cs="Arial"/>
              </w:rPr>
              <w:t>Tile and Marble Setters</w:t>
            </w:r>
          </w:p>
        </w:tc>
        <w:tc>
          <w:tcPr>
            <w:tcW w:w="1615" w:type="dxa"/>
            <w:noWrap/>
            <w:vAlign w:val="center"/>
            <w:hideMark/>
          </w:tcPr>
          <w:p w14:paraId="0BC5BC5E" w14:textId="77777777" w:rsidR="005B311A" w:rsidRPr="005B311A" w:rsidRDefault="005B311A" w:rsidP="005B311A">
            <w:pPr>
              <w:jc w:val="center"/>
              <w:rPr>
                <w:rFonts w:ascii="Arial" w:hAnsi="Arial" w:cs="Arial"/>
              </w:rPr>
            </w:pPr>
            <w:r w:rsidRPr="005B311A">
              <w:rPr>
                <w:rFonts w:ascii="Arial" w:hAnsi="Arial" w:cs="Arial"/>
              </w:rPr>
              <w:t>87.0%</w:t>
            </w:r>
          </w:p>
        </w:tc>
      </w:tr>
      <w:tr w:rsidR="005B311A" w:rsidRPr="005B311A" w14:paraId="6E615255" w14:textId="77777777" w:rsidTr="005B311A">
        <w:trPr>
          <w:trHeight w:val="300"/>
        </w:trPr>
        <w:tc>
          <w:tcPr>
            <w:tcW w:w="803" w:type="dxa"/>
            <w:noWrap/>
            <w:vAlign w:val="center"/>
            <w:hideMark/>
          </w:tcPr>
          <w:p w14:paraId="6BF90A56" w14:textId="77777777" w:rsidR="005B311A" w:rsidRPr="005B311A" w:rsidRDefault="005B311A" w:rsidP="005B311A">
            <w:pPr>
              <w:jc w:val="center"/>
              <w:rPr>
                <w:rFonts w:ascii="Arial" w:hAnsi="Arial" w:cs="Arial"/>
              </w:rPr>
            </w:pPr>
            <w:r w:rsidRPr="005B311A">
              <w:rPr>
                <w:rFonts w:ascii="Arial" w:hAnsi="Arial" w:cs="Arial"/>
              </w:rPr>
              <w:t>106</w:t>
            </w:r>
          </w:p>
        </w:tc>
        <w:tc>
          <w:tcPr>
            <w:tcW w:w="6216" w:type="dxa"/>
            <w:noWrap/>
            <w:hideMark/>
          </w:tcPr>
          <w:p w14:paraId="4C0E836C" w14:textId="77777777" w:rsidR="005B311A" w:rsidRPr="005B311A" w:rsidRDefault="005B311A">
            <w:pPr>
              <w:rPr>
                <w:rFonts w:ascii="Arial" w:hAnsi="Arial" w:cs="Arial"/>
              </w:rPr>
            </w:pPr>
            <w:r w:rsidRPr="005B311A">
              <w:rPr>
                <w:rFonts w:ascii="Arial" w:hAnsi="Arial" w:cs="Arial"/>
              </w:rPr>
              <w:t>Tool and Die Makers</w:t>
            </w:r>
          </w:p>
        </w:tc>
        <w:tc>
          <w:tcPr>
            <w:tcW w:w="1615" w:type="dxa"/>
            <w:noWrap/>
            <w:vAlign w:val="center"/>
            <w:hideMark/>
          </w:tcPr>
          <w:p w14:paraId="63D49B93" w14:textId="77777777" w:rsidR="005B311A" w:rsidRPr="005B311A" w:rsidRDefault="005B311A" w:rsidP="005B311A">
            <w:pPr>
              <w:jc w:val="center"/>
              <w:rPr>
                <w:rFonts w:ascii="Arial" w:hAnsi="Arial" w:cs="Arial"/>
              </w:rPr>
            </w:pPr>
            <w:r w:rsidRPr="005B311A">
              <w:rPr>
                <w:rFonts w:ascii="Arial" w:hAnsi="Arial" w:cs="Arial"/>
              </w:rPr>
              <w:t>86.9%</w:t>
            </w:r>
          </w:p>
        </w:tc>
      </w:tr>
      <w:tr w:rsidR="005B311A" w:rsidRPr="005B311A" w14:paraId="04FAD61A" w14:textId="77777777" w:rsidTr="005B311A">
        <w:trPr>
          <w:trHeight w:val="300"/>
        </w:trPr>
        <w:tc>
          <w:tcPr>
            <w:tcW w:w="803" w:type="dxa"/>
            <w:noWrap/>
            <w:vAlign w:val="center"/>
            <w:hideMark/>
          </w:tcPr>
          <w:p w14:paraId="26A0715B" w14:textId="77777777" w:rsidR="005B311A" w:rsidRPr="005B311A" w:rsidRDefault="005B311A" w:rsidP="005B311A">
            <w:pPr>
              <w:jc w:val="center"/>
              <w:rPr>
                <w:rFonts w:ascii="Arial" w:hAnsi="Arial" w:cs="Arial"/>
              </w:rPr>
            </w:pPr>
            <w:r w:rsidRPr="005B311A">
              <w:rPr>
                <w:rFonts w:ascii="Arial" w:hAnsi="Arial" w:cs="Arial"/>
              </w:rPr>
              <w:t>107</w:t>
            </w:r>
          </w:p>
        </w:tc>
        <w:tc>
          <w:tcPr>
            <w:tcW w:w="6216" w:type="dxa"/>
            <w:noWrap/>
            <w:hideMark/>
          </w:tcPr>
          <w:p w14:paraId="742967E1" w14:textId="77777777" w:rsidR="005B311A" w:rsidRPr="005B311A" w:rsidRDefault="005B311A">
            <w:pPr>
              <w:rPr>
                <w:rFonts w:ascii="Arial" w:hAnsi="Arial" w:cs="Arial"/>
              </w:rPr>
            </w:pPr>
            <w:r w:rsidRPr="005B311A">
              <w:rPr>
                <w:rFonts w:ascii="Arial" w:hAnsi="Arial" w:cs="Arial"/>
              </w:rPr>
              <w:t>Combined Food Preparation and Serving Workers, Including Fast Food</w:t>
            </w:r>
          </w:p>
        </w:tc>
        <w:tc>
          <w:tcPr>
            <w:tcW w:w="1615" w:type="dxa"/>
            <w:noWrap/>
            <w:vAlign w:val="center"/>
            <w:hideMark/>
          </w:tcPr>
          <w:p w14:paraId="738308F0" w14:textId="77777777" w:rsidR="005B311A" w:rsidRPr="005B311A" w:rsidRDefault="005B311A" w:rsidP="005B311A">
            <w:pPr>
              <w:jc w:val="center"/>
              <w:rPr>
                <w:rFonts w:ascii="Arial" w:hAnsi="Arial" w:cs="Arial"/>
              </w:rPr>
            </w:pPr>
            <w:r w:rsidRPr="005B311A">
              <w:rPr>
                <w:rFonts w:ascii="Arial" w:hAnsi="Arial" w:cs="Arial"/>
              </w:rPr>
              <w:t>86.7%</w:t>
            </w:r>
          </w:p>
        </w:tc>
      </w:tr>
      <w:tr w:rsidR="005B311A" w:rsidRPr="005B311A" w14:paraId="6CE9E9C9" w14:textId="77777777" w:rsidTr="005B311A">
        <w:trPr>
          <w:trHeight w:val="300"/>
        </w:trPr>
        <w:tc>
          <w:tcPr>
            <w:tcW w:w="803" w:type="dxa"/>
            <w:noWrap/>
            <w:vAlign w:val="center"/>
            <w:hideMark/>
          </w:tcPr>
          <w:p w14:paraId="25F4611D" w14:textId="77777777" w:rsidR="005B311A" w:rsidRPr="005B311A" w:rsidRDefault="005B311A" w:rsidP="005B311A">
            <w:pPr>
              <w:jc w:val="center"/>
              <w:rPr>
                <w:rFonts w:ascii="Arial" w:hAnsi="Arial" w:cs="Arial"/>
              </w:rPr>
            </w:pPr>
            <w:r w:rsidRPr="005B311A">
              <w:rPr>
                <w:rFonts w:ascii="Arial" w:hAnsi="Arial" w:cs="Arial"/>
              </w:rPr>
              <w:t>108</w:t>
            </w:r>
          </w:p>
        </w:tc>
        <w:tc>
          <w:tcPr>
            <w:tcW w:w="6216" w:type="dxa"/>
            <w:noWrap/>
            <w:hideMark/>
          </w:tcPr>
          <w:p w14:paraId="2B3E5BD2" w14:textId="77777777" w:rsidR="005B311A" w:rsidRPr="005B311A" w:rsidRDefault="005B311A">
            <w:pPr>
              <w:rPr>
                <w:rFonts w:ascii="Arial" w:hAnsi="Arial" w:cs="Arial"/>
              </w:rPr>
            </w:pPr>
            <w:r w:rsidRPr="005B311A">
              <w:rPr>
                <w:rFonts w:ascii="Arial" w:hAnsi="Arial" w:cs="Arial"/>
              </w:rPr>
              <w:t>Textile Bleaching and Dyeing Machine Operators and Tenders</w:t>
            </w:r>
          </w:p>
        </w:tc>
        <w:tc>
          <w:tcPr>
            <w:tcW w:w="1615" w:type="dxa"/>
            <w:noWrap/>
            <w:vAlign w:val="center"/>
            <w:hideMark/>
          </w:tcPr>
          <w:p w14:paraId="1255494E" w14:textId="77777777" w:rsidR="005B311A" w:rsidRPr="005B311A" w:rsidRDefault="005B311A" w:rsidP="005B311A">
            <w:pPr>
              <w:jc w:val="center"/>
              <w:rPr>
                <w:rFonts w:ascii="Arial" w:hAnsi="Arial" w:cs="Arial"/>
              </w:rPr>
            </w:pPr>
            <w:r w:rsidRPr="005B311A">
              <w:rPr>
                <w:rFonts w:ascii="Arial" w:hAnsi="Arial" w:cs="Arial"/>
              </w:rPr>
              <w:t>86.7%</w:t>
            </w:r>
          </w:p>
        </w:tc>
      </w:tr>
      <w:tr w:rsidR="005B311A" w:rsidRPr="005B311A" w14:paraId="6E686A32" w14:textId="77777777" w:rsidTr="005B311A">
        <w:trPr>
          <w:trHeight w:val="300"/>
        </w:trPr>
        <w:tc>
          <w:tcPr>
            <w:tcW w:w="803" w:type="dxa"/>
            <w:noWrap/>
            <w:vAlign w:val="center"/>
            <w:hideMark/>
          </w:tcPr>
          <w:p w14:paraId="64BAA38D" w14:textId="77777777" w:rsidR="005B311A" w:rsidRPr="005B311A" w:rsidRDefault="005B311A" w:rsidP="005B311A">
            <w:pPr>
              <w:jc w:val="center"/>
              <w:rPr>
                <w:rFonts w:ascii="Arial" w:hAnsi="Arial" w:cs="Arial"/>
              </w:rPr>
            </w:pPr>
            <w:r w:rsidRPr="005B311A">
              <w:rPr>
                <w:rFonts w:ascii="Arial" w:hAnsi="Arial" w:cs="Arial"/>
              </w:rPr>
              <w:t>109</w:t>
            </w:r>
          </w:p>
        </w:tc>
        <w:tc>
          <w:tcPr>
            <w:tcW w:w="6216" w:type="dxa"/>
            <w:noWrap/>
            <w:hideMark/>
          </w:tcPr>
          <w:p w14:paraId="672148D6" w14:textId="77777777" w:rsidR="005B311A" w:rsidRPr="005B311A" w:rsidRDefault="005B311A">
            <w:pPr>
              <w:rPr>
                <w:rFonts w:ascii="Arial" w:hAnsi="Arial" w:cs="Arial"/>
              </w:rPr>
            </w:pPr>
            <w:r w:rsidRPr="005B311A">
              <w:rPr>
                <w:rFonts w:ascii="Arial" w:hAnsi="Arial" w:cs="Arial"/>
              </w:rPr>
              <w:t>Stock Clerks and Order Fillers</w:t>
            </w:r>
          </w:p>
        </w:tc>
        <w:tc>
          <w:tcPr>
            <w:tcW w:w="1615" w:type="dxa"/>
            <w:noWrap/>
            <w:vAlign w:val="center"/>
            <w:hideMark/>
          </w:tcPr>
          <w:p w14:paraId="02F43A2C" w14:textId="77777777" w:rsidR="005B311A" w:rsidRPr="005B311A" w:rsidRDefault="005B311A" w:rsidP="005B311A">
            <w:pPr>
              <w:jc w:val="center"/>
              <w:rPr>
                <w:rFonts w:ascii="Arial" w:hAnsi="Arial" w:cs="Arial"/>
              </w:rPr>
            </w:pPr>
            <w:r w:rsidRPr="005B311A">
              <w:rPr>
                <w:rFonts w:ascii="Arial" w:hAnsi="Arial" w:cs="Arial"/>
              </w:rPr>
              <w:t>86.4%</w:t>
            </w:r>
          </w:p>
        </w:tc>
      </w:tr>
      <w:tr w:rsidR="005B311A" w:rsidRPr="005B311A" w14:paraId="4E698116" w14:textId="77777777" w:rsidTr="005B311A">
        <w:trPr>
          <w:trHeight w:val="300"/>
        </w:trPr>
        <w:tc>
          <w:tcPr>
            <w:tcW w:w="803" w:type="dxa"/>
            <w:noWrap/>
            <w:vAlign w:val="center"/>
            <w:hideMark/>
          </w:tcPr>
          <w:p w14:paraId="36BEF38F" w14:textId="77777777" w:rsidR="005B311A" w:rsidRPr="005B311A" w:rsidRDefault="005B311A" w:rsidP="005B311A">
            <w:pPr>
              <w:jc w:val="center"/>
              <w:rPr>
                <w:rFonts w:ascii="Arial" w:hAnsi="Arial" w:cs="Arial"/>
              </w:rPr>
            </w:pPr>
            <w:r w:rsidRPr="005B311A">
              <w:rPr>
                <w:rFonts w:ascii="Arial" w:hAnsi="Arial" w:cs="Arial"/>
              </w:rPr>
              <w:t>110</w:t>
            </w:r>
          </w:p>
        </w:tc>
        <w:tc>
          <w:tcPr>
            <w:tcW w:w="6216" w:type="dxa"/>
            <w:noWrap/>
            <w:hideMark/>
          </w:tcPr>
          <w:p w14:paraId="56927503" w14:textId="77777777" w:rsidR="005B311A" w:rsidRPr="005B311A" w:rsidRDefault="005B311A">
            <w:pPr>
              <w:rPr>
                <w:rFonts w:ascii="Arial" w:hAnsi="Arial" w:cs="Arial"/>
              </w:rPr>
            </w:pPr>
            <w:r w:rsidRPr="005B311A">
              <w:rPr>
                <w:rFonts w:ascii="Arial" w:hAnsi="Arial" w:cs="Arial"/>
              </w:rPr>
              <w:t>Data Entry Keyers</w:t>
            </w:r>
          </w:p>
        </w:tc>
        <w:tc>
          <w:tcPr>
            <w:tcW w:w="1615" w:type="dxa"/>
            <w:noWrap/>
            <w:vAlign w:val="center"/>
            <w:hideMark/>
          </w:tcPr>
          <w:p w14:paraId="4B9FD98B" w14:textId="77777777" w:rsidR="005B311A" w:rsidRPr="005B311A" w:rsidRDefault="005B311A" w:rsidP="005B311A">
            <w:pPr>
              <w:jc w:val="center"/>
              <w:rPr>
                <w:rFonts w:ascii="Arial" w:hAnsi="Arial" w:cs="Arial"/>
              </w:rPr>
            </w:pPr>
            <w:r w:rsidRPr="005B311A">
              <w:rPr>
                <w:rFonts w:ascii="Arial" w:hAnsi="Arial" w:cs="Arial"/>
              </w:rPr>
              <w:t>86.4%</w:t>
            </w:r>
          </w:p>
        </w:tc>
      </w:tr>
      <w:tr w:rsidR="005B311A" w:rsidRPr="005B311A" w14:paraId="7736E4D6" w14:textId="77777777" w:rsidTr="005B311A">
        <w:trPr>
          <w:trHeight w:val="300"/>
        </w:trPr>
        <w:tc>
          <w:tcPr>
            <w:tcW w:w="803" w:type="dxa"/>
            <w:noWrap/>
            <w:vAlign w:val="center"/>
            <w:hideMark/>
          </w:tcPr>
          <w:p w14:paraId="408A0FCB" w14:textId="77777777" w:rsidR="005B311A" w:rsidRPr="005B311A" w:rsidRDefault="005B311A" w:rsidP="005B311A">
            <w:pPr>
              <w:jc w:val="center"/>
              <w:rPr>
                <w:rFonts w:ascii="Arial" w:hAnsi="Arial" w:cs="Arial"/>
              </w:rPr>
            </w:pPr>
            <w:r w:rsidRPr="005B311A">
              <w:rPr>
                <w:rFonts w:ascii="Arial" w:hAnsi="Arial" w:cs="Arial"/>
              </w:rPr>
              <w:t>111</w:t>
            </w:r>
          </w:p>
        </w:tc>
        <w:tc>
          <w:tcPr>
            <w:tcW w:w="6216" w:type="dxa"/>
            <w:noWrap/>
            <w:hideMark/>
          </w:tcPr>
          <w:p w14:paraId="0B8CC0AE" w14:textId="77777777" w:rsidR="005B311A" w:rsidRPr="005B311A" w:rsidRDefault="005B311A">
            <w:pPr>
              <w:rPr>
                <w:rFonts w:ascii="Arial" w:hAnsi="Arial" w:cs="Arial"/>
              </w:rPr>
            </w:pPr>
            <w:r w:rsidRPr="005B311A">
              <w:rPr>
                <w:rFonts w:ascii="Arial" w:hAnsi="Arial" w:cs="Arial"/>
              </w:rPr>
              <w:t>Textile Cutting Machine Setters, Operators, and Tenders</w:t>
            </w:r>
          </w:p>
        </w:tc>
        <w:tc>
          <w:tcPr>
            <w:tcW w:w="1615" w:type="dxa"/>
            <w:noWrap/>
            <w:vAlign w:val="center"/>
            <w:hideMark/>
          </w:tcPr>
          <w:p w14:paraId="31C89633" w14:textId="77777777" w:rsidR="005B311A" w:rsidRPr="005B311A" w:rsidRDefault="005B311A" w:rsidP="005B311A">
            <w:pPr>
              <w:jc w:val="center"/>
              <w:rPr>
                <w:rFonts w:ascii="Arial" w:hAnsi="Arial" w:cs="Arial"/>
              </w:rPr>
            </w:pPr>
            <w:r w:rsidRPr="005B311A">
              <w:rPr>
                <w:rFonts w:ascii="Arial" w:hAnsi="Arial" w:cs="Arial"/>
              </w:rPr>
              <w:t>86.4%</w:t>
            </w:r>
          </w:p>
        </w:tc>
      </w:tr>
      <w:tr w:rsidR="005B311A" w:rsidRPr="005B311A" w14:paraId="7D39FF92" w14:textId="77777777" w:rsidTr="005B311A">
        <w:trPr>
          <w:trHeight w:val="300"/>
        </w:trPr>
        <w:tc>
          <w:tcPr>
            <w:tcW w:w="803" w:type="dxa"/>
            <w:noWrap/>
            <w:vAlign w:val="center"/>
            <w:hideMark/>
          </w:tcPr>
          <w:p w14:paraId="0FF5DC6F" w14:textId="77777777" w:rsidR="005B311A" w:rsidRPr="005B311A" w:rsidRDefault="005B311A" w:rsidP="005B311A">
            <w:pPr>
              <w:jc w:val="center"/>
              <w:rPr>
                <w:rFonts w:ascii="Arial" w:hAnsi="Arial" w:cs="Arial"/>
              </w:rPr>
            </w:pPr>
            <w:r w:rsidRPr="005B311A">
              <w:rPr>
                <w:rFonts w:ascii="Arial" w:hAnsi="Arial" w:cs="Arial"/>
              </w:rPr>
              <w:t>112</w:t>
            </w:r>
          </w:p>
        </w:tc>
        <w:tc>
          <w:tcPr>
            <w:tcW w:w="6216" w:type="dxa"/>
            <w:noWrap/>
            <w:hideMark/>
          </w:tcPr>
          <w:p w14:paraId="66163702" w14:textId="77777777" w:rsidR="005B311A" w:rsidRPr="005B311A" w:rsidRDefault="005B311A">
            <w:pPr>
              <w:rPr>
                <w:rFonts w:ascii="Arial" w:hAnsi="Arial" w:cs="Arial"/>
              </w:rPr>
            </w:pPr>
            <w:r w:rsidRPr="005B311A">
              <w:rPr>
                <w:rFonts w:ascii="Arial" w:hAnsi="Arial" w:cs="Arial"/>
              </w:rPr>
              <w:t>Forging Machine Setters, Operators, and Tenders, Metal and Plastic</w:t>
            </w:r>
          </w:p>
        </w:tc>
        <w:tc>
          <w:tcPr>
            <w:tcW w:w="1615" w:type="dxa"/>
            <w:noWrap/>
            <w:vAlign w:val="center"/>
            <w:hideMark/>
          </w:tcPr>
          <w:p w14:paraId="7D4939C4" w14:textId="77777777" w:rsidR="005B311A" w:rsidRPr="005B311A" w:rsidRDefault="005B311A" w:rsidP="005B311A">
            <w:pPr>
              <w:jc w:val="center"/>
              <w:rPr>
                <w:rFonts w:ascii="Arial" w:hAnsi="Arial" w:cs="Arial"/>
              </w:rPr>
            </w:pPr>
            <w:r w:rsidRPr="005B311A">
              <w:rPr>
                <w:rFonts w:ascii="Arial" w:hAnsi="Arial" w:cs="Arial"/>
              </w:rPr>
              <w:t>86.3%</w:t>
            </w:r>
          </w:p>
        </w:tc>
      </w:tr>
      <w:tr w:rsidR="005B311A" w:rsidRPr="005B311A" w14:paraId="7ADDA91D" w14:textId="77777777" w:rsidTr="005B311A">
        <w:trPr>
          <w:trHeight w:val="300"/>
        </w:trPr>
        <w:tc>
          <w:tcPr>
            <w:tcW w:w="803" w:type="dxa"/>
            <w:noWrap/>
            <w:vAlign w:val="center"/>
            <w:hideMark/>
          </w:tcPr>
          <w:p w14:paraId="350E8F7B" w14:textId="77777777" w:rsidR="005B311A" w:rsidRPr="005B311A" w:rsidRDefault="005B311A" w:rsidP="005B311A">
            <w:pPr>
              <w:jc w:val="center"/>
              <w:rPr>
                <w:rFonts w:ascii="Arial" w:hAnsi="Arial" w:cs="Arial"/>
              </w:rPr>
            </w:pPr>
            <w:r w:rsidRPr="005B311A">
              <w:rPr>
                <w:rFonts w:ascii="Arial" w:hAnsi="Arial" w:cs="Arial"/>
              </w:rPr>
              <w:t>113</w:t>
            </w:r>
          </w:p>
        </w:tc>
        <w:tc>
          <w:tcPr>
            <w:tcW w:w="6216" w:type="dxa"/>
            <w:noWrap/>
            <w:hideMark/>
          </w:tcPr>
          <w:p w14:paraId="0AA33CE0" w14:textId="77777777" w:rsidR="005B311A" w:rsidRPr="005B311A" w:rsidRDefault="005B311A">
            <w:pPr>
              <w:rPr>
                <w:rFonts w:ascii="Arial" w:hAnsi="Arial" w:cs="Arial"/>
              </w:rPr>
            </w:pPr>
            <w:r w:rsidRPr="005B311A">
              <w:rPr>
                <w:rFonts w:ascii="Arial" w:hAnsi="Arial" w:cs="Arial"/>
              </w:rPr>
              <w:t>Dining Room and Cafeteria Attendants and Bartender Helpers</w:t>
            </w:r>
          </w:p>
        </w:tc>
        <w:tc>
          <w:tcPr>
            <w:tcW w:w="1615" w:type="dxa"/>
            <w:noWrap/>
            <w:vAlign w:val="center"/>
            <w:hideMark/>
          </w:tcPr>
          <w:p w14:paraId="33631306" w14:textId="77777777" w:rsidR="005B311A" w:rsidRPr="005B311A" w:rsidRDefault="005B311A" w:rsidP="005B311A">
            <w:pPr>
              <w:jc w:val="center"/>
              <w:rPr>
                <w:rFonts w:ascii="Arial" w:hAnsi="Arial" w:cs="Arial"/>
              </w:rPr>
            </w:pPr>
            <w:r w:rsidRPr="005B311A">
              <w:rPr>
                <w:rFonts w:ascii="Arial" w:hAnsi="Arial" w:cs="Arial"/>
              </w:rPr>
              <w:t>86.2%</w:t>
            </w:r>
          </w:p>
        </w:tc>
      </w:tr>
      <w:tr w:rsidR="005B311A" w:rsidRPr="005B311A" w14:paraId="0EC10EE5" w14:textId="77777777" w:rsidTr="005B311A">
        <w:trPr>
          <w:trHeight w:val="300"/>
        </w:trPr>
        <w:tc>
          <w:tcPr>
            <w:tcW w:w="803" w:type="dxa"/>
            <w:noWrap/>
            <w:vAlign w:val="center"/>
            <w:hideMark/>
          </w:tcPr>
          <w:p w14:paraId="24ADB8DE" w14:textId="77777777" w:rsidR="005B311A" w:rsidRPr="005B311A" w:rsidRDefault="005B311A" w:rsidP="005B311A">
            <w:pPr>
              <w:jc w:val="center"/>
              <w:rPr>
                <w:rFonts w:ascii="Arial" w:hAnsi="Arial" w:cs="Arial"/>
              </w:rPr>
            </w:pPr>
            <w:r w:rsidRPr="005B311A">
              <w:rPr>
                <w:rFonts w:ascii="Arial" w:hAnsi="Arial" w:cs="Arial"/>
              </w:rPr>
              <w:t>114</w:t>
            </w:r>
          </w:p>
        </w:tc>
        <w:tc>
          <w:tcPr>
            <w:tcW w:w="6216" w:type="dxa"/>
            <w:noWrap/>
            <w:hideMark/>
          </w:tcPr>
          <w:p w14:paraId="3799F5E4" w14:textId="77777777" w:rsidR="005B311A" w:rsidRPr="005B311A" w:rsidRDefault="005B311A">
            <w:pPr>
              <w:rPr>
                <w:rFonts w:ascii="Arial" w:hAnsi="Arial" w:cs="Arial"/>
              </w:rPr>
            </w:pPr>
            <w:r w:rsidRPr="005B311A">
              <w:rPr>
                <w:rFonts w:ascii="Arial" w:hAnsi="Arial" w:cs="Arial"/>
              </w:rPr>
              <w:t>Printing Press Operators</w:t>
            </w:r>
          </w:p>
        </w:tc>
        <w:tc>
          <w:tcPr>
            <w:tcW w:w="1615" w:type="dxa"/>
            <w:noWrap/>
            <w:vAlign w:val="center"/>
            <w:hideMark/>
          </w:tcPr>
          <w:p w14:paraId="287AEC1E" w14:textId="77777777" w:rsidR="005B311A" w:rsidRPr="005B311A" w:rsidRDefault="005B311A" w:rsidP="005B311A">
            <w:pPr>
              <w:jc w:val="center"/>
              <w:rPr>
                <w:rFonts w:ascii="Arial" w:hAnsi="Arial" w:cs="Arial"/>
              </w:rPr>
            </w:pPr>
            <w:r w:rsidRPr="005B311A">
              <w:rPr>
                <w:rFonts w:ascii="Arial" w:hAnsi="Arial" w:cs="Arial"/>
              </w:rPr>
              <w:t>86.1%</w:t>
            </w:r>
          </w:p>
        </w:tc>
      </w:tr>
      <w:tr w:rsidR="005B311A" w:rsidRPr="005B311A" w14:paraId="046CA939" w14:textId="77777777" w:rsidTr="005B311A">
        <w:trPr>
          <w:trHeight w:val="300"/>
        </w:trPr>
        <w:tc>
          <w:tcPr>
            <w:tcW w:w="803" w:type="dxa"/>
            <w:noWrap/>
            <w:vAlign w:val="center"/>
            <w:hideMark/>
          </w:tcPr>
          <w:p w14:paraId="1F65326C" w14:textId="77777777" w:rsidR="005B311A" w:rsidRPr="005B311A" w:rsidRDefault="005B311A" w:rsidP="005B311A">
            <w:pPr>
              <w:jc w:val="center"/>
              <w:rPr>
                <w:rFonts w:ascii="Arial" w:hAnsi="Arial" w:cs="Arial"/>
              </w:rPr>
            </w:pPr>
            <w:r w:rsidRPr="005B311A">
              <w:rPr>
                <w:rFonts w:ascii="Arial" w:hAnsi="Arial" w:cs="Arial"/>
              </w:rPr>
              <w:t>115</w:t>
            </w:r>
          </w:p>
        </w:tc>
        <w:tc>
          <w:tcPr>
            <w:tcW w:w="6216" w:type="dxa"/>
            <w:noWrap/>
            <w:hideMark/>
          </w:tcPr>
          <w:p w14:paraId="084C1ACD" w14:textId="77777777" w:rsidR="005B311A" w:rsidRPr="005B311A" w:rsidRDefault="005B311A">
            <w:pPr>
              <w:rPr>
                <w:rFonts w:ascii="Arial" w:hAnsi="Arial" w:cs="Arial"/>
              </w:rPr>
            </w:pPr>
            <w:r w:rsidRPr="005B311A">
              <w:rPr>
                <w:rFonts w:ascii="Arial" w:hAnsi="Arial" w:cs="Arial"/>
              </w:rPr>
              <w:t>Loading Machine Operators, Underground Mining</w:t>
            </w:r>
          </w:p>
        </w:tc>
        <w:tc>
          <w:tcPr>
            <w:tcW w:w="1615" w:type="dxa"/>
            <w:noWrap/>
            <w:vAlign w:val="center"/>
            <w:hideMark/>
          </w:tcPr>
          <w:p w14:paraId="6AACDB79" w14:textId="77777777" w:rsidR="005B311A" w:rsidRPr="005B311A" w:rsidRDefault="005B311A" w:rsidP="005B311A">
            <w:pPr>
              <w:jc w:val="center"/>
              <w:rPr>
                <w:rFonts w:ascii="Arial" w:hAnsi="Arial" w:cs="Arial"/>
              </w:rPr>
            </w:pPr>
            <w:r w:rsidRPr="005B311A">
              <w:rPr>
                <w:rFonts w:ascii="Arial" w:hAnsi="Arial" w:cs="Arial"/>
              </w:rPr>
              <w:t>86.1%</w:t>
            </w:r>
          </w:p>
        </w:tc>
      </w:tr>
      <w:tr w:rsidR="005B311A" w:rsidRPr="005B311A" w14:paraId="4B5F430E" w14:textId="77777777" w:rsidTr="005B311A">
        <w:trPr>
          <w:trHeight w:val="300"/>
        </w:trPr>
        <w:tc>
          <w:tcPr>
            <w:tcW w:w="803" w:type="dxa"/>
            <w:noWrap/>
            <w:vAlign w:val="center"/>
            <w:hideMark/>
          </w:tcPr>
          <w:p w14:paraId="57A49146" w14:textId="77777777" w:rsidR="005B311A" w:rsidRPr="005B311A" w:rsidRDefault="005B311A" w:rsidP="005B311A">
            <w:pPr>
              <w:jc w:val="center"/>
              <w:rPr>
                <w:rFonts w:ascii="Arial" w:hAnsi="Arial" w:cs="Arial"/>
              </w:rPr>
            </w:pPr>
            <w:r w:rsidRPr="005B311A">
              <w:rPr>
                <w:rFonts w:ascii="Arial" w:hAnsi="Arial" w:cs="Arial"/>
              </w:rPr>
              <w:t>116</w:t>
            </w:r>
          </w:p>
        </w:tc>
        <w:tc>
          <w:tcPr>
            <w:tcW w:w="6216" w:type="dxa"/>
            <w:noWrap/>
            <w:hideMark/>
          </w:tcPr>
          <w:p w14:paraId="5F6612A7" w14:textId="77777777" w:rsidR="005B311A" w:rsidRPr="005B311A" w:rsidRDefault="005B311A">
            <w:pPr>
              <w:rPr>
                <w:rFonts w:ascii="Arial" w:hAnsi="Arial" w:cs="Arial"/>
              </w:rPr>
            </w:pPr>
            <w:r w:rsidRPr="005B311A">
              <w:rPr>
                <w:rFonts w:ascii="Arial" w:hAnsi="Arial" w:cs="Arial"/>
              </w:rPr>
              <w:t>Pourers and Casters, Metal</w:t>
            </w:r>
          </w:p>
        </w:tc>
        <w:tc>
          <w:tcPr>
            <w:tcW w:w="1615" w:type="dxa"/>
            <w:noWrap/>
            <w:vAlign w:val="center"/>
            <w:hideMark/>
          </w:tcPr>
          <w:p w14:paraId="69E683E8" w14:textId="77777777" w:rsidR="005B311A" w:rsidRPr="005B311A" w:rsidRDefault="005B311A" w:rsidP="005B311A">
            <w:pPr>
              <w:jc w:val="center"/>
              <w:rPr>
                <w:rFonts w:ascii="Arial" w:hAnsi="Arial" w:cs="Arial"/>
              </w:rPr>
            </w:pPr>
            <w:r w:rsidRPr="005B311A">
              <w:rPr>
                <w:rFonts w:ascii="Arial" w:hAnsi="Arial" w:cs="Arial"/>
              </w:rPr>
              <w:t>86.0%</w:t>
            </w:r>
          </w:p>
        </w:tc>
      </w:tr>
      <w:tr w:rsidR="005B311A" w:rsidRPr="005B311A" w14:paraId="63AAA0A3" w14:textId="77777777" w:rsidTr="005B311A">
        <w:trPr>
          <w:trHeight w:val="300"/>
        </w:trPr>
        <w:tc>
          <w:tcPr>
            <w:tcW w:w="803" w:type="dxa"/>
            <w:noWrap/>
            <w:vAlign w:val="center"/>
            <w:hideMark/>
          </w:tcPr>
          <w:p w14:paraId="209C5FE2" w14:textId="77777777" w:rsidR="005B311A" w:rsidRPr="005B311A" w:rsidRDefault="005B311A" w:rsidP="005B311A">
            <w:pPr>
              <w:jc w:val="center"/>
              <w:rPr>
                <w:rFonts w:ascii="Arial" w:hAnsi="Arial" w:cs="Arial"/>
              </w:rPr>
            </w:pPr>
            <w:r w:rsidRPr="005B311A">
              <w:rPr>
                <w:rFonts w:ascii="Arial" w:hAnsi="Arial" w:cs="Arial"/>
              </w:rPr>
              <w:t>117</w:t>
            </w:r>
          </w:p>
        </w:tc>
        <w:tc>
          <w:tcPr>
            <w:tcW w:w="6216" w:type="dxa"/>
            <w:noWrap/>
            <w:hideMark/>
          </w:tcPr>
          <w:p w14:paraId="2A1714E1" w14:textId="77777777" w:rsidR="005B311A" w:rsidRPr="005B311A" w:rsidRDefault="005B311A">
            <w:pPr>
              <w:rPr>
                <w:rFonts w:ascii="Arial" w:hAnsi="Arial" w:cs="Arial"/>
              </w:rPr>
            </w:pPr>
            <w:r w:rsidRPr="005B311A">
              <w:rPr>
                <w:rFonts w:ascii="Arial" w:hAnsi="Arial" w:cs="Arial"/>
              </w:rPr>
              <w:t>Crushing, Grinding, and Polishing Machine Setters, Operators, and Tenders</w:t>
            </w:r>
          </w:p>
        </w:tc>
        <w:tc>
          <w:tcPr>
            <w:tcW w:w="1615" w:type="dxa"/>
            <w:noWrap/>
            <w:vAlign w:val="center"/>
            <w:hideMark/>
          </w:tcPr>
          <w:p w14:paraId="5288C2EB" w14:textId="77777777" w:rsidR="005B311A" w:rsidRPr="005B311A" w:rsidRDefault="005B311A" w:rsidP="005B311A">
            <w:pPr>
              <w:jc w:val="center"/>
              <w:rPr>
                <w:rFonts w:ascii="Arial" w:hAnsi="Arial" w:cs="Arial"/>
              </w:rPr>
            </w:pPr>
            <w:r w:rsidRPr="005B311A">
              <w:rPr>
                <w:rFonts w:ascii="Arial" w:hAnsi="Arial" w:cs="Arial"/>
              </w:rPr>
              <w:t>85.8%</w:t>
            </w:r>
          </w:p>
        </w:tc>
      </w:tr>
      <w:tr w:rsidR="005B311A" w:rsidRPr="005B311A" w14:paraId="16034B52" w14:textId="77777777" w:rsidTr="005B311A">
        <w:trPr>
          <w:trHeight w:val="300"/>
        </w:trPr>
        <w:tc>
          <w:tcPr>
            <w:tcW w:w="803" w:type="dxa"/>
            <w:noWrap/>
            <w:vAlign w:val="center"/>
            <w:hideMark/>
          </w:tcPr>
          <w:p w14:paraId="23E1834E" w14:textId="77777777" w:rsidR="005B311A" w:rsidRPr="005B311A" w:rsidRDefault="005B311A" w:rsidP="005B311A">
            <w:pPr>
              <w:jc w:val="center"/>
              <w:rPr>
                <w:rFonts w:ascii="Arial" w:hAnsi="Arial" w:cs="Arial"/>
              </w:rPr>
            </w:pPr>
            <w:r w:rsidRPr="005B311A">
              <w:rPr>
                <w:rFonts w:ascii="Arial" w:hAnsi="Arial" w:cs="Arial"/>
              </w:rPr>
              <w:t>118</w:t>
            </w:r>
          </w:p>
        </w:tc>
        <w:tc>
          <w:tcPr>
            <w:tcW w:w="6216" w:type="dxa"/>
            <w:noWrap/>
            <w:hideMark/>
          </w:tcPr>
          <w:p w14:paraId="1D770501" w14:textId="77777777" w:rsidR="005B311A" w:rsidRPr="005B311A" w:rsidRDefault="005B311A">
            <w:pPr>
              <w:rPr>
                <w:rFonts w:ascii="Arial" w:hAnsi="Arial" w:cs="Arial"/>
              </w:rPr>
            </w:pPr>
            <w:r w:rsidRPr="005B311A">
              <w:rPr>
                <w:rFonts w:ascii="Arial" w:hAnsi="Arial" w:cs="Arial"/>
              </w:rPr>
              <w:t>Dishwashers</w:t>
            </w:r>
          </w:p>
        </w:tc>
        <w:tc>
          <w:tcPr>
            <w:tcW w:w="1615" w:type="dxa"/>
            <w:noWrap/>
            <w:vAlign w:val="center"/>
            <w:hideMark/>
          </w:tcPr>
          <w:p w14:paraId="7A07BDA5" w14:textId="77777777" w:rsidR="005B311A" w:rsidRPr="005B311A" w:rsidRDefault="005B311A" w:rsidP="005B311A">
            <w:pPr>
              <w:jc w:val="center"/>
              <w:rPr>
                <w:rFonts w:ascii="Arial" w:hAnsi="Arial" w:cs="Arial"/>
              </w:rPr>
            </w:pPr>
            <w:r w:rsidRPr="005B311A">
              <w:rPr>
                <w:rFonts w:ascii="Arial" w:hAnsi="Arial" w:cs="Arial"/>
              </w:rPr>
              <w:t>85.6%</w:t>
            </w:r>
          </w:p>
        </w:tc>
      </w:tr>
      <w:tr w:rsidR="005B311A" w:rsidRPr="005B311A" w14:paraId="2C9CEBC5" w14:textId="77777777" w:rsidTr="005B311A">
        <w:trPr>
          <w:trHeight w:val="300"/>
        </w:trPr>
        <w:tc>
          <w:tcPr>
            <w:tcW w:w="803" w:type="dxa"/>
            <w:noWrap/>
            <w:vAlign w:val="center"/>
            <w:hideMark/>
          </w:tcPr>
          <w:p w14:paraId="176D3D51" w14:textId="77777777" w:rsidR="005B311A" w:rsidRPr="005B311A" w:rsidRDefault="005B311A" w:rsidP="005B311A">
            <w:pPr>
              <w:jc w:val="center"/>
              <w:rPr>
                <w:rFonts w:ascii="Arial" w:hAnsi="Arial" w:cs="Arial"/>
              </w:rPr>
            </w:pPr>
            <w:r w:rsidRPr="005B311A">
              <w:rPr>
                <w:rFonts w:ascii="Arial" w:hAnsi="Arial" w:cs="Arial"/>
              </w:rPr>
              <w:t>119</w:t>
            </w:r>
          </w:p>
        </w:tc>
        <w:tc>
          <w:tcPr>
            <w:tcW w:w="6216" w:type="dxa"/>
            <w:noWrap/>
            <w:hideMark/>
          </w:tcPr>
          <w:p w14:paraId="54D60C90" w14:textId="77777777" w:rsidR="005B311A" w:rsidRPr="005B311A" w:rsidRDefault="005B311A">
            <w:pPr>
              <w:rPr>
                <w:rFonts w:ascii="Arial" w:hAnsi="Arial" w:cs="Arial"/>
              </w:rPr>
            </w:pPr>
            <w:r w:rsidRPr="005B311A">
              <w:rPr>
                <w:rFonts w:ascii="Arial" w:hAnsi="Arial" w:cs="Arial"/>
              </w:rPr>
              <w:t>Bookkeeping, Accounting, and Auditing Clerks</w:t>
            </w:r>
          </w:p>
        </w:tc>
        <w:tc>
          <w:tcPr>
            <w:tcW w:w="1615" w:type="dxa"/>
            <w:noWrap/>
            <w:vAlign w:val="center"/>
            <w:hideMark/>
          </w:tcPr>
          <w:p w14:paraId="32ACDCBC" w14:textId="77777777" w:rsidR="005B311A" w:rsidRPr="005B311A" w:rsidRDefault="005B311A" w:rsidP="005B311A">
            <w:pPr>
              <w:jc w:val="center"/>
              <w:rPr>
                <w:rFonts w:ascii="Arial" w:hAnsi="Arial" w:cs="Arial"/>
              </w:rPr>
            </w:pPr>
            <w:r w:rsidRPr="005B311A">
              <w:rPr>
                <w:rFonts w:ascii="Arial" w:hAnsi="Arial" w:cs="Arial"/>
              </w:rPr>
              <w:t>85.6%</w:t>
            </w:r>
          </w:p>
        </w:tc>
      </w:tr>
      <w:tr w:rsidR="005B311A" w:rsidRPr="005B311A" w14:paraId="1C5A8FFC" w14:textId="77777777" w:rsidTr="005B311A">
        <w:trPr>
          <w:trHeight w:val="300"/>
        </w:trPr>
        <w:tc>
          <w:tcPr>
            <w:tcW w:w="803" w:type="dxa"/>
            <w:noWrap/>
            <w:vAlign w:val="center"/>
            <w:hideMark/>
          </w:tcPr>
          <w:p w14:paraId="1B0DA562" w14:textId="77777777" w:rsidR="005B311A" w:rsidRPr="005B311A" w:rsidRDefault="005B311A" w:rsidP="005B311A">
            <w:pPr>
              <w:jc w:val="center"/>
              <w:rPr>
                <w:rFonts w:ascii="Arial" w:hAnsi="Arial" w:cs="Arial"/>
              </w:rPr>
            </w:pPr>
            <w:r w:rsidRPr="005B311A">
              <w:rPr>
                <w:rFonts w:ascii="Arial" w:hAnsi="Arial" w:cs="Arial"/>
              </w:rPr>
              <w:t>120</w:t>
            </w:r>
          </w:p>
        </w:tc>
        <w:tc>
          <w:tcPr>
            <w:tcW w:w="6216" w:type="dxa"/>
            <w:noWrap/>
            <w:hideMark/>
          </w:tcPr>
          <w:p w14:paraId="758E58A5" w14:textId="77777777" w:rsidR="005B311A" w:rsidRPr="005B311A" w:rsidRDefault="005B311A">
            <w:pPr>
              <w:rPr>
                <w:rFonts w:ascii="Arial" w:hAnsi="Arial" w:cs="Arial"/>
              </w:rPr>
            </w:pPr>
            <w:r w:rsidRPr="005B311A">
              <w:rPr>
                <w:rFonts w:ascii="Arial" w:hAnsi="Arial" w:cs="Arial"/>
              </w:rPr>
              <w:t>Paving, Surfacing, and Tamping Equipment Operators</w:t>
            </w:r>
          </w:p>
        </w:tc>
        <w:tc>
          <w:tcPr>
            <w:tcW w:w="1615" w:type="dxa"/>
            <w:noWrap/>
            <w:vAlign w:val="center"/>
            <w:hideMark/>
          </w:tcPr>
          <w:p w14:paraId="70EBAD0C" w14:textId="77777777" w:rsidR="005B311A" w:rsidRPr="005B311A" w:rsidRDefault="005B311A" w:rsidP="005B311A">
            <w:pPr>
              <w:jc w:val="center"/>
              <w:rPr>
                <w:rFonts w:ascii="Arial" w:hAnsi="Arial" w:cs="Arial"/>
              </w:rPr>
            </w:pPr>
            <w:r w:rsidRPr="005B311A">
              <w:rPr>
                <w:rFonts w:ascii="Arial" w:hAnsi="Arial" w:cs="Arial"/>
              </w:rPr>
              <w:t>85.6%</w:t>
            </w:r>
          </w:p>
        </w:tc>
      </w:tr>
      <w:tr w:rsidR="005B311A" w:rsidRPr="005B311A" w14:paraId="474C6F31" w14:textId="77777777" w:rsidTr="005B311A">
        <w:trPr>
          <w:trHeight w:val="300"/>
        </w:trPr>
        <w:tc>
          <w:tcPr>
            <w:tcW w:w="803" w:type="dxa"/>
            <w:noWrap/>
            <w:vAlign w:val="center"/>
            <w:hideMark/>
          </w:tcPr>
          <w:p w14:paraId="59527C4E" w14:textId="77777777" w:rsidR="005B311A" w:rsidRPr="005B311A" w:rsidRDefault="005B311A" w:rsidP="005B311A">
            <w:pPr>
              <w:jc w:val="center"/>
              <w:rPr>
                <w:rFonts w:ascii="Arial" w:hAnsi="Arial" w:cs="Arial"/>
              </w:rPr>
            </w:pPr>
            <w:r w:rsidRPr="005B311A">
              <w:rPr>
                <w:rFonts w:ascii="Arial" w:hAnsi="Arial" w:cs="Arial"/>
              </w:rPr>
              <w:t>121</w:t>
            </w:r>
          </w:p>
        </w:tc>
        <w:tc>
          <w:tcPr>
            <w:tcW w:w="6216" w:type="dxa"/>
            <w:noWrap/>
            <w:hideMark/>
          </w:tcPr>
          <w:p w14:paraId="4C779A4C" w14:textId="77777777" w:rsidR="005B311A" w:rsidRPr="005B311A" w:rsidRDefault="005B311A">
            <w:pPr>
              <w:rPr>
                <w:rFonts w:ascii="Arial" w:hAnsi="Arial" w:cs="Arial"/>
              </w:rPr>
            </w:pPr>
            <w:r w:rsidRPr="005B311A">
              <w:rPr>
                <w:rFonts w:ascii="Arial" w:hAnsi="Arial" w:cs="Arial"/>
              </w:rPr>
              <w:t>Automotive Body and Related Repairers</w:t>
            </w:r>
          </w:p>
        </w:tc>
        <w:tc>
          <w:tcPr>
            <w:tcW w:w="1615" w:type="dxa"/>
            <w:noWrap/>
            <w:vAlign w:val="center"/>
            <w:hideMark/>
          </w:tcPr>
          <w:p w14:paraId="236726E9" w14:textId="77777777" w:rsidR="005B311A" w:rsidRPr="005B311A" w:rsidRDefault="005B311A" w:rsidP="005B311A">
            <w:pPr>
              <w:jc w:val="center"/>
              <w:rPr>
                <w:rFonts w:ascii="Arial" w:hAnsi="Arial" w:cs="Arial"/>
              </w:rPr>
            </w:pPr>
            <w:r w:rsidRPr="005B311A">
              <w:rPr>
                <w:rFonts w:ascii="Arial" w:hAnsi="Arial" w:cs="Arial"/>
              </w:rPr>
              <w:t>85.4%</w:t>
            </w:r>
          </w:p>
        </w:tc>
      </w:tr>
      <w:tr w:rsidR="005B311A" w:rsidRPr="005B311A" w14:paraId="205B8B23" w14:textId="77777777" w:rsidTr="005B311A">
        <w:trPr>
          <w:trHeight w:val="300"/>
        </w:trPr>
        <w:tc>
          <w:tcPr>
            <w:tcW w:w="803" w:type="dxa"/>
            <w:noWrap/>
            <w:vAlign w:val="center"/>
            <w:hideMark/>
          </w:tcPr>
          <w:p w14:paraId="5A528DA1" w14:textId="77777777" w:rsidR="005B311A" w:rsidRPr="005B311A" w:rsidRDefault="005B311A" w:rsidP="005B311A">
            <w:pPr>
              <w:jc w:val="center"/>
              <w:rPr>
                <w:rFonts w:ascii="Arial" w:hAnsi="Arial" w:cs="Arial"/>
              </w:rPr>
            </w:pPr>
            <w:r w:rsidRPr="005B311A">
              <w:rPr>
                <w:rFonts w:ascii="Arial" w:hAnsi="Arial" w:cs="Arial"/>
              </w:rPr>
              <w:t>122</w:t>
            </w:r>
          </w:p>
        </w:tc>
        <w:tc>
          <w:tcPr>
            <w:tcW w:w="6216" w:type="dxa"/>
            <w:noWrap/>
            <w:hideMark/>
          </w:tcPr>
          <w:p w14:paraId="2C1049BB" w14:textId="77777777" w:rsidR="005B311A" w:rsidRPr="005B311A" w:rsidRDefault="005B311A">
            <w:pPr>
              <w:rPr>
                <w:rFonts w:ascii="Arial" w:hAnsi="Arial" w:cs="Arial"/>
              </w:rPr>
            </w:pPr>
            <w:r w:rsidRPr="005B311A">
              <w:rPr>
                <w:rFonts w:ascii="Arial" w:hAnsi="Arial" w:cs="Arial"/>
              </w:rPr>
              <w:t>Bus Drivers, Transit and Intercity</w:t>
            </w:r>
          </w:p>
        </w:tc>
        <w:tc>
          <w:tcPr>
            <w:tcW w:w="1615" w:type="dxa"/>
            <w:noWrap/>
            <w:vAlign w:val="center"/>
            <w:hideMark/>
          </w:tcPr>
          <w:p w14:paraId="07E96886" w14:textId="77777777" w:rsidR="005B311A" w:rsidRPr="005B311A" w:rsidRDefault="005B311A" w:rsidP="005B311A">
            <w:pPr>
              <w:jc w:val="center"/>
              <w:rPr>
                <w:rFonts w:ascii="Arial" w:hAnsi="Arial" w:cs="Arial"/>
              </w:rPr>
            </w:pPr>
            <w:r w:rsidRPr="005B311A">
              <w:rPr>
                <w:rFonts w:ascii="Arial" w:hAnsi="Arial" w:cs="Arial"/>
              </w:rPr>
              <w:t>85.4%</w:t>
            </w:r>
          </w:p>
        </w:tc>
      </w:tr>
      <w:tr w:rsidR="005B311A" w:rsidRPr="005B311A" w14:paraId="7F02795F" w14:textId="77777777" w:rsidTr="005B311A">
        <w:trPr>
          <w:trHeight w:val="300"/>
        </w:trPr>
        <w:tc>
          <w:tcPr>
            <w:tcW w:w="803" w:type="dxa"/>
            <w:noWrap/>
            <w:vAlign w:val="center"/>
            <w:hideMark/>
          </w:tcPr>
          <w:p w14:paraId="72F588DD" w14:textId="77777777" w:rsidR="005B311A" w:rsidRPr="005B311A" w:rsidRDefault="005B311A" w:rsidP="005B311A">
            <w:pPr>
              <w:jc w:val="center"/>
              <w:rPr>
                <w:rFonts w:ascii="Arial" w:hAnsi="Arial" w:cs="Arial"/>
              </w:rPr>
            </w:pPr>
            <w:r w:rsidRPr="005B311A">
              <w:rPr>
                <w:rFonts w:ascii="Arial" w:hAnsi="Arial" w:cs="Arial"/>
              </w:rPr>
              <w:t>123</w:t>
            </w:r>
          </w:p>
        </w:tc>
        <w:tc>
          <w:tcPr>
            <w:tcW w:w="6216" w:type="dxa"/>
            <w:noWrap/>
            <w:hideMark/>
          </w:tcPr>
          <w:p w14:paraId="50908D9B" w14:textId="77777777" w:rsidR="005B311A" w:rsidRPr="005B311A" w:rsidRDefault="005B311A">
            <w:pPr>
              <w:rPr>
                <w:rFonts w:ascii="Arial" w:hAnsi="Arial" w:cs="Arial"/>
              </w:rPr>
            </w:pPr>
            <w:r w:rsidRPr="005B311A">
              <w:rPr>
                <w:rFonts w:ascii="Arial" w:hAnsi="Arial" w:cs="Arial"/>
              </w:rPr>
              <w:t>Adhesive Bonding Machine Operators and Tenders</w:t>
            </w:r>
          </w:p>
        </w:tc>
        <w:tc>
          <w:tcPr>
            <w:tcW w:w="1615" w:type="dxa"/>
            <w:noWrap/>
            <w:vAlign w:val="center"/>
            <w:hideMark/>
          </w:tcPr>
          <w:p w14:paraId="54954EF2" w14:textId="77777777" w:rsidR="005B311A" w:rsidRPr="005B311A" w:rsidRDefault="005B311A" w:rsidP="005B311A">
            <w:pPr>
              <w:jc w:val="center"/>
              <w:rPr>
                <w:rFonts w:ascii="Arial" w:hAnsi="Arial" w:cs="Arial"/>
              </w:rPr>
            </w:pPr>
            <w:r w:rsidRPr="005B311A">
              <w:rPr>
                <w:rFonts w:ascii="Arial" w:hAnsi="Arial" w:cs="Arial"/>
              </w:rPr>
              <w:t>85.2%</w:t>
            </w:r>
          </w:p>
        </w:tc>
      </w:tr>
      <w:tr w:rsidR="005B311A" w:rsidRPr="005B311A" w14:paraId="1DECF8D5" w14:textId="77777777" w:rsidTr="005B311A">
        <w:trPr>
          <w:trHeight w:val="300"/>
        </w:trPr>
        <w:tc>
          <w:tcPr>
            <w:tcW w:w="803" w:type="dxa"/>
            <w:noWrap/>
            <w:vAlign w:val="center"/>
            <w:hideMark/>
          </w:tcPr>
          <w:p w14:paraId="1CF71B17" w14:textId="77777777" w:rsidR="005B311A" w:rsidRPr="005B311A" w:rsidRDefault="005B311A" w:rsidP="005B311A">
            <w:pPr>
              <w:jc w:val="center"/>
              <w:rPr>
                <w:rFonts w:ascii="Arial" w:hAnsi="Arial" w:cs="Arial"/>
              </w:rPr>
            </w:pPr>
            <w:r w:rsidRPr="005B311A">
              <w:rPr>
                <w:rFonts w:ascii="Arial" w:hAnsi="Arial" w:cs="Arial"/>
              </w:rPr>
              <w:t>124</w:t>
            </w:r>
          </w:p>
        </w:tc>
        <w:tc>
          <w:tcPr>
            <w:tcW w:w="6216" w:type="dxa"/>
            <w:noWrap/>
            <w:hideMark/>
          </w:tcPr>
          <w:p w14:paraId="4ED6F248" w14:textId="77777777" w:rsidR="005B311A" w:rsidRPr="005B311A" w:rsidRDefault="005B311A">
            <w:pPr>
              <w:rPr>
                <w:rFonts w:ascii="Arial" w:hAnsi="Arial" w:cs="Arial"/>
              </w:rPr>
            </w:pPr>
            <w:r w:rsidRPr="005B311A">
              <w:rPr>
                <w:rFonts w:ascii="Arial" w:hAnsi="Arial" w:cs="Arial"/>
              </w:rPr>
              <w:t>Chemical Plant and System Operators</w:t>
            </w:r>
          </w:p>
        </w:tc>
        <w:tc>
          <w:tcPr>
            <w:tcW w:w="1615" w:type="dxa"/>
            <w:noWrap/>
            <w:vAlign w:val="center"/>
            <w:hideMark/>
          </w:tcPr>
          <w:p w14:paraId="2719A573" w14:textId="77777777" w:rsidR="005B311A" w:rsidRPr="005B311A" w:rsidRDefault="005B311A" w:rsidP="005B311A">
            <w:pPr>
              <w:jc w:val="center"/>
              <w:rPr>
                <w:rFonts w:ascii="Arial" w:hAnsi="Arial" w:cs="Arial"/>
              </w:rPr>
            </w:pPr>
            <w:r w:rsidRPr="005B311A">
              <w:rPr>
                <w:rFonts w:ascii="Arial" w:hAnsi="Arial" w:cs="Arial"/>
              </w:rPr>
              <w:t>85.1%</w:t>
            </w:r>
          </w:p>
        </w:tc>
      </w:tr>
      <w:tr w:rsidR="005B311A" w:rsidRPr="005B311A" w14:paraId="1BA57BCC" w14:textId="77777777" w:rsidTr="005B311A">
        <w:trPr>
          <w:trHeight w:val="300"/>
        </w:trPr>
        <w:tc>
          <w:tcPr>
            <w:tcW w:w="803" w:type="dxa"/>
            <w:noWrap/>
            <w:vAlign w:val="center"/>
            <w:hideMark/>
          </w:tcPr>
          <w:p w14:paraId="2712C4DE" w14:textId="77777777" w:rsidR="005B311A" w:rsidRPr="005B311A" w:rsidRDefault="005B311A" w:rsidP="005B311A">
            <w:pPr>
              <w:jc w:val="center"/>
              <w:rPr>
                <w:rFonts w:ascii="Arial" w:hAnsi="Arial" w:cs="Arial"/>
              </w:rPr>
            </w:pPr>
            <w:r w:rsidRPr="005B311A">
              <w:rPr>
                <w:rFonts w:ascii="Arial" w:hAnsi="Arial" w:cs="Arial"/>
              </w:rPr>
              <w:t>125</w:t>
            </w:r>
          </w:p>
        </w:tc>
        <w:tc>
          <w:tcPr>
            <w:tcW w:w="6216" w:type="dxa"/>
            <w:noWrap/>
            <w:hideMark/>
          </w:tcPr>
          <w:p w14:paraId="1617490D" w14:textId="77777777" w:rsidR="005B311A" w:rsidRPr="005B311A" w:rsidRDefault="005B311A">
            <w:pPr>
              <w:rPr>
                <w:rFonts w:ascii="Arial" w:hAnsi="Arial" w:cs="Arial"/>
              </w:rPr>
            </w:pPr>
            <w:r w:rsidRPr="005B311A">
              <w:rPr>
                <w:rFonts w:ascii="Arial" w:hAnsi="Arial" w:cs="Arial"/>
              </w:rPr>
              <w:t>Drilling and Boring Machine Tool Setters, Operators, and Tenders, Metal and Plastic</w:t>
            </w:r>
          </w:p>
        </w:tc>
        <w:tc>
          <w:tcPr>
            <w:tcW w:w="1615" w:type="dxa"/>
            <w:noWrap/>
            <w:vAlign w:val="center"/>
            <w:hideMark/>
          </w:tcPr>
          <w:p w14:paraId="165A2761" w14:textId="77777777" w:rsidR="005B311A" w:rsidRPr="005B311A" w:rsidRDefault="005B311A" w:rsidP="005B311A">
            <w:pPr>
              <w:jc w:val="center"/>
              <w:rPr>
                <w:rFonts w:ascii="Arial" w:hAnsi="Arial" w:cs="Arial"/>
              </w:rPr>
            </w:pPr>
            <w:r w:rsidRPr="005B311A">
              <w:rPr>
                <w:rFonts w:ascii="Arial" w:hAnsi="Arial" w:cs="Arial"/>
              </w:rPr>
              <w:t>85.0%</w:t>
            </w:r>
          </w:p>
        </w:tc>
      </w:tr>
      <w:tr w:rsidR="005B311A" w:rsidRPr="005B311A" w14:paraId="29DA12FE" w14:textId="77777777" w:rsidTr="005B311A">
        <w:trPr>
          <w:trHeight w:val="300"/>
        </w:trPr>
        <w:tc>
          <w:tcPr>
            <w:tcW w:w="803" w:type="dxa"/>
            <w:noWrap/>
            <w:vAlign w:val="center"/>
            <w:hideMark/>
          </w:tcPr>
          <w:p w14:paraId="368B067E" w14:textId="77777777" w:rsidR="005B311A" w:rsidRPr="005B311A" w:rsidRDefault="005B311A" w:rsidP="005B311A">
            <w:pPr>
              <w:jc w:val="center"/>
              <w:rPr>
                <w:rFonts w:ascii="Arial" w:hAnsi="Arial" w:cs="Arial"/>
              </w:rPr>
            </w:pPr>
            <w:r w:rsidRPr="005B311A">
              <w:rPr>
                <w:rFonts w:ascii="Arial" w:hAnsi="Arial" w:cs="Arial"/>
              </w:rPr>
              <w:t>126</w:t>
            </w:r>
          </w:p>
        </w:tc>
        <w:tc>
          <w:tcPr>
            <w:tcW w:w="6216" w:type="dxa"/>
            <w:noWrap/>
            <w:hideMark/>
          </w:tcPr>
          <w:p w14:paraId="0E84F142" w14:textId="77777777" w:rsidR="005B311A" w:rsidRPr="005B311A" w:rsidRDefault="005B311A">
            <w:pPr>
              <w:rPr>
                <w:rFonts w:ascii="Arial" w:hAnsi="Arial" w:cs="Arial"/>
              </w:rPr>
            </w:pPr>
            <w:r w:rsidRPr="005B311A">
              <w:rPr>
                <w:rFonts w:ascii="Arial" w:hAnsi="Arial" w:cs="Arial"/>
              </w:rPr>
              <w:t>Fabric Menders, Except Garment</w:t>
            </w:r>
          </w:p>
        </w:tc>
        <w:tc>
          <w:tcPr>
            <w:tcW w:w="1615" w:type="dxa"/>
            <w:noWrap/>
            <w:vAlign w:val="center"/>
            <w:hideMark/>
          </w:tcPr>
          <w:p w14:paraId="1D283085" w14:textId="77777777" w:rsidR="005B311A" w:rsidRPr="005B311A" w:rsidRDefault="005B311A" w:rsidP="005B311A">
            <w:pPr>
              <w:jc w:val="center"/>
              <w:rPr>
                <w:rFonts w:ascii="Arial" w:hAnsi="Arial" w:cs="Arial"/>
              </w:rPr>
            </w:pPr>
            <w:r w:rsidRPr="005B311A">
              <w:rPr>
                <w:rFonts w:ascii="Arial" w:hAnsi="Arial" w:cs="Arial"/>
              </w:rPr>
              <w:t>84.8%</w:t>
            </w:r>
          </w:p>
        </w:tc>
      </w:tr>
      <w:tr w:rsidR="005B311A" w:rsidRPr="005B311A" w14:paraId="1972F856" w14:textId="77777777" w:rsidTr="005B311A">
        <w:trPr>
          <w:trHeight w:val="300"/>
        </w:trPr>
        <w:tc>
          <w:tcPr>
            <w:tcW w:w="803" w:type="dxa"/>
            <w:noWrap/>
            <w:vAlign w:val="center"/>
            <w:hideMark/>
          </w:tcPr>
          <w:p w14:paraId="2E17685A" w14:textId="77777777" w:rsidR="005B311A" w:rsidRPr="005B311A" w:rsidRDefault="005B311A" w:rsidP="005B311A">
            <w:pPr>
              <w:jc w:val="center"/>
              <w:rPr>
                <w:rFonts w:ascii="Arial" w:hAnsi="Arial" w:cs="Arial"/>
              </w:rPr>
            </w:pPr>
            <w:r w:rsidRPr="005B311A">
              <w:rPr>
                <w:rFonts w:ascii="Arial" w:hAnsi="Arial" w:cs="Arial"/>
              </w:rPr>
              <w:t>127</w:t>
            </w:r>
          </w:p>
        </w:tc>
        <w:tc>
          <w:tcPr>
            <w:tcW w:w="6216" w:type="dxa"/>
            <w:noWrap/>
            <w:hideMark/>
          </w:tcPr>
          <w:p w14:paraId="530B0283" w14:textId="77777777" w:rsidR="005B311A" w:rsidRPr="005B311A" w:rsidRDefault="005B311A">
            <w:pPr>
              <w:rPr>
                <w:rFonts w:ascii="Arial" w:hAnsi="Arial" w:cs="Arial"/>
              </w:rPr>
            </w:pPr>
            <w:r w:rsidRPr="005B311A">
              <w:rPr>
                <w:rFonts w:ascii="Arial" w:hAnsi="Arial" w:cs="Arial"/>
              </w:rPr>
              <w:t>Paperhangers</w:t>
            </w:r>
          </w:p>
        </w:tc>
        <w:tc>
          <w:tcPr>
            <w:tcW w:w="1615" w:type="dxa"/>
            <w:noWrap/>
            <w:vAlign w:val="center"/>
            <w:hideMark/>
          </w:tcPr>
          <w:p w14:paraId="686C2FCF" w14:textId="77777777" w:rsidR="005B311A" w:rsidRPr="005B311A" w:rsidRDefault="005B311A" w:rsidP="005B311A">
            <w:pPr>
              <w:jc w:val="center"/>
              <w:rPr>
                <w:rFonts w:ascii="Arial" w:hAnsi="Arial" w:cs="Arial"/>
              </w:rPr>
            </w:pPr>
            <w:r w:rsidRPr="005B311A">
              <w:rPr>
                <w:rFonts w:ascii="Arial" w:hAnsi="Arial" w:cs="Arial"/>
              </w:rPr>
              <w:t>84.7%</w:t>
            </w:r>
          </w:p>
        </w:tc>
      </w:tr>
      <w:tr w:rsidR="005B311A" w:rsidRPr="005B311A" w14:paraId="099499DC" w14:textId="77777777" w:rsidTr="005B311A">
        <w:trPr>
          <w:trHeight w:val="300"/>
        </w:trPr>
        <w:tc>
          <w:tcPr>
            <w:tcW w:w="803" w:type="dxa"/>
            <w:noWrap/>
            <w:vAlign w:val="center"/>
            <w:hideMark/>
          </w:tcPr>
          <w:p w14:paraId="6AADB070" w14:textId="77777777" w:rsidR="005B311A" w:rsidRPr="005B311A" w:rsidRDefault="005B311A" w:rsidP="005B311A">
            <w:pPr>
              <w:jc w:val="center"/>
              <w:rPr>
                <w:rFonts w:ascii="Arial" w:hAnsi="Arial" w:cs="Arial"/>
              </w:rPr>
            </w:pPr>
            <w:r w:rsidRPr="005B311A">
              <w:rPr>
                <w:rFonts w:ascii="Arial" w:hAnsi="Arial" w:cs="Arial"/>
              </w:rPr>
              <w:t>128</w:t>
            </w:r>
          </w:p>
        </w:tc>
        <w:tc>
          <w:tcPr>
            <w:tcW w:w="6216" w:type="dxa"/>
            <w:noWrap/>
            <w:hideMark/>
          </w:tcPr>
          <w:p w14:paraId="2456B78B" w14:textId="77777777" w:rsidR="005B311A" w:rsidRPr="005B311A" w:rsidRDefault="005B311A">
            <w:pPr>
              <w:rPr>
                <w:rFonts w:ascii="Arial" w:hAnsi="Arial" w:cs="Arial"/>
              </w:rPr>
            </w:pPr>
            <w:r w:rsidRPr="005B311A">
              <w:rPr>
                <w:rFonts w:ascii="Arial" w:hAnsi="Arial" w:cs="Arial"/>
              </w:rPr>
              <w:t>Crane and Tower Operators</w:t>
            </w:r>
          </w:p>
        </w:tc>
        <w:tc>
          <w:tcPr>
            <w:tcW w:w="1615" w:type="dxa"/>
            <w:noWrap/>
            <w:vAlign w:val="center"/>
            <w:hideMark/>
          </w:tcPr>
          <w:p w14:paraId="2DCC16D4" w14:textId="77777777" w:rsidR="005B311A" w:rsidRPr="005B311A" w:rsidRDefault="005B311A" w:rsidP="005B311A">
            <w:pPr>
              <w:jc w:val="center"/>
              <w:rPr>
                <w:rFonts w:ascii="Arial" w:hAnsi="Arial" w:cs="Arial"/>
              </w:rPr>
            </w:pPr>
            <w:r w:rsidRPr="005B311A">
              <w:rPr>
                <w:rFonts w:ascii="Arial" w:hAnsi="Arial" w:cs="Arial"/>
              </w:rPr>
              <w:t>84.5%</w:t>
            </w:r>
          </w:p>
        </w:tc>
      </w:tr>
      <w:tr w:rsidR="005B311A" w:rsidRPr="005B311A" w14:paraId="4582D3BB" w14:textId="77777777" w:rsidTr="005B311A">
        <w:trPr>
          <w:trHeight w:val="300"/>
        </w:trPr>
        <w:tc>
          <w:tcPr>
            <w:tcW w:w="803" w:type="dxa"/>
            <w:noWrap/>
            <w:vAlign w:val="center"/>
            <w:hideMark/>
          </w:tcPr>
          <w:p w14:paraId="24DF5468" w14:textId="77777777" w:rsidR="005B311A" w:rsidRPr="005B311A" w:rsidRDefault="005B311A" w:rsidP="005B311A">
            <w:pPr>
              <w:jc w:val="center"/>
              <w:rPr>
                <w:rFonts w:ascii="Arial" w:hAnsi="Arial" w:cs="Arial"/>
              </w:rPr>
            </w:pPr>
            <w:r w:rsidRPr="005B311A">
              <w:rPr>
                <w:rFonts w:ascii="Arial" w:hAnsi="Arial" w:cs="Arial"/>
              </w:rPr>
              <w:t>129</w:t>
            </w:r>
          </w:p>
        </w:tc>
        <w:tc>
          <w:tcPr>
            <w:tcW w:w="6216" w:type="dxa"/>
            <w:noWrap/>
            <w:hideMark/>
          </w:tcPr>
          <w:p w14:paraId="26B5D833" w14:textId="77777777" w:rsidR="005B311A" w:rsidRPr="005B311A" w:rsidRDefault="005B311A">
            <w:pPr>
              <w:rPr>
                <w:rFonts w:ascii="Arial" w:hAnsi="Arial" w:cs="Arial"/>
              </w:rPr>
            </w:pPr>
            <w:r w:rsidRPr="005B311A">
              <w:rPr>
                <w:rFonts w:ascii="Arial" w:hAnsi="Arial" w:cs="Arial"/>
              </w:rPr>
              <w:t>Parts Salespersons</w:t>
            </w:r>
          </w:p>
        </w:tc>
        <w:tc>
          <w:tcPr>
            <w:tcW w:w="1615" w:type="dxa"/>
            <w:noWrap/>
            <w:vAlign w:val="center"/>
            <w:hideMark/>
          </w:tcPr>
          <w:p w14:paraId="2933DBC5" w14:textId="77777777" w:rsidR="005B311A" w:rsidRPr="005B311A" w:rsidRDefault="005B311A" w:rsidP="005B311A">
            <w:pPr>
              <w:jc w:val="center"/>
              <w:rPr>
                <w:rFonts w:ascii="Arial" w:hAnsi="Arial" w:cs="Arial"/>
              </w:rPr>
            </w:pPr>
            <w:r w:rsidRPr="005B311A">
              <w:rPr>
                <w:rFonts w:ascii="Arial" w:hAnsi="Arial" w:cs="Arial"/>
              </w:rPr>
              <w:t>84.5%</w:t>
            </w:r>
          </w:p>
        </w:tc>
      </w:tr>
      <w:tr w:rsidR="005B311A" w:rsidRPr="005B311A" w14:paraId="17794A3F" w14:textId="77777777" w:rsidTr="005B311A">
        <w:trPr>
          <w:trHeight w:val="300"/>
        </w:trPr>
        <w:tc>
          <w:tcPr>
            <w:tcW w:w="803" w:type="dxa"/>
            <w:noWrap/>
            <w:vAlign w:val="center"/>
            <w:hideMark/>
          </w:tcPr>
          <w:p w14:paraId="47018B7E" w14:textId="77777777" w:rsidR="005B311A" w:rsidRPr="005B311A" w:rsidRDefault="005B311A" w:rsidP="005B311A">
            <w:pPr>
              <w:jc w:val="center"/>
              <w:rPr>
                <w:rFonts w:ascii="Arial" w:hAnsi="Arial" w:cs="Arial"/>
              </w:rPr>
            </w:pPr>
            <w:r w:rsidRPr="005B311A">
              <w:rPr>
                <w:rFonts w:ascii="Arial" w:hAnsi="Arial" w:cs="Arial"/>
              </w:rPr>
              <w:t>130</w:t>
            </w:r>
          </w:p>
        </w:tc>
        <w:tc>
          <w:tcPr>
            <w:tcW w:w="6216" w:type="dxa"/>
            <w:noWrap/>
            <w:hideMark/>
          </w:tcPr>
          <w:p w14:paraId="21514375" w14:textId="77777777" w:rsidR="005B311A" w:rsidRPr="005B311A" w:rsidRDefault="005B311A">
            <w:pPr>
              <w:rPr>
                <w:rFonts w:ascii="Arial" w:hAnsi="Arial" w:cs="Arial"/>
              </w:rPr>
            </w:pPr>
            <w:r w:rsidRPr="005B311A">
              <w:rPr>
                <w:rFonts w:ascii="Arial" w:hAnsi="Arial" w:cs="Arial"/>
              </w:rPr>
              <w:t>Craft Artists</w:t>
            </w:r>
          </w:p>
        </w:tc>
        <w:tc>
          <w:tcPr>
            <w:tcW w:w="1615" w:type="dxa"/>
            <w:noWrap/>
            <w:vAlign w:val="center"/>
            <w:hideMark/>
          </w:tcPr>
          <w:p w14:paraId="45959B72" w14:textId="77777777" w:rsidR="005B311A" w:rsidRPr="005B311A" w:rsidRDefault="005B311A" w:rsidP="005B311A">
            <w:pPr>
              <w:jc w:val="center"/>
              <w:rPr>
                <w:rFonts w:ascii="Arial" w:hAnsi="Arial" w:cs="Arial"/>
              </w:rPr>
            </w:pPr>
            <w:r w:rsidRPr="005B311A">
              <w:rPr>
                <w:rFonts w:ascii="Arial" w:hAnsi="Arial" w:cs="Arial"/>
              </w:rPr>
              <w:t>84.5%</w:t>
            </w:r>
          </w:p>
        </w:tc>
      </w:tr>
      <w:tr w:rsidR="005B311A" w:rsidRPr="005B311A" w14:paraId="3782E3CE" w14:textId="77777777" w:rsidTr="005B311A">
        <w:trPr>
          <w:trHeight w:val="300"/>
        </w:trPr>
        <w:tc>
          <w:tcPr>
            <w:tcW w:w="803" w:type="dxa"/>
            <w:noWrap/>
            <w:vAlign w:val="center"/>
            <w:hideMark/>
          </w:tcPr>
          <w:p w14:paraId="23220098" w14:textId="77777777" w:rsidR="005B311A" w:rsidRPr="005B311A" w:rsidRDefault="005B311A" w:rsidP="005B311A">
            <w:pPr>
              <w:jc w:val="center"/>
              <w:rPr>
                <w:rFonts w:ascii="Arial" w:hAnsi="Arial" w:cs="Arial"/>
              </w:rPr>
            </w:pPr>
            <w:r w:rsidRPr="005B311A">
              <w:rPr>
                <w:rFonts w:ascii="Arial" w:hAnsi="Arial" w:cs="Arial"/>
              </w:rPr>
              <w:t>131</w:t>
            </w:r>
          </w:p>
        </w:tc>
        <w:tc>
          <w:tcPr>
            <w:tcW w:w="6216" w:type="dxa"/>
            <w:noWrap/>
            <w:hideMark/>
          </w:tcPr>
          <w:p w14:paraId="6A7D996A" w14:textId="77777777" w:rsidR="005B311A" w:rsidRPr="005B311A" w:rsidRDefault="005B311A">
            <w:pPr>
              <w:rPr>
                <w:rFonts w:ascii="Arial" w:hAnsi="Arial" w:cs="Arial"/>
              </w:rPr>
            </w:pPr>
            <w:r w:rsidRPr="005B311A">
              <w:rPr>
                <w:rFonts w:ascii="Arial" w:hAnsi="Arial" w:cs="Arial"/>
              </w:rPr>
              <w:t>Agricultural Equipment Operators</w:t>
            </w:r>
          </w:p>
        </w:tc>
        <w:tc>
          <w:tcPr>
            <w:tcW w:w="1615" w:type="dxa"/>
            <w:noWrap/>
            <w:vAlign w:val="center"/>
            <w:hideMark/>
          </w:tcPr>
          <w:p w14:paraId="6F735B4F" w14:textId="77777777" w:rsidR="005B311A" w:rsidRPr="005B311A" w:rsidRDefault="005B311A" w:rsidP="005B311A">
            <w:pPr>
              <w:jc w:val="center"/>
              <w:rPr>
                <w:rFonts w:ascii="Arial" w:hAnsi="Arial" w:cs="Arial"/>
              </w:rPr>
            </w:pPr>
            <w:r w:rsidRPr="005B311A">
              <w:rPr>
                <w:rFonts w:ascii="Arial" w:hAnsi="Arial" w:cs="Arial"/>
              </w:rPr>
              <w:t>84.1%</w:t>
            </w:r>
          </w:p>
        </w:tc>
      </w:tr>
      <w:tr w:rsidR="005B311A" w:rsidRPr="005B311A" w14:paraId="3EC6B329" w14:textId="77777777" w:rsidTr="005B311A">
        <w:trPr>
          <w:trHeight w:val="300"/>
        </w:trPr>
        <w:tc>
          <w:tcPr>
            <w:tcW w:w="803" w:type="dxa"/>
            <w:noWrap/>
            <w:vAlign w:val="center"/>
            <w:hideMark/>
          </w:tcPr>
          <w:p w14:paraId="336A2449" w14:textId="77777777" w:rsidR="005B311A" w:rsidRPr="005B311A" w:rsidRDefault="005B311A" w:rsidP="005B311A">
            <w:pPr>
              <w:jc w:val="center"/>
              <w:rPr>
                <w:rFonts w:ascii="Arial" w:hAnsi="Arial" w:cs="Arial"/>
              </w:rPr>
            </w:pPr>
            <w:r w:rsidRPr="005B311A">
              <w:rPr>
                <w:rFonts w:ascii="Arial" w:hAnsi="Arial" w:cs="Arial"/>
              </w:rPr>
              <w:t>132</w:t>
            </w:r>
          </w:p>
        </w:tc>
        <w:tc>
          <w:tcPr>
            <w:tcW w:w="6216" w:type="dxa"/>
            <w:noWrap/>
            <w:hideMark/>
          </w:tcPr>
          <w:p w14:paraId="09FEE52E" w14:textId="77777777" w:rsidR="005B311A" w:rsidRPr="005B311A" w:rsidRDefault="005B311A">
            <w:pPr>
              <w:rPr>
                <w:rFonts w:ascii="Arial" w:hAnsi="Arial" w:cs="Arial"/>
              </w:rPr>
            </w:pPr>
            <w:r w:rsidRPr="005B311A">
              <w:rPr>
                <w:rFonts w:ascii="Arial" w:hAnsi="Arial" w:cs="Arial"/>
              </w:rPr>
              <w:t>Cooks, Restaurant</w:t>
            </w:r>
          </w:p>
        </w:tc>
        <w:tc>
          <w:tcPr>
            <w:tcW w:w="1615" w:type="dxa"/>
            <w:noWrap/>
            <w:vAlign w:val="center"/>
            <w:hideMark/>
          </w:tcPr>
          <w:p w14:paraId="12AAD554" w14:textId="77777777" w:rsidR="005B311A" w:rsidRPr="005B311A" w:rsidRDefault="005B311A" w:rsidP="005B311A">
            <w:pPr>
              <w:jc w:val="center"/>
              <w:rPr>
                <w:rFonts w:ascii="Arial" w:hAnsi="Arial" w:cs="Arial"/>
              </w:rPr>
            </w:pPr>
            <w:r w:rsidRPr="005B311A">
              <w:rPr>
                <w:rFonts w:ascii="Arial" w:hAnsi="Arial" w:cs="Arial"/>
              </w:rPr>
              <w:t>84.0%</w:t>
            </w:r>
          </w:p>
        </w:tc>
      </w:tr>
      <w:tr w:rsidR="005B311A" w:rsidRPr="005B311A" w14:paraId="508DCD49" w14:textId="77777777" w:rsidTr="005B311A">
        <w:trPr>
          <w:trHeight w:val="300"/>
        </w:trPr>
        <w:tc>
          <w:tcPr>
            <w:tcW w:w="803" w:type="dxa"/>
            <w:noWrap/>
            <w:vAlign w:val="center"/>
            <w:hideMark/>
          </w:tcPr>
          <w:p w14:paraId="67D3F5D9" w14:textId="77777777" w:rsidR="005B311A" w:rsidRPr="005B311A" w:rsidRDefault="005B311A" w:rsidP="005B311A">
            <w:pPr>
              <w:jc w:val="center"/>
              <w:rPr>
                <w:rFonts w:ascii="Arial" w:hAnsi="Arial" w:cs="Arial"/>
              </w:rPr>
            </w:pPr>
            <w:r w:rsidRPr="005B311A">
              <w:rPr>
                <w:rFonts w:ascii="Arial" w:hAnsi="Arial" w:cs="Arial"/>
              </w:rPr>
              <w:t>133</w:t>
            </w:r>
          </w:p>
        </w:tc>
        <w:tc>
          <w:tcPr>
            <w:tcW w:w="6216" w:type="dxa"/>
            <w:noWrap/>
            <w:hideMark/>
          </w:tcPr>
          <w:p w14:paraId="498B6A63" w14:textId="77777777" w:rsidR="005B311A" w:rsidRPr="005B311A" w:rsidRDefault="005B311A">
            <w:pPr>
              <w:rPr>
                <w:rFonts w:ascii="Arial" w:hAnsi="Arial" w:cs="Arial"/>
              </w:rPr>
            </w:pPr>
            <w:r w:rsidRPr="005B311A">
              <w:rPr>
                <w:rFonts w:ascii="Arial" w:hAnsi="Arial" w:cs="Arial"/>
              </w:rPr>
              <w:t>Rotary Drill Operators, Oil and Gas</w:t>
            </w:r>
          </w:p>
        </w:tc>
        <w:tc>
          <w:tcPr>
            <w:tcW w:w="1615" w:type="dxa"/>
            <w:noWrap/>
            <w:vAlign w:val="center"/>
            <w:hideMark/>
          </w:tcPr>
          <w:p w14:paraId="047D28AB" w14:textId="77777777" w:rsidR="005B311A" w:rsidRPr="005B311A" w:rsidRDefault="005B311A" w:rsidP="005B311A">
            <w:pPr>
              <w:jc w:val="center"/>
              <w:rPr>
                <w:rFonts w:ascii="Arial" w:hAnsi="Arial" w:cs="Arial"/>
              </w:rPr>
            </w:pPr>
            <w:r w:rsidRPr="005B311A">
              <w:rPr>
                <w:rFonts w:ascii="Arial" w:hAnsi="Arial" w:cs="Arial"/>
              </w:rPr>
              <w:t>83.8%</w:t>
            </w:r>
          </w:p>
        </w:tc>
      </w:tr>
      <w:tr w:rsidR="005B311A" w:rsidRPr="005B311A" w14:paraId="1D2435E0" w14:textId="77777777" w:rsidTr="005B311A">
        <w:trPr>
          <w:trHeight w:val="300"/>
        </w:trPr>
        <w:tc>
          <w:tcPr>
            <w:tcW w:w="803" w:type="dxa"/>
            <w:noWrap/>
            <w:vAlign w:val="center"/>
            <w:hideMark/>
          </w:tcPr>
          <w:p w14:paraId="6B0946F4" w14:textId="77777777" w:rsidR="005B311A" w:rsidRPr="005B311A" w:rsidRDefault="005B311A" w:rsidP="005B311A">
            <w:pPr>
              <w:jc w:val="center"/>
              <w:rPr>
                <w:rFonts w:ascii="Arial" w:hAnsi="Arial" w:cs="Arial"/>
              </w:rPr>
            </w:pPr>
            <w:r w:rsidRPr="005B311A">
              <w:rPr>
                <w:rFonts w:ascii="Arial" w:hAnsi="Arial" w:cs="Arial"/>
              </w:rPr>
              <w:t>134</w:t>
            </w:r>
          </w:p>
        </w:tc>
        <w:tc>
          <w:tcPr>
            <w:tcW w:w="6216" w:type="dxa"/>
            <w:noWrap/>
            <w:hideMark/>
          </w:tcPr>
          <w:p w14:paraId="5DF3EBE2" w14:textId="77777777" w:rsidR="005B311A" w:rsidRPr="005B311A" w:rsidRDefault="005B311A">
            <w:pPr>
              <w:rPr>
                <w:rFonts w:ascii="Arial" w:hAnsi="Arial" w:cs="Arial"/>
              </w:rPr>
            </w:pPr>
            <w:r w:rsidRPr="005B311A">
              <w:rPr>
                <w:rFonts w:ascii="Arial" w:hAnsi="Arial" w:cs="Arial"/>
              </w:rPr>
              <w:t>Woodworkers, All Other</w:t>
            </w:r>
          </w:p>
        </w:tc>
        <w:tc>
          <w:tcPr>
            <w:tcW w:w="1615" w:type="dxa"/>
            <w:noWrap/>
            <w:vAlign w:val="center"/>
            <w:hideMark/>
          </w:tcPr>
          <w:p w14:paraId="71AD3702" w14:textId="77777777" w:rsidR="005B311A" w:rsidRPr="005B311A" w:rsidRDefault="005B311A" w:rsidP="005B311A">
            <w:pPr>
              <w:jc w:val="center"/>
              <w:rPr>
                <w:rFonts w:ascii="Arial" w:hAnsi="Arial" w:cs="Arial"/>
              </w:rPr>
            </w:pPr>
            <w:r w:rsidRPr="005B311A">
              <w:rPr>
                <w:rFonts w:ascii="Arial" w:hAnsi="Arial" w:cs="Arial"/>
              </w:rPr>
              <w:t>83.5%</w:t>
            </w:r>
          </w:p>
        </w:tc>
      </w:tr>
      <w:tr w:rsidR="005B311A" w:rsidRPr="005B311A" w14:paraId="11D1AA7C" w14:textId="77777777" w:rsidTr="005B311A">
        <w:trPr>
          <w:trHeight w:val="300"/>
        </w:trPr>
        <w:tc>
          <w:tcPr>
            <w:tcW w:w="803" w:type="dxa"/>
            <w:noWrap/>
            <w:vAlign w:val="center"/>
            <w:hideMark/>
          </w:tcPr>
          <w:p w14:paraId="11338674" w14:textId="77777777" w:rsidR="005B311A" w:rsidRPr="005B311A" w:rsidRDefault="005B311A" w:rsidP="005B311A">
            <w:pPr>
              <w:jc w:val="center"/>
              <w:rPr>
                <w:rFonts w:ascii="Arial" w:hAnsi="Arial" w:cs="Arial"/>
              </w:rPr>
            </w:pPr>
            <w:r w:rsidRPr="005B311A">
              <w:rPr>
                <w:rFonts w:ascii="Arial" w:hAnsi="Arial" w:cs="Arial"/>
              </w:rPr>
              <w:t>135</w:t>
            </w:r>
          </w:p>
        </w:tc>
        <w:tc>
          <w:tcPr>
            <w:tcW w:w="6216" w:type="dxa"/>
            <w:noWrap/>
            <w:hideMark/>
          </w:tcPr>
          <w:p w14:paraId="00B9CCD6" w14:textId="77777777" w:rsidR="005B311A" w:rsidRPr="005B311A" w:rsidRDefault="005B311A">
            <w:pPr>
              <w:rPr>
                <w:rFonts w:ascii="Arial" w:hAnsi="Arial" w:cs="Arial"/>
              </w:rPr>
            </w:pPr>
            <w:r w:rsidRPr="005B311A">
              <w:rPr>
                <w:rFonts w:ascii="Arial" w:hAnsi="Arial" w:cs="Arial"/>
              </w:rPr>
              <w:t>Etchers and Engravers</w:t>
            </w:r>
          </w:p>
        </w:tc>
        <w:tc>
          <w:tcPr>
            <w:tcW w:w="1615" w:type="dxa"/>
            <w:noWrap/>
            <w:vAlign w:val="center"/>
            <w:hideMark/>
          </w:tcPr>
          <w:p w14:paraId="72F3E629" w14:textId="77777777" w:rsidR="005B311A" w:rsidRPr="005B311A" w:rsidRDefault="005B311A" w:rsidP="005B311A">
            <w:pPr>
              <w:jc w:val="center"/>
              <w:rPr>
                <w:rFonts w:ascii="Arial" w:hAnsi="Arial" w:cs="Arial"/>
              </w:rPr>
            </w:pPr>
            <w:r w:rsidRPr="005B311A">
              <w:rPr>
                <w:rFonts w:ascii="Arial" w:hAnsi="Arial" w:cs="Arial"/>
              </w:rPr>
              <w:t>83.4%</w:t>
            </w:r>
          </w:p>
        </w:tc>
      </w:tr>
      <w:tr w:rsidR="005B311A" w:rsidRPr="005B311A" w14:paraId="54DE14E6" w14:textId="77777777" w:rsidTr="005B311A">
        <w:trPr>
          <w:trHeight w:val="300"/>
        </w:trPr>
        <w:tc>
          <w:tcPr>
            <w:tcW w:w="803" w:type="dxa"/>
            <w:noWrap/>
            <w:vAlign w:val="center"/>
            <w:hideMark/>
          </w:tcPr>
          <w:p w14:paraId="3386122B" w14:textId="77777777" w:rsidR="005B311A" w:rsidRPr="005B311A" w:rsidRDefault="005B311A" w:rsidP="005B311A">
            <w:pPr>
              <w:jc w:val="center"/>
              <w:rPr>
                <w:rFonts w:ascii="Arial" w:hAnsi="Arial" w:cs="Arial"/>
              </w:rPr>
            </w:pPr>
            <w:r w:rsidRPr="005B311A">
              <w:rPr>
                <w:rFonts w:ascii="Arial" w:hAnsi="Arial" w:cs="Arial"/>
              </w:rPr>
              <w:t>136</w:t>
            </w:r>
          </w:p>
        </w:tc>
        <w:tc>
          <w:tcPr>
            <w:tcW w:w="6216" w:type="dxa"/>
            <w:noWrap/>
            <w:hideMark/>
          </w:tcPr>
          <w:p w14:paraId="3973BB29" w14:textId="77777777" w:rsidR="005B311A" w:rsidRPr="005B311A" w:rsidRDefault="005B311A">
            <w:pPr>
              <w:rPr>
                <w:rFonts w:ascii="Arial" w:hAnsi="Arial" w:cs="Arial"/>
              </w:rPr>
            </w:pPr>
            <w:r w:rsidRPr="005B311A">
              <w:rPr>
                <w:rFonts w:ascii="Arial" w:hAnsi="Arial" w:cs="Arial"/>
              </w:rPr>
              <w:t>Welding, Soldering, and Brazing Machine Setters, Operators, and Tenders</w:t>
            </w:r>
          </w:p>
        </w:tc>
        <w:tc>
          <w:tcPr>
            <w:tcW w:w="1615" w:type="dxa"/>
            <w:noWrap/>
            <w:vAlign w:val="center"/>
            <w:hideMark/>
          </w:tcPr>
          <w:p w14:paraId="27DFEEEF" w14:textId="77777777" w:rsidR="005B311A" w:rsidRPr="005B311A" w:rsidRDefault="005B311A" w:rsidP="005B311A">
            <w:pPr>
              <w:jc w:val="center"/>
              <w:rPr>
                <w:rFonts w:ascii="Arial" w:hAnsi="Arial" w:cs="Arial"/>
              </w:rPr>
            </w:pPr>
            <w:r w:rsidRPr="005B311A">
              <w:rPr>
                <w:rFonts w:ascii="Arial" w:hAnsi="Arial" w:cs="Arial"/>
              </w:rPr>
              <w:t>83.4%</w:t>
            </w:r>
          </w:p>
        </w:tc>
      </w:tr>
      <w:tr w:rsidR="005B311A" w:rsidRPr="005B311A" w14:paraId="126D4A8F" w14:textId="77777777" w:rsidTr="005B311A">
        <w:trPr>
          <w:trHeight w:val="300"/>
        </w:trPr>
        <w:tc>
          <w:tcPr>
            <w:tcW w:w="803" w:type="dxa"/>
            <w:noWrap/>
            <w:vAlign w:val="center"/>
            <w:hideMark/>
          </w:tcPr>
          <w:p w14:paraId="66D49FBB" w14:textId="77777777" w:rsidR="005B311A" w:rsidRPr="005B311A" w:rsidRDefault="005B311A" w:rsidP="005B311A">
            <w:pPr>
              <w:jc w:val="center"/>
              <w:rPr>
                <w:rFonts w:ascii="Arial" w:hAnsi="Arial" w:cs="Arial"/>
              </w:rPr>
            </w:pPr>
            <w:r w:rsidRPr="005B311A">
              <w:rPr>
                <w:rFonts w:ascii="Arial" w:hAnsi="Arial" w:cs="Arial"/>
              </w:rPr>
              <w:t>137</w:t>
            </w:r>
          </w:p>
        </w:tc>
        <w:tc>
          <w:tcPr>
            <w:tcW w:w="6216" w:type="dxa"/>
            <w:noWrap/>
            <w:hideMark/>
          </w:tcPr>
          <w:p w14:paraId="0600C385" w14:textId="77777777" w:rsidR="005B311A" w:rsidRPr="005B311A" w:rsidRDefault="005B311A">
            <w:pPr>
              <w:rPr>
                <w:rFonts w:ascii="Arial" w:hAnsi="Arial" w:cs="Arial"/>
              </w:rPr>
            </w:pPr>
            <w:r w:rsidRPr="005B311A">
              <w:rPr>
                <w:rFonts w:ascii="Arial" w:hAnsi="Arial" w:cs="Arial"/>
              </w:rPr>
              <w:t>Stationary Engineers and Boiler Operators</w:t>
            </w:r>
          </w:p>
        </w:tc>
        <w:tc>
          <w:tcPr>
            <w:tcW w:w="1615" w:type="dxa"/>
            <w:noWrap/>
            <w:vAlign w:val="center"/>
            <w:hideMark/>
          </w:tcPr>
          <w:p w14:paraId="66597F16" w14:textId="77777777" w:rsidR="005B311A" w:rsidRPr="005B311A" w:rsidRDefault="005B311A" w:rsidP="005B311A">
            <w:pPr>
              <w:jc w:val="center"/>
              <w:rPr>
                <w:rFonts w:ascii="Arial" w:hAnsi="Arial" w:cs="Arial"/>
              </w:rPr>
            </w:pPr>
            <w:r w:rsidRPr="005B311A">
              <w:rPr>
                <w:rFonts w:ascii="Arial" w:hAnsi="Arial" w:cs="Arial"/>
              </w:rPr>
              <w:t>83.1%</w:t>
            </w:r>
          </w:p>
        </w:tc>
      </w:tr>
      <w:tr w:rsidR="005B311A" w:rsidRPr="005B311A" w14:paraId="396DD114" w14:textId="77777777" w:rsidTr="005B311A">
        <w:trPr>
          <w:trHeight w:val="300"/>
        </w:trPr>
        <w:tc>
          <w:tcPr>
            <w:tcW w:w="803" w:type="dxa"/>
            <w:noWrap/>
            <w:vAlign w:val="center"/>
            <w:hideMark/>
          </w:tcPr>
          <w:p w14:paraId="05D20215" w14:textId="77777777" w:rsidR="005B311A" w:rsidRPr="005B311A" w:rsidRDefault="005B311A" w:rsidP="005B311A">
            <w:pPr>
              <w:jc w:val="center"/>
              <w:rPr>
                <w:rFonts w:ascii="Arial" w:hAnsi="Arial" w:cs="Arial"/>
              </w:rPr>
            </w:pPr>
            <w:r w:rsidRPr="005B311A">
              <w:rPr>
                <w:rFonts w:ascii="Arial" w:hAnsi="Arial" w:cs="Arial"/>
              </w:rPr>
              <w:lastRenderedPageBreak/>
              <w:t>138</w:t>
            </w:r>
          </w:p>
        </w:tc>
        <w:tc>
          <w:tcPr>
            <w:tcW w:w="6216" w:type="dxa"/>
            <w:noWrap/>
            <w:hideMark/>
          </w:tcPr>
          <w:p w14:paraId="64A68098" w14:textId="77777777" w:rsidR="005B311A" w:rsidRPr="005B311A" w:rsidRDefault="005B311A">
            <w:pPr>
              <w:rPr>
                <w:rFonts w:ascii="Arial" w:hAnsi="Arial" w:cs="Arial"/>
              </w:rPr>
            </w:pPr>
            <w:r w:rsidRPr="005B311A">
              <w:rPr>
                <w:rFonts w:ascii="Arial" w:hAnsi="Arial" w:cs="Arial"/>
              </w:rPr>
              <w:t>Shoe and Leather Workers and Repairers</w:t>
            </w:r>
          </w:p>
        </w:tc>
        <w:tc>
          <w:tcPr>
            <w:tcW w:w="1615" w:type="dxa"/>
            <w:noWrap/>
            <w:vAlign w:val="center"/>
            <w:hideMark/>
          </w:tcPr>
          <w:p w14:paraId="62A0446C" w14:textId="77777777" w:rsidR="005B311A" w:rsidRPr="005B311A" w:rsidRDefault="005B311A" w:rsidP="005B311A">
            <w:pPr>
              <w:jc w:val="center"/>
              <w:rPr>
                <w:rFonts w:ascii="Arial" w:hAnsi="Arial" w:cs="Arial"/>
              </w:rPr>
            </w:pPr>
            <w:r w:rsidRPr="005B311A">
              <w:rPr>
                <w:rFonts w:ascii="Arial" w:hAnsi="Arial" w:cs="Arial"/>
              </w:rPr>
              <w:t>83.0%</w:t>
            </w:r>
          </w:p>
        </w:tc>
      </w:tr>
      <w:tr w:rsidR="005B311A" w:rsidRPr="005B311A" w14:paraId="079EEFBC" w14:textId="77777777" w:rsidTr="005B311A">
        <w:trPr>
          <w:trHeight w:val="300"/>
        </w:trPr>
        <w:tc>
          <w:tcPr>
            <w:tcW w:w="803" w:type="dxa"/>
            <w:noWrap/>
            <w:vAlign w:val="center"/>
            <w:hideMark/>
          </w:tcPr>
          <w:p w14:paraId="44FAD10B" w14:textId="77777777" w:rsidR="005B311A" w:rsidRPr="005B311A" w:rsidRDefault="005B311A" w:rsidP="005B311A">
            <w:pPr>
              <w:jc w:val="center"/>
              <w:rPr>
                <w:rFonts w:ascii="Arial" w:hAnsi="Arial" w:cs="Arial"/>
              </w:rPr>
            </w:pPr>
            <w:r w:rsidRPr="005B311A">
              <w:rPr>
                <w:rFonts w:ascii="Arial" w:hAnsi="Arial" w:cs="Arial"/>
              </w:rPr>
              <w:t>139</w:t>
            </w:r>
          </w:p>
        </w:tc>
        <w:tc>
          <w:tcPr>
            <w:tcW w:w="6216" w:type="dxa"/>
            <w:noWrap/>
            <w:hideMark/>
          </w:tcPr>
          <w:p w14:paraId="65327899" w14:textId="77777777" w:rsidR="005B311A" w:rsidRPr="005B311A" w:rsidRDefault="005B311A">
            <w:pPr>
              <w:rPr>
                <w:rFonts w:ascii="Arial" w:hAnsi="Arial" w:cs="Arial"/>
              </w:rPr>
            </w:pPr>
            <w:r w:rsidRPr="005B311A">
              <w:rPr>
                <w:rFonts w:ascii="Arial" w:hAnsi="Arial" w:cs="Arial"/>
              </w:rPr>
              <w:t>Mining Machine Operators, All Other</w:t>
            </w:r>
          </w:p>
        </w:tc>
        <w:tc>
          <w:tcPr>
            <w:tcW w:w="1615" w:type="dxa"/>
            <w:noWrap/>
            <w:vAlign w:val="center"/>
            <w:hideMark/>
          </w:tcPr>
          <w:p w14:paraId="5C496B1C" w14:textId="77777777" w:rsidR="005B311A" w:rsidRPr="005B311A" w:rsidRDefault="005B311A" w:rsidP="005B311A">
            <w:pPr>
              <w:jc w:val="center"/>
              <w:rPr>
                <w:rFonts w:ascii="Arial" w:hAnsi="Arial" w:cs="Arial"/>
              </w:rPr>
            </w:pPr>
            <w:r w:rsidRPr="005B311A">
              <w:rPr>
                <w:rFonts w:ascii="Arial" w:hAnsi="Arial" w:cs="Arial"/>
              </w:rPr>
              <w:t>82.2%</w:t>
            </w:r>
          </w:p>
        </w:tc>
      </w:tr>
      <w:tr w:rsidR="005B311A" w:rsidRPr="005B311A" w14:paraId="15156166" w14:textId="77777777" w:rsidTr="005B311A">
        <w:trPr>
          <w:trHeight w:val="300"/>
        </w:trPr>
        <w:tc>
          <w:tcPr>
            <w:tcW w:w="803" w:type="dxa"/>
            <w:noWrap/>
            <w:vAlign w:val="center"/>
            <w:hideMark/>
          </w:tcPr>
          <w:p w14:paraId="775FBB9C" w14:textId="77777777" w:rsidR="005B311A" w:rsidRPr="005B311A" w:rsidRDefault="005B311A" w:rsidP="005B311A">
            <w:pPr>
              <w:jc w:val="center"/>
              <w:rPr>
                <w:rFonts w:ascii="Arial" w:hAnsi="Arial" w:cs="Arial"/>
              </w:rPr>
            </w:pPr>
            <w:r w:rsidRPr="005B311A">
              <w:rPr>
                <w:rFonts w:ascii="Arial" w:hAnsi="Arial" w:cs="Arial"/>
              </w:rPr>
              <w:t>140</w:t>
            </w:r>
          </w:p>
        </w:tc>
        <w:tc>
          <w:tcPr>
            <w:tcW w:w="6216" w:type="dxa"/>
            <w:noWrap/>
            <w:hideMark/>
          </w:tcPr>
          <w:p w14:paraId="2EAD5858" w14:textId="77777777" w:rsidR="005B311A" w:rsidRPr="005B311A" w:rsidRDefault="005B311A">
            <w:pPr>
              <w:rPr>
                <w:rFonts w:ascii="Arial" w:hAnsi="Arial" w:cs="Arial"/>
              </w:rPr>
            </w:pPr>
            <w:r w:rsidRPr="005B311A">
              <w:rPr>
                <w:rFonts w:ascii="Arial" w:hAnsi="Arial" w:cs="Arial"/>
              </w:rPr>
              <w:t>Excavating and Loading Machine and Dragline Operators</w:t>
            </w:r>
          </w:p>
        </w:tc>
        <w:tc>
          <w:tcPr>
            <w:tcW w:w="1615" w:type="dxa"/>
            <w:noWrap/>
            <w:vAlign w:val="center"/>
            <w:hideMark/>
          </w:tcPr>
          <w:p w14:paraId="4B22E76F" w14:textId="77777777" w:rsidR="005B311A" w:rsidRPr="005B311A" w:rsidRDefault="005B311A" w:rsidP="005B311A">
            <w:pPr>
              <w:jc w:val="center"/>
              <w:rPr>
                <w:rFonts w:ascii="Arial" w:hAnsi="Arial" w:cs="Arial"/>
              </w:rPr>
            </w:pPr>
            <w:r w:rsidRPr="005B311A">
              <w:rPr>
                <w:rFonts w:ascii="Arial" w:hAnsi="Arial" w:cs="Arial"/>
              </w:rPr>
              <w:t>82.1%</w:t>
            </w:r>
          </w:p>
        </w:tc>
      </w:tr>
      <w:tr w:rsidR="005B311A" w:rsidRPr="005B311A" w14:paraId="5F2EA693" w14:textId="77777777" w:rsidTr="005B311A">
        <w:trPr>
          <w:trHeight w:val="300"/>
        </w:trPr>
        <w:tc>
          <w:tcPr>
            <w:tcW w:w="803" w:type="dxa"/>
            <w:noWrap/>
            <w:vAlign w:val="center"/>
            <w:hideMark/>
          </w:tcPr>
          <w:p w14:paraId="704631E3" w14:textId="77777777" w:rsidR="005B311A" w:rsidRPr="005B311A" w:rsidRDefault="005B311A" w:rsidP="005B311A">
            <w:pPr>
              <w:jc w:val="center"/>
              <w:rPr>
                <w:rFonts w:ascii="Arial" w:hAnsi="Arial" w:cs="Arial"/>
              </w:rPr>
            </w:pPr>
            <w:r w:rsidRPr="005B311A">
              <w:rPr>
                <w:rFonts w:ascii="Arial" w:hAnsi="Arial" w:cs="Arial"/>
              </w:rPr>
              <w:t>141</w:t>
            </w:r>
          </w:p>
        </w:tc>
        <w:tc>
          <w:tcPr>
            <w:tcW w:w="6216" w:type="dxa"/>
            <w:noWrap/>
            <w:hideMark/>
          </w:tcPr>
          <w:p w14:paraId="4FF4B545" w14:textId="77777777" w:rsidR="005B311A" w:rsidRPr="005B311A" w:rsidRDefault="005B311A">
            <w:pPr>
              <w:rPr>
                <w:rFonts w:ascii="Arial" w:hAnsi="Arial" w:cs="Arial"/>
              </w:rPr>
            </w:pPr>
            <w:r w:rsidRPr="005B311A">
              <w:rPr>
                <w:rFonts w:ascii="Arial" w:hAnsi="Arial" w:cs="Arial"/>
              </w:rPr>
              <w:t>Motor Vehicle Operators, All Other</w:t>
            </w:r>
          </w:p>
        </w:tc>
        <w:tc>
          <w:tcPr>
            <w:tcW w:w="1615" w:type="dxa"/>
            <w:noWrap/>
            <w:vAlign w:val="center"/>
            <w:hideMark/>
          </w:tcPr>
          <w:p w14:paraId="79DAEFCE" w14:textId="77777777" w:rsidR="005B311A" w:rsidRPr="005B311A" w:rsidRDefault="005B311A" w:rsidP="005B311A">
            <w:pPr>
              <w:jc w:val="center"/>
              <w:rPr>
                <w:rFonts w:ascii="Arial" w:hAnsi="Arial" w:cs="Arial"/>
              </w:rPr>
            </w:pPr>
            <w:r w:rsidRPr="005B311A">
              <w:rPr>
                <w:rFonts w:ascii="Arial" w:hAnsi="Arial" w:cs="Arial"/>
              </w:rPr>
              <w:t>81.7%</w:t>
            </w:r>
          </w:p>
        </w:tc>
      </w:tr>
      <w:tr w:rsidR="005B311A" w:rsidRPr="005B311A" w14:paraId="65CD97CF" w14:textId="77777777" w:rsidTr="005B311A">
        <w:trPr>
          <w:trHeight w:val="300"/>
        </w:trPr>
        <w:tc>
          <w:tcPr>
            <w:tcW w:w="803" w:type="dxa"/>
            <w:noWrap/>
            <w:vAlign w:val="center"/>
            <w:hideMark/>
          </w:tcPr>
          <w:p w14:paraId="1BB92F3E" w14:textId="77777777" w:rsidR="005B311A" w:rsidRPr="005B311A" w:rsidRDefault="005B311A" w:rsidP="005B311A">
            <w:pPr>
              <w:jc w:val="center"/>
              <w:rPr>
                <w:rFonts w:ascii="Arial" w:hAnsi="Arial" w:cs="Arial"/>
              </w:rPr>
            </w:pPr>
            <w:r w:rsidRPr="005B311A">
              <w:rPr>
                <w:rFonts w:ascii="Arial" w:hAnsi="Arial" w:cs="Arial"/>
              </w:rPr>
              <w:t>142</w:t>
            </w:r>
          </w:p>
        </w:tc>
        <w:tc>
          <w:tcPr>
            <w:tcW w:w="6216" w:type="dxa"/>
            <w:noWrap/>
            <w:hideMark/>
          </w:tcPr>
          <w:p w14:paraId="2A562F32" w14:textId="77777777" w:rsidR="005B311A" w:rsidRPr="005B311A" w:rsidRDefault="005B311A">
            <w:pPr>
              <w:rPr>
                <w:rFonts w:ascii="Arial" w:hAnsi="Arial" w:cs="Arial"/>
              </w:rPr>
            </w:pPr>
            <w:r w:rsidRPr="005B311A">
              <w:rPr>
                <w:rFonts w:ascii="Arial" w:hAnsi="Arial" w:cs="Arial"/>
              </w:rPr>
              <w:t>Heat Treating Equipment Setters, Operators, and Tenders, Metal and Plastic</w:t>
            </w:r>
          </w:p>
        </w:tc>
        <w:tc>
          <w:tcPr>
            <w:tcW w:w="1615" w:type="dxa"/>
            <w:noWrap/>
            <w:vAlign w:val="center"/>
            <w:hideMark/>
          </w:tcPr>
          <w:p w14:paraId="475D6A8E" w14:textId="77777777" w:rsidR="005B311A" w:rsidRPr="005B311A" w:rsidRDefault="005B311A" w:rsidP="005B311A">
            <w:pPr>
              <w:jc w:val="center"/>
              <w:rPr>
                <w:rFonts w:ascii="Arial" w:hAnsi="Arial" w:cs="Arial"/>
              </w:rPr>
            </w:pPr>
            <w:r w:rsidRPr="005B311A">
              <w:rPr>
                <w:rFonts w:ascii="Arial" w:hAnsi="Arial" w:cs="Arial"/>
              </w:rPr>
              <w:t>81.5%</w:t>
            </w:r>
          </w:p>
        </w:tc>
      </w:tr>
      <w:tr w:rsidR="005B311A" w:rsidRPr="005B311A" w14:paraId="52B52F7E" w14:textId="77777777" w:rsidTr="005B311A">
        <w:trPr>
          <w:trHeight w:val="300"/>
        </w:trPr>
        <w:tc>
          <w:tcPr>
            <w:tcW w:w="803" w:type="dxa"/>
            <w:noWrap/>
            <w:vAlign w:val="center"/>
            <w:hideMark/>
          </w:tcPr>
          <w:p w14:paraId="1B45D251" w14:textId="77777777" w:rsidR="005B311A" w:rsidRPr="005B311A" w:rsidRDefault="005B311A" w:rsidP="005B311A">
            <w:pPr>
              <w:jc w:val="center"/>
              <w:rPr>
                <w:rFonts w:ascii="Arial" w:hAnsi="Arial" w:cs="Arial"/>
              </w:rPr>
            </w:pPr>
            <w:r w:rsidRPr="005B311A">
              <w:rPr>
                <w:rFonts w:ascii="Arial" w:hAnsi="Arial" w:cs="Arial"/>
              </w:rPr>
              <w:t>143</w:t>
            </w:r>
          </w:p>
        </w:tc>
        <w:tc>
          <w:tcPr>
            <w:tcW w:w="6216" w:type="dxa"/>
            <w:noWrap/>
            <w:hideMark/>
          </w:tcPr>
          <w:p w14:paraId="60A23967" w14:textId="77777777" w:rsidR="005B311A" w:rsidRPr="005B311A" w:rsidRDefault="005B311A">
            <w:pPr>
              <w:rPr>
                <w:rFonts w:ascii="Arial" w:hAnsi="Arial" w:cs="Arial"/>
              </w:rPr>
            </w:pPr>
            <w:r w:rsidRPr="005B311A">
              <w:rPr>
                <w:rFonts w:ascii="Arial" w:hAnsi="Arial" w:cs="Arial"/>
              </w:rPr>
              <w:t>Heavy and Tractor-Trailer Truck Drivers</w:t>
            </w:r>
          </w:p>
        </w:tc>
        <w:tc>
          <w:tcPr>
            <w:tcW w:w="1615" w:type="dxa"/>
            <w:noWrap/>
            <w:vAlign w:val="center"/>
            <w:hideMark/>
          </w:tcPr>
          <w:p w14:paraId="4A81054D" w14:textId="77777777" w:rsidR="005B311A" w:rsidRPr="005B311A" w:rsidRDefault="005B311A" w:rsidP="005B311A">
            <w:pPr>
              <w:jc w:val="center"/>
              <w:rPr>
                <w:rFonts w:ascii="Arial" w:hAnsi="Arial" w:cs="Arial"/>
              </w:rPr>
            </w:pPr>
            <w:r w:rsidRPr="005B311A">
              <w:rPr>
                <w:rFonts w:ascii="Arial" w:hAnsi="Arial" w:cs="Arial"/>
              </w:rPr>
              <w:t>81.4%</w:t>
            </w:r>
          </w:p>
        </w:tc>
      </w:tr>
      <w:tr w:rsidR="005B311A" w:rsidRPr="005B311A" w14:paraId="39E86163" w14:textId="77777777" w:rsidTr="005B311A">
        <w:trPr>
          <w:trHeight w:val="300"/>
        </w:trPr>
        <w:tc>
          <w:tcPr>
            <w:tcW w:w="803" w:type="dxa"/>
            <w:noWrap/>
            <w:vAlign w:val="center"/>
            <w:hideMark/>
          </w:tcPr>
          <w:p w14:paraId="0BEBCA6C" w14:textId="77777777" w:rsidR="005B311A" w:rsidRPr="005B311A" w:rsidRDefault="005B311A" w:rsidP="005B311A">
            <w:pPr>
              <w:jc w:val="center"/>
              <w:rPr>
                <w:rFonts w:ascii="Arial" w:hAnsi="Arial" w:cs="Arial"/>
              </w:rPr>
            </w:pPr>
            <w:r w:rsidRPr="005B311A">
              <w:rPr>
                <w:rFonts w:ascii="Arial" w:hAnsi="Arial" w:cs="Arial"/>
              </w:rPr>
              <w:t>144</w:t>
            </w:r>
          </w:p>
        </w:tc>
        <w:tc>
          <w:tcPr>
            <w:tcW w:w="6216" w:type="dxa"/>
            <w:noWrap/>
            <w:hideMark/>
          </w:tcPr>
          <w:p w14:paraId="6FC135F2" w14:textId="77777777" w:rsidR="005B311A" w:rsidRPr="005B311A" w:rsidRDefault="005B311A">
            <w:pPr>
              <w:rPr>
                <w:rFonts w:ascii="Arial" w:hAnsi="Arial" w:cs="Arial"/>
              </w:rPr>
            </w:pPr>
            <w:r w:rsidRPr="005B311A">
              <w:rPr>
                <w:rFonts w:ascii="Arial" w:hAnsi="Arial" w:cs="Arial"/>
              </w:rPr>
              <w:t>Driver/Sales Workers</w:t>
            </w:r>
          </w:p>
        </w:tc>
        <w:tc>
          <w:tcPr>
            <w:tcW w:w="1615" w:type="dxa"/>
            <w:noWrap/>
            <w:vAlign w:val="center"/>
            <w:hideMark/>
          </w:tcPr>
          <w:p w14:paraId="623F8544" w14:textId="77777777" w:rsidR="005B311A" w:rsidRPr="005B311A" w:rsidRDefault="005B311A" w:rsidP="005B311A">
            <w:pPr>
              <w:jc w:val="center"/>
              <w:rPr>
                <w:rFonts w:ascii="Arial" w:hAnsi="Arial" w:cs="Arial"/>
              </w:rPr>
            </w:pPr>
            <w:r w:rsidRPr="005B311A">
              <w:rPr>
                <w:rFonts w:ascii="Arial" w:hAnsi="Arial" w:cs="Arial"/>
              </w:rPr>
              <w:t>81.4%</w:t>
            </w:r>
          </w:p>
        </w:tc>
      </w:tr>
      <w:tr w:rsidR="005B311A" w:rsidRPr="005B311A" w14:paraId="27BD971D" w14:textId="77777777" w:rsidTr="005B311A">
        <w:trPr>
          <w:trHeight w:val="300"/>
        </w:trPr>
        <w:tc>
          <w:tcPr>
            <w:tcW w:w="803" w:type="dxa"/>
            <w:noWrap/>
            <w:vAlign w:val="center"/>
            <w:hideMark/>
          </w:tcPr>
          <w:p w14:paraId="22ECEB15" w14:textId="77777777" w:rsidR="005B311A" w:rsidRPr="005B311A" w:rsidRDefault="005B311A" w:rsidP="005B311A">
            <w:pPr>
              <w:jc w:val="center"/>
              <w:rPr>
                <w:rFonts w:ascii="Arial" w:hAnsi="Arial" w:cs="Arial"/>
              </w:rPr>
            </w:pPr>
            <w:r w:rsidRPr="005B311A">
              <w:rPr>
                <w:rFonts w:ascii="Arial" w:hAnsi="Arial" w:cs="Arial"/>
              </w:rPr>
              <w:t>145</w:t>
            </w:r>
          </w:p>
        </w:tc>
        <w:tc>
          <w:tcPr>
            <w:tcW w:w="6216" w:type="dxa"/>
            <w:noWrap/>
            <w:hideMark/>
          </w:tcPr>
          <w:p w14:paraId="76034F7B" w14:textId="77777777" w:rsidR="005B311A" w:rsidRPr="005B311A" w:rsidRDefault="005B311A">
            <w:pPr>
              <w:rPr>
                <w:rFonts w:ascii="Arial" w:hAnsi="Arial" w:cs="Arial"/>
              </w:rPr>
            </w:pPr>
            <w:r w:rsidRPr="005B311A">
              <w:rPr>
                <w:rFonts w:ascii="Arial" w:hAnsi="Arial" w:cs="Arial"/>
              </w:rPr>
              <w:t>Coil Winders, Tapers, and Finishers</w:t>
            </w:r>
          </w:p>
        </w:tc>
        <w:tc>
          <w:tcPr>
            <w:tcW w:w="1615" w:type="dxa"/>
            <w:noWrap/>
            <w:vAlign w:val="center"/>
            <w:hideMark/>
          </w:tcPr>
          <w:p w14:paraId="780D0D21" w14:textId="77777777" w:rsidR="005B311A" w:rsidRPr="005B311A" w:rsidRDefault="005B311A" w:rsidP="005B311A">
            <w:pPr>
              <w:jc w:val="center"/>
              <w:rPr>
                <w:rFonts w:ascii="Arial" w:hAnsi="Arial" w:cs="Arial"/>
              </w:rPr>
            </w:pPr>
            <w:r w:rsidRPr="005B311A">
              <w:rPr>
                <w:rFonts w:ascii="Arial" w:hAnsi="Arial" w:cs="Arial"/>
              </w:rPr>
              <w:t>81.1%</w:t>
            </w:r>
          </w:p>
        </w:tc>
      </w:tr>
      <w:tr w:rsidR="005B311A" w:rsidRPr="005B311A" w14:paraId="0B98A204" w14:textId="77777777" w:rsidTr="005B311A">
        <w:trPr>
          <w:trHeight w:val="300"/>
        </w:trPr>
        <w:tc>
          <w:tcPr>
            <w:tcW w:w="803" w:type="dxa"/>
            <w:noWrap/>
            <w:vAlign w:val="center"/>
            <w:hideMark/>
          </w:tcPr>
          <w:p w14:paraId="2F5AEB35" w14:textId="77777777" w:rsidR="005B311A" w:rsidRPr="005B311A" w:rsidRDefault="005B311A" w:rsidP="005B311A">
            <w:pPr>
              <w:jc w:val="center"/>
              <w:rPr>
                <w:rFonts w:ascii="Arial" w:hAnsi="Arial" w:cs="Arial"/>
              </w:rPr>
            </w:pPr>
            <w:r w:rsidRPr="005B311A">
              <w:rPr>
                <w:rFonts w:ascii="Arial" w:hAnsi="Arial" w:cs="Arial"/>
              </w:rPr>
              <w:t>146</w:t>
            </w:r>
          </w:p>
        </w:tc>
        <w:tc>
          <w:tcPr>
            <w:tcW w:w="6216" w:type="dxa"/>
            <w:noWrap/>
            <w:hideMark/>
          </w:tcPr>
          <w:p w14:paraId="4DFE2885" w14:textId="77777777" w:rsidR="005B311A" w:rsidRPr="005B311A" w:rsidRDefault="005B311A">
            <w:pPr>
              <w:rPr>
                <w:rFonts w:ascii="Arial" w:hAnsi="Arial" w:cs="Arial"/>
              </w:rPr>
            </w:pPr>
            <w:r w:rsidRPr="005B311A">
              <w:rPr>
                <w:rFonts w:ascii="Arial" w:hAnsi="Arial" w:cs="Arial"/>
              </w:rPr>
              <w:t>Petroleum Pump System Operators, Refinery Operators, and Gaugers</w:t>
            </w:r>
          </w:p>
        </w:tc>
        <w:tc>
          <w:tcPr>
            <w:tcW w:w="1615" w:type="dxa"/>
            <w:noWrap/>
            <w:vAlign w:val="center"/>
            <w:hideMark/>
          </w:tcPr>
          <w:p w14:paraId="2A654F1C" w14:textId="77777777" w:rsidR="005B311A" w:rsidRPr="005B311A" w:rsidRDefault="005B311A" w:rsidP="005B311A">
            <w:pPr>
              <w:jc w:val="center"/>
              <w:rPr>
                <w:rFonts w:ascii="Arial" w:hAnsi="Arial" w:cs="Arial"/>
              </w:rPr>
            </w:pPr>
            <w:r w:rsidRPr="005B311A">
              <w:rPr>
                <w:rFonts w:ascii="Arial" w:hAnsi="Arial" w:cs="Arial"/>
              </w:rPr>
              <w:t>81.1%</w:t>
            </w:r>
          </w:p>
        </w:tc>
      </w:tr>
      <w:tr w:rsidR="005B311A" w:rsidRPr="005B311A" w14:paraId="31A2A117" w14:textId="77777777" w:rsidTr="005B311A">
        <w:trPr>
          <w:trHeight w:val="300"/>
        </w:trPr>
        <w:tc>
          <w:tcPr>
            <w:tcW w:w="803" w:type="dxa"/>
            <w:noWrap/>
            <w:vAlign w:val="center"/>
            <w:hideMark/>
          </w:tcPr>
          <w:p w14:paraId="798C39CF" w14:textId="77777777" w:rsidR="005B311A" w:rsidRPr="005B311A" w:rsidRDefault="005B311A" w:rsidP="005B311A">
            <w:pPr>
              <w:jc w:val="center"/>
              <w:rPr>
                <w:rFonts w:ascii="Arial" w:hAnsi="Arial" w:cs="Arial"/>
              </w:rPr>
            </w:pPr>
            <w:r w:rsidRPr="005B311A">
              <w:rPr>
                <w:rFonts w:ascii="Arial" w:hAnsi="Arial" w:cs="Arial"/>
              </w:rPr>
              <w:t>147</w:t>
            </w:r>
          </w:p>
        </w:tc>
        <w:tc>
          <w:tcPr>
            <w:tcW w:w="6216" w:type="dxa"/>
            <w:noWrap/>
            <w:hideMark/>
          </w:tcPr>
          <w:p w14:paraId="1392A98C" w14:textId="77777777" w:rsidR="005B311A" w:rsidRPr="005B311A" w:rsidRDefault="005B311A">
            <w:pPr>
              <w:rPr>
                <w:rFonts w:ascii="Arial" w:hAnsi="Arial" w:cs="Arial"/>
              </w:rPr>
            </w:pPr>
            <w:r w:rsidRPr="005B311A">
              <w:rPr>
                <w:rFonts w:ascii="Arial" w:hAnsi="Arial" w:cs="Arial"/>
              </w:rPr>
              <w:t>Electronic Equipment Installers and Repairers, Motor Vehicles</w:t>
            </w:r>
          </w:p>
        </w:tc>
        <w:tc>
          <w:tcPr>
            <w:tcW w:w="1615" w:type="dxa"/>
            <w:noWrap/>
            <w:vAlign w:val="center"/>
            <w:hideMark/>
          </w:tcPr>
          <w:p w14:paraId="7C7F1056" w14:textId="77777777" w:rsidR="005B311A" w:rsidRPr="005B311A" w:rsidRDefault="005B311A" w:rsidP="005B311A">
            <w:pPr>
              <w:jc w:val="center"/>
              <w:rPr>
                <w:rFonts w:ascii="Arial" w:hAnsi="Arial" w:cs="Arial"/>
              </w:rPr>
            </w:pPr>
            <w:r w:rsidRPr="005B311A">
              <w:rPr>
                <w:rFonts w:ascii="Arial" w:hAnsi="Arial" w:cs="Arial"/>
              </w:rPr>
              <w:t>80.8%</w:t>
            </w:r>
          </w:p>
        </w:tc>
      </w:tr>
      <w:tr w:rsidR="005B311A" w:rsidRPr="005B311A" w14:paraId="22462FD9" w14:textId="77777777" w:rsidTr="005B311A">
        <w:trPr>
          <w:trHeight w:val="300"/>
        </w:trPr>
        <w:tc>
          <w:tcPr>
            <w:tcW w:w="803" w:type="dxa"/>
            <w:noWrap/>
            <w:vAlign w:val="center"/>
            <w:hideMark/>
          </w:tcPr>
          <w:p w14:paraId="470AADEC" w14:textId="77777777" w:rsidR="005B311A" w:rsidRPr="005B311A" w:rsidRDefault="005B311A" w:rsidP="005B311A">
            <w:pPr>
              <w:jc w:val="center"/>
              <w:rPr>
                <w:rFonts w:ascii="Arial" w:hAnsi="Arial" w:cs="Arial"/>
              </w:rPr>
            </w:pPr>
            <w:r w:rsidRPr="005B311A">
              <w:rPr>
                <w:rFonts w:ascii="Arial" w:hAnsi="Arial" w:cs="Arial"/>
              </w:rPr>
              <w:t>148</w:t>
            </w:r>
          </w:p>
        </w:tc>
        <w:tc>
          <w:tcPr>
            <w:tcW w:w="6216" w:type="dxa"/>
            <w:noWrap/>
            <w:hideMark/>
          </w:tcPr>
          <w:p w14:paraId="7FBF03E8" w14:textId="77777777" w:rsidR="005B311A" w:rsidRPr="005B311A" w:rsidRDefault="005B311A">
            <w:pPr>
              <w:rPr>
                <w:rFonts w:ascii="Arial" w:hAnsi="Arial" w:cs="Arial"/>
              </w:rPr>
            </w:pPr>
            <w:r w:rsidRPr="005B311A">
              <w:rPr>
                <w:rFonts w:ascii="Arial" w:hAnsi="Arial" w:cs="Arial"/>
              </w:rPr>
              <w:t>Patternmakers, Wood</w:t>
            </w:r>
          </w:p>
        </w:tc>
        <w:tc>
          <w:tcPr>
            <w:tcW w:w="1615" w:type="dxa"/>
            <w:noWrap/>
            <w:vAlign w:val="center"/>
            <w:hideMark/>
          </w:tcPr>
          <w:p w14:paraId="5E05DEEE" w14:textId="77777777" w:rsidR="005B311A" w:rsidRPr="005B311A" w:rsidRDefault="005B311A" w:rsidP="005B311A">
            <w:pPr>
              <w:jc w:val="center"/>
              <w:rPr>
                <w:rFonts w:ascii="Arial" w:hAnsi="Arial" w:cs="Arial"/>
              </w:rPr>
            </w:pPr>
            <w:r w:rsidRPr="005B311A">
              <w:rPr>
                <w:rFonts w:ascii="Arial" w:hAnsi="Arial" w:cs="Arial"/>
              </w:rPr>
              <w:t>80.6%</w:t>
            </w:r>
          </w:p>
        </w:tc>
      </w:tr>
      <w:tr w:rsidR="005B311A" w:rsidRPr="005B311A" w14:paraId="6942F3CF" w14:textId="77777777" w:rsidTr="005B311A">
        <w:trPr>
          <w:trHeight w:val="300"/>
        </w:trPr>
        <w:tc>
          <w:tcPr>
            <w:tcW w:w="803" w:type="dxa"/>
            <w:noWrap/>
            <w:vAlign w:val="center"/>
            <w:hideMark/>
          </w:tcPr>
          <w:p w14:paraId="79A65412" w14:textId="77777777" w:rsidR="005B311A" w:rsidRPr="005B311A" w:rsidRDefault="005B311A" w:rsidP="005B311A">
            <w:pPr>
              <w:jc w:val="center"/>
              <w:rPr>
                <w:rFonts w:ascii="Arial" w:hAnsi="Arial" w:cs="Arial"/>
              </w:rPr>
            </w:pPr>
            <w:r w:rsidRPr="005B311A">
              <w:rPr>
                <w:rFonts w:ascii="Arial" w:hAnsi="Arial" w:cs="Arial"/>
              </w:rPr>
              <w:t>149</w:t>
            </w:r>
          </w:p>
        </w:tc>
        <w:tc>
          <w:tcPr>
            <w:tcW w:w="6216" w:type="dxa"/>
            <w:noWrap/>
            <w:hideMark/>
          </w:tcPr>
          <w:p w14:paraId="7CF4383D" w14:textId="77777777" w:rsidR="005B311A" w:rsidRPr="005B311A" w:rsidRDefault="005B311A">
            <w:pPr>
              <w:rPr>
                <w:rFonts w:ascii="Arial" w:hAnsi="Arial" w:cs="Arial"/>
              </w:rPr>
            </w:pPr>
            <w:r w:rsidRPr="005B311A">
              <w:rPr>
                <w:rFonts w:ascii="Arial" w:hAnsi="Arial" w:cs="Arial"/>
              </w:rPr>
              <w:t>Insurance Claims and Policy Processing Clerks</w:t>
            </w:r>
          </w:p>
        </w:tc>
        <w:tc>
          <w:tcPr>
            <w:tcW w:w="1615" w:type="dxa"/>
            <w:noWrap/>
            <w:vAlign w:val="center"/>
            <w:hideMark/>
          </w:tcPr>
          <w:p w14:paraId="401E662F" w14:textId="77777777" w:rsidR="005B311A" w:rsidRPr="005B311A" w:rsidRDefault="005B311A" w:rsidP="005B311A">
            <w:pPr>
              <w:jc w:val="center"/>
              <w:rPr>
                <w:rFonts w:ascii="Arial" w:hAnsi="Arial" w:cs="Arial"/>
              </w:rPr>
            </w:pPr>
            <w:r w:rsidRPr="005B311A">
              <w:rPr>
                <w:rFonts w:ascii="Arial" w:hAnsi="Arial" w:cs="Arial"/>
              </w:rPr>
              <w:t>80.6%</w:t>
            </w:r>
          </w:p>
        </w:tc>
      </w:tr>
      <w:tr w:rsidR="005B311A" w:rsidRPr="005B311A" w14:paraId="1182DE2B" w14:textId="77777777" w:rsidTr="005B311A">
        <w:trPr>
          <w:trHeight w:val="300"/>
        </w:trPr>
        <w:tc>
          <w:tcPr>
            <w:tcW w:w="803" w:type="dxa"/>
            <w:noWrap/>
            <w:vAlign w:val="center"/>
            <w:hideMark/>
          </w:tcPr>
          <w:p w14:paraId="48904B21" w14:textId="77777777" w:rsidR="005B311A" w:rsidRPr="005B311A" w:rsidRDefault="005B311A" w:rsidP="005B311A">
            <w:pPr>
              <w:jc w:val="center"/>
              <w:rPr>
                <w:rFonts w:ascii="Arial" w:hAnsi="Arial" w:cs="Arial"/>
              </w:rPr>
            </w:pPr>
            <w:r w:rsidRPr="005B311A">
              <w:rPr>
                <w:rFonts w:ascii="Arial" w:hAnsi="Arial" w:cs="Arial"/>
              </w:rPr>
              <w:t>150</w:t>
            </w:r>
          </w:p>
        </w:tc>
        <w:tc>
          <w:tcPr>
            <w:tcW w:w="6216" w:type="dxa"/>
            <w:noWrap/>
            <w:hideMark/>
          </w:tcPr>
          <w:p w14:paraId="629EFF49" w14:textId="77777777" w:rsidR="005B311A" w:rsidRPr="005B311A" w:rsidRDefault="005B311A">
            <w:pPr>
              <w:rPr>
                <w:rFonts w:ascii="Arial" w:hAnsi="Arial" w:cs="Arial"/>
              </w:rPr>
            </w:pPr>
            <w:r w:rsidRPr="005B311A">
              <w:rPr>
                <w:rFonts w:ascii="Arial" w:hAnsi="Arial" w:cs="Arial"/>
              </w:rPr>
              <w:t>Furnace, Kiln, Oven, Drier, and Kettle Operators and Tenders</w:t>
            </w:r>
          </w:p>
        </w:tc>
        <w:tc>
          <w:tcPr>
            <w:tcW w:w="1615" w:type="dxa"/>
            <w:noWrap/>
            <w:vAlign w:val="center"/>
            <w:hideMark/>
          </w:tcPr>
          <w:p w14:paraId="08B48C9B" w14:textId="77777777" w:rsidR="005B311A" w:rsidRPr="005B311A" w:rsidRDefault="005B311A" w:rsidP="005B311A">
            <w:pPr>
              <w:jc w:val="center"/>
              <w:rPr>
                <w:rFonts w:ascii="Arial" w:hAnsi="Arial" w:cs="Arial"/>
              </w:rPr>
            </w:pPr>
            <w:r w:rsidRPr="005B311A">
              <w:rPr>
                <w:rFonts w:ascii="Arial" w:hAnsi="Arial" w:cs="Arial"/>
              </w:rPr>
              <w:t>80.5%</w:t>
            </w:r>
          </w:p>
        </w:tc>
      </w:tr>
      <w:tr w:rsidR="005B311A" w:rsidRPr="005B311A" w14:paraId="0BCFBF2A" w14:textId="77777777" w:rsidTr="005B311A">
        <w:trPr>
          <w:trHeight w:val="300"/>
        </w:trPr>
        <w:tc>
          <w:tcPr>
            <w:tcW w:w="803" w:type="dxa"/>
            <w:noWrap/>
            <w:vAlign w:val="center"/>
            <w:hideMark/>
          </w:tcPr>
          <w:p w14:paraId="6491D283" w14:textId="77777777" w:rsidR="005B311A" w:rsidRPr="005B311A" w:rsidRDefault="005B311A" w:rsidP="005B311A">
            <w:pPr>
              <w:jc w:val="center"/>
              <w:rPr>
                <w:rFonts w:ascii="Arial" w:hAnsi="Arial" w:cs="Arial"/>
              </w:rPr>
            </w:pPr>
            <w:r w:rsidRPr="005B311A">
              <w:rPr>
                <w:rFonts w:ascii="Arial" w:hAnsi="Arial" w:cs="Arial"/>
              </w:rPr>
              <w:t>151</w:t>
            </w:r>
          </w:p>
        </w:tc>
        <w:tc>
          <w:tcPr>
            <w:tcW w:w="6216" w:type="dxa"/>
            <w:noWrap/>
            <w:hideMark/>
          </w:tcPr>
          <w:p w14:paraId="4945E2F3" w14:textId="77777777" w:rsidR="005B311A" w:rsidRPr="005B311A" w:rsidRDefault="005B311A">
            <w:pPr>
              <w:rPr>
                <w:rFonts w:ascii="Arial" w:hAnsi="Arial" w:cs="Arial"/>
              </w:rPr>
            </w:pPr>
            <w:r w:rsidRPr="005B311A">
              <w:rPr>
                <w:rFonts w:ascii="Arial" w:hAnsi="Arial" w:cs="Arial"/>
              </w:rPr>
              <w:t>Tapers</w:t>
            </w:r>
          </w:p>
        </w:tc>
        <w:tc>
          <w:tcPr>
            <w:tcW w:w="1615" w:type="dxa"/>
            <w:noWrap/>
            <w:vAlign w:val="center"/>
            <w:hideMark/>
          </w:tcPr>
          <w:p w14:paraId="19206BAE" w14:textId="77777777" w:rsidR="005B311A" w:rsidRPr="005B311A" w:rsidRDefault="005B311A" w:rsidP="005B311A">
            <w:pPr>
              <w:jc w:val="center"/>
              <w:rPr>
                <w:rFonts w:ascii="Arial" w:hAnsi="Arial" w:cs="Arial"/>
              </w:rPr>
            </w:pPr>
            <w:r w:rsidRPr="005B311A">
              <w:rPr>
                <w:rFonts w:ascii="Arial" w:hAnsi="Arial" w:cs="Arial"/>
              </w:rPr>
              <w:t>80.2%</w:t>
            </w:r>
          </w:p>
        </w:tc>
      </w:tr>
      <w:tr w:rsidR="005B311A" w:rsidRPr="005B311A" w14:paraId="2C226CD8" w14:textId="77777777" w:rsidTr="005B311A">
        <w:trPr>
          <w:trHeight w:val="300"/>
        </w:trPr>
        <w:tc>
          <w:tcPr>
            <w:tcW w:w="803" w:type="dxa"/>
            <w:noWrap/>
            <w:vAlign w:val="center"/>
            <w:hideMark/>
          </w:tcPr>
          <w:p w14:paraId="3BE576A4" w14:textId="77777777" w:rsidR="005B311A" w:rsidRPr="005B311A" w:rsidRDefault="005B311A" w:rsidP="005B311A">
            <w:pPr>
              <w:jc w:val="center"/>
              <w:rPr>
                <w:rFonts w:ascii="Arial" w:hAnsi="Arial" w:cs="Arial"/>
              </w:rPr>
            </w:pPr>
            <w:r w:rsidRPr="005B311A">
              <w:rPr>
                <w:rFonts w:ascii="Arial" w:hAnsi="Arial" w:cs="Arial"/>
              </w:rPr>
              <w:t>152</w:t>
            </w:r>
          </w:p>
        </w:tc>
        <w:tc>
          <w:tcPr>
            <w:tcW w:w="6216" w:type="dxa"/>
            <w:noWrap/>
            <w:hideMark/>
          </w:tcPr>
          <w:p w14:paraId="6D0536E2" w14:textId="77777777" w:rsidR="005B311A" w:rsidRPr="005B311A" w:rsidRDefault="005B311A">
            <w:pPr>
              <w:rPr>
                <w:rFonts w:ascii="Arial" w:hAnsi="Arial" w:cs="Arial"/>
              </w:rPr>
            </w:pPr>
            <w:r w:rsidRPr="005B311A">
              <w:rPr>
                <w:rFonts w:ascii="Arial" w:hAnsi="Arial" w:cs="Arial"/>
              </w:rPr>
              <w:t>Library Assistants, Clerical</w:t>
            </w:r>
          </w:p>
        </w:tc>
        <w:tc>
          <w:tcPr>
            <w:tcW w:w="1615" w:type="dxa"/>
            <w:noWrap/>
            <w:vAlign w:val="center"/>
            <w:hideMark/>
          </w:tcPr>
          <w:p w14:paraId="7C177CFA" w14:textId="77777777" w:rsidR="005B311A" w:rsidRPr="005B311A" w:rsidRDefault="005B311A" w:rsidP="005B311A">
            <w:pPr>
              <w:jc w:val="center"/>
              <w:rPr>
                <w:rFonts w:ascii="Arial" w:hAnsi="Arial" w:cs="Arial"/>
              </w:rPr>
            </w:pPr>
            <w:r w:rsidRPr="005B311A">
              <w:rPr>
                <w:rFonts w:ascii="Arial" w:hAnsi="Arial" w:cs="Arial"/>
              </w:rPr>
              <w:t>80.1%</w:t>
            </w:r>
          </w:p>
        </w:tc>
      </w:tr>
      <w:tr w:rsidR="005B311A" w:rsidRPr="005B311A" w14:paraId="584BFB93" w14:textId="77777777" w:rsidTr="005B311A">
        <w:trPr>
          <w:trHeight w:val="300"/>
        </w:trPr>
        <w:tc>
          <w:tcPr>
            <w:tcW w:w="803" w:type="dxa"/>
            <w:noWrap/>
            <w:vAlign w:val="center"/>
            <w:hideMark/>
          </w:tcPr>
          <w:p w14:paraId="3FB67535" w14:textId="77777777" w:rsidR="005B311A" w:rsidRPr="005B311A" w:rsidRDefault="005B311A" w:rsidP="005B311A">
            <w:pPr>
              <w:jc w:val="center"/>
              <w:rPr>
                <w:rFonts w:ascii="Arial" w:hAnsi="Arial" w:cs="Arial"/>
              </w:rPr>
            </w:pPr>
            <w:r w:rsidRPr="005B311A">
              <w:rPr>
                <w:rFonts w:ascii="Arial" w:hAnsi="Arial" w:cs="Arial"/>
              </w:rPr>
              <w:t>153</w:t>
            </w:r>
          </w:p>
        </w:tc>
        <w:tc>
          <w:tcPr>
            <w:tcW w:w="6216" w:type="dxa"/>
            <w:noWrap/>
            <w:hideMark/>
          </w:tcPr>
          <w:p w14:paraId="55BB4AD1" w14:textId="77777777" w:rsidR="005B311A" w:rsidRPr="005B311A" w:rsidRDefault="005B311A">
            <w:pPr>
              <w:rPr>
                <w:rFonts w:ascii="Arial" w:hAnsi="Arial" w:cs="Arial"/>
              </w:rPr>
            </w:pPr>
            <w:r w:rsidRPr="005B311A">
              <w:rPr>
                <w:rFonts w:ascii="Arial" w:hAnsi="Arial" w:cs="Arial"/>
              </w:rPr>
              <w:t>Postal Service Mail Sorters, Processors, and Processing Machine Operators</w:t>
            </w:r>
          </w:p>
        </w:tc>
        <w:tc>
          <w:tcPr>
            <w:tcW w:w="1615" w:type="dxa"/>
            <w:noWrap/>
            <w:vAlign w:val="center"/>
            <w:hideMark/>
          </w:tcPr>
          <w:p w14:paraId="0D322898" w14:textId="77777777" w:rsidR="005B311A" w:rsidRPr="005B311A" w:rsidRDefault="005B311A" w:rsidP="005B311A">
            <w:pPr>
              <w:jc w:val="center"/>
              <w:rPr>
                <w:rFonts w:ascii="Arial" w:hAnsi="Arial" w:cs="Arial"/>
              </w:rPr>
            </w:pPr>
            <w:r w:rsidRPr="005B311A">
              <w:rPr>
                <w:rFonts w:ascii="Arial" w:hAnsi="Arial" w:cs="Arial"/>
              </w:rPr>
              <w:t>80.1%</w:t>
            </w:r>
          </w:p>
        </w:tc>
      </w:tr>
      <w:tr w:rsidR="005B311A" w:rsidRPr="005B311A" w14:paraId="350DF3B5" w14:textId="77777777" w:rsidTr="005B311A">
        <w:trPr>
          <w:trHeight w:val="300"/>
        </w:trPr>
        <w:tc>
          <w:tcPr>
            <w:tcW w:w="803" w:type="dxa"/>
            <w:noWrap/>
            <w:vAlign w:val="center"/>
            <w:hideMark/>
          </w:tcPr>
          <w:p w14:paraId="75FF249E" w14:textId="77777777" w:rsidR="005B311A" w:rsidRPr="005B311A" w:rsidRDefault="005B311A" w:rsidP="005B311A">
            <w:pPr>
              <w:jc w:val="center"/>
              <w:rPr>
                <w:rFonts w:ascii="Arial" w:hAnsi="Arial" w:cs="Arial"/>
              </w:rPr>
            </w:pPr>
            <w:r w:rsidRPr="005B311A">
              <w:rPr>
                <w:rFonts w:ascii="Arial" w:hAnsi="Arial" w:cs="Arial"/>
              </w:rPr>
              <w:t>154</w:t>
            </w:r>
          </w:p>
        </w:tc>
        <w:tc>
          <w:tcPr>
            <w:tcW w:w="6216" w:type="dxa"/>
            <w:noWrap/>
            <w:hideMark/>
          </w:tcPr>
          <w:p w14:paraId="582CC904" w14:textId="77777777" w:rsidR="005B311A" w:rsidRPr="005B311A" w:rsidRDefault="005B311A">
            <w:pPr>
              <w:rPr>
                <w:rFonts w:ascii="Arial" w:hAnsi="Arial" w:cs="Arial"/>
              </w:rPr>
            </w:pPr>
            <w:r w:rsidRPr="005B311A">
              <w:rPr>
                <w:rFonts w:ascii="Arial" w:hAnsi="Arial" w:cs="Arial"/>
              </w:rPr>
              <w:t>Segmental Pavers</w:t>
            </w:r>
          </w:p>
        </w:tc>
        <w:tc>
          <w:tcPr>
            <w:tcW w:w="1615" w:type="dxa"/>
            <w:noWrap/>
            <w:vAlign w:val="center"/>
            <w:hideMark/>
          </w:tcPr>
          <w:p w14:paraId="492895F7" w14:textId="77777777" w:rsidR="005B311A" w:rsidRPr="005B311A" w:rsidRDefault="005B311A" w:rsidP="005B311A">
            <w:pPr>
              <w:jc w:val="center"/>
              <w:rPr>
                <w:rFonts w:ascii="Arial" w:hAnsi="Arial" w:cs="Arial"/>
              </w:rPr>
            </w:pPr>
            <w:r w:rsidRPr="005B311A">
              <w:rPr>
                <w:rFonts w:ascii="Arial" w:hAnsi="Arial" w:cs="Arial"/>
              </w:rPr>
              <w:t>80.0%</w:t>
            </w:r>
          </w:p>
        </w:tc>
      </w:tr>
      <w:tr w:rsidR="005B311A" w:rsidRPr="005B311A" w14:paraId="1C53E564" w14:textId="77777777" w:rsidTr="005B311A">
        <w:trPr>
          <w:trHeight w:val="300"/>
        </w:trPr>
        <w:tc>
          <w:tcPr>
            <w:tcW w:w="803" w:type="dxa"/>
            <w:noWrap/>
            <w:vAlign w:val="center"/>
            <w:hideMark/>
          </w:tcPr>
          <w:p w14:paraId="734B2B76" w14:textId="77777777" w:rsidR="005B311A" w:rsidRPr="005B311A" w:rsidRDefault="005B311A" w:rsidP="005B311A">
            <w:pPr>
              <w:jc w:val="center"/>
              <w:rPr>
                <w:rFonts w:ascii="Arial" w:hAnsi="Arial" w:cs="Arial"/>
              </w:rPr>
            </w:pPr>
            <w:r w:rsidRPr="005B311A">
              <w:rPr>
                <w:rFonts w:ascii="Arial" w:hAnsi="Arial" w:cs="Arial"/>
              </w:rPr>
              <w:t>155</w:t>
            </w:r>
          </w:p>
        </w:tc>
        <w:tc>
          <w:tcPr>
            <w:tcW w:w="6216" w:type="dxa"/>
            <w:noWrap/>
            <w:hideMark/>
          </w:tcPr>
          <w:p w14:paraId="25CF3D5D" w14:textId="77777777" w:rsidR="005B311A" w:rsidRPr="005B311A" w:rsidRDefault="005B311A">
            <w:pPr>
              <w:rPr>
                <w:rFonts w:ascii="Arial" w:hAnsi="Arial" w:cs="Arial"/>
              </w:rPr>
            </w:pPr>
            <w:r w:rsidRPr="005B311A">
              <w:rPr>
                <w:rFonts w:ascii="Arial" w:hAnsi="Arial" w:cs="Arial"/>
              </w:rPr>
              <w:t>Food Preparation and Serving Related Workers, All Other</w:t>
            </w:r>
          </w:p>
        </w:tc>
        <w:tc>
          <w:tcPr>
            <w:tcW w:w="1615" w:type="dxa"/>
            <w:noWrap/>
            <w:vAlign w:val="center"/>
            <w:hideMark/>
          </w:tcPr>
          <w:p w14:paraId="1A71D70E" w14:textId="77777777" w:rsidR="005B311A" w:rsidRPr="005B311A" w:rsidRDefault="005B311A" w:rsidP="005B311A">
            <w:pPr>
              <w:jc w:val="center"/>
              <w:rPr>
                <w:rFonts w:ascii="Arial" w:hAnsi="Arial" w:cs="Arial"/>
              </w:rPr>
            </w:pPr>
            <w:r w:rsidRPr="005B311A">
              <w:rPr>
                <w:rFonts w:ascii="Arial" w:hAnsi="Arial" w:cs="Arial"/>
              </w:rPr>
              <w:t>79.9%</w:t>
            </w:r>
          </w:p>
        </w:tc>
      </w:tr>
      <w:tr w:rsidR="005B311A" w:rsidRPr="005B311A" w14:paraId="7CC6E58E" w14:textId="77777777" w:rsidTr="005B311A">
        <w:trPr>
          <w:trHeight w:val="300"/>
        </w:trPr>
        <w:tc>
          <w:tcPr>
            <w:tcW w:w="803" w:type="dxa"/>
            <w:noWrap/>
            <w:vAlign w:val="center"/>
            <w:hideMark/>
          </w:tcPr>
          <w:p w14:paraId="5993F4BC" w14:textId="77777777" w:rsidR="005B311A" w:rsidRPr="005B311A" w:rsidRDefault="005B311A" w:rsidP="005B311A">
            <w:pPr>
              <w:jc w:val="center"/>
              <w:rPr>
                <w:rFonts w:ascii="Arial" w:hAnsi="Arial" w:cs="Arial"/>
              </w:rPr>
            </w:pPr>
            <w:r w:rsidRPr="005B311A">
              <w:rPr>
                <w:rFonts w:ascii="Arial" w:hAnsi="Arial" w:cs="Arial"/>
              </w:rPr>
              <w:t>156</w:t>
            </w:r>
          </w:p>
        </w:tc>
        <w:tc>
          <w:tcPr>
            <w:tcW w:w="6216" w:type="dxa"/>
            <w:noWrap/>
            <w:hideMark/>
          </w:tcPr>
          <w:p w14:paraId="1C20AE1C" w14:textId="77777777" w:rsidR="005B311A" w:rsidRPr="005B311A" w:rsidRDefault="005B311A">
            <w:pPr>
              <w:rPr>
                <w:rFonts w:ascii="Arial" w:hAnsi="Arial" w:cs="Arial"/>
              </w:rPr>
            </w:pPr>
            <w:r w:rsidRPr="005B311A">
              <w:rPr>
                <w:rFonts w:ascii="Arial" w:hAnsi="Arial" w:cs="Arial"/>
              </w:rPr>
              <w:t>Bus and Truck Mechanics and Diesel Engine Specialists</w:t>
            </w:r>
          </w:p>
        </w:tc>
        <w:tc>
          <w:tcPr>
            <w:tcW w:w="1615" w:type="dxa"/>
            <w:noWrap/>
            <w:vAlign w:val="center"/>
            <w:hideMark/>
          </w:tcPr>
          <w:p w14:paraId="2CC42B89" w14:textId="77777777" w:rsidR="005B311A" w:rsidRPr="005B311A" w:rsidRDefault="005B311A" w:rsidP="005B311A">
            <w:pPr>
              <w:jc w:val="center"/>
              <w:rPr>
                <w:rFonts w:ascii="Arial" w:hAnsi="Arial" w:cs="Arial"/>
              </w:rPr>
            </w:pPr>
            <w:r w:rsidRPr="005B311A">
              <w:rPr>
                <w:rFonts w:ascii="Arial" w:hAnsi="Arial" w:cs="Arial"/>
              </w:rPr>
              <w:t>79.9%</w:t>
            </w:r>
          </w:p>
        </w:tc>
      </w:tr>
      <w:tr w:rsidR="005B311A" w:rsidRPr="005B311A" w14:paraId="2704279D" w14:textId="77777777" w:rsidTr="005B311A">
        <w:trPr>
          <w:trHeight w:val="300"/>
        </w:trPr>
        <w:tc>
          <w:tcPr>
            <w:tcW w:w="803" w:type="dxa"/>
            <w:noWrap/>
            <w:vAlign w:val="center"/>
            <w:hideMark/>
          </w:tcPr>
          <w:p w14:paraId="75618107" w14:textId="77777777" w:rsidR="005B311A" w:rsidRPr="005B311A" w:rsidRDefault="005B311A" w:rsidP="005B311A">
            <w:pPr>
              <w:jc w:val="center"/>
              <w:rPr>
                <w:rFonts w:ascii="Arial" w:hAnsi="Arial" w:cs="Arial"/>
              </w:rPr>
            </w:pPr>
            <w:r w:rsidRPr="005B311A">
              <w:rPr>
                <w:rFonts w:ascii="Arial" w:hAnsi="Arial" w:cs="Arial"/>
              </w:rPr>
              <w:t>157</w:t>
            </w:r>
          </w:p>
        </w:tc>
        <w:tc>
          <w:tcPr>
            <w:tcW w:w="6216" w:type="dxa"/>
            <w:noWrap/>
            <w:hideMark/>
          </w:tcPr>
          <w:p w14:paraId="389FE0E8" w14:textId="77777777" w:rsidR="005B311A" w:rsidRPr="005B311A" w:rsidRDefault="005B311A">
            <w:pPr>
              <w:rPr>
                <w:rFonts w:ascii="Arial" w:hAnsi="Arial" w:cs="Arial"/>
              </w:rPr>
            </w:pPr>
            <w:r w:rsidRPr="005B311A">
              <w:rPr>
                <w:rFonts w:ascii="Arial" w:hAnsi="Arial" w:cs="Arial"/>
              </w:rPr>
              <w:t>Bicycle Repairers</w:t>
            </w:r>
          </w:p>
        </w:tc>
        <w:tc>
          <w:tcPr>
            <w:tcW w:w="1615" w:type="dxa"/>
            <w:noWrap/>
            <w:vAlign w:val="center"/>
            <w:hideMark/>
          </w:tcPr>
          <w:p w14:paraId="6883E564" w14:textId="77777777" w:rsidR="005B311A" w:rsidRPr="005B311A" w:rsidRDefault="005B311A" w:rsidP="005B311A">
            <w:pPr>
              <w:jc w:val="center"/>
              <w:rPr>
                <w:rFonts w:ascii="Arial" w:hAnsi="Arial" w:cs="Arial"/>
              </w:rPr>
            </w:pPr>
            <w:r w:rsidRPr="005B311A">
              <w:rPr>
                <w:rFonts w:ascii="Arial" w:hAnsi="Arial" w:cs="Arial"/>
              </w:rPr>
              <w:t>79.8%</w:t>
            </w:r>
          </w:p>
        </w:tc>
      </w:tr>
      <w:tr w:rsidR="005B311A" w:rsidRPr="005B311A" w14:paraId="526CBC94" w14:textId="77777777" w:rsidTr="005B311A">
        <w:trPr>
          <w:trHeight w:val="300"/>
        </w:trPr>
        <w:tc>
          <w:tcPr>
            <w:tcW w:w="803" w:type="dxa"/>
            <w:noWrap/>
            <w:vAlign w:val="center"/>
            <w:hideMark/>
          </w:tcPr>
          <w:p w14:paraId="6570764B" w14:textId="77777777" w:rsidR="005B311A" w:rsidRPr="005B311A" w:rsidRDefault="005B311A" w:rsidP="005B311A">
            <w:pPr>
              <w:jc w:val="center"/>
              <w:rPr>
                <w:rFonts w:ascii="Arial" w:hAnsi="Arial" w:cs="Arial"/>
              </w:rPr>
            </w:pPr>
            <w:r w:rsidRPr="005B311A">
              <w:rPr>
                <w:rFonts w:ascii="Arial" w:hAnsi="Arial" w:cs="Arial"/>
              </w:rPr>
              <w:t>158</w:t>
            </w:r>
          </w:p>
        </w:tc>
        <w:tc>
          <w:tcPr>
            <w:tcW w:w="6216" w:type="dxa"/>
            <w:noWrap/>
            <w:hideMark/>
          </w:tcPr>
          <w:p w14:paraId="2677074B" w14:textId="77777777" w:rsidR="005B311A" w:rsidRPr="005B311A" w:rsidRDefault="005B311A">
            <w:pPr>
              <w:rPr>
                <w:rFonts w:ascii="Arial" w:hAnsi="Arial" w:cs="Arial"/>
              </w:rPr>
            </w:pPr>
            <w:r w:rsidRPr="005B311A">
              <w:rPr>
                <w:rFonts w:ascii="Arial" w:hAnsi="Arial" w:cs="Arial"/>
              </w:rPr>
              <w:t>Textile Knitting and Weaving Machine Setters, Operators, and Tenders</w:t>
            </w:r>
          </w:p>
        </w:tc>
        <w:tc>
          <w:tcPr>
            <w:tcW w:w="1615" w:type="dxa"/>
            <w:noWrap/>
            <w:vAlign w:val="center"/>
            <w:hideMark/>
          </w:tcPr>
          <w:p w14:paraId="3F5F9F3D" w14:textId="77777777" w:rsidR="005B311A" w:rsidRPr="005B311A" w:rsidRDefault="005B311A" w:rsidP="005B311A">
            <w:pPr>
              <w:jc w:val="center"/>
              <w:rPr>
                <w:rFonts w:ascii="Arial" w:hAnsi="Arial" w:cs="Arial"/>
              </w:rPr>
            </w:pPr>
            <w:r w:rsidRPr="005B311A">
              <w:rPr>
                <w:rFonts w:ascii="Arial" w:hAnsi="Arial" w:cs="Arial"/>
              </w:rPr>
              <w:t>79.8%</w:t>
            </w:r>
          </w:p>
        </w:tc>
      </w:tr>
      <w:tr w:rsidR="005B311A" w:rsidRPr="005B311A" w14:paraId="45B33D01" w14:textId="77777777" w:rsidTr="005B311A">
        <w:trPr>
          <w:trHeight w:val="300"/>
        </w:trPr>
        <w:tc>
          <w:tcPr>
            <w:tcW w:w="803" w:type="dxa"/>
            <w:noWrap/>
            <w:vAlign w:val="center"/>
            <w:hideMark/>
          </w:tcPr>
          <w:p w14:paraId="308B564E" w14:textId="77777777" w:rsidR="005B311A" w:rsidRPr="005B311A" w:rsidRDefault="005B311A" w:rsidP="005B311A">
            <w:pPr>
              <w:jc w:val="center"/>
              <w:rPr>
                <w:rFonts w:ascii="Arial" w:hAnsi="Arial" w:cs="Arial"/>
              </w:rPr>
            </w:pPr>
            <w:r w:rsidRPr="005B311A">
              <w:rPr>
                <w:rFonts w:ascii="Arial" w:hAnsi="Arial" w:cs="Arial"/>
              </w:rPr>
              <w:t>159</w:t>
            </w:r>
          </w:p>
        </w:tc>
        <w:tc>
          <w:tcPr>
            <w:tcW w:w="6216" w:type="dxa"/>
            <w:noWrap/>
            <w:hideMark/>
          </w:tcPr>
          <w:p w14:paraId="6C7AAE53" w14:textId="77777777" w:rsidR="005B311A" w:rsidRPr="005B311A" w:rsidRDefault="005B311A">
            <w:pPr>
              <w:rPr>
                <w:rFonts w:ascii="Arial" w:hAnsi="Arial" w:cs="Arial"/>
              </w:rPr>
            </w:pPr>
            <w:r w:rsidRPr="005B311A">
              <w:rPr>
                <w:rFonts w:ascii="Arial" w:hAnsi="Arial" w:cs="Arial"/>
              </w:rPr>
              <w:t>Transportation Attendants, Except Flight Attendants</w:t>
            </w:r>
          </w:p>
        </w:tc>
        <w:tc>
          <w:tcPr>
            <w:tcW w:w="1615" w:type="dxa"/>
            <w:noWrap/>
            <w:vAlign w:val="center"/>
            <w:hideMark/>
          </w:tcPr>
          <w:p w14:paraId="397E84A3" w14:textId="77777777" w:rsidR="005B311A" w:rsidRPr="005B311A" w:rsidRDefault="005B311A" w:rsidP="005B311A">
            <w:pPr>
              <w:jc w:val="center"/>
              <w:rPr>
                <w:rFonts w:ascii="Arial" w:hAnsi="Arial" w:cs="Arial"/>
              </w:rPr>
            </w:pPr>
            <w:r w:rsidRPr="005B311A">
              <w:rPr>
                <w:rFonts w:ascii="Arial" w:hAnsi="Arial" w:cs="Arial"/>
              </w:rPr>
              <w:t>79.6%</w:t>
            </w:r>
          </w:p>
        </w:tc>
      </w:tr>
      <w:tr w:rsidR="005B311A" w:rsidRPr="005B311A" w14:paraId="098006BA" w14:textId="77777777" w:rsidTr="005B311A">
        <w:trPr>
          <w:trHeight w:val="300"/>
        </w:trPr>
        <w:tc>
          <w:tcPr>
            <w:tcW w:w="803" w:type="dxa"/>
            <w:noWrap/>
            <w:vAlign w:val="center"/>
            <w:hideMark/>
          </w:tcPr>
          <w:p w14:paraId="08381666" w14:textId="77777777" w:rsidR="005B311A" w:rsidRPr="005B311A" w:rsidRDefault="005B311A" w:rsidP="005B311A">
            <w:pPr>
              <w:jc w:val="center"/>
              <w:rPr>
                <w:rFonts w:ascii="Arial" w:hAnsi="Arial" w:cs="Arial"/>
              </w:rPr>
            </w:pPr>
            <w:r w:rsidRPr="005B311A">
              <w:rPr>
                <w:rFonts w:ascii="Arial" w:hAnsi="Arial" w:cs="Arial"/>
              </w:rPr>
              <w:t>160</w:t>
            </w:r>
          </w:p>
        </w:tc>
        <w:tc>
          <w:tcPr>
            <w:tcW w:w="6216" w:type="dxa"/>
            <w:noWrap/>
            <w:hideMark/>
          </w:tcPr>
          <w:p w14:paraId="6AC00205" w14:textId="77777777" w:rsidR="005B311A" w:rsidRPr="005B311A" w:rsidRDefault="005B311A">
            <w:pPr>
              <w:rPr>
                <w:rFonts w:ascii="Arial" w:hAnsi="Arial" w:cs="Arial"/>
              </w:rPr>
            </w:pPr>
            <w:r w:rsidRPr="005B311A">
              <w:rPr>
                <w:rFonts w:ascii="Arial" w:hAnsi="Arial" w:cs="Arial"/>
              </w:rPr>
              <w:t>Machinists</w:t>
            </w:r>
          </w:p>
        </w:tc>
        <w:tc>
          <w:tcPr>
            <w:tcW w:w="1615" w:type="dxa"/>
            <w:noWrap/>
            <w:vAlign w:val="center"/>
            <w:hideMark/>
          </w:tcPr>
          <w:p w14:paraId="631A7825" w14:textId="77777777" w:rsidR="005B311A" w:rsidRPr="005B311A" w:rsidRDefault="005B311A" w:rsidP="005B311A">
            <w:pPr>
              <w:jc w:val="center"/>
              <w:rPr>
                <w:rFonts w:ascii="Arial" w:hAnsi="Arial" w:cs="Arial"/>
              </w:rPr>
            </w:pPr>
            <w:r w:rsidRPr="005B311A">
              <w:rPr>
                <w:rFonts w:ascii="Arial" w:hAnsi="Arial" w:cs="Arial"/>
              </w:rPr>
              <w:t>79.6%</w:t>
            </w:r>
          </w:p>
        </w:tc>
      </w:tr>
      <w:tr w:rsidR="005B311A" w:rsidRPr="005B311A" w14:paraId="30E40F20" w14:textId="77777777" w:rsidTr="005B311A">
        <w:trPr>
          <w:trHeight w:val="300"/>
        </w:trPr>
        <w:tc>
          <w:tcPr>
            <w:tcW w:w="803" w:type="dxa"/>
            <w:noWrap/>
            <w:vAlign w:val="center"/>
            <w:hideMark/>
          </w:tcPr>
          <w:p w14:paraId="0F8EB489" w14:textId="77777777" w:rsidR="005B311A" w:rsidRPr="005B311A" w:rsidRDefault="005B311A" w:rsidP="005B311A">
            <w:pPr>
              <w:jc w:val="center"/>
              <w:rPr>
                <w:rFonts w:ascii="Arial" w:hAnsi="Arial" w:cs="Arial"/>
              </w:rPr>
            </w:pPr>
            <w:r w:rsidRPr="005B311A">
              <w:rPr>
                <w:rFonts w:ascii="Arial" w:hAnsi="Arial" w:cs="Arial"/>
              </w:rPr>
              <w:t>161</w:t>
            </w:r>
          </w:p>
        </w:tc>
        <w:tc>
          <w:tcPr>
            <w:tcW w:w="6216" w:type="dxa"/>
            <w:noWrap/>
            <w:hideMark/>
          </w:tcPr>
          <w:p w14:paraId="70B0B0A0" w14:textId="77777777" w:rsidR="005B311A" w:rsidRPr="005B311A" w:rsidRDefault="005B311A">
            <w:pPr>
              <w:rPr>
                <w:rFonts w:ascii="Arial" w:hAnsi="Arial" w:cs="Arial"/>
              </w:rPr>
            </w:pPr>
            <w:r w:rsidRPr="005B311A">
              <w:rPr>
                <w:rFonts w:ascii="Arial" w:hAnsi="Arial" w:cs="Arial"/>
              </w:rPr>
              <w:t>Packers and Packagers, Hand</w:t>
            </w:r>
          </w:p>
        </w:tc>
        <w:tc>
          <w:tcPr>
            <w:tcW w:w="1615" w:type="dxa"/>
            <w:noWrap/>
            <w:vAlign w:val="center"/>
            <w:hideMark/>
          </w:tcPr>
          <w:p w14:paraId="4574E78E" w14:textId="77777777" w:rsidR="005B311A" w:rsidRPr="005B311A" w:rsidRDefault="005B311A" w:rsidP="005B311A">
            <w:pPr>
              <w:jc w:val="center"/>
              <w:rPr>
                <w:rFonts w:ascii="Arial" w:hAnsi="Arial" w:cs="Arial"/>
              </w:rPr>
            </w:pPr>
            <w:r w:rsidRPr="005B311A">
              <w:rPr>
                <w:rFonts w:ascii="Arial" w:hAnsi="Arial" w:cs="Arial"/>
              </w:rPr>
              <w:t>79.5%</w:t>
            </w:r>
          </w:p>
        </w:tc>
      </w:tr>
      <w:tr w:rsidR="005B311A" w:rsidRPr="005B311A" w14:paraId="364097F9" w14:textId="77777777" w:rsidTr="005B311A">
        <w:trPr>
          <w:trHeight w:val="300"/>
        </w:trPr>
        <w:tc>
          <w:tcPr>
            <w:tcW w:w="803" w:type="dxa"/>
            <w:noWrap/>
            <w:vAlign w:val="center"/>
            <w:hideMark/>
          </w:tcPr>
          <w:p w14:paraId="3824FE9D" w14:textId="77777777" w:rsidR="005B311A" w:rsidRPr="005B311A" w:rsidRDefault="005B311A" w:rsidP="005B311A">
            <w:pPr>
              <w:jc w:val="center"/>
              <w:rPr>
                <w:rFonts w:ascii="Arial" w:hAnsi="Arial" w:cs="Arial"/>
              </w:rPr>
            </w:pPr>
            <w:r w:rsidRPr="005B311A">
              <w:rPr>
                <w:rFonts w:ascii="Arial" w:hAnsi="Arial" w:cs="Arial"/>
              </w:rPr>
              <w:t>162</w:t>
            </w:r>
          </w:p>
        </w:tc>
        <w:tc>
          <w:tcPr>
            <w:tcW w:w="6216" w:type="dxa"/>
            <w:noWrap/>
            <w:hideMark/>
          </w:tcPr>
          <w:p w14:paraId="7E48AB84" w14:textId="77777777" w:rsidR="005B311A" w:rsidRPr="005B311A" w:rsidRDefault="005B311A">
            <w:pPr>
              <w:rPr>
                <w:rFonts w:ascii="Arial" w:hAnsi="Arial" w:cs="Arial"/>
              </w:rPr>
            </w:pPr>
            <w:r w:rsidRPr="005B311A">
              <w:rPr>
                <w:rFonts w:ascii="Arial" w:hAnsi="Arial" w:cs="Arial"/>
              </w:rPr>
              <w:t>Rock Splitters, Quarry</w:t>
            </w:r>
          </w:p>
        </w:tc>
        <w:tc>
          <w:tcPr>
            <w:tcW w:w="1615" w:type="dxa"/>
            <w:noWrap/>
            <w:vAlign w:val="center"/>
            <w:hideMark/>
          </w:tcPr>
          <w:p w14:paraId="44E8E907" w14:textId="77777777" w:rsidR="005B311A" w:rsidRPr="005B311A" w:rsidRDefault="005B311A" w:rsidP="005B311A">
            <w:pPr>
              <w:jc w:val="center"/>
              <w:rPr>
                <w:rFonts w:ascii="Arial" w:hAnsi="Arial" w:cs="Arial"/>
              </w:rPr>
            </w:pPr>
            <w:r w:rsidRPr="005B311A">
              <w:rPr>
                <w:rFonts w:ascii="Arial" w:hAnsi="Arial" w:cs="Arial"/>
              </w:rPr>
              <w:t>79.3%</w:t>
            </w:r>
          </w:p>
        </w:tc>
      </w:tr>
      <w:tr w:rsidR="005B311A" w:rsidRPr="005B311A" w14:paraId="09E7DDB3" w14:textId="77777777" w:rsidTr="005B311A">
        <w:trPr>
          <w:trHeight w:val="300"/>
        </w:trPr>
        <w:tc>
          <w:tcPr>
            <w:tcW w:w="803" w:type="dxa"/>
            <w:noWrap/>
            <w:vAlign w:val="center"/>
            <w:hideMark/>
          </w:tcPr>
          <w:p w14:paraId="6712EA8B" w14:textId="77777777" w:rsidR="005B311A" w:rsidRPr="005B311A" w:rsidRDefault="005B311A" w:rsidP="005B311A">
            <w:pPr>
              <w:jc w:val="center"/>
              <w:rPr>
                <w:rFonts w:ascii="Arial" w:hAnsi="Arial" w:cs="Arial"/>
              </w:rPr>
            </w:pPr>
            <w:r w:rsidRPr="005B311A">
              <w:rPr>
                <w:rFonts w:ascii="Arial" w:hAnsi="Arial" w:cs="Arial"/>
              </w:rPr>
              <w:t>163</w:t>
            </w:r>
          </w:p>
        </w:tc>
        <w:tc>
          <w:tcPr>
            <w:tcW w:w="6216" w:type="dxa"/>
            <w:noWrap/>
            <w:hideMark/>
          </w:tcPr>
          <w:p w14:paraId="5BBCD473" w14:textId="77777777" w:rsidR="005B311A" w:rsidRPr="005B311A" w:rsidRDefault="005B311A">
            <w:pPr>
              <w:rPr>
                <w:rFonts w:ascii="Arial" w:hAnsi="Arial" w:cs="Arial"/>
              </w:rPr>
            </w:pPr>
            <w:r w:rsidRPr="005B311A">
              <w:rPr>
                <w:rFonts w:ascii="Arial" w:hAnsi="Arial" w:cs="Arial"/>
              </w:rPr>
              <w:t>Gas Plant Operators</w:t>
            </w:r>
          </w:p>
        </w:tc>
        <w:tc>
          <w:tcPr>
            <w:tcW w:w="1615" w:type="dxa"/>
            <w:noWrap/>
            <w:vAlign w:val="center"/>
            <w:hideMark/>
          </w:tcPr>
          <w:p w14:paraId="762F2693" w14:textId="77777777" w:rsidR="005B311A" w:rsidRPr="005B311A" w:rsidRDefault="005B311A" w:rsidP="005B311A">
            <w:pPr>
              <w:jc w:val="center"/>
              <w:rPr>
                <w:rFonts w:ascii="Arial" w:hAnsi="Arial" w:cs="Arial"/>
              </w:rPr>
            </w:pPr>
            <w:r w:rsidRPr="005B311A">
              <w:rPr>
                <w:rFonts w:ascii="Arial" w:hAnsi="Arial" w:cs="Arial"/>
              </w:rPr>
              <w:t>79.0%</w:t>
            </w:r>
          </w:p>
        </w:tc>
      </w:tr>
      <w:tr w:rsidR="005B311A" w:rsidRPr="005B311A" w14:paraId="55923B4B" w14:textId="77777777" w:rsidTr="005B311A">
        <w:trPr>
          <w:trHeight w:val="300"/>
        </w:trPr>
        <w:tc>
          <w:tcPr>
            <w:tcW w:w="803" w:type="dxa"/>
            <w:noWrap/>
            <w:vAlign w:val="center"/>
            <w:hideMark/>
          </w:tcPr>
          <w:p w14:paraId="1F30DF17" w14:textId="77777777" w:rsidR="005B311A" w:rsidRPr="005B311A" w:rsidRDefault="005B311A" w:rsidP="005B311A">
            <w:pPr>
              <w:jc w:val="center"/>
              <w:rPr>
                <w:rFonts w:ascii="Arial" w:hAnsi="Arial" w:cs="Arial"/>
              </w:rPr>
            </w:pPr>
            <w:r w:rsidRPr="005B311A">
              <w:rPr>
                <w:rFonts w:ascii="Arial" w:hAnsi="Arial" w:cs="Arial"/>
              </w:rPr>
              <w:t>164</w:t>
            </w:r>
          </w:p>
        </w:tc>
        <w:tc>
          <w:tcPr>
            <w:tcW w:w="6216" w:type="dxa"/>
            <w:noWrap/>
            <w:hideMark/>
          </w:tcPr>
          <w:p w14:paraId="30EB3EA3" w14:textId="77777777" w:rsidR="005B311A" w:rsidRPr="005B311A" w:rsidRDefault="005B311A">
            <w:pPr>
              <w:rPr>
                <w:rFonts w:ascii="Arial" w:hAnsi="Arial" w:cs="Arial"/>
              </w:rPr>
            </w:pPr>
            <w:r w:rsidRPr="005B311A">
              <w:rPr>
                <w:rFonts w:ascii="Arial" w:hAnsi="Arial" w:cs="Arial"/>
              </w:rPr>
              <w:t>Patternmakers, Metal and Plastic</w:t>
            </w:r>
          </w:p>
        </w:tc>
        <w:tc>
          <w:tcPr>
            <w:tcW w:w="1615" w:type="dxa"/>
            <w:noWrap/>
            <w:vAlign w:val="center"/>
            <w:hideMark/>
          </w:tcPr>
          <w:p w14:paraId="4BCEBF6B" w14:textId="77777777" w:rsidR="005B311A" w:rsidRPr="005B311A" w:rsidRDefault="005B311A" w:rsidP="005B311A">
            <w:pPr>
              <w:jc w:val="center"/>
              <w:rPr>
                <w:rFonts w:ascii="Arial" w:hAnsi="Arial" w:cs="Arial"/>
              </w:rPr>
            </w:pPr>
            <w:r w:rsidRPr="005B311A">
              <w:rPr>
                <w:rFonts w:ascii="Arial" w:hAnsi="Arial" w:cs="Arial"/>
              </w:rPr>
              <w:t>78.9%</w:t>
            </w:r>
          </w:p>
        </w:tc>
      </w:tr>
      <w:tr w:rsidR="005B311A" w:rsidRPr="005B311A" w14:paraId="5F3681FE" w14:textId="77777777" w:rsidTr="005B311A">
        <w:trPr>
          <w:trHeight w:val="300"/>
        </w:trPr>
        <w:tc>
          <w:tcPr>
            <w:tcW w:w="803" w:type="dxa"/>
            <w:noWrap/>
            <w:vAlign w:val="center"/>
            <w:hideMark/>
          </w:tcPr>
          <w:p w14:paraId="65F99AC3" w14:textId="77777777" w:rsidR="005B311A" w:rsidRPr="005B311A" w:rsidRDefault="005B311A" w:rsidP="005B311A">
            <w:pPr>
              <w:jc w:val="center"/>
              <w:rPr>
                <w:rFonts w:ascii="Arial" w:hAnsi="Arial" w:cs="Arial"/>
              </w:rPr>
            </w:pPr>
            <w:r w:rsidRPr="005B311A">
              <w:rPr>
                <w:rFonts w:ascii="Arial" w:hAnsi="Arial" w:cs="Arial"/>
              </w:rPr>
              <w:t>165</w:t>
            </w:r>
          </w:p>
        </w:tc>
        <w:tc>
          <w:tcPr>
            <w:tcW w:w="6216" w:type="dxa"/>
            <w:noWrap/>
            <w:hideMark/>
          </w:tcPr>
          <w:p w14:paraId="33B327F9" w14:textId="77777777" w:rsidR="005B311A" w:rsidRPr="005B311A" w:rsidRDefault="005B311A">
            <w:pPr>
              <w:rPr>
                <w:rFonts w:ascii="Arial" w:hAnsi="Arial" w:cs="Arial"/>
              </w:rPr>
            </w:pPr>
            <w:r w:rsidRPr="005B311A">
              <w:rPr>
                <w:rFonts w:ascii="Arial" w:hAnsi="Arial" w:cs="Arial"/>
              </w:rPr>
              <w:t>File Clerks</w:t>
            </w:r>
          </w:p>
        </w:tc>
        <w:tc>
          <w:tcPr>
            <w:tcW w:w="1615" w:type="dxa"/>
            <w:noWrap/>
            <w:vAlign w:val="center"/>
            <w:hideMark/>
          </w:tcPr>
          <w:p w14:paraId="7B113BF8" w14:textId="77777777" w:rsidR="005B311A" w:rsidRPr="005B311A" w:rsidRDefault="005B311A" w:rsidP="005B311A">
            <w:pPr>
              <w:jc w:val="center"/>
              <w:rPr>
                <w:rFonts w:ascii="Arial" w:hAnsi="Arial" w:cs="Arial"/>
              </w:rPr>
            </w:pPr>
            <w:r w:rsidRPr="005B311A">
              <w:rPr>
                <w:rFonts w:ascii="Arial" w:hAnsi="Arial" w:cs="Arial"/>
              </w:rPr>
              <w:t>78.7%</w:t>
            </w:r>
          </w:p>
        </w:tc>
      </w:tr>
      <w:tr w:rsidR="005B311A" w:rsidRPr="005B311A" w14:paraId="35AF65FD" w14:textId="77777777" w:rsidTr="005B311A">
        <w:trPr>
          <w:trHeight w:val="300"/>
        </w:trPr>
        <w:tc>
          <w:tcPr>
            <w:tcW w:w="803" w:type="dxa"/>
            <w:noWrap/>
            <w:vAlign w:val="center"/>
            <w:hideMark/>
          </w:tcPr>
          <w:p w14:paraId="4925D280" w14:textId="77777777" w:rsidR="005B311A" w:rsidRPr="005B311A" w:rsidRDefault="005B311A" w:rsidP="005B311A">
            <w:pPr>
              <w:jc w:val="center"/>
              <w:rPr>
                <w:rFonts w:ascii="Arial" w:hAnsi="Arial" w:cs="Arial"/>
              </w:rPr>
            </w:pPr>
            <w:r w:rsidRPr="005B311A">
              <w:rPr>
                <w:rFonts w:ascii="Arial" w:hAnsi="Arial" w:cs="Arial"/>
              </w:rPr>
              <w:t>166</w:t>
            </w:r>
          </w:p>
        </w:tc>
        <w:tc>
          <w:tcPr>
            <w:tcW w:w="6216" w:type="dxa"/>
            <w:noWrap/>
            <w:hideMark/>
          </w:tcPr>
          <w:p w14:paraId="4B09618D" w14:textId="77777777" w:rsidR="005B311A" w:rsidRPr="005B311A" w:rsidRDefault="005B311A">
            <w:pPr>
              <w:rPr>
                <w:rFonts w:ascii="Arial" w:hAnsi="Arial" w:cs="Arial"/>
              </w:rPr>
            </w:pPr>
            <w:r w:rsidRPr="005B311A">
              <w:rPr>
                <w:rFonts w:ascii="Arial" w:hAnsi="Arial" w:cs="Arial"/>
              </w:rPr>
              <w:t>Model Makers, Metal and Plastic</w:t>
            </w:r>
          </w:p>
        </w:tc>
        <w:tc>
          <w:tcPr>
            <w:tcW w:w="1615" w:type="dxa"/>
            <w:noWrap/>
            <w:vAlign w:val="center"/>
            <w:hideMark/>
          </w:tcPr>
          <w:p w14:paraId="41F02B06" w14:textId="77777777" w:rsidR="005B311A" w:rsidRPr="005B311A" w:rsidRDefault="005B311A" w:rsidP="005B311A">
            <w:pPr>
              <w:jc w:val="center"/>
              <w:rPr>
                <w:rFonts w:ascii="Arial" w:hAnsi="Arial" w:cs="Arial"/>
              </w:rPr>
            </w:pPr>
            <w:r w:rsidRPr="005B311A">
              <w:rPr>
                <w:rFonts w:ascii="Arial" w:hAnsi="Arial" w:cs="Arial"/>
              </w:rPr>
              <w:t>78.7%</w:t>
            </w:r>
          </w:p>
        </w:tc>
      </w:tr>
      <w:tr w:rsidR="005B311A" w:rsidRPr="005B311A" w14:paraId="474A2219" w14:textId="77777777" w:rsidTr="005B311A">
        <w:trPr>
          <w:trHeight w:val="300"/>
        </w:trPr>
        <w:tc>
          <w:tcPr>
            <w:tcW w:w="803" w:type="dxa"/>
            <w:noWrap/>
            <w:vAlign w:val="center"/>
            <w:hideMark/>
          </w:tcPr>
          <w:p w14:paraId="24E86877" w14:textId="77777777" w:rsidR="005B311A" w:rsidRPr="005B311A" w:rsidRDefault="005B311A" w:rsidP="005B311A">
            <w:pPr>
              <w:jc w:val="center"/>
              <w:rPr>
                <w:rFonts w:ascii="Arial" w:hAnsi="Arial" w:cs="Arial"/>
              </w:rPr>
            </w:pPr>
            <w:r w:rsidRPr="005B311A">
              <w:rPr>
                <w:rFonts w:ascii="Arial" w:hAnsi="Arial" w:cs="Arial"/>
              </w:rPr>
              <w:t>167</w:t>
            </w:r>
          </w:p>
        </w:tc>
        <w:tc>
          <w:tcPr>
            <w:tcW w:w="6216" w:type="dxa"/>
            <w:noWrap/>
            <w:hideMark/>
          </w:tcPr>
          <w:p w14:paraId="02FC50A3" w14:textId="77777777" w:rsidR="005B311A" w:rsidRPr="005B311A" w:rsidRDefault="005B311A">
            <w:pPr>
              <w:rPr>
                <w:rFonts w:ascii="Arial" w:hAnsi="Arial" w:cs="Arial"/>
              </w:rPr>
            </w:pPr>
            <w:r w:rsidRPr="005B311A">
              <w:rPr>
                <w:rFonts w:ascii="Arial" w:hAnsi="Arial" w:cs="Arial"/>
              </w:rPr>
              <w:t>Shipping, Receiving, and Traffic Clerks</w:t>
            </w:r>
          </w:p>
        </w:tc>
        <w:tc>
          <w:tcPr>
            <w:tcW w:w="1615" w:type="dxa"/>
            <w:noWrap/>
            <w:vAlign w:val="center"/>
            <w:hideMark/>
          </w:tcPr>
          <w:p w14:paraId="24AE218F" w14:textId="77777777" w:rsidR="005B311A" w:rsidRPr="005B311A" w:rsidRDefault="005B311A" w:rsidP="005B311A">
            <w:pPr>
              <w:jc w:val="center"/>
              <w:rPr>
                <w:rFonts w:ascii="Arial" w:hAnsi="Arial" w:cs="Arial"/>
              </w:rPr>
            </w:pPr>
            <w:r w:rsidRPr="005B311A">
              <w:rPr>
                <w:rFonts w:ascii="Arial" w:hAnsi="Arial" w:cs="Arial"/>
              </w:rPr>
              <w:t>78.6%</w:t>
            </w:r>
          </w:p>
        </w:tc>
      </w:tr>
      <w:tr w:rsidR="005B311A" w:rsidRPr="005B311A" w14:paraId="1B827F19" w14:textId="77777777" w:rsidTr="005B311A">
        <w:trPr>
          <w:trHeight w:val="300"/>
        </w:trPr>
        <w:tc>
          <w:tcPr>
            <w:tcW w:w="803" w:type="dxa"/>
            <w:noWrap/>
            <w:vAlign w:val="center"/>
            <w:hideMark/>
          </w:tcPr>
          <w:p w14:paraId="020AFDF1" w14:textId="77777777" w:rsidR="005B311A" w:rsidRPr="005B311A" w:rsidRDefault="005B311A" w:rsidP="005B311A">
            <w:pPr>
              <w:jc w:val="center"/>
              <w:rPr>
                <w:rFonts w:ascii="Arial" w:hAnsi="Arial" w:cs="Arial"/>
              </w:rPr>
            </w:pPr>
            <w:r w:rsidRPr="005B311A">
              <w:rPr>
                <w:rFonts w:ascii="Arial" w:hAnsi="Arial" w:cs="Arial"/>
              </w:rPr>
              <w:t>168</w:t>
            </w:r>
          </w:p>
        </w:tc>
        <w:tc>
          <w:tcPr>
            <w:tcW w:w="6216" w:type="dxa"/>
            <w:noWrap/>
            <w:hideMark/>
          </w:tcPr>
          <w:p w14:paraId="7ABCA664" w14:textId="77777777" w:rsidR="005B311A" w:rsidRPr="005B311A" w:rsidRDefault="005B311A">
            <w:pPr>
              <w:rPr>
                <w:rFonts w:ascii="Arial" w:hAnsi="Arial" w:cs="Arial"/>
              </w:rPr>
            </w:pPr>
            <w:r w:rsidRPr="005B311A">
              <w:rPr>
                <w:rFonts w:ascii="Arial" w:hAnsi="Arial" w:cs="Arial"/>
              </w:rPr>
              <w:t>Correspondence Clerks</w:t>
            </w:r>
          </w:p>
        </w:tc>
        <w:tc>
          <w:tcPr>
            <w:tcW w:w="1615" w:type="dxa"/>
            <w:noWrap/>
            <w:vAlign w:val="center"/>
            <w:hideMark/>
          </w:tcPr>
          <w:p w14:paraId="3248521A" w14:textId="77777777" w:rsidR="005B311A" w:rsidRPr="005B311A" w:rsidRDefault="005B311A" w:rsidP="005B311A">
            <w:pPr>
              <w:jc w:val="center"/>
              <w:rPr>
                <w:rFonts w:ascii="Arial" w:hAnsi="Arial" w:cs="Arial"/>
              </w:rPr>
            </w:pPr>
            <w:r w:rsidRPr="005B311A">
              <w:rPr>
                <w:rFonts w:ascii="Arial" w:hAnsi="Arial" w:cs="Arial"/>
              </w:rPr>
              <w:t>78.5%</w:t>
            </w:r>
          </w:p>
        </w:tc>
      </w:tr>
      <w:tr w:rsidR="005B311A" w:rsidRPr="005B311A" w14:paraId="3B5337FC" w14:textId="77777777" w:rsidTr="005B311A">
        <w:trPr>
          <w:trHeight w:val="300"/>
        </w:trPr>
        <w:tc>
          <w:tcPr>
            <w:tcW w:w="803" w:type="dxa"/>
            <w:noWrap/>
            <w:vAlign w:val="center"/>
            <w:hideMark/>
          </w:tcPr>
          <w:p w14:paraId="785298C7" w14:textId="77777777" w:rsidR="005B311A" w:rsidRPr="005B311A" w:rsidRDefault="005B311A" w:rsidP="005B311A">
            <w:pPr>
              <w:jc w:val="center"/>
              <w:rPr>
                <w:rFonts w:ascii="Arial" w:hAnsi="Arial" w:cs="Arial"/>
              </w:rPr>
            </w:pPr>
            <w:r w:rsidRPr="005B311A">
              <w:rPr>
                <w:rFonts w:ascii="Arial" w:hAnsi="Arial" w:cs="Arial"/>
              </w:rPr>
              <w:t>169</w:t>
            </w:r>
          </w:p>
        </w:tc>
        <w:tc>
          <w:tcPr>
            <w:tcW w:w="6216" w:type="dxa"/>
            <w:noWrap/>
            <w:hideMark/>
          </w:tcPr>
          <w:p w14:paraId="13BBFB10" w14:textId="77777777" w:rsidR="005B311A" w:rsidRPr="005B311A" w:rsidRDefault="005B311A">
            <w:pPr>
              <w:rPr>
                <w:rFonts w:ascii="Arial" w:hAnsi="Arial" w:cs="Arial"/>
              </w:rPr>
            </w:pPr>
            <w:r w:rsidRPr="005B311A">
              <w:rPr>
                <w:rFonts w:ascii="Arial" w:hAnsi="Arial" w:cs="Arial"/>
              </w:rPr>
              <w:t>Light Truck or Delivery Services Drivers</w:t>
            </w:r>
          </w:p>
        </w:tc>
        <w:tc>
          <w:tcPr>
            <w:tcW w:w="1615" w:type="dxa"/>
            <w:noWrap/>
            <w:vAlign w:val="center"/>
            <w:hideMark/>
          </w:tcPr>
          <w:p w14:paraId="2D9B5687" w14:textId="77777777" w:rsidR="005B311A" w:rsidRPr="005B311A" w:rsidRDefault="005B311A" w:rsidP="005B311A">
            <w:pPr>
              <w:jc w:val="center"/>
              <w:rPr>
                <w:rFonts w:ascii="Arial" w:hAnsi="Arial" w:cs="Arial"/>
              </w:rPr>
            </w:pPr>
            <w:r w:rsidRPr="005B311A">
              <w:rPr>
                <w:rFonts w:ascii="Arial" w:hAnsi="Arial" w:cs="Arial"/>
              </w:rPr>
              <w:t>78.2%</w:t>
            </w:r>
          </w:p>
        </w:tc>
      </w:tr>
      <w:tr w:rsidR="005B311A" w:rsidRPr="005B311A" w14:paraId="4765F8BB" w14:textId="77777777" w:rsidTr="005B311A">
        <w:trPr>
          <w:trHeight w:val="300"/>
        </w:trPr>
        <w:tc>
          <w:tcPr>
            <w:tcW w:w="803" w:type="dxa"/>
            <w:noWrap/>
            <w:vAlign w:val="center"/>
            <w:hideMark/>
          </w:tcPr>
          <w:p w14:paraId="02978835" w14:textId="77777777" w:rsidR="005B311A" w:rsidRPr="005B311A" w:rsidRDefault="005B311A" w:rsidP="005B311A">
            <w:pPr>
              <w:jc w:val="center"/>
              <w:rPr>
                <w:rFonts w:ascii="Arial" w:hAnsi="Arial" w:cs="Arial"/>
              </w:rPr>
            </w:pPr>
            <w:r w:rsidRPr="005B311A">
              <w:rPr>
                <w:rFonts w:ascii="Arial" w:hAnsi="Arial" w:cs="Arial"/>
              </w:rPr>
              <w:t>170</w:t>
            </w:r>
          </w:p>
        </w:tc>
        <w:tc>
          <w:tcPr>
            <w:tcW w:w="6216" w:type="dxa"/>
            <w:noWrap/>
            <w:hideMark/>
          </w:tcPr>
          <w:p w14:paraId="0A50FB93" w14:textId="77777777" w:rsidR="005B311A" w:rsidRPr="005B311A" w:rsidRDefault="005B311A">
            <w:pPr>
              <w:rPr>
                <w:rFonts w:ascii="Arial" w:hAnsi="Arial" w:cs="Arial"/>
              </w:rPr>
            </w:pPr>
            <w:r w:rsidRPr="005B311A">
              <w:rPr>
                <w:rFonts w:ascii="Arial" w:hAnsi="Arial" w:cs="Arial"/>
              </w:rPr>
              <w:t>Tellers</w:t>
            </w:r>
          </w:p>
        </w:tc>
        <w:tc>
          <w:tcPr>
            <w:tcW w:w="1615" w:type="dxa"/>
            <w:noWrap/>
            <w:vAlign w:val="center"/>
            <w:hideMark/>
          </w:tcPr>
          <w:p w14:paraId="5FCFF139" w14:textId="77777777" w:rsidR="005B311A" w:rsidRPr="005B311A" w:rsidRDefault="005B311A" w:rsidP="005B311A">
            <w:pPr>
              <w:jc w:val="center"/>
              <w:rPr>
                <w:rFonts w:ascii="Arial" w:hAnsi="Arial" w:cs="Arial"/>
              </w:rPr>
            </w:pPr>
            <w:r w:rsidRPr="005B311A">
              <w:rPr>
                <w:rFonts w:ascii="Arial" w:hAnsi="Arial" w:cs="Arial"/>
              </w:rPr>
              <w:t>78.1%</w:t>
            </w:r>
          </w:p>
        </w:tc>
      </w:tr>
      <w:tr w:rsidR="005B311A" w:rsidRPr="005B311A" w14:paraId="307DE06C" w14:textId="77777777" w:rsidTr="005B311A">
        <w:trPr>
          <w:trHeight w:val="300"/>
        </w:trPr>
        <w:tc>
          <w:tcPr>
            <w:tcW w:w="803" w:type="dxa"/>
            <w:noWrap/>
            <w:vAlign w:val="center"/>
            <w:hideMark/>
          </w:tcPr>
          <w:p w14:paraId="2E03F11B" w14:textId="77777777" w:rsidR="005B311A" w:rsidRPr="005B311A" w:rsidRDefault="005B311A" w:rsidP="005B311A">
            <w:pPr>
              <w:jc w:val="center"/>
              <w:rPr>
                <w:rFonts w:ascii="Arial" w:hAnsi="Arial" w:cs="Arial"/>
              </w:rPr>
            </w:pPr>
            <w:r w:rsidRPr="005B311A">
              <w:rPr>
                <w:rFonts w:ascii="Arial" w:hAnsi="Arial" w:cs="Arial"/>
              </w:rPr>
              <w:t>171</w:t>
            </w:r>
          </w:p>
        </w:tc>
        <w:tc>
          <w:tcPr>
            <w:tcW w:w="6216" w:type="dxa"/>
            <w:noWrap/>
            <w:hideMark/>
          </w:tcPr>
          <w:p w14:paraId="6845641C" w14:textId="77777777" w:rsidR="005B311A" w:rsidRPr="005B311A" w:rsidRDefault="005B311A">
            <w:pPr>
              <w:rPr>
                <w:rFonts w:ascii="Arial" w:hAnsi="Arial" w:cs="Arial"/>
              </w:rPr>
            </w:pPr>
            <w:r w:rsidRPr="005B311A">
              <w:rPr>
                <w:rFonts w:ascii="Arial" w:hAnsi="Arial" w:cs="Arial"/>
              </w:rPr>
              <w:t>Legal Secretaries</w:t>
            </w:r>
          </w:p>
        </w:tc>
        <w:tc>
          <w:tcPr>
            <w:tcW w:w="1615" w:type="dxa"/>
            <w:noWrap/>
            <w:vAlign w:val="center"/>
            <w:hideMark/>
          </w:tcPr>
          <w:p w14:paraId="491E7511" w14:textId="77777777" w:rsidR="005B311A" w:rsidRPr="005B311A" w:rsidRDefault="005B311A" w:rsidP="005B311A">
            <w:pPr>
              <w:jc w:val="center"/>
              <w:rPr>
                <w:rFonts w:ascii="Arial" w:hAnsi="Arial" w:cs="Arial"/>
              </w:rPr>
            </w:pPr>
            <w:r w:rsidRPr="005B311A">
              <w:rPr>
                <w:rFonts w:ascii="Arial" w:hAnsi="Arial" w:cs="Arial"/>
              </w:rPr>
              <w:t>77.9%</w:t>
            </w:r>
          </w:p>
        </w:tc>
      </w:tr>
      <w:tr w:rsidR="005B311A" w:rsidRPr="005B311A" w14:paraId="5A467C7E" w14:textId="77777777" w:rsidTr="005B311A">
        <w:trPr>
          <w:trHeight w:val="300"/>
        </w:trPr>
        <w:tc>
          <w:tcPr>
            <w:tcW w:w="803" w:type="dxa"/>
            <w:noWrap/>
            <w:vAlign w:val="center"/>
            <w:hideMark/>
          </w:tcPr>
          <w:p w14:paraId="68176181" w14:textId="77777777" w:rsidR="005B311A" w:rsidRPr="005B311A" w:rsidRDefault="005B311A" w:rsidP="005B311A">
            <w:pPr>
              <w:jc w:val="center"/>
              <w:rPr>
                <w:rFonts w:ascii="Arial" w:hAnsi="Arial" w:cs="Arial"/>
              </w:rPr>
            </w:pPr>
            <w:r w:rsidRPr="005B311A">
              <w:rPr>
                <w:rFonts w:ascii="Arial" w:hAnsi="Arial" w:cs="Arial"/>
              </w:rPr>
              <w:t>172</w:t>
            </w:r>
          </w:p>
        </w:tc>
        <w:tc>
          <w:tcPr>
            <w:tcW w:w="6216" w:type="dxa"/>
            <w:noWrap/>
            <w:hideMark/>
          </w:tcPr>
          <w:p w14:paraId="64047CA2" w14:textId="77777777" w:rsidR="005B311A" w:rsidRPr="005B311A" w:rsidRDefault="005B311A">
            <w:pPr>
              <w:rPr>
                <w:rFonts w:ascii="Arial" w:hAnsi="Arial" w:cs="Arial"/>
              </w:rPr>
            </w:pPr>
            <w:r w:rsidRPr="005B311A">
              <w:rPr>
                <w:rFonts w:ascii="Arial" w:hAnsi="Arial" w:cs="Arial"/>
              </w:rPr>
              <w:t>Bus Drivers, School or Special Client</w:t>
            </w:r>
          </w:p>
        </w:tc>
        <w:tc>
          <w:tcPr>
            <w:tcW w:w="1615" w:type="dxa"/>
            <w:noWrap/>
            <w:vAlign w:val="center"/>
            <w:hideMark/>
          </w:tcPr>
          <w:p w14:paraId="1B2E4CD6" w14:textId="77777777" w:rsidR="005B311A" w:rsidRPr="005B311A" w:rsidRDefault="005B311A" w:rsidP="005B311A">
            <w:pPr>
              <w:jc w:val="center"/>
              <w:rPr>
                <w:rFonts w:ascii="Arial" w:hAnsi="Arial" w:cs="Arial"/>
              </w:rPr>
            </w:pPr>
            <w:r w:rsidRPr="005B311A">
              <w:rPr>
                <w:rFonts w:ascii="Arial" w:hAnsi="Arial" w:cs="Arial"/>
              </w:rPr>
              <w:t>77.7%</w:t>
            </w:r>
          </w:p>
        </w:tc>
      </w:tr>
      <w:tr w:rsidR="005B311A" w:rsidRPr="005B311A" w14:paraId="14996FBC" w14:textId="77777777" w:rsidTr="005B311A">
        <w:trPr>
          <w:trHeight w:val="300"/>
        </w:trPr>
        <w:tc>
          <w:tcPr>
            <w:tcW w:w="803" w:type="dxa"/>
            <w:noWrap/>
            <w:vAlign w:val="center"/>
            <w:hideMark/>
          </w:tcPr>
          <w:p w14:paraId="5D22C3F1" w14:textId="77777777" w:rsidR="005B311A" w:rsidRPr="005B311A" w:rsidRDefault="005B311A" w:rsidP="005B311A">
            <w:pPr>
              <w:jc w:val="center"/>
              <w:rPr>
                <w:rFonts w:ascii="Arial" w:hAnsi="Arial" w:cs="Arial"/>
              </w:rPr>
            </w:pPr>
            <w:r w:rsidRPr="005B311A">
              <w:rPr>
                <w:rFonts w:ascii="Arial" w:hAnsi="Arial" w:cs="Arial"/>
              </w:rPr>
              <w:t>173</w:t>
            </w:r>
          </w:p>
        </w:tc>
        <w:tc>
          <w:tcPr>
            <w:tcW w:w="6216" w:type="dxa"/>
            <w:noWrap/>
            <w:hideMark/>
          </w:tcPr>
          <w:p w14:paraId="19C3CA0C" w14:textId="77777777" w:rsidR="005B311A" w:rsidRPr="005B311A" w:rsidRDefault="005B311A">
            <w:pPr>
              <w:rPr>
                <w:rFonts w:ascii="Arial" w:hAnsi="Arial" w:cs="Arial"/>
              </w:rPr>
            </w:pPr>
            <w:r w:rsidRPr="005B311A">
              <w:rPr>
                <w:rFonts w:ascii="Arial" w:hAnsi="Arial" w:cs="Arial"/>
              </w:rPr>
              <w:t>Aircraft Mechanics and Service Technicians</w:t>
            </w:r>
          </w:p>
        </w:tc>
        <w:tc>
          <w:tcPr>
            <w:tcW w:w="1615" w:type="dxa"/>
            <w:noWrap/>
            <w:vAlign w:val="center"/>
            <w:hideMark/>
          </w:tcPr>
          <w:p w14:paraId="072AEB81" w14:textId="77777777" w:rsidR="005B311A" w:rsidRPr="005B311A" w:rsidRDefault="005B311A" w:rsidP="005B311A">
            <w:pPr>
              <w:jc w:val="center"/>
              <w:rPr>
                <w:rFonts w:ascii="Arial" w:hAnsi="Arial" w:cs="Arial"/>
              </w:rPr>
            </w:pPr>
            <w:r w:rsidRPr="005B311A">
              <w:rPr>
                <w:rFonts w:ascii="Arial" w:hAnsi="Arial" w:cs="Arial"/>
              </w:rPr>
              <w:t>77.2%</w:t>
            </w:r>
          </w:p>
        </w:tc>
      </w:tr>
      <w:tr w:rsidR="005B311A" w:rsidRPr="005B311A" w14:paraId="4EE3E70D" w14:textId="77777777" w:rsidTr="005B311A">
        <w:trPr>
          <w:trHeight w:val="300"/>
        </w:trPr>
        <w:tc>
          <w:tcPr>
            <w:tcW w:w="803" w:type="dxa"/>
            <w:noWrap/>
            <w:vAlign w:val="center"/>
            <w:hideMark/>
          </w:tcPr>
          <w:p w14:paraId="5D6037CB" w14:textId="77777777" w:rsidR="005B311A" w:rsidRPr="005B311A" w:rsidRDefault="005B311A" w:rsidP="005B311A">
            <w:pPr>
              <w:jc w:val="center"/>
              <w:rPr>
                <w:rFonts w:ascii="Arial" w:hAnsi="Arial" w:cs="Arial"/>
              </w:rPr>
            </w:pPr>
            <w:r w:rsidRPr="005B311A">
              <w:rPr>
                <w:rFonts w:ascii="Arial" w:hAnsi="Arial" w:cs="Arial"/>
              </w:rPr>
              <w:lastRenderedPageBreak/>
              <w:t>174</w:t>
            </w:r>
          </w:p>
        </w:tc>
        <w:tc>
          <w:tcPr>
            <w:tcW w:w="6216" w:type="dxa"/>
            <w:noWrap/>
            <w:hideMark/>
          </w:tcPr>
          <w:p w14:paraId="4F493EF0" w14:textId="77777777" w:rsidR="005B311A" w:rsidRPr="005B311A" w:rsidRDefault="005B311A">
            <w:pPr>
              <w:rPr>
                <w:rFonts w:ascii="Arial" w:hAnsi="Arial" w:cs="Arial"/>
              </w:rPr>
            </w:pPr>
            <w:r w:rsidRPr="005B311A">
              <w:rPr>
                <w:rFonts w:ascii="Arial" w:hAnsi="Arial" w:cs="Arial"/>
              </w:rPr>
              <w:t>Waiters and Waitresses</w:t>
            </w:r>
          </w:p>
        </w:tc>
        <w:tc>
          <w:tcPr>
            <w:tcW w:w="1615" w:type="dxa"/>
            <w:noWrap/>
            <w:vAlign w:val="center"/>
            <w:hideMark/>
          </w:tcPr>
          <w:p w14:paraId="48004F02" w14:textId="77777777" w:rsidR="005B311A" w:rsidRPr="005B311A" w:rsidRDefault="005B311A" w:rsidP="005B311A">
            <w:pPr>
              <w:jc w:val="center"/>
              <w:rPr>
                <w:rFonts w:ascii="Arial" w:hAnsi="Arial" w:cs="Arial"/>
              </w:rPr>
            </w:pPr>
            <w:r w:rsidRPr="005B311A">
              <w:rPr>
                <w:rFonts w:ascii="Arial" w:hAnsi="Arial" w:cs="Arial"/>
              </w:rPr>
              <w:t>76.9%</w:t>
            </w:r>
          </w:p>
        </w:tc>
      </w:tr>
      <w:tr w:rsidR="005B311A" w:rsidRPr="005B311A" w14:paraId="7099B37E" w14:textId="77777777" w:rsidTr="005B311A">
        <w:trPr>
          <w:trHeight w:val="300"/>
        </w:trPr>
        <w:tc>
          <w:tcPr>
            <w:tcW w:w="803" w:type="dxa"/>
            <w:noWrap/>
            <w:vAlign w:val="center"/>
            <w:hideMark/>
          </w:tcPr>
          <w:p w14:paraId="1823CA12" w14:textId="77777777" w:rsidR="005B311A" w:rsidRPr="005B311A" w:rsidRDefault="005B311A" w:rsidP="005B311A">
            <w:pPr>
              <w:jc w:val="center"/>
              <w:rPr>
                <w:rFonts w:ascii="Arial" w:hAnsi="Arial" w:cs="Arial"/>
              </w:rPr>
            </w:pPr>
            <w:r w:rsidRPr="005B311A">
              <w:rPr>
                <w:rFonts w:ascii="Arial" w:hAnsi="Arial" w:cs="Arial"/>
              </w:rPr>
              <w:t>175</w:t>
            </w:r>
          </w:p>
        </w:tc>
        <w:tc>
          <w:tcPr>
            <w:tcW w:w="6216" w:type="dxa"/>
            <w:noWrap/>
            <w:hideMark/>
          </w:tcPr>
          <w:p w14:paraId="300BE10B" w14:textId="77777777" w:rsidR="005B311A" w:rsidRPr="005B311A" w:rsidRDefault="005B311A">
            <w:pPr>
              <w:rPr>
                <w:rFonts w:ascii="Arial" w:hAnsi="Arial" w:cs="Arial"/>
              </w:rPr>
            </w:pPr>
            <w:r w:rsidRPr="005B311A">
              <w:rPr>
                <w:rFonts w:ascii="Arial" w:hAnsi="Arial" w:cs="Arial"/>
              </w:rPr>
              <w:t>Nuclear Technicians</w:t>
            </w:r>
          </w:p>
        </w:tc>
        <w:tc>
          <w:tcPr>
            <w:tcW w:w="1615" w:type="dxa"/>
            <w:noWrap/>
            <w:vAlign w:val="center"/>
            <w:hideMark/>
          </w:tcPr>
          <w:p w14:paraId="52C527EE" w14:textId="77777777" w:rsidR="005B311A" w:rsidRPr="005B311A" w:rsidRDefault="005B311A" w:rsidP="005B311A">
            <w:pPr>
              <w:jc w:val="center"/>
              <w:rPr>
                <w:rFonts w:ascii="Arial" w:hAnsi="Arial" w:cs="Arial"/>
              </w:rPr>
            </w:pPr>
            <w:r w:rsidRPr="005B311A">
              <w:rPr>
                <w:rFonts w:ascii="Arial" w:hAnsi="Arial" w:cs="Arial"/>
              </w:rPr>
              <w:t>76.9%</w:t>
            </w:r>
          </w:p>
        </w:tc>
      </w:tr>
      <w:tr w:rsidR="005B311A" w:rsidRPr="005B311A" w14:paraId="7B305801" w14:textId="77777777" w:rsidTr="005B311A">
        <w:trPr>
          <w:trHeight w:val="300"/>
        </w:trPr>
        <w:tc>
          <w:tcPr>
            <w:tcW w:w="803" w:type="dxa"/>
            <w:noWrap/>
            <w:vAlign w:val="center"/>
            <w:hideMark/>
          </w:tcPr>
          <w:p w14:paraId="5387E767" w14:textId="77777777" w:rsidR="005B311A" w:rsidRPr="005B311A" w:rsidRDefault="005B311A" w:rsidP="005B311A">
            <w:pPr>
              <w:jc w:val="center"/>
              <w:rPr>
                <w:rFonts w:ascii="Arial" w:hAnsi="Arial" w:cs="Arial"/>
              </w:rPr>
            </w:pPr>
            <w:r w:rsidRPr="005B311A">
              <w:rPr>
                <w:rFonts w:ascii="Arial" w:hAnsi="Arial" w:cs="Arial"/>
              </w:rPr>
              <w:t>176</w:t>
            </w:r>
          </w:p>
        </w:tc>
        <w:tc>
          <w:tcPr>
            <w:tcW w:w="6216" w:type="dxa"/>
            <w:noWrap/>
            <w:hideMark/>
          </w:tcPr>
          <w:p w14:paraId="1FC5335C" w14:textId="77777777" w:rsidR="005B311A" w:rsidRPr="005B311A" w:rsidRDefault="005B311A">
            <w:pPr>
              <w:rPr>
                <w:rFonts w:ascii="Arial" w:hAnsi="Arial" w:cs="Arial"/>
              </w:rPr>
            </w:pPr>
            <w:r w:rsidRPr="005B311A">
              <w:rPr>
                <w:rFonts w:ascii="Arial" w:hAnsi="Arial" w:cs="Arial"/>
              </w:rPr>
              <w:t>Millwrights</w:t>
            </w:r>
          </w:p>
        </w:tc>
        <w:tc>
          <w:tcPr>
            <w:tcW w:w="1615" w:type="dxa"/>
            <w:noWrap/>
            <w:vAlign w:val="center"/>
            <w:hideMark/>
          </w:tcPr>
          <w:p w14:paraId="6B501B33" w14:textId="77777777" w:rsidR="005B311A" w:rsidRPr="005B311A" w:rsidRDefault="005B311A" w:rsidP="005B311A">
            <w:pPr>
              <w:jc w:val="center"/>
              <w:rPr>
                <w:rFonts w:ascii="Arial" w:hAnsi="Arial" w:cs="Arial"/>
              </w:rPr>
            </w:pPr>
            <w:r w:rsidRPr="005B311A">
              <w:rPr>
                <w:rFonts w:ascii="Arial" w:hAnsi="Arial" w:cs="Arial"/>
              </w:rPr>
              <w:t>76.6%</w:t>
            </w:r>
          </w:p>
        </w:tc>
      </w:tr>
      <w:tr w:rsidR="005B311A" w:rsidRPr="005B311A" w14:paraId="6B6E7AEE" w14:textId="77777777" w:rsidTr="005B311A">
        <w:trPr>
          <w:trHeight w:val="300"/>
        </w:trPr>
        <w:tc>
          <w:tcPr>
            <w:tcW w:w="803" w:type="dxa"/>
            <w:noWrap/>
            <w:vAlign w:val="center"/>
            <w:hideMark/>
          </w:tcPr>
          <w:p w14:paraId="08AD0E89" w14:textId="77777777" w:rsidR="005B311A" w:rsidRPr="005B311A" w:rsidRDefault="005B311A" w:rsidP="005B311A">
            <w:pPr>
              <w:jc w:val="center"/>
              <w:rPr>
                <w:rFonts w:ascii="Arial" w:hAnsi="Arial" w:cs="Arial"/>
              </w:rPr>
            </w:pPr>
            <w:r w:rsidRPr="005B311A">
              <w:rPr>
                <w:rFonts w:ascii="Arial" w:hAnsi="Arial" w:cs="Arial"/>
              </w:rPr>
              <w:t>177</w:t>
            </w:r>
          </w:p>
        </w:tc>
        <w:tc>
          <w:tcPr>
            <w:tcW w:w="6216" w:type="dxa"/>
            <w:noWrap/>
            <w:hideMark/>
          </w:tcPr>
          <w:p w14:paraId="72134E18" w14:textId="77777777" w:rsidR="005B311A" w:rsidRPr="005B311A" w:rsidRDefault="005B311A">
            <w:pPr>
              <w:rPr>
                <w:rFonts w:ascii="Arial" w:hAnsi="Arial" w:cs="Arial"/>
              </w:rPr>
            </w:pPr>
            <w:r w:rsidRPr="005B311A">
              <w:rPr>
                <w:rFonts w:ascii="Arial" w:hAnsi="Arial" w:cs="Arial"/>
              </w:rPr>
              <w:t>Outdoor Power Equipment and Other Small Engine Mechanics</w:t>
            </w:r>
          </w:p>
        </w:tc>
        <w:tc>
          <w:tcPr>
            <w:tcW w:w="1615" w:type="dxa"/>
            <w:noWrap/>
            <w:vAlign w:val="center"/>
            <w:hideMark/>
          </w:tcPr>
          <w:p w14:paraId="69A7F4FD" w14:textId="77777777" w:rsidR="005B311A" w:rsidRPr="005B311A" w:rsidRDefault="005B311A" w:rsidP="005B311A">
            <w:pPr>
              <w:jc w:val="center"/>
              <w:rPr>
                <w:rFonts w:ascii="Arial" w:hAnsi="Arial" w:cs="Arial"/>
              </w:rPr>
            </w:pPr>
            <w:r w:rsidRPr="005B311A">
              <w:rPr>
                <w:rFonts w:ascii="Arial" w:hAnsi="Arial" w:cs="Arial"/>
              </w:rPr>
              <w:t>76.6%</w:t>
            </w:r>
          </w:p>
        </w:tc>
      </w:tr>
      <w:tr w:rsidR="005B311A" w:rsidRPr="005B311A" w14:paraId="169974B2" w14:textId="77777777" w:rsidTr="005B311A">
        <w:trPr>
          <w:trHeight w:val="300"/>
        </w:trPr>
        <w:tc>
          <w:tcPr>
            <w:tcW w:w="803" w:type="dxa"/>
            <w:noWrap/>
            <w:vAlign w:val="center"/>
            <w:hideMark/>
          </w:tcPr>
          <w:p w14:paraId="086EE151" w14:textId="77777777" w:rsidR="005B311A" w:rsidRPr="005B311A" w:rsidRDefault="005B311A" w:rsidP="005B311A">
            <w:pPr>
              <w:jc w:val="center"/>
              <w:rPr>
                <w:rFonts w:ascii="Arial" w:hAnsi="Arial" w:cs="Arial"/>
              </w:rPr>
            </w:pPr>
            <w:r w:rsidRPr="005B311A">
              <w:rPr>
                <w:rFonts w:ascii="Arial" w:hAnsi="Arial" w:cs="Arial"/>
              </w:rPr>
              <w:t>178</w:t>
            </w:r>
          </w:p>
        </w:tc>
        <w:tc>
          <w:tcPr>
            <w:tcW w:w="6216" w:type="dxa"/>
            <w:noWrap/>
            <w:hideMark/>
          </w:tcPr>
          <w:p w14:paraId="20C6A6C9" w14:textId="77777777" w:rsidR="005B311A" w:rsidRPr="005B311A" w:rsidRDefault="005B311A">
            <w:pPr>
              <w:rPr>
                <w:rFonts w:ascii="Arial" w:hAnsi="Arial" w:cs="Arial"/>
              </w:rPr>
            </w:pPr>
            <w:r w:rsidRPr="005B311A">
              <w:rPr>
                <w:rFonts w:ascii="Arial" w:hAnsi="Arial" w:cs="Arial"/>
              </w:rPr>
              <w:t>Captains, Mates, and Pilots of Water Vessels</w:t>
            </w:r>
          </w:p>
        </w:tc>
        <w:tc>
          <w:tcPr>
            <w:tcW w:w="1615" w:type="dxa"/>
            <w:noWrap/>
            <w:vAlign w:val="center"/>
            <w:hideMark/>
          </w:tcPr>
          <w:p w14:paraId="7FF935FF" w14:textId="77777777" w:rsidR="005B311A" w:rsidRPr="005B311A" w:rsidRDefault="005B311A" w:rsidP="005B311A">
            <w:pPr>
              <w:jc w:val="center"/>
              <w:rPr>
                <w:rFonts w:ascii="Arial" w:hAnsi="Arial" w:cs="Arial"/>
              </w:rPr>
            </w:pPr>
            <w:r w:rsidRPr="005B311A">
              <w:rPr>
                <w:rFonts w:ascii="Arial" w:hAnsi="Arial" w:cs="Arial"/>
              </w:rPr>
              <w:t>76.5%</w:t>
            </w:r>
          </w:p>
        </w:tc>
      </w:tr>
      <w:tr w:rsidR="005B311A" w:rsidRPr="005B311A" w14:paraId="4E1FA0EE" w14:textId="77777777" w:rsidTr="005B311A">
        <w:trPr>
          <w:trHeight w:val="300"/>
        </w:trPr>
        <w:tc>
          <w:tcPr>
            <w:tcW w:w="803" w:type="dxa"/>
            <w:noWrap/>
            <w:vAlign w:val="center"/>
            <w:hideMark/>
          </w:tcPr>
          <w:p w14:paraId="181E8A49" w14:textId="77777777" w:rsidR="005B311A" w:rsidRPr="005B311A" w:rsidRDefault="005B311A" w:rsidP="005B311A">
            <w:pPr>
              <w:jc w:val="center"/>
              <w:rPr>
                <w:rFonts w:ascii="Arial" w:hAnsi="Arial" w:cs="Arial"/>
              </w:rPr>
            </w:pPr>
            <w:r w:rsidRPr="005B311A">
              <w:rPr>
                <w:rFonts w:ascii="Arial" w:hAnsi="Arial" w:cs="Arial"/>
              </w:rPr>
              <w:t>179</w:t>
            </w:r>
          </w:p>
        </w:tc>
        <w:tc>
          <w:tcPr>
            <w:tcW w:w="6216" w:type="dxa"/>
            <w:noWrap/>
            <w:hideMark/>
          </w:tcPr>
          <w:p w14:paraId="66ABE025" w14:textId="77777777" w:rsidR="005B311A" w:rsidRPr="005B311A" w:rsidRDefault="005B311A">
            <w:pPr>
              <w:rPr>
                <w:rFonts w:ascii="Arial" w:hAnsi="Arial" w:cs="Arial"/>
              </w:rPr>
            </w:pPr>
            <w:r w:rsidRPr="005B311A">
              <w:rPr>
                <w:rFonts w:ascii="Arial" w:hAnsi="Arial" w:cs="Arial"/>
              </w:rPr>
              <w:t>Taxi Drivers and Chauffeurs</w:t>
            </w:r>
          </w:p>
        </w:tc>
        <w:tc>
          <w:tcPr>
            <w:tcW w:w="1615" w:type="dxa"/>
            <w:noWrap/>
            <w:vAlign w:val="center"/>
            <w:hideMark/>
          </w:tcPr>
          <w:p w14:paraId="6AC2CC2C" w14:textId="77777777" w:rsidR="005B311A" w:rsidRPr="005B311A" w:rsidRDefault="005B311A" w:rsidP="005B311A">
            <w:pPr>
              <w:jc w:val="center"/>
              <w:rPr>
                <w:rFonts w:ascii="Arial" w:hAnsi="Arial" w:cs="Arial"/>
              </w:rPr>
            </w:pPr>
            <w:r w:rsidRPr="005B311A">
              <w:rPr>
                <w:rFonts w:ascii="Arial" w:hAnsi="Arial" w:cs="Arial"/>
              </w:rPr>
              <w:t>76.0%</w:t>
            </w:r>
          </w:p>
        </w:tc>
      </w:tr>
      <w:tr w:rsidR="005B311A" w:rsidRPr="005B311A" w14:paraId="203D840E" w14:textId="77777777" w:rsidTr="005B311A">
        <w:trPr>
          <w:trHeight w:val="300"/>
        </w:trPr>
        <w:tc>
          <w:tcPr>
            <w:tcW w:w="803" w:type="dxa"/>
            <w:noWrap/>
            <w:vAlign w:val="center"/>
            <w:hideMark/>
          </w:tcPr>
          <w:p w14:paraId="2E6DA859" w14:textId="77777777" w:rsidR="005B311A" w:rsidRPr="005B311A" w:rsidRDefault="005B311A" w:rsidP="005B311A">
            <w:pPr>
              <w:jc w:val="center"/>
              <w:rPr>
                <w:rFonts w:ascii="Arial" w:hAnsi="Arial" w:cs="Arial"/>
              </w:rPr>
            </w:pPr>
            <w:r w:rsidRPr="005B311A">
              <w:rPr>
                <w:rFonts w:ascii="Arial" w:hAnsi="Arial" w:cs="Arial"/>
              </w:rPr>
              <w:t>180</w:t>
            </w:r>
          </w:p>
        </w:tc>
        <w:tc>
          <w:tcPr>
            <w:tcW w:w="6216" w:type="dxa"/>
            <w:noWrap/>
            <w:hideMark/>
          </w:tcPr>
          <w:p w14:paraId="3FE028A9" w14:textId="77777777" w:rsidR="005B311A" w:rsidRPr="005B311A" w:rsidRDefault="005B311A">
            <w:pPr>
              <w:rPr>
                <w:rFonts w:ascii="Arial" w:hAnsi="Arial" w:cs="Arial"/>
              </w:rPr>
            </w:pPr>
            <w:r w:rsidRPr="005B311A">
              <w:rPr>
                <w:rFonts w:ascii="Arial" w:hAnsi="Arial" w:cs="Arial"/>
              </w:rPr>
              <w:t>Flight Attendants</w:t>
            </w:r>
          </w:p>
        </w:tc>
        <w:tc>
          <w:tcPr>
            <w:tcW w:w="1615" w:type="dxa"/>
            <w:noWrap/>
            <w:vAlign w:val="center"/>
            <w:hideMark/>
          </w:tcPr>
          <w:p w14:paraId="1584BC6E" w14:textId="77777777" w:rsidR="005B311A" w:rsidRPr="005B311A" w:rsidRDefault="005B311A" w:rsidP="005B311A">
            <w:pPr>
              <w:jc w:val="center"/>
              <w:rPr>
                <w:rFonts w:ascii="Arial" w:hAnsi="Arial" w:cs="Arial"/>
              </w:rPr>
            </w:pPr>
            <w:r w:rsidRPr="005B311A">
              <w:rPr>
                <w:rFonts w:ascii="Arial" w:hAnsi="Arial" w:cs="Arial"/>
              </w:rPr>
              <w:t>75.3%</w:t>
            </w:r>
          </w:p>
        </w:tc>
      </w:tr>
      <w:tr w:rsidR="005B311A" w:rsidRPr="005B311A" w14:paraId="4F70E492" w14:textId="77777777" w:rsidTr="005B311A">
        <w:trPr>
          <w:trHeight w:val="300"/>
        </w:trPr>
        <w:tc>
          <w:tcPr>
            <w:tcW w:w="803" w:type="dxa"/>
            <w:noWrap/>
            <w:vAlign w:val="center"/>
            <w:hideMark/>
          </w:tcPr>
          <w:p w14:paraId="72FFDA7C" w14:textId="77777777" w:rsidR="005B311A" w:rsidRPr="005B311A" w:rsidRDefault="005B311A" w:rsidP="005B311A">
            <w:pPr>
              <w:jc w:val="center"/>
              <w:rPr>
                <w:rFonts w:ascii="Arial" w:hAnsi="Arial" w:cs="Arial"/>
              </w:rPr>
            </w:pPr>
            <w:r w:rsidRPr="005B311A">
              <w:rPr>
                <w:rFonts w:ascii="Arial" w:hAnsi="Arial" w:cs="Arial"/>
              </w:rPr>
              <w:t>181</w:t>
            </w:r>
          </w:p>
        </w:tc>
        <w:tc>
          <w:tcPr>
            <w:tcW w:w="6216" w:type="dxa"/>
            <w:noWrap/>
            <w:hideMark/>
          </w:tcPr>
          <w:p w14:paraId="5C6DB93C" w14:textId="77777777" w:rsidR="005B311A" w:rsidRPr="005B311A" w:rsidRDefault="005B311A">
            <w:pPr>
              <w:rPr>
                <w:rFonts w:ascii="Arial" w:hAnsi="Arial" w:cs="Arial"/>
              </w:rPr>
            </w:pPr>
            <w:r w:rsidRPr="005B311A">
              <w:rPr>
                <w:rFonts w:ascii="Arial" w:hAnsi="Arial" w:cs="Arial"/>
              </w:rPr>
              <w:t>Railroad Brake, Signal, and Switch Operators</w:t>
            </w:r>
          </w:p>
        </w:tc>
        <w:tc>
          <w:tcPr>
            <w:tcW w:w="1615" w:type="dxa"/>
            <w:noWrap/>
            <w:vAlign w:val="center"/>
            <w:hideMark/>
          </w:tcPr>
          <w:p w14:paraId="78682C1A" w14:textId="77777777" w:rsidR="005B311A" w:rsidRPr="005B311A" w:rsidRDefault="005B311A" w:rsidP="005B311A">
            <w:pPr>
              <w:jc w:val="center"/>
              <w:rPr>
                <w:rFonts w:ascii="Arial" w:hAnsi="Arial" w:cs="Arial"/>
              </w:rPr>
            </w:pPr>
            <w:r w:rsidRPr="005B311A">
              <w:rPr>
                <w:rFonts w:ascii="Arial" w:hAnsi="Arial" w:cs="Arial"/>
              </w:rPr>
              <w:t>75.2%</w:t>
            </w:r>
          </w:p>
        </w:tc>
      </w:tr>
      <w:tr w:rsidR="005B311A" w:rsidRPr="005B311A" w14:paraId="071FC119" w14:textId="77777777" w:rsidTr="005B311A">
        <w:trPr>
          <w:trHeight w:val="300"/>
        </w:trPr>
        <w:tc>
          <w:tcPr>
            <w:tcW w:w="803" w:type="dxa"/>
            <w:noWrap/>
            <w:vAlign w:val="center"/>
            <w:hideMark/>
          </w:tcPr>
          <w:p w14:paraId="38FD8A15" w14:textId="77777777" w:rsidR="005B311A" w:rsidRPr="005B311A" w:rsidRDefault="005B311A" w:rsidP="005B311A">
            <w:pPr>
              <w:jc w:val="center"/>
              <w:rPr>
                <w:rFonts w:ascii="Arial" w:hAnsi="Arial" w:cs="Arial"/>
              </w:rPr>
            </w:pPr>
            <w:r w:rsidRPr="005B311A">
              <w:rPr>
                <w:rFonts w:ascii="Arial" w:hAnsi="Arial" w:cs="Arial"/>
              </w:rPr>
              <w:t>182</w:t>
            </w:r>
          </w:p>
        </w:tc>
        <w:tc>
          <w:tcPr>
            <w:tcW w:w="6216" w:type="dxa"/>
            <w:noWrap/>
            <w:hideMark/>
          </w:tcPr>
          <w:p w14:paraId="71A727AF" w14:textId="77777777" w:rsidR="005B311A" w:rsidRPr="005B311A" w:rsidRDefault="005B311A">
            <w:pPr>
              <w:rPr>
                <w:rFonts w:ascii="Arial" w:hAnsi="Arial" w:cs="Arial"/>
              </w:rPr>
            </w:pPr>
            <w:r w:rsidRPr="005B311A">
              <w:rPr>
                <w:rFonts w:ascii="Arial" w:hAnsi="Arial" w:cs="Arial"/>
              </w:rPr>
              <w:t>Floor Sanders and Finishers</w:t>
            </w:r>
          </w:p>
        </w:tc>
        <w:tc>
          <w:tcPr>
            <w:tcW w:w="1615" w:type="dxa"/>
            <w:noWrap/>
            <w:vAlign w:val="center"/>
            <w:hideMark/>
          </w:tcPr>
          <w:p w14:paraId="34AA5F88" w14:textId="77777777" w:rsidR="005B311A" w:rsidRPr="005B311A" w:rsidRDefault="005B311A" w:rsidP="005B311A">
            <w:pPr>
              <w:jc w:val="center"/>
              <w:rPr>
                <w:rFonts w:ascii="Arial" w:hAnsi="Arial" w:cs="Arial"/>
              </w:rPr>
            </w:pPr>
            <w:r w:rsidRPr="005B311A">
              <w:rPr>
                <w:rFonts w:ascii="Arial" w:hAnsi="Arial" w:cs="Arial"/>
              </w:rPr>
              <w:t>75.1%</w:t>
            </w:r>
          </w:p>
        </w:tc>
      </w:tr>
      <w:tr w:rsidR="005B311A" w:rsidRPr="005B311A" w14:paraId="0209F128" w14:textId="77777777" w:rsidTr="005B311A">
        <w:trPr>
          <w:trHeight w:val="300"/>
        </w:trPr>
        <w:tc>
          <w:tcPr>
            <w:tcW w:w="803" w:type="dxa"/>
            <w:noWrap/>
            <w:vAlign w:val="center"/>
            <w:hideMark/>
          </w:tcPr>
          <w:p w14:paraId="683F83A4" w14:textId="77777777" w:rsidR="005B311A" w:rsidRPr="005B311A" w:rsidRDefault="005B311A" w:rsidP="005B311A">
            <w:pPr>
              <w:jc w:val="center"/>
              <w:rPr>
                <w:rFonts w:ascii="Arial" w:hAnsi="Arial" w:cs="Arial"/>
              </w:rPr>
            </w:pPr>
            <w:r w:rsidRPr="005B311A">
              <w:rPr>
                <w:rFonts w:ascii="Arial" w:hAnsi="Arial" w:cs="Arial"/>
              </w:rPr>
              <w:t>183</w:t>
            </w:r>
          </w:p>
        </w:tc>
        <w:tc>
          <w:tcPr>
            <w:tcW w:w="6216" w:type="dxa"/>
            <w:noWrap/>
            <w:hideMark/>
          </w:tcPr>
          <w:p w14:paraId="67AA272F" w14:textId="77777777" w:rsidR="005B311A" w:rsidRPr="005B311A" w:rsidRDefault="005B311A">
            <w:pPr>
              <w:rPr>
                <w:rFonts w:ascii="Arial" w:hAnsi="Arial" w:cs="Arial"/>
              </w:rPr>
            </w:pPr>
            <w:r w:rsidRPr="005B311A">
              <w:rPr>
                <w:rFonts w:ascii="Arial" w:hAnsi="Arial" w:cs="Arial"/>
              </w:rPr>
              <w:t>Nuclear Power Reactor Operators</w:t>
            </w:r>
          </w:p>
        </w:tc>
        <w:tc>
          <w:tcPr>
            <w:tcW w:w="1615" w:type="dxa"/>
            <w:noWrap/>
            <w:vAlign w:val="center"/>
            <w:hideMark/>
          </w:tcPr>
          <w:p w14:paraId="05AE128A" w14:textId="77777777" w:rsidR="005B311A" w:rsidRPr="005B311A" w:rsidRDefault="005B311A" w:rsidP="005B311A">
            <w:pPr>
              <w:jc w:val="center"/>
              <w:rPr>
                <w:rFonts w:ascii="Arial" w:hAnsi="Arial" w:cs="Arial"/>
              </w:rPr>
            </w:pPr>
            <w:r w:rsidRPr="005B311A">
              <w:rPr>
                <w:rFonts w:ascii="Arial" w:hAnsi="Arial" w:cs="Arial"/>
              </w:rPr>
              <w:t>74.6%</w:t>
            </w:r>
          </w:p>
        </w:tc>
      </w:tr>
      <w:tr w:rsidR="005B311A" w:rsidRPr="005B311A" w14:paraId="17AA26BD" w14:textId="77777777" w:rsidTr="005B311A">
        <w:trPr>
          <w:trHeight w:val="300"/>
        </w:trPr>
        <w:tc>
          <w:tcPr>
            <w:tcW w:w="803" w:type="dxa"/>
            <w:noWrap/>
            <w:vAlign w:val="center"/>
            <w:hideMark/>
          </w:tcPr>
          <w:p w14:paraId="527547C6" w14:textId="77777777" w:rsidR="005B311A" w:rsidRPr="005B311A" w:rsidRDefault="005B311A" w:rsidP="005B311A">
            <w:pPr>
              <w:jc w:val="center"/>
              <w:rPr>
                <w:rFonts w:ascii="Arial" w:hAnsi="Arial" w:cs="Arial"/>
              </w:rPr>
            </w:pPr>
            <w:r w:rsidRPr="005B311A">
              <w:rPr>
                <w:rFonts w:ascii="Arial" w:hAnsi="Arial" w:cs="Arial"/>
              </w:rPr>
              <w:t>184</w:t>
            </w:r>
          </w:p>
        </w:tc>
        <w:tc>
          <w:tcPr>
            <w:tcW w:w="6216" w:type="dxa"/>
            <w:noWrap/>
            <w:hideMark/>
          </w:tcPr>
          <w:p w14:paraId="784F5244" w14:textId="77777777" w:rsidR="005B311A" w:rsidRPr="005B311A" w:rsidRDefault="005B311A">
            <w:pPr>
              <w:rPr>
                <w:rFonts w:ascii="Arial" w:hAnsi="Arial" w:cs="Arial"/>
              </w:rPr>
            </w:pPr>
            <w:r w:rsidRPr="005B311A">
              <w:rPr>
                <w:rFonts w:ascii="Arial" w:hAnsi="Arial" w:cs="Arial"/>
              </w:rPr>
              <w:t>Precision Instrument and Equipment Repairers, All Other</w:t>
            </w:r>
          </w:p>
        </w:tc>
        <w:tc>
          <w:tcPr>
            <w:tcW w:w="1615" w:type="dxa"/>
            <w:noWrap/>
            <w:vAlign w:val="center"/>
            <w:hideMark/>
          </w:tcPr>
          <w:p w14:paraId="1613FBA8" w14:textId="77777777" w:rsidR="005B311A" w:rsidRPr="005B311A" w:rsidRDefault="005B311A" w:rsidP="005B311A">
            <w:pPr>
              <w:jc w:val="center"/>
              <w:rPr>
                <w:rFonts w:ascii="Arial" w:hAnsi="Arial" w:cs="Arial"/>
              </w:rPr>
            </w:pPr>
            <w:r w:rsidRPr="005B311A">
              <w:rPr>
                <w:rFonts w:ascii="Arial" w:hAnsi="Arial" w:cs="Arial"/>
              </w:rPr>
              <w:t>74.3%</w:t>
            </w:r>
          </w:p>
        </w:tc>
      </w:tr>
      <w:tr w:rsidR="005B311A" w:rsidRPr="005B311A" w14:paraId="466FF217" w14:textId="77777777" w:rsidTr="005B311A">
        <w:trPr>
          <w:trHeight w:val="300"/>
        </w:trPr>
        <w:tc>
          <w:tcPr>
            <w:tcW w:w="803" w:type="dxa"/>
            <w:noWrap/>
            <w:vAlign w:val="center"/>
            <w:hideMark/>
          </w:tcPr>
          <w:p w14:paraId="759CD7CE" w14:textId="77777777" w:rsidR="005B311A" w:rsidRPr="005B311A" w:rsidRDefault="005B311A" w:rsidP="005B311A">
            <w:pPr>
              <w:jc w:val="center"/>
              <w:rPr>
                <w:rFonts w:ascii="Arial" w:hAnsi="Arial" w:cs="Arial"/>
              </w:rPr>
            </w:pPr>
            <w:r w:rsidRPr="005B311A">
              <w:rPr>
                <w:rFonts w:ascii="Arial" w:hAnsi="Arial" w:cs="Arial"/>
              </w:rPr>
              <w:t>185</w:t>
            </w:r>
          </w:p>
        </w:tc>
        <w:tc>
          <w:tcPr>
            <w:tcW w:w="6216" w:type="dxa"/>
            <w:noWrap/>
            <w:hideMark/>
          </w:tcPr>
          <w:p w14:paraId="1D0FEE0D" w14:textId="77777777" w:rsidR="005B311A" w:rsidRPr="005B311A" w:rsidRDefault="005B311A">
            <w:pPr>
              <w:rPr>
                <w:rFonts w:ascii="Arial" w:hAnsi="Arial" w:cs="Arial"/>
              </w:rPr>
            </w:pPr>
            <w:r w:rsidRPr="005B311A">
              <w:rPr>
                <w:rFonts w:ascii="Arial" w:hAnsi="Arial" w:cs="Arial"/>
              </w:rPr>
              <w:t>Transportation Security Screeners</w:t>
            </w:r>
          </w:p>
        </w:tc>
        <w:tc>
          <w:tcPr>
            <w:tcW w:w="1615" w:type="dxa"/>
            <w:noWrap/>
            <w:vAlign w:val="center"/>
            <w:hideMark/>
          </w:tcPr>
          <w:p w14:paraId="072C3813" w14:textId="77777777" w:rsidR="005B311A" w:rsidRPr="005B311A" w:rsidRDefault="005B311A" w:rsidP="005B311A">
            <w:pPr>
              <w:jc w:val="center"/>
              <w:rPr>
                <w:rFonts w:ascii="Arial" w:hAnsi="Arial" w:cs="Arial"/>
              </w:rPr>
            </w:pPr>
            <w:r w:rsidRPr="005B311A">
              <w:rPr>
                <w:rFonts w:ascii="Arial" w:hAnsi="Arial" w:cs="Arial"/>
              </w:rPr>
              <w:t>74.2%</w:t>
            </w:r>
          </w:p>
        </w:tc>
      </w:tr>
      <w:tr w:rsidR="005B311A" w:rsidRPr="005B311A" w14:paraId="382ABD6B" w14:textId="77777777" w:rsidTr="005B311A">
        <w:trPr>
          <w:trHeight w:val="300"/>
        </w:trPr>
        <w:tc>
          <w:tcPr>
            <w:tcW w:w="803" w:type="dxa"/>
            <w:noWrap/>
            <w:vAlign w:val="center"/>
            <w:hideMark/>
          </w:tcPr>
          <w:p w14:paraId="4FA7373E" w14:textId="77777777" w:rsidR="005B311A" w:rsidRPr="005B311A" w:rsidRDefault="005B311A" w:rsidP="005B311A">
            <w:pPr>
              <w:jc w:val="center"/>
              <w:rPr>
                <w:rFonts w:ascii="Arial" w:hAnsi="Arial" w:cs="Arial"/>
              </w:rPr>
            </w:pPr>
            <w:r w:rsidRPr="005B311A">
              <w:rPr>
                <w:rFonts w:ascii="Arial" w:hAnsi="Arial" w:cs="Arial"/>
              </w:rPr>
              <w:t>186</w:t>
            </w:r>
          </w:p>
        </w:tc>
        <w:tc>
          <w:tcPr>
            <w:tcW w:w="6216" w:type="dxa"/>
            <w:noWrap/>
            <w:hideMark/>
          </w:tcPr>
          <w:p w14:paraId="5CFF2C06" w14:textId="77777777" w:rsidR="005B311A" w:rsidRPr="005B311A" w:rsidRDefault="005B311A">
            <w:pPr>
              <w:rPr>
                <w:rFonts w:ascii="Arial" w:hAnsi="Arial" w:cs="Arial"/>
              </w:rPr>
            </w:pPr>
            <w:r w:rsidRPr="005B311A">
              <w:rPr>
                <w:rFonts w:ascii="Arial" w:hAnsi="Arial" w:cs="Arial"/>
              </w:rPr>
              <w:t>Stonemasons</w:t>
            </w:r>
          </w:p>
        </w:tc>
        <w:tc>
          <w:tcPr>
            <w:tcW w:w="1615" w:type="dxa"/>
            <w:noWrap/>
            <w:vAlign w:val="center"/>
            <w:hideMark/>
          </w:tcPr>
          <w:p w14:paraId="4448CE9A" w14:textId="77777777" w:rsidR="005B311A" w:rsidRPr="005B311A" w:rsidRDefault="005B311A" w:rsidP="005B311A">
            <w:pPr>
              <w:jc w:val="center"/>
              <w:rPr>
                <w:rFonts w:ascii="Arial" w:hAnsi="Arial" w:cs="Arial"/>
              </w:rPr>
            </w:pPr>
            <w:r w:rsidRPr="005B311A">
              <w:rPr>
                <w:rFonts w:ascii="Arial" w:hAnsi="Arial" w:cs="Arial"/>
              </w:rPr>
              <w:t>74.1%</w:t>
            </w:r>
          </w:p>
        </w:tc>
      </w:tr>
      <w:tr w:rsidR="005B311A" w:rsidRPr="005B311A" w14:paraId="323C826F" w14:textId="77777777" w:rsidTr="005B311A">
        <w:trPr>
          <w:trHeight w:val="300"/>
        </w:trPr>
        <w:tc>
          <w:tcPr>
            <w:tcW w:w="803" w:type="dxa"/>
            <w:noWrap/>
            <w:vAlign w:val="center"/>
            <w:hideMark/>
          </w:tcPr>
          <w:p w14:paraId="5AB172AF" w14:textId="77777777" w:rsidR="005B311A" w:rsidRPr="005B311A" w:rsidRDefault="005B311A" w:rsidP="005B311A">
            <w:pPr>
              <w:jc w:val="center"/>
              <w:rPr>
                <w:rFonts w:ascii="Arial" w:hAnsi="Arial" w:cs="Arial"/>
              </w:rPr>
            </w:pPr>
            <w:r w:rsidRPr="005B311A">
              <w:rPr>
                <w:rFonts w:ascii="Arial" w:hAnsi="Arial" w:cs="Arial"/>
              </w:rPr>
              <w:t>187</w:t>
            </w:r>
          </w:p>
        </w:tc>
        <w:tc>
          <w:tcPr>
            <w:tcW w:w="6216" w:type="dxa"/>
            <w:noWrap/>
            <w:hideMark/>
          </w:tcPr>
          <w:p w14:paraId="648981FB" w14:textId="77777777" w:rsidR="005B311A" w:rsidRPr="005B311A" w:rsidRDefault="005B311A">
            <w:pPr>
              <w:rPr>
                <w:rFonts w:ascii="Arial" w:hAnsi="Arial" w:cs="Arial"/>
              </w:rPr>
            </w:pPr>
            <w:r w:rsidRPr="005B311A">
              <w:rPr>
                <w:rFonts w:ascii="Arial" w:hAnsi="Arial" w:cs="Arial"/>
              </w:rPr>
              <w:t>Electromechanical Equipment Assemblers</w:t>
            </w:r>
          </w:p>
        </w:tc>
        <w:tc>
          <w:tcPr>
            <w:tcW w:w="1615" w:type="dxa"/>
            <w:noWrap/>
            <w:vAlign w:val="center"/>
            <w:hideMark/>
          </w:tcPr>
          <w:p w14:paraId="0A4C754B" w14:textId="77777777" w:rsidR="005B311A" w:rsidRPr="005B311A" w:rsidRDefault="005B311A" w:rsidP="005B311A">
            <w:pPr>
              <w:jc w:val="center"/>
              <w:rPr>
                <w:rFonts w:ascii="Arial" w:hAnsi="Arial" w:cs="Arial"/>
              </w:rPr>
            </w:pPr>
            <w:r w:rsidRPr="005B311A">
              <w:rPr>
                <w:rFonts w:ascii="Arial" w:hAnsi="Arial" w:cs="Arial"/>
              </w:rPr>
              <w:t>74.0%</w:t>
            </w:r>
          </w:p>
        </w:tc>
      </w:tr>
      <w:tr w:rsidR="005B311A" w:rsidRPr="005B311A" w14:paraId="272A3119" w14:textId="77777777" w:rsidTr="005B311A">
        <w:trPr>
          <w:trHeight w:val="300"/>
        </w:trPr>
        <w:tc>
          <w:tcPr>
            <w:tcW w:w="803" w:type="dxa"/>
            <w:noWrap/>
            <w:vAlign w:val="center"/>
            <w:hideMark/>
          </w:tcPr>
          <w:p w14:paraId="56649B0A" w14:textId="77777777" w:rsidR="005B311A" w:rsidRPr="005B311A" w:rsidRDefault="005B311A" w:rsidP="005B311A">
            <w:pPr>
              <w:jc w:val="center"/>
              <w:rPr>
                <w:rFonts w:ascii="Arial" w:hAnsi="Arial" w:cs="Arial"/>
              </w:rPr>
            </w:pPr>
            <w:r w:rsidRPr="005B311A">
              <w:rPr>
                <w:rFonts w:ascii="Arial" w:hAnsi="Arial" w:cs="Arial"/>
              </w:rPr>
              <w:t>188</w:t>
            </w:r>
          </w:p>
        </w:tc>
        <w:tc>
          <w:tcPr>
            <w:tcW w:w="6216" w:type="dxa"/>
            <w:noWrap/>
            <w:hideMark/>
          </w:tcPr>
          <w:p w14:paraId="6C9CA9BE" w14:textId="77777777" w:rsidR="005B311A" w:rsidRPr="005B311A" w:rsidRDefault="005B311A">
            <w:pPr>
              <w:rPr>
                <w:rFonts w:ascii="Arial" w:hAnsi="Arial" w:cs="Arial"/>
              </w:rPr>
            </w:pPr>
            <w:r w:rsidRPr="005B311A">
              <w:rPr>
                <w:rFonts w:ascii="Arial" w:hAnsi="Arial" w:cs="Arial"/>
              </w:rPr>
              <w:t>Log Graders and Scalers</w:t>
            </w:r>
          </w:p>
        </w:tc>
        <w:tc>
          <w:tcPr>
            <w:tcW w:w="1615" w:type="dxa"/>
            <w:noWrap/>
            <w:vAlign w:val="center"/>
            <w:hideMark/>
          </w:tcPr>
          <w:p w14:paraId="5128D96E" w14:textId="77777777" w:rsidR="005B311A" w:rsidRPr="005B311A" w:rsidRDefault="005B311A" w:rsidP="005B311A">
            <w:pPr>
              <w:jc w:val="center"/>
              <w:rPr>
                <w:rFonts w:ascii="Arial" w:hAnsi="Arial" w:cs="Arial"/>
              </w:rPr>
            </w:pPr>
            <w:r w:rsidRPr="005B311A">
              <w:rPr>
                <w:rFonts w:ascii="Arial" w:hAnsi="Arial" w:cs="Arial"/>
              </w:rPr>
              <w:t>73.8%</w:t>
            </w:r>
          </w:p>
        </w:tc>
      </w:tr>
      <w:tr w:rsidR="005B311A" w:rsidRPr="005B311A" w14:paraId="35E0660F" w14:textId="77777777" w:rsidTr="005B311A">
        <w:trPr>
          <w:trHeight w:val="300"/>
        </w:trPr>
        <w:tc>
          <w:tcPr>
            <w:tcW w:w="803" w:type="dxa"/>
            <w:noWrap/>
            <w:vAlign w:val="center"/>
            <w:hideMark/>
          </w:tcPr>
          <w:p w14:paraId="18AA4149" w14:textId="77777777" w:rsidR="005B311A" w:rsidRPr="005B311A" w:rsidRDefault="005B311A" w:rsidP="005B311A">
            <w:pPr>
              <w:jc w:val="center"/>
              <w:rPr>
                <w:rFonts w:ascii="Arial" w:hAnsi="Arial" w:cs="Arial"/>
              </w:rPr>
            </w:pPr>
            <w:r w:rsidRPr="005B311A">
              <w:rPr>
                <w:rFonts w:ascii="Arial" w:hAnsi="Arial" w:cs="Arial"/>
              </w:rPr>
              <w:t>189</w:t>
            </w:r>
          </w:p>
        </w:tc>
        <w:tc>
          <w:tcPr>
            <w:tcW w:w="6216" w:type="dxa"/>
            <w:noWrap/>
            <w:hideMark/>
          </w:tcPr>
          <w:p w14:paraId="56973FA5" w14:textId="77777777" w:rsidR="005B311A" w:rsidRPr="005B311A" w:rsidRDefault="005B311A">
            <w:pPr>
              <w:rPr>
                <w:rFonts w:ascii="Arial" w:hAnsi="Arial" w:cs="Arial"/>
              </w:rPr>
            </w:pPr>
            <w:r w:rsidRPr="005B311A">
              <w:rPr>
                <w:rFonts w:ascii="Arial" w:hAnsi="Arial" w:cs="Arial"/>
              </w:rPr>
              <w:t>Manicurists and Pedicurists</w:t>
            </w:r>
          </w:p>
        </w:tc>
        <w:tc>
          <w:tcPr>
            <w:tcW w:w="1615" w:type="dxa"/>
            <w:noWrap/>
            <w:vAlign w:val="center"/>
            <w:hideMark/>
          </w:tcPr>
          <w:p w14:paraId="03718AA4" w14:textId="77777777" w:rsidR="005B311A" w:rsidRPr="005B311A" w:rsidRDefault="005B311A" w:rsidP="005B311A">
            <w:pPr>
              <w:jc w:val="center"/>
              <w:rPr>
                <w:rFonts w:ascii="Arial" w:hAnsi="Arial" w:cs="Arial"/>
              </w:rPr>
            </w:pPr>
            <w:r w:rsidRPr="005B311A">
              <w:rPr>
                <w:rFonts w:ascii="Arial" w:hAnsi="Arial" w:cs="Arial"/>
              </w:rPr>
              <w:t>73.8%</w:t>
            </w:r>
          </w:p>
        </w:tc>
      </w:tr>
      <w:tr w:rsidR="005B311A" w:rsidRPr="005B311A" w14:paraId="566FEE3D" w14:textId="77777777" w:rsidTr="005B311A">
        <w:trPr>
          <w:trHeight w:val="300"/>
        </w:trPr>
        <w:tc>
          <w:tcPr>
            <w:tcW w:w="803" w:type="dxa"/>
            <w:noWrap/>
            <w:vAlign w:val="center"/>
            <w:hideMark/>
          </w:tcPr>
          <w:p w14:paraId="7CB814ED" w14:textId="77777777" w:rsidR="005B311A" w:rsidRPr="005B311A" w:rsidRDefault="005B311A" w:rsidP="005B311A">
            <w:pPr>
              <w:jc w:val="center"/>
              <w:rPr>
                <w:rFonts w:ascii="Arial" w:hAnsi="Arial" w:cs="Arial"/>
              </w:rPr>
            </w:pPr>
            <w:r w:rsidRPr="005B311A">
              <w:rPr>
                <w:rFonts w:ascii="Arial" w:hAnsi="Arial" w:cs="Arial"/>
              </w:rPr>
              <w:t>190</w:t>
            </w:r>
          </w:p>
        </w:tc>
        <w:tc>
          <w:tcPr>
            <w:tcW w:w="6216" w:type="dxa"/>
            <w:noWrap/>
            <w:hideMark/>
          </w:tcPr>
          <w:p w14:paraId="3D07D33D" w14:textId="77777777" w:rsidR="005B311A" w:rsidRPr="005B311A" w:rsidRDefault="005B311A">
            <w:pPr>
              <w:rPr>
                <w:rFonts w:ascii="Arial" w:hAnsi="Arial" w:cs="Arial"/>
              </w:rPr>
            </w:pPr>
            <w:r w:rsidRPr="005B311A">
              <w:rPr>
                <w:rFonts w:ascii="Arial" w:hAnsi="Arial" w:cs="Arial"/>
              </w:rPr>
              <w:t>Hairdressers, Hairstylists, and Cosmetologists</w:t>
            </w:r>
          </w:p>
        </w:tc>
        <w:tc>
          <w:tcPr>
            <w:tcW w:w="1615" w:type="dxa"/>
            <w:noWrap/>
            <w:vAlign w:val="center"/>
            <w:hideMark/>
          </w:tcPr>
          <w:p w14:paraId="703FB0D6" w14:textId="77777777" w:rsidR="005B311A" w:rsidRPr="005B311A" w:rsidRDefault="005B311A" w:rsidP="005B311A">
            <w:pPr>
              <w:jc w:val="center"/>
              <w:rPr>
                <w:rFonts w:ascii="Arial" w:hAnsi="Arial" w:cs="Arial"/>
              </w:rPr>
            </w:pPr>
            <w:r w:rsidRPr="005B311A">
              <w:rPr>
                <w:rFonts w:ascii="Arial" w:hAnsi="Arial" w:cs="Arial"/>
              </w:rPr>
              <w:t>73.7%</w:t>
            </w:r>
          </w:p>
        </w:tc>
      </w:tr>
      <w:tr w:rsidR="005B311A" w:rsidRPr="005B311A" w14:paraId="5A910139" w14:textId="77777777" w:rsidTr="005B311A">
        <w:trPr>
          <w:trHeight w:val="300"/>
        </w:trPr>
        <w:tc>
          <w:tcPr>
            <w:tcW w:w="803" w:type="dxa"/>
            <w:noWrap/>
            <w:vAlign w:val="center"/>
            <w:hideMark/>
          </w:tcPr>
          <w:p w14:paraId="1F13749A" w14:textId="77777777" w:rsidR="005B311A" w:rsidRPr="005B311A" w:rsidRDefault="005B311A" w:rsidP="005B311A">
            <w:pPr>
              <w:jc w:val="center"/>
              <w:rPr>
                <w:rFonts w:ascii="Arial" w:hAnsi="Arial" w:cs="Arial"/>
              </w:rPr>
            </w:pPr>
            <w:r w:rsidRPr="005B311A">
              <w:rPr>
                <w:rFonts w:ascii="Arial" w:hAnsi="Arial" w:cs="Arial"/>
              </w:rPr>
              <w:t>191</w:t>
            </w:r>
          </w:p>
        </w:tc>
        <w:tc>
          <w:tcPr>
            <w:tcW w:w="6216" w:type="dxa"/>
            <w:noWrap/>
            <w:hideMark/>
          </w:tcPr>
          <w:p w14:paraId="486CF4A3" w14:textId="77777777" w:rsidR="005B311A" w:rsidRPr="005B311A" w:rsidRDefault="005B311A">
            <w:pPr>
              <w:rPr>
                <w:rFonts w:ascii="Arial" w:hAnsi="Arial" w:cs="Arial"/>
              </w:rPr>
            </w:pPr>
            <w:r w:rsidRPr="005B311A">
              <w:rPr>
                <w:rFonts w:ascii="Arial" w:hAnsi="Arial" w:cs="Arial"/>
              </w:rPr>
              <w:t>Rail Car Repairers</w:t>
            </w:r>
          </w:p>
        </w:tc>
        <w:tc>
          <w:tcPr>
            <w:tcW w:w="1615" w:type="dxa"/>
            <w:noWrap/>
            <w:vAlign w:val="center"/>
            <w:hideMark/>
          </w:tcPr>
          <w:p w14:paraId="16F1F001" w14:textId="77777777" w:rsidR="005B311A" w:rsidRPr="005B311A" w:rsidRDefault="005B311A" w:rsidP="005B311A">
            <w:pPr>
              <w:jc w:val="center"/>
              <w:rPr>
                <w:rFonts w:ascii="Arial" w:hAnsi="Arial" w:cs="Arial"/>
              </w:rPr>
            </w:pPr>
            <w:r w:rsidRPr="005B311A">
              <w:rPr>
                <w:rFonts w:ascii="Arial" w:hAnsi="Arial" w:cs="Arial"/>
              </w:rPr>
              <w:t>73.7%</w:t>
            </w:r>
          </w:p>
        </w:tc>
      </w:tr>
      <w:tr w:rsidR="005B311A" w:rsidRPr="005B311A" w14:paraId="3FD218CA" w14:textId="77777777" w:rsidTr="005B311A">
        <w:trPr>
          <w:trHeight w:val="300"/>
        </w:trPr>
        <w:tc>
          <w:tcPr>
            <w:tcW w:w="803" w:type="dxa"/>
            <w:noWrap/>
            <w:vAlign w:val="center"/>
            <w:hideMark/>
          </w:tcPr>
          <w:p w14:paraId="07E8BDA7" w14:textId="77777777" w:rsidR="005B311A" w:rsidRPr="005B311A" w:rsidRDefault="005B311A" w:rsidP="005B311A">
            <w:pPr>
              <w:jc w:val="center"/>
              <w:rPr>
                <w:rFonts w:ascii="Arial" w:hAnsi="Arial" w:cs="Arial"/>
              </w:rPr>
            </w:pPr>
            <w:r w:rsidRPr="005B311A">
              <w:rPr>
                <w:rFonts w:ascii="Arial" w:hAnsi="Arial" w:cs="Arial"/>
              </w:rPr>
              <w:t>192</w:t>
            </w:r>
          </w:p>
        </w:tc>
        <w:tc>
          <w:tcPr>
            <w:tcW w:w="6216" w:type="dxa"/>
            <w:noWrap/>
            <w:hideMark/>
          </w:tcPr>
          <w:p w14:paraId="06C07043" w14:textId="77777777" w:rsidR="005B311A" w:rsidRPr="005B311A" w:rsidRDefault="005B311A">
            <w:pPr>
              <w:rPr>
                <w:rFonts w:ascii="Arial" w:hAnsi="Arial" w:cs="Arial"/>
              </w:rPr>
            </w:pPr>
            <w:r w:rsidRPr="005B311A">
              <w:rPr>
                <w:rFonts w:ascii="Arial" w:hAnsi="Arial" w:cs="Arial"/>
              </w:rPr>
              <w:t>Derrick Operators, Oil and Gas</w:t>
            </w:r>
          </w:p>
        </w:tc>
        <w:tc>
          <w:tcPr>
            <w:tcW w:w="1615" w:type="dxa"/>
            <w:noWrap/>
            <w:vAlign w:val="center"/>
            <w:hideMark/>
          </w:tcPr>
          <w:p w14:paraId="1F9F5D7C" w14:textId="77777777" w:rsidR="005B311A" w:rsidRPr="005B311A" w:rsidRDefault="005B311A" w:rsidP="005B311A">
            <w:pPr>
              <w:jc w:val="center"/>
              <w:rPr>
                <w:rFonts w:ascii="Arial" w:hAnsi="Arial" w:cs="Arial"/>
              </w:rPr>
            </w:pPr>
            <w:r w:rsidRPr="005B311A">
              <w:rPr>
                <w:rFonts w:ascii="Arial" w:hAnsi="Arial" w:cs="Arial"/>
              </w:rPr>
              <w:t>73.6%</w:t>
            </w:r>
          </w:p>
        </w:tc>
      </w:tr>
      <w:tr w:rsidR="005B311A" w:rsidRPr="005B311A" w14:paraId="4698E1A2" w14:textId="77777777" w:rsidTr="005B311A">
        <w:trPr>
          <w:trHeight w:val="300"/>
        </w:trPr>
        <w:tc>
          <w:tcPr>
            <w:tcW w:w="803" w:type="dxa"/>
            <w:noWrap/>
            <w:vAlign w:val="center"/>
            <w:hideMark/>
          </w:tcPr>
          <w:p w14:paraId="7A0DE6CE" w14:textId="77777777" w:rsidR="005B311A" w:rsidRPr="005B311A" w:rsidRDefault="005B311A" w:rsidP="005B311A">
            <w:pPr>
              <w:jc w:val="center"/>
              <w:rPr>
                <w:rFonts w:ascii="Arial" w:hAnsi="Arial" w:cs="Arial"/>
              </w:rPr>
            </w:pPr>
            <w:r w:rsidRPr="005B311A">
              <w:rPr>
                <w:rFonts w:ascii="Arial" w:hAnsi="Arial" w:cs="Arial"/>
              </w:rPr>
              <w:t>193</w:t>
            </w:r>
          </w:p>
        </w:tc>
        <w:tc>
          <w:tcPr>
            <w:tcW w:w="6216" w:type="dxa"/>
            <w:noWrap/>
            <w:hideMark/>
          </w:tcPr>
          <w:p w14:paraId="025C5C7C" w14:textId="77777777" w:rsidR="005B311A" w:rsidRPr="005B311A" w:rsidRDefault="005B311A">
            <w:pPr>
              <w:rPr>
                <w:rFonts w:ascii="Arial" w:hAnsi="Arial" w:cs="Arial"/>
              </w:rPr>
            </w:pPr>
            <w:r w:rsidRPr="005B311A">
              <w:rPr>
                <w:rFonts w:ascii="Arial" w:hAnsi="Arial" w:cs="Arial"/>
              </w:rPr>
              <w:t>Model Makers, Wood</w:t>
            </w:r>
          </w:p>
        </w:tc>
        <w:tc>
          <w:tcPr>
            <w:tcW w:w="1615" w:type="dxa"/>
            <w:noWrap/>
            <w:vAlign w:val="center"/>
            <w:hideMark/>
          </w:tcPr>
          <w:p w14:paraId="2C54A709" w14:textId="77777777" w:rsidR="005B311A" w:rsidRPr="005B311A" w:rsidRDefault="005B311A" w:rsidP="005B311A">
            <w:pPr>
              <w:jc w:val="center"/>
              <w:rPr>
                <w:rFonts w:ascii="Arial" w:hAnsi="Arial" w:cs="Arial"/>
              </w:rPr>
            </w:pPr>
            <w:r w:rsidRPr="005B311A">
              <w:rPr>
                <w:rFonts w:ascii="Arial" w:hAnsi="Arial" w:cs="Arial"/>
              </w:rPr>
              <w:t>73.4%</w:t>
            </w:r>
          </w:p>
        </w:tc>
      </w:tr>
      <w:tr w:rsidR="005B311A" w:rsidRPr="005B311A" w14:paraId="620D8005" w14:textId="77777777" w:rsidTr="005B311A">
        <w:trPr>
          <w:trHeight w:val="300"/>
        </w:trPr>
        <w:tc>
          <w:tcPr>
            <w:tcW w:w="803" w:type="dxa"/>
            <w:noWrap/>
            <w:vAlign w:val="center"/>
            <w:hideMark/>
          </w:tcPr>
          <w:p w14:paraId="7214DAC4" w14:textId="77777777" w:rsidR="005B311A" w:rsidRPr="005B311A" w:rsidRDefault="005B311A" w:rsidP="005B311A">
            <w:pPr>
              <w:jc w:val="center"/>
              <w:rPr>
                <w:rFonts w:ascii="Arial" w:hAnsi="Arial" w:cs="Arial"/>
              </w:rPr>
            </w:pPr>
            <w:r w:rsidRPr="005B311A">
              <w:rPr>
                <w:rFonts w:ascii="Arial" w:hAnsi="Arial" w:cs="Arial"/>
              </w:rPr>
              <w:t>194</w:t>
            </w:r>
          </w:p>
        </w:tc>
        <w:tc>
          <w:tcPr>
            <w:tcW w:w="6216" w:type="dxa"/>
            <w:noWrap/>
            <w:hideMark/>
          </w:tcPr>
          <w:p w14:paraId="25198605" w14:textId="77777777" w:rsidR="005B311A" w:rsidRPr="005B311A" w:rsidRDefault="005B311A">
            <w:pPr>
              <w:rPr>
                <w:rFonts w:ascii="Arial" w:hAnsi="Arial" w:cs="Arial"/>
              </w:rPr>
            </w:pPr>
            <w:r w:rsidRPr="005B311A">
              <w:rPr>
                <w:rFonts w:ascii="Arial" w:hAnsi="Arial" w:cs="Arial"/>
              </w:rPr>
              <w:t>Automotive Service Technicians and Mechanics</w:t>
            </w:r>
          </w:p>
        </w:tc>
        <w:tc>
          <w:tcPr>
            <w:tcW w:w="1615" w:type="dxa"/>
            <w:noWrap/>
            <w:vAlign w:val="center"/>
            <w:hideMark/>
          </w:tcPr>
          <w:p w14:paraId="5F37282F" w14:textId="77777777" w:rsidR="005B311A" w:rsidRPr="005B311A" w:rsidRDefault="005B311A" w:rsidP="005B311A">
            <w:pPr>
              <w:jc w:val="center"/>
              <w:rPr>
                <w:rFonts w:ascii="Arial" w:hAnsi="Arial" w:cs="Arial"/>
              </w:rPr>
            </w:pPr>
            <w:r w:rsidRPr="005B311A">
              <w:rPr>
                <w:rFonts w:ascii="Arial" w:hAnsi="Arial" w:cs="Arial"/>
              </w:rPr>
              <w:t>73.4%</w:t>
            </w:r>
          </w:p>
        </w:tc>
      </w:tr>
      <w:tr w:rsidR="005B311A" w:rsidRPr="005B311A" w14:paraId="3092E6D5" w14:textId="77777777" w:rsidTr="005B311A">
        <w:trPr>
          <w:trHeight w:val="300"/>
        </w:trPr>
        <w:tc>
          <w:tcPr>
            <w:tcW w:w="803" w:type="dxa"/>
            <w:noWrap/>
            <w:vAlign w:val="center"/>
            <w:hideMark/>
          </w:tcPr>
          <w:p w14:paraId="3AF51DB4" w14:textId="77777777" w:rsidR="005B311A" w:rsidRPr="005B311A" w:rsidRDefault="005B311A" w:rsidP="005B311A">
            <w:pPr>
              <w:jc w:val="center"/>
              <w:rPr>
                <w:rFonts w:ascii="Arial" w:hAnsi="Arial" w:cs="Arial"/>
              </w:rPr>
            </w:pPr>
            <w:r w:rsidRPr="005B311A">
              <w:rPr>
                <w:rFonts w:ascii="Arial" w:hAnsi="Arial" w:cs="Arial"/>
              </w:rPr>
              <w:t>195</w:t>
            </w:r>
          </w:p>
        </w:tc>
        <w:tc>
          <w:tcPr>
            <w:tcW w:w="6216" w:type="dxa"/>
            <w:noWrap/>
            <w:hideMark/>
          </w:tcPr>
          <w:p w14:paraId="68814CB8" w14:textId="77777777" w:rsidR="005B311A" w:rsidRPr="005B311A" w:rsidRDefault="005B311A">
            <w:pPr>
              <w:rPr>
                <w:rFonts w:ascii="Arial" w:hAnsi="Arial" w:cs="Arial"/>
              </w:rPr>
            </w:pPr>
            <w:r w:rsidRPr="005B311A">
              <w:rPr>
                <w:rFonts w:ascii="Arial" w:hAnsi="Arial" w:cs="Arial"/>
              </w:rPr>
              <w:t>Barbers</w:t>
            </w:r>
          </w:p>
        </w:tc>
        <w:tc>
          <w:tcPr>
            <w:tcW w:w="1615" w:type="dxa"/>
            <w:noWrap/>
            <w:vAlign w:val="center"/>
            <w:hideMark/>
          </w:tcPr>
          <w:p w14:paraId="43690FE0" w14:textId="77777777" w:rsidR="005B311A" w:rsidRPr="005B311A" w:rsidRDefault="005B311A" w:rsidP="005B311A">
            <w:pPr>
              <w:jc w:val="center"/>
              <w:rPr>
                <w:rFonts w:ascii="Arial" w:hAnsi="Arial" w:cs="Arial"/>
              </w:rPr>
            </w:pPr>
            <w:r w:rsidRPr="005B311A">
              <w:rPr>
                <w:rFonts w:ascii="Arial" w:hAnsi="Arial" w:cs="Arial"/>
              </w:rPr>
              <w:t>73.3%</w:t>
            </w:r>
          </w:p>
        </w:tc>
      </w:tr>
      <w:tr w:rsidR="005B311A" w:rsidRPr="005B311A" w14:paraId="64449A08" w14:textId="77777777" w:rsidTr="005B311A">
        <w:trPr>
          <w:trHeight w:val="300"/>
        </w:trPr>
        <w:tc>
          <w:tcPr>
            <w:tcW w:w="803" w:type="dxa"/>
            <w:noWrap/>
            <w:vAlign w:val="center"/>
            <w:hideMark/>
          </w:tcPr>
          <w:p w14:paraId="0EAE46C8" w14:textId="77777777" w:rsidR="005B311A" w:rsidRPr="005B311A" w:rsidRDefault="005B311A" w:rsidP="005B311A">
            <w:pPr>
              <w:jc w:val="center"/>
              <w:rPr>
                <w:rFonts w:ascii="Arial" w:hAnsi="Arial" w:cs="Arial"/>
              </w:rPr>
            </w:pPr>
            <w:r w:rsidRPr="005B311A">
              <w:rPr>
                <w:rFonts w:ascii="Arial" w:hAnsi="Arial" w:cs="Arial"/>
              </w:rPr>
              <w:t>196</w:t>
            </w:r>
          </w:p>
        </w:tc>
        <w:tc>
          <w:tcPr>
            <w:tcW w:w="6216" w:type="dxa"/>
            <w:noWrap/>
            <w:hideMark/>
          </w:tcPr>
          <w:p w14:paraId="4EDE327C" w14:textId="77777777" w:rsidR="005B311A" w:rsidRPr="005B311A" w:rsidRDefault="005B311A">
            <w:pPr>
              <w:rPr>
                <w:rFonts w:ascii="Arial" w:hAnsi="Arial" w:cs="Arial"/>
              </w:rPr>
            </w:pPr>
            <w:r w:rsidRPr="005B311A">
              <w:rPr>
                <w:rFonts w:ascii="Arial" w:hAnsi="Arial" w:cs="Arial"/>
              </w:rPr>
              <w:t>Motorboat Operators</w:t>
            </w:r>
          </w:p>
        </w:tc>
        <w:tc>
          <w:tcPr>
            <w:tcW w:w="1615" w:type="dxa"/>
            <w:noWrap/>
            <w:vAlign w:val="center"/>
            <w:hideMark/>
          </w:tcPr>
          <w:p w14:paraId="3D4391FE" w14:textId="77777777" w:rsidR="005B311A" w:rsidRPr="005B311A" w:rsidRDefault="005B311A" w:rsidP="005B311A">
            <w:pPr>
              <w:jc w:val="center"/>
              <w:rPr>
                <w:rFonts w:ascii="Arial" w:hAnsi="Arial" w:cs="Arial"/>
              </w:rPr>
            </w:pPr>
            <w:r w:rsidRPr="005B311A">
              <w:rPr>
                <w:rFonts w:ascii="Arial" w:hAnsi="Arial" w:cs="Arial"/>
              </w:rPr>
              <w:t>73.3%</w:t>
            </w:r>
          </w:p>
        </w:tc>
      </w:tr>
      <w:tr w:rsidR="005B311A" w:rsidRPr="005B311A" w14:paraId="41C127C4" w14:textId="77777777" w:rsidTr="005B311A">
        <w:trPr>
          <w:trHeight w:val="300"/>
        </w:trPr>
        <w:tc>
          <w:tcPr>
            <w:tcW w:w="803" w:type="dxa"/>
            <w:noWrap/>
            <w:vAlign w:val="center"/>
            <w:hideMark/>
          </w:tcPr>
          <w:p w14:paraId="36D6202A" w14:textId="77777777" w:rsidR="005B311A" w:rsidRPr="005B311A" w:rsidRDefault="005B311A" w:rsidP="005B311A">
            <w:pPr>
              <w:jc w:val="center"/>
              <w:rPr>
                <w:rFonts w:ascii="Arial" w:hAnsi="Arial" w:cs="Arial"/>
              </w:rPr>
            </w:pPr>
            <w:r w:rsidRPr="005B311A">
              <w:rPr>
                <w:rFonts w:ascii="Arial" w:hAnsi="Arial" w:cs="Arial"/>
              </w:rPr>
              <w:t>197</w:t>
            </w:r>
          </w:p>
        </w:tc>
        <w:tc>
          <w:tcPr>
            <w:tcW w:w="6216" w:type="dxa"/>
            <w:noWrap/>
            <w:hideMark/>
          </w:tcPr>
          <w:p w14:paraId="4F9CBD61" w14:textId="77777777" w:rsidR="005B311A" w:rsidRPr="005B311A" w:rsidRDefault="005B311A">
            <w:pPr>
              <w:rPr>
                <w:rFonts w:ascii="Arial" w:hAnsi="Arial" w:cs="Arial"/>
              </w:rPr>
            </w:pPr>
            <w:r w:rsidRPr="005B311A">
              <w:rPr>
                <w:rFonts w:ascii="Arial" w:hAnsi="Arial" w:cs="Arial"/>
              </w:rPr>
              <w:t>Travel Agents</w:t>
            </w:r>
          </w:p>
        </w:tc>
        <w:tc>
          <w:tcPr>
            <w:tcW w:w="1615" w:type="dxa"/>
            <w:noWrap/>
            <w:vAlign w:val="center"/>
            <w:hideMark/>
          </w:tcPr>
          <w:p w14:paraId="4B1A0F13" w14:textId="77777777" w:rsidR="005B311A" w:rsidRPr="005B311A" w:rsidRDefault="005B311A" w:rsidP="005B311A">
            <w:pPr>
              <w:jc w:val="center"/>
              <w:rPr>
                <w:rFonts w:ascii="Arial" w:hAnsi="Arial" w:cs="Arial"/>
              </w:rPr>
            </w:pPr>
            <w:r w:rsidRPr="005B311A">
              <w:rPr>
                <w:rFonts w:ascii="Arial" w:hAnsi="Arial" w:cs="Arial"/>
              </w:rPr>
              <w:t>73.1%</w:t>
            </w:r>
          </w:p>
        </w:tc>
      </w:tr>
      <w:tr w:rsidR="005B311A" w:rsidRPr="005B311A" w14:paraId="1EEA47C8" w14:textId="77777777" w:rsidTr="005B311A">
        <w:trPr>
          <w:trHeight w:val="300"/>
        </w:trPr>
        <w:tc>
          <w:tcPr>
            <w:tcW w:w="803" w:type="dxa"/>
            <w:noWrap/>
            <w:vAlign w:val="center"/>
            <w:hideMark/>
          </w:tcPr>
          <w:p w14:paraId="2A1F5835" w14:textId="77777777" w:rsidR="005B311A" w:rsidRPr="005B311A" w:rsidRDefault="005B311A" w:rsidP="005B311A">
            <w:pPr>
              <w:jc w:val="center"/>
              <w:rPr>
                <w:rFonts w:ascii="Arial" w:hAnsi="Arial" w:cs="Arial"/>
              </w:rPr>
            </w:pPr>
            <w:r w:rsidRPr="005B311A">
              <w:rPr>
                <w:rFonts w:ascii="Arial" w:hAnsi="Arial" w:cs="Arial"/>
              </w:rPr>
              <w:t>198</w:t>
            </w:r>
          </w:p>
        </w:tc>
        <w:tc>
          <w:tcPr>
            <w:tcW w:w="6216" w:type="dxa"/>
            <w:noWrap/>
            <w:hideMark/>
          </w:tcPr>
          <w:p w14:paraId="0F87A01B" w14:textId="77777777" w:rsidR="005B311A" w:rsidRPr="005B311A" w:rsidRDefault="005B311A">
            <w:pPr>
              <w:rPr>
                <w:rFonts w:ascii="Arial" w:hAnsi="Arial" w:cs="Arial"/>
              </w:rPr>
            </w:pPr>
            <w:r w:rsidRPr="005B311A">
              <w:rPr>
                <w:rFonts w:ascii="Arial" w:hAnsi="Arial" w:cs="Arial"/>
              </w:rPr>
              <w:t>Power Distributors and Dispatchers</w:t>
            </w:r>
          </w:p>
        </w:tc>
        <w:tc>
          <w:tcPr>
            <w:tcW w:w="1615" w:type="dxa"/>
            <w:noWrap/>
            <w:vAlign w:val="center"/>
            <w:hideMark/>
          </w:tcPr>
          <w:p w14:paraId="6115DDC9" w14:textId="77777777" w:rsidR="005B311A" w:rsidRPr="005B311A" w:rsidRDefault="005B311A" w:rsidP="005B311A">
            <w:pPr>
              <w:jc w:val="center"/>
              <w:rPr>
                <w:rFonts w:ascii="Arial" w:hAnsi="Arial" w:cs="Arial"/>
              </w:rPr>
            </w:pPr>
            <w:r w:rsidRPr="005B311A">
              <w:rPr>
                <w:rFonts w:ascii="Arial" w:hAnsi="Arial" w:cs="Arial"/>
              </w:rPr>
              <w:t>73.0%</w:t>
            </w:r>
          </w:p>
        </w:tc>
      </w:tr>
      <w:tr w:rsidR="005B311A" w:rsidRPr="005B311A" w14:paraId="73360D74" w14:textId="77777777" w:rsidTr="005B311A">
        <w:trPr>
          <w:trHeight w:val="300"/>
        </w:trPr>
        <w:tc>
          <w:tcPr>
            <w:tcW w:w="803" w:type="dxa"/>
            <w:noWrap/>
            <w:vAlign w:val="center"/>
            <w:hideMark/>
          </w:tcPr>
          <w:p w14:paraId="1CD07C61" w14:textId="77777777" w:rsidR="005B311A" w:rsidRPr="005B311A" w:rsidRDefault="005B311A" w:rsidP="005B311A">
            <w:pPr>
              <w:jc w:val="center"/>
              <w:rPr>
                <w:rFonts w:ascii="Arial" w:hAnsi="Arial" w:cs="Arial"/>
              </w:rPr>
            </w:pPr>
            <w:r w:rsidRPr="005B311A">
              <w:rPr>
                <w:rFonts w:ascii="Arial" w:hAnsi="Arial" w:cs="Arial"/>
              </w:rPr>
              <w:t>199</w:t>
            </w:r>
          </w:p>
        </w:tc>
        <w:tc>
          <w:tcPr>
            <w:tcW w:w="6216" w:type="dxa"/>
            <w:noWrap/>
            <w:hideMark/>
          </w:tcPr>
          <w:p w14:paraId="05405BF9" w14:textId="77777777" w:rsidR="005B311A" w:rsidRPr="005B311A" w:rsidRDefault="005B311A">
            <w:pPr>
              <w:rPr>
                <w:rFonts w:ascii="Arial" w:hAnsi="Arial" w:cs="Arial"/>
              </w:rPr>
            </w:pPr>
            <w:r w:rsidRPr="005B311A">
              <w:rPr>
                <w:rFonts w:ascii="Arial" w:hAnsi="Arial" w:cs="Arial"/>
              </w:rPr>
              <w:t>Motorboat Mechanics and Service Technicians</w:t>
            </w:r>
          </w:p>
        </w:tc>
        <w:tc>
          <w:tcPr>
            <w:tcW w:w="1615" w:type="dxa"/>
            <w:noWrap/>
            <w:vAlign w:val="center"/>
            <w:hideMark/>
          </w:tcPr>
          <w:p w14:paraId="111524EB" w14:textId="77777777" w:rsidR="005B311A" w:rsidRPr="005B311A" w:rsidRDefault="005B311A" w:rsidP="005B311A">
            <w:pPr>
              <w:jc w:val="center"/>
              <w:rPr>
                <w:rFonts w:ascii="Arial" w:hAnsi="Arial" w:cs="Arial"/>
              </w:rPr>
            </w:pPr>
            <w:r w:rsidRPr="005B311A">
              <w:rPr>
                <w:rFonts w:ascii="Arial" w:hAnsi="Arial" w:cs="Arial"/>
              </w:rPr>
              <w:t>72.8%</w:t>
            </w:r>
          </w:p>
        </w:tc>
      </w:tr>
      <w:tr w:rsidR="005B311A" w:rsidRPr="005B311A" w14:paraId="03600394" w14:textId="77777777" w:rsidTr="005B311A">
        <w:trPr>
          <w:trHeight w:val="300"/>
        </w:trPr>
        <w:tc>
          <w:tcPr>
            <w:tcW w:w="803" w:type="dxa"/>
            <w:noWrap/>
            <w:vAlign w:val="center"/>
            <w:hideMark/>
          </w:tcPr>
          <w:p w14:paraId="7BAF2348" w14:textId="77777777" w:rsidR="005B311A" w:rsidRPr="005B311A" w:rsidRDefault="005B311A" w:rsidP="005B311A">
            <w:pPr>
              <w:jc w:val="center"/>
              <w:rPr>
                <w:rFonts w:ascii="Arial" w:hAnsi="Arial" w:cs="Arial"/>
              </w:rPr>
            </w:pPr>
            <w:r w:rsidRPr="005B311A">
              <w:rPr>
                <w:rFonts w:ascii="Arial" w:hAnsi="Arial" w:cs="Arial"/>
              </w:rPr>
              <w:t>200</w:t>
            </w:r>
          </w:p>
        </w:tc>
        <w:tc>
          <w:tcPr>
            <w:tcW w:w="6216" w:type="dxa"/>
            <w:noWrap/>
            <w:hideMark/>
          </w:tcPr>
          <w:p w14:paraId="08E98303" w14:textId="77777777" w:rsidR="005B311A" w:rsidRPr="005B311A" w:rsidRDefault="005B311A">
            <w:pPr>
              <w:rPr>
                <w:rFonts w:ascii="Arial" w:hAnsi="Arial" w:cs="Arial"/>
              </w:rPr>
            </w:pPr>
            <w:r w:rsidRPr="005B311A">
              <w:rPr>
                <w:rFonts w:ascii="Arial" w:hAnsi="Arial" w:cs="Arial"/>
              </w:rPr>
              <w:t>Medical Transcriptionists</w:t>
            </w:r>
          </w:p>
        </w:tc>
        <w:tc>
          <w:tcPr>
            <w:tcW w:w="1615" w:type="dxa"/>
            <w:noWrap/>
            <w:vAlign w:val="center"/>
            <w:hideMark/>
          </w:tcPr>
          <w:p w14:paraId="0153B554" w14:textId="77777777" w:rsidR="005B311A" w:rsidRPr="005B311A" w:rsidRDefault="005B311A" w:rsidP="005B311A">
            <w:pPr>
              <w:jc w:val="center"/>
              <w:rPr>
                <w:rFonts w:ascii="Arial" w:hAnsi="Arial" w:cs="Arial"/>
              </w:rPr>
            </w:pPr>
            <w:r w:rsidRPr="005B311A">
              <w:rPr>
                <w:rFonts w:ascii="Arial" w:hAnsi="Arial" w:cs="Arial"/>
              </w:rPr>
              <w:t>72.8%</w:t>
            </w:r>
          </w:p>
        </w:tc>
      </w:tr>
      <w:tr w:rsidR="005B311A" w:rsidRPr="005B311A" w14:paraId="3D0A7625" w14:textId="77777777" w:rsidTr="005B311A">
        <w:trPr>
          <w:trHeight w:val="300"/>
        </w:trPr>
        <w:tc>
          <w:tcPr>
            <w:tcW w:w="803" w:type="dxa"/>
            <w:noWrap/>
            <w:vAlign w:val="center"/>
            <w:hideMark/>
          </w:tcPr>
          <w:p w14:paraId="1575F0C1" w14:textId="77777777" w:rsidR="005B311A" w:rsidRPr="005B311A" w:rsidRDefault="005B311A" w:rsidP="005B311A">
            <w:pPr>
              <w:jc w:val="center"/>
              <w:rPr>
                <w:rFonts w:ascii="Arial" w:hAnsi="Arial" w:cs="Arial"/>
              </w:rPr>
            </w:pPr>
            <w:r w:rsidRPr="005B311A">
              <w:rPr>
                <w:rFonts w:ascii="Arial" w:hAnsi="Arial" w:cs="Arial"/>
              </w:rPr>
              <w:t>201</w:t>
            </w:r>
          </w:p>
        </w:tc>
        <w:tc>
          <w:tcPr>
            <w:tcW w:w="6216" w:type="dxa"/>
            <w:noWrap/>
            <w:hideMark/>
          </w:tcPr>
          <w:p w14:paraId="68A1CC9F" w14:textId="77777777" w:rsidR="005B311A" w:rsidRPr="005B311A" w:rsidRDefault="005B311A">
            <w:pPr>
              <w:rPr>
                <w:rFonts w:ascii="Arial" w:hAnsi="Arial" w:cs="Arial"/>
              </w:rPr>
            </w:pPr>
            <w:r w:rsidRPr="005B311A">
              <w:rPr>
                <w:rFonts w:ascii="Arial" w:hAnsi="Arial" w:cs="Arial"/>
              </w:rPr>
              <w:t>Timing Device Assemblers and Adjusters</w:t>
            </w:r>
          </w:p>
        </w:tc>
        <w:tc>
          <w:tcPr>
            <w:tcW w:w="1615" w:type="dxa"/>
            <w:noWrap/>
            <w:vAlign w:val="center"/>
            <w:hideMark/>
          </w:tcPr>
          <w:p w14:paraId="2233ECA7" w14:textId="77777777" w:rsidR="005B311A" w:rsidRPr="005B311A" w:rsidRDefault="005B311A" w:rsidP="005B311A">
            <w:pPr>
              <w:jc w:val="center"/>
              <w:rPr>
                <w:rFonts w:ascii="Arial" w:hAnsi="Arial" w:cs="Arial"/>
              </w:rPr>
            </w:pPr>
            <w:r w:rsidRPr="005B311A">
              <w:rPr>
                <w:rFonts w:ascii="Arial" w:hAnsi="Arial" w:cs="Arial"/>
              </w:rPr>
              <w:t>72.7%</w:t>
            </w:r>
          </w:p>
        </w:tc>
      </w:tr>
      <w:tr w:rsidR="005B311A" w:rsidRPr="005B311A" w14:paraId="7A87A5E7" w14:textId="77777777" w:rsidTr="005B311A">
        <w:trPr>
          <w:trHeight w:val="300"/>
        </w:trPr>
        <w:tc>
          <w:tcPr>
            <w:tcW w:w="803" w:type="dxa"/>
            <w:noWrap/>
            <w:vAlign w:val="center"/>
            <w:hideMark/>
          </w:tcPr>
          <w:p w14:paraId="55633B1D" w14:textId="77777777" w:rsidR="005B311A" w:rsidRPr="005B311A" w:rsidRDefault="005B311A" w:rsidP="005B311A">
            <w:pPr>
              <w:jc w:val="center"/>
              <w:rPr>
                <w:rFonts w:ascii="Arial" w:hAnsi="Arial" w:cs="Arial"/>
              </w:rPr>
            </w:pPr>
            <w:r w:rsidRPr="005B311A">
              <w:rPr>
                <w:rFonts w:ascii="Arial" w:hAnsi="Arial" w:cs="Arial"/>
              </w:rPr>
              <w:t>202</w:t>
            </w:r>
          </w:p>
        </w:tc>
        <w:tc>
          <w:tcPr>
            <w:tcW w:w="6216" w:type="dxa"/>
            <w:noWrap/>
            <w:hideMark/>
          </w:tcPr>
          <w:p w14:paraId="5ADFA0EC" w14:textId="77777777" w:rsidR="005B311A" w:rsidRPr="005B311A" w:rsidRDefault="005B311A">
            <w:pPr>
              <w:rPr>
                <w:rFonts w:ascii="Arial" w:hAnsi="Arial" w:cs="Arial"/>
              </w:rPr>
            </w:pPr>
            <w:r w:rsidRPr="005B311A">
              <w:rPr>
                <w:rFonts w:ascii="Arial" w:hAnsi="Arial" w:cs="Arial"/>
              </w:rPr>
              <w:t>Assemblers and Fabricators, All Other</w:t>
            </w:r>
          </w:p>
        </w:tc>
        <w:tc>
          <w:tcPr>
            <w:tcW w:w="1615" w:type="dxa"/>
            <w:noWrap/>
            <w:vAlign w:val="center"/>
            <w:hideMark/>
          </w:tcPr>
          <w:p w14:paraId="502D7252" w14:textId="77777777" w:rsidR="005B311A" w:rsidRPr="005B311A" w:rsidRDefault="005B311A" w:rsidP="005B311A">
            <w:pPr>
              <w:jc w:val="center"/>
              <w:rPr>
                <w:rFonts w:ascii="Arial" w:hAnsi="Arial" w:cs="Arial"/>
              </w:rPr>
            </w:pPr>
            <w:r w:rsidRPr="005B311A">
              <w:rPr>
                <w:rFonts w:ascii="Arial" w:hAnsi="Arial" w:cs="Arial"/>
              </w:rPr>
              <w:t>72.7%</w:t>
            </w:r>
          </w:p>
        </w:tc>
      </w:tr>
      <w:tr w:rsidR="005B311A" w:rsidRPr="005B311A" w14:paraId="0FB81DA1" w14:textId="77777777" w:rsidTr="005B311A">
        <w:trPr>
          <w:trHeight w:val="300"/>
        </w:trPr>
        <w:tc>
          <w:tcPr>
            <w:tcW w:w="803" w:type="dxa"/>
            <w:noWrap/>
            <w:vAlign w:val="center"/>
            <w:hideMark/>
          </w:tcPr>
          <w:p w14:paraId="40F48142" w14:textId="77777777" w:rsidR="005B311A" w:rsidRPr="005B311A" w:rsidRDefault="005B311A" w:rsidP="005B311A">
            <w:pPr>
              <w:jc w:val="center"/>
              <w:rPr>
                <w:rFonts w:ascii="Arial" w:hAnsi="Arial" w:cs="Arial"/>
              </w:rPr>
            </w:pPr>
            <w:r w:rsidRPr="005B311A">
              <w:rPr>
                <w:rFonts w:ascii="Arial" w:hAnsi="Arial" w:cs="Arial"/>
              </w:rPr>
              <w:t>203</w:t>
            </w:r>
          </w:p>
        </w:tc>
        <w:tc>
          <w:tcPr>
            <w:tcW w:w="6216" w:type="dxa"/>
            <w:noWrap/>
            <w:hideMark/>
          </w:tcPr>
          <w:p w14:paraId="7F0FA201" w14:textId="77777777" w:rsidR="005B311A" w:rsidRPr="005B311A" w:rsidRDefault="005B311A">
            <w:pPr>
              <w:rPr>
                <w:rFonts w:ascii="Arial" w:hAnsi="Arial" w:cs="Arial"/>
              </w:rPr>
            </w:pPr>
            <w:r w:rsidRPr="005B311A">
              <w:rPr>
                <w:rFonts w:ascii="Arial" w:hAnsi="Arial" w:cs="Arial"/>
              </w:rPr>
              <w:t>Slot Supervisors</w:t>
            </w:r>
          </w:p>
        </w:tc>
        <w:tc>
          <w:tcPr>
            <w:tcW w:w="1615" w:type="dxa"/>
            <w:noWrap/>
            <w:vAlign w:val="center"/>
            <w:hideMark/>
          </w:tcPr>
          <w:p w14:paraId="15C7092F" w14:textId="77777777" w:rsidR="005B311A" w:rsidRPr="005B311A" w:rsidRDefault="005B311A" w:rsidP="005B311A">
            <w:pPr>
              <w:jc w:val="center"/>
              <w:rPr>
                <w:rFonts w:ascii="Arial" w:hAnsi="Arial" w:cs="Arial"/>
              </w:rPr>
            </w:pPr>
            <w:r w:rsidRPr="005B311A">
              <w:rPr>
                <w:rFonts w:ascii="Arial" w:hAnsi="Arial" w:cs="Arial"/>
              </w:rPr>
              <w:t>72.6%</w:t>
            </w:r>
          </w:p>
        </w:tc>
      </w:tr>
      <w:tr w:rsidR="005B311A" w:rsidRPr="005B311A" w14:paraId="71C1B438" w14:textId="77777777" w:rsidTr="005B311A">
        <w:trPr>
          <w:trHeight w:val="300"/>
        </w:trPr>
        <w:tc>
          <w:tcPr>
            <w:tcW w:w="803" w:type="dxa"/>
            <w:noWrap/>
            <w:vAlign w:val="center"/>
            <w:hideMark/>
          </w:tcPr>
          <w:p w14:paraId="25555CE4" w14:textId="77777777" w:rsidR="005B311A" w:rsidRPr="005B311A" w:rsidRDefault="005B311A" w:rsidP="005B311A">
            <w:pPr>
              <w:jc w:val="center"/>
              <w:rPr>
                <w:rFonts w:ascii="Arial" w:hAnsi="Arial" w:cs="Arial"/>
              </w:rPr>
            </w:pPr>
            <w:r w:rsidRPr="005B311A">
              <w:rPr>
                <w:rFonts w:ascii="Arial" w:hAnsi="Arial" w:cs="Arial"/>
              </w:rPr>
              <w:t>204</w:t>
            </w:r>
          </w:p>
        </w:tc>
        <w:tc>
          <w:tcPr>
            <w:tcW w:w="6216" w:type="dxa"/>
            <w:noWrap/>
            <w:hideMark/>
          </w:tcPr>
          <w:p w14:paraId="56D96188" w14:textId="77777777" w:rsidR="005B311A" w:rsidRPr="005B311A" w:rsidRDefault="005B311A">
            <w:pPr>
              <w:rPr>
                <w:rFonts w:ascii="Arial" w:hAnsi="Arial" w:cs="Arial"/>
              </w:rPr>
            </w:pPr>
            <w:r w:rsidRPr="005B311A">
              <w:rPr>
                <w:rFonts w:ascii="Arial" w:hAnsi="Arial" w:cs="Arial"/>
              </w:rPr>
              <w:t>Service Unit Operators, Oil, Gas, and Mining</w:t>
            </w:r>
          </w:p>
        </w:tc>
        <w:tc>
          <w:tcPr>
            <w:tcW w:w="1615" w:type="dxa"/>
            <w:noWrap/>
            <w:vAlign w:val="center"/>
            <w:hideMark/>
          </w:tcPr>
          <w:p w14:paraId="6C7F7BEA" w14:textId="77777777" w:rsidR="005B311A" w:rsidRPr="005B311A" w:rsidRDefault="005B311A" w:rsidP="005B311A">
            <w:pPr>
              <w:jc w:val="center"/>
              <w:rPr>
                <w:rFonts w:ascii="Arial" w:hAnsi="Arial" w:cs="Arial"/>
              </w:rPr>
            </w:pPr>
            <w:r w:rsidRPr="005B311A">
              <w:rPr>
                <w:rFonts w:ascii="Arial" w:hAnsi="Arial" w:cs="Arial"/>
              </w:rPr>
              <w:t>72.6%</w:t>
            </w:r>
          </w:p>
        </w:tc>
      </w:tr>
      <w:tr w:rsidR="005B311A" w:rsidRPr="005B311A" w14:paraId="72A413D6" w14:textId="77777777" w:rsidTr="005B311A">
        <w:trPr>
          <w:trHeight w:val="300"/>
        </w:trPr>
        <w:tc>
          <w:tcPr>
            <w:tcW w:w="803" w:type="dxa"/>
            <w:noWrap/>
            <w:vAlign w:val="center"/>
            <w:hideMark/>
          </w:tcPr>
          <w:p w14:paraId="2F2BBE0F" w14:textId="77777777" w:rsidR="005B311A" w:rsidRPr="005B311A" w:rsidRDefault="005B311A" w:rsidP="005B311A">
            <w:pPr>
              <w:jc w:val="center"/>
              <w:rPr>
                <w:rFonts w:ascii="Arial" w:hAnsi="Arial" w:cs="Arial"/>
              </w:rPr>
            </w:pPr>
            <w:r w:rsidRPr="005B311A">
              <w:rPr>
                <w:rFonts w:ascii="Arial" w:hAnsi="Arial" w:cs="Arial"/>
              </w:rPr>
              <w:t>205</w:t>
            </w:r>
          </w:p>
        </w:tc>
        <w:tc>
          <w:tcPr>
            <w:tcW w:w="6216" w:type="dxa"/>
            <w:noWrap/>
            <w:hideMark/>
          </w:tcPr>
          <w:p w14:paraId="3C2706B6" w14:textId="77777777" w:rsidR="005B311A" w:rsidRPr="005B311A" w:rsidRDefault="005B311A">
            <w:pPr>
              <w:rPr>
                <w:rFonts w:ascii="Arial" w:hAnsi="Arial" w:cs="Arial"/>
              </w:rPr>
            </w:pPr>
            <w:r w:rsidRPr="005B311A">
              <w:rPr>
                <w:rFonts w:ascii="Arial" w:hAnsi="Arial" w:cs="Arial"/>
              </w:rPr>
              <w:t>Loan Interviewers and Clerks</w:t>
            </w:r>
          </w:p>
        </w:tc>
        <w:tc>
          <w:tcPr>
            <w:tcW w:w="1615" w:type="dxa"/>
            <w:noWrap/>
            <w:vAlign w:val="center"/>
            <w:hideMark/>
          </w:tcPr>
          <w:p w14:paraId="403955F9" w14:textId="77777777" w:rsidR="005B311A" w:rsidRPr="005B311A" w:rsidRDefault="005B311A" w:rsidP="005B311A">
            <w:pPr>
              <w:jc w:val="center"/>
              <w:rPr>
                <w:rFonts w:ascii="Arial" w:hAnsi="Arial" w:cs="Arial"/>
              </w:rPr>
            </w:pPr>
            <w:r w:rsidRPr="005B311A">
              <w:rPr>
                <w:rFonts w:ascii="Arial" w:hAnsi="Arial" w:cs="Arial"/>
              </w:rPr>
              <w:t>72.6%</w:t>
            </w:r>
          </w:p>
        </w:tc>
      </w:tr>
      <w:tr w:rsidR="005B311A" w:rsidRPr="005B311A" w14:paraId="5BED03F5" w14:textId="77777777" w:rsidTr="005B311A">
        <w:trPr>
          <w:trHeight w:val="300"/>
        </w:trPr>
        <w:tc>
          <w:tcPr>
            <w:tcW w:w="803" w:type="dxa"/>
            <w:noWrap/>
            <w:vAlign w:val="center"/>
            <w:hideMark/>
          </w:tcPr>
          <w:p w14:paraId="1B99E58A" w14:textId="77777777" w:rsidR="005B311A" w:rsidRPr="005B311A" w:rsidRDefault="005B311A" w:rsidP="005B311A">
            <w:pPr>
              <w:jc w:val="center"/>
              <w:rPr>
                <w:rFonts w:ascii="Arial" w:hAnsi="Arial" w:cs="Arial"/>
              </w:rPr>
            </w:pPr>
            <w:r w:rsidRPr="005B311A">
              <w:rPr>
                <w:rFonts w:ascii="Arial" w:hAnsi="Arial" w:cs="Arial"/>
              </w:rPr>
              <w:t>206</w:t>
            </w:r>
          </w:p>
        </w:tc>
        <w:tc>
          <w:tcPr>
            <w:tcW w:w="6216" w:type="dxa"/>
            <w:noWrap/>
            <w:hideMark/>
          </w:tcPr>
          <w:p w14:paraId="7A07AF14" w14:textId="77777777" w:rsidR="005B311A" w:rsidRPr="005B311A" w:rsidRDefault="005B311A">
            <w:pPr>
              <w:rPr>
                <w:rFonts w:ascii="Arial" w:hAnsi="Arial" w:cs="Arial"/>
              </w:rPr>
            </w:pPr>
            <w:r w:rsidRPr="005B311A">
              <w:rPr>
                <w:rFonts w:ascii="Arial" w:hAnsi="Arial" w:cs="Arial"/>
              </w:rPr>
              <w:t>Postal Service Mail Carriers</w:t>
            </w:r>
          </w:p>
        </w:tc>
        <w:tc>
          <w:tcPr>
            <w:tcW w:w="1615" w:type="dxa"/>
            <w:noWrap/>
            <w:vAlign w:val="center"/>
            <w:hideMark/>
          </w:tcPr>
          <w:p w14:paraId="13D48B34" w14:textId="77777777" w:rsidR="005B311A" w:rsidRPr="005B311A" w:rsidRDefault="005B311A" w:rsidP="005B311A">
            <w:pPr>
              <w:jc w:val="center"/>
              <w:rPr>
                <w:rFonts w:ascii="Arial" w:hAnsi="Arial" w:cs="Arial"/>
              </w:rPr>
            </w:pPr>
            <w:r w:rsidRPr="005B311A">
              <w:rPr>
                <w:rFonts w:ascii="Arial" w:hAnsi="Arial" w:cs="Arial"/>
              </w:rPr>
              <w:t>72.5%</w:t>
            </w:r>
          </w:p>
        </w:tc>
      </w:tr>
      <w:tr w:rsidR="005B311A" w:rsidRPr="005B311A" w14:paraId="78CA02E9" w14:textId="77777777" w:rsidTr="005B311A">
        <w:trPr>
          <w:trHeight w:val="300"/>
        </w:trPr>
        <w:tc>
          <w:tcPr>
            <w:tcW w:w="803" w:type="dxa"/>
            <w:noWrap/>
            <w:vAlign w:val="center"/>
            <w:hideMark/>
          </w:tcPr>
          <w:p w14:paraId="2EBDC571" w14:textId="77777777" w:rsidR="005B311A" w:rsidRPr="005B311A" w:rsidRDefault="005B311A" w:rsidP="005B311A">
            <w:pPr>
              <w:jc w:val="center"/>
              <w:rPr>
                <w:rFonts w:ascii="Arial" w:hAnsi="Arial" w:cs="Arial"/>
              </w:rPr>
            </w:pPr>
            <w:r w:rsidRPr="005B311A">
              <w:rPr>
                <w:rFonts w:ascii="Arial" w:hAnsi="Arial" w:cs="Arial"/>
              </w:rPr>
              <w:t>207</w:t>
            </w:r>
          </w:p>
        </w:tc>
        <w:tc>
          <w:tcPr>
            <w:tcW w:w="6216" w:type="dxa"/>
            <w:noWrap/>
            <w:hideMark/>
          </w:tcPr>
          <w:p w14:paraId="414C480F" w14:textId="77777777" w:rsidR="005B311A" w:rsidRPr="005B311A" w:rsidRDefault="005B311A">
            <w:pPr>
              <w:rPr>
                <w:rFonts w:ascii="Arial" w:hAnsi="Arial" w:cs="Arial"/>
              </w:rPr>
            </w:pPr>
            <w:r w:rsidRPr="005B311A">
              <w:rPr>
                <w:rFonts w:ascii="Arial" w:hAnsi="Arial" w:cs="Arial"/>
              </w:rPr>
              <w:t>Financial Clerks, All Other</w:t>
            </w:r>
          </w:p>
        </w:tc>
        <w:tc>
          <w:tcPr>
            <w:tcW w:w="1615" w:type="dxa"/>
            <w:noWrap/>
            <w:vAlign w:val="center"/>
            <w:hideMark/>
          </w:tcPr>
          <w:p w14:paraId="26753048" w14:textId="77777777" w:rsidR="005B311A" w:rsidRPr="005B311A" w:rsidRDefault="005B311A" w:rsidP="005B311A">
            <w:pPr>
              <w:jc w:val="center"/>
              <w:rPr>
                <w:rFonts w:ascii="Arial" w:hAnsi="Arial" w:cs="Arial"/>
              </w:rPr>
            </w:pPr>
            <w:r w:rsidRPr="005B311A">
              <w:rPr>
                <w:rFonts w:ascii="Arial" w:hAnsi="Arial" w:cs="Arial"/>
              </w:rPr>
              <w:t>72.5%</w:t>
            </w:r>
          </w:p>
        </w:tc>
      </w:tr>
      <w:tr w:rsidR="005B311A" w:rsidRPr="005B311A" w14:paraId="680A1E66" w14:textId="77777777" w:rsidTr="005B311A">
        <w:trPr>
          <w:trHeight w:val="300"/>
        </w:trPr>
        <w:tc>
          <w:tcPr>
            <w:tcW w:w="803" w:type="dxa"/>
            <w:noWrap/>
            <w:vAlign w:val="center"/>
            <w:hideMark/>
          </w:tcPr>
          <w:p w14:paraId="78DE8CCB" w14:textId="77777777" w:rsidR="005B311A" w:rsidRPr="005B311A" w:rsidRDefault="005B311A" w:rsidP="005B311A">
            <w:pPr>
              <w:jc w:val="center"/>
              <w:rPr>
                <w:rFonts w:ascii="Arial" w:hAnsi="Arial" w:cs="Arial"/>
              </w:rPr>
            </w:pPr>
            <w:r w:rsidRPr="005B311A">
              <w:rPr>
                <w:rFonts w:ascii="Arial" w:hAnsi="Arial" w:cs="Arial"/>
              </w:rPr>
              <w:t>208</w:t>
            </w:r>
          </w:p>
        </w:tc>
        <w:tc>
          <w:tcPr>
            <w:tcW w:w="6216" w:type="dxa"/>
            <w:noWrap/>
            <w:hideMark/>
          </w:tcPr>
          <w:p w14:paraId="0CCC342C" w14:textId="77777777" w:rsidR="005B311A" w:rsidRPr="005B311A" w:rsidRDefault="005B311A">
            <w:pPr>
              <w:rPr>
                <w:rFonts w:ascii="Arial" w:hAnsi="Arial" w:cs="Arial"/>
              </w:rPr>
            </w:pPr>
            <w:r w:rsidRPr="005B311A">
              <w:rPr>
                <w:rFonts w:ascii="Arial" w:hAnsi="Arial" w:cs="Arial"/>
              </w:rPr>
              <w:t>Office and Administrative Support Workers, All Other</w:t>
            </w:r>
          </w:p>
        </w:tc>
        <w:tc>
          <w:tcPr>
            <w:tcW w:w="1615" w:type="dxa"/>
            <w:noWrap/>
            <w:vAlign w:val="center"/>
            <w:hideMark/>
          </w:tcPr>
          <w:p w14:paraId="10FA292B" w14:textId="77777777" w:rsidR="005B311A" w:rsidRPr="005B311A" w:rsidRDefault="005B311A" w:rsidP="005B311A">
            <w:pPr>
              <w:jc w:val="center"/>
              <w:rPr>
                <w:rFonts w:ascii="Arial" w:hAnsi="Arial" w:cs="Arial"/>
              </w:rPr>
            </w:pPr>
            <w:r w:rsidRPr="005B311A">
              <w:rPr>
                <w:rFonts w:ascii="Arial" w:hAnsi="Arial" w:cs="Arial"/>
              </w:rPr>
              <w:t>72.5%</w:t>
            </w:r>
          </w:p>
        </w:tc>
      </w:tr>
      <w:tr w:rsidR="005B311A" w:rsidRPr="005B311A" w14:paraId="467A991B" w14:textId="77777777" w:rsidTr="005B311A">
        <w:trPr>
          <w:trHeight w:val="300"/>
        </w:trPr>
        <w:tc>
          <w:tcPr>
            <w:tcW w:w="803" w:type="dxa"/>
            <w:noWrap/>
            <w:vAlign w:val="center"/>
            <w:hideMark/>
          </w:tcPr>
          <w:p w14:paraId="673D2FB4" w14:textId="77777777" w:rsidR="005B311A" w:rsidRPr="005B311A" w:rsidRDefault="005B311A" w:rsidP="005B311A">
            <w:pPr>
              <w:jc w:val="center"/>
              <w:rPr>
                <w:rFonts w:ascii="Arial" w:hAnsi="Arial" w:cs="Arial"/>
              </w:rPr>
            </w:pPr>
            <w:r w:rsidRPr="005B311A">
              <w:rPr>
                <w:rFonts w:ascii="Arial" w:hAnsi="Arial" w:cs="Arial"/>
              </w:rPr>
              <w:t>209</w:t>
            </w:r>
          </w:p>
        </w:tc>
        <w:tc>
          <w:tcPr>
            <w:tcW w:w="6216" w:type="dxa"/>
            <w:noWrap/>
            <w:hideMark/>
          </w:tcPr>
          <w:p w14:paraId="315C07E0" w14:textId="77777777" w:rsidR="005B311A" w:rsidRPr="005B311A" w:rsidRDefault="005B311A">
            <w:pPr>
              <w:rPr>
                <w:rFonts w:ascii="Arial" w:hAnsi="Arial" w:cs="Arial"/>
              </w:rPr>
            </w:pPr>
            <w:r w:rsidRPr="005B311A">
              <w:rPr>
                <w:rFonts w:ascii="Arial" w:hAnsi="Arial" w:cs="Arial"/>
              </w:rPr>
              <w:t>Airline Pilots, Copilots, and Flight Engineers</w:t>
            </w:r>
          </w:p>
        </w:tc>
        <w:tc>
          <w:tcPr>
            <w:tcW w:w="1615" w:type="dxa"/>
            <w:noWrap/>
            <w:vAlign w:val="center"/>
            <w:hideMark/>
          </w:tcPr>
          <w:p w14:paraId="32A6DD0A" w14:textId="77777777" w:rsidR="005B311A" w:rsidRPr="005B311A" w:rsidRDefault="005B311A" w:rsidP="005B311A">
            <w:pPr>
              <w:jc w:val="center"/>
              <w:rPr>
                <w:rFonts w:ascii="Arial" w:hAnsi="Arial" w:cs="Arial"/>
              </w:rPr>
            </w:pPr>
            <w:r w:rsidRPr="005B311A">
              <w:rPr>
                <w:rFonts w:ascii="Arial" w:hAnsi="Arial" w:cs="Arial"/>
              </w:rPr>
              <w:t>72.4%</w:t>
            </w:r>
          </w:p>
        </w:tc>
      </w:tr>
      <w:tr w:rsidR="005B311A" w:rsidRPr="005B311A" w14:paraId="28E8796F" w14:textId="77777777" w:rsidTr="005B311A">
        <w:trPr>
          <w:trHeight w:val="300"/>
        </w:trPr>
        <w:tc>
          <w:tcPr>
            <w:tcW w:w="803" w:type="dxa"/>
            <w:noWrap/>
            <w:vAlign w:val="center"/>
            <w:hideMark/>
          </w:tcPr>
          <w:p w14:paraId="68507DCB" w14:textId="77777777" w:rsidR="005B311A" w:rsidRPr="005B311A" w:rsidRDefault="005B311A" w:rsidP="005B311A">
            <w:pPr>
              <w:jc w:val="center"/>
              <w:rPr>
                <w:rFonts w:ascii="Arial" w:hAnsi="Arial" w:cs="Arial"/>
              </w:rPr>
            </w:pPr>
            <w:r w:rsidRPr="005B311A">
              <w:rPr>
                <w:rFonts w:ascii="Arial" w:hAnsi="Arial" w:cs="Arial"/>
              </w:rPr>
              <w:t>210</w:t>
            </w:r>
          </w:p>
        </w:tc>
        <w:tc>
          <w:tcPr>
            <w:tcW w:w="6216" w:type="dxa"/>
            <w:noWrap/>
            <w:hideMark/>
          </w:tcPr>
          <w:p w14:paraId="72F6BE8B" w14:textId="77777777" w:rsidR="005B311A" w:rsidRPr="005B311A" w:rsidRDefault="005B311A">
            <w:pPr>
              <w:rPr>
                <w:rFonts w:ascii="Arial" w:hAnsi="Arial" w:cs="Arial"/>
              </w:rPr>
            </w:pPr>
            <w:r w:rsidRPr="005B311A">
              <w:rPr>
                <w:rFonts w:ascii="Arial" w:hAnsi="Arial" w:cs="Arial"/>
              </w:rPr>
              <w:t>Cabinetmakers and Bench Carpenters</w:t>
            </w:r>
          </w:p>
        </w:tc>
        <w:tc>
          <w:tcPr>
            <w:tcW w:w="1615" w:type="dxa"/>
            <w:noWrap/>
            <w:vAlign w:val="center"/>
            <w:hideMark/>
          </w:tcPr>
          <w:p w14:paraId="7EF8C69D" w14:textId="77777777" w:rsidR="005B311A" w:rsidRPr="005B311A" w:rsidRDefault="005B311A" w:rsidP="005B311A">
            <w:pPr>
              <w:jc w:val="center"/>
              <w:rPr>
                <w:rFonts w:ascii="Arial" w:hAnsi="Arial" w:cs="Arial"/>
              </w:rPr>
            </w:pPr>
            <w:r w:rsidRPr="005B311A">
              <w:rPr>
                <w:rFonts w:ascii="Arial" w:hAnsi="Arial" w:cs="Arial"/>
              </w:rPr>
              <w:t>72.3%</w:t>
            </w:r>
          </w:p>
        </w:tc>
      </w:tr>
      <w:tr w:rsidR="005B311A" w:rsidRPr="005B311A" w14:paraId="01E8BD1C" w14:textId="77777777" w:rsidTr="005B311A">
        <w:trPr>
          <w:trHeight w:val="300"/>
        </w:trPr>
        <w:tc>
          <w:tcPr>
            <w:tcW w:w="803" w:type="dxa"/>
            <w:noWrap/>
            <w:vAlign w:val="center"/>
            <w:hideMark/>
          </w:tcPr>
          <w:p w14:paraId="79876FA9" w14:textId="77777777" w:rsidR="005B311A" w:rsidRPr="005B311A" w:rsidRDefault="005B311A" w:rsidP="005B311A">
            <w:pPr>
              <w:jc w:val="center"/>
              <w:rPr>
                <w:rFonts w:ascii="Arial" w:hAnsi="Arial" w:cs="Arial"/>
              </w:rPr>
            </w:pPr>
            <w:r w:rsidRPr="005B311A">
              <w:rPr>
                <w:rFonts w:ascii="Arial" w:hAnsi="Arial" w:cs="Arial"/>
              </w:rPr>
              <w:t>211</w:t>
            </w:r>
          </w:p>
        </w:tc>
        <w:tc>
          <w:tcPr>
            <w:tcW w:w="6216" w:type="dxa"/>
            <w:noWrap/>
            <w:hideMark/>
          </w:tcPr>
          <w:p w14:paraId="5BD3AC84" w14:textId="77777777" w:rsidR="005B311A" w:rsidRPr="005B311A" w:rsidRDefault="005B311A">
            <w:pPr>
              <w:rPr>
                <w:rFonts w:ascii="Arial" w:hAnsi="Arial" w:cs="Arial"/>
              </w:rPr>
            </w:pPr>
            <w:r w:rsidRPr="005B311A">
              <w:rPr>
                <w:rFonts w:ascii="Arial" w:hAnsi="Arial" w:cs="Arial"/>
              </w:rPr>
              <w:t>Pump Operators, Except Wellhead Pumpers</w:t>
            </w:r>
          </w:p>
        </w:tc>
        <w:tc>
          <w:tcPr>
            <w:tcW w:w="1615" w:type="dxa"/>
            <w:noWrap/>
            <w:vAlign w:val="center"/>
            <w:hideMark/>
          </w:tcPr>
          <w:p w14:paraId="628E232F" w14:textId="77777777" w:rsidR="005B311A" w:rsidRPr="005B311A" w:rsidRDefault="005B311A" w:rsidP="005B311A">
            <w:pPr>
              <w:jc w:val="center"/>
              <w:rPr>
                <w:rFonts w:ascii="Arial" w:hAnsi="Arial" w:cs="Arial"/>
              </w:rPr>
            </w:pPr>
            <w:r w:rsidRPr="005B311A">
              <w:rPr>
                <w:rFonts w:ascii="Arial" w:hAnsi="Arial" w:cs="Arial"/>
              </w:rPr>
              <w:t>72.1%</w:t>
            </w:r>
          </w:p>
        </w:tc>
      </w:tr>
      <w:tr w:rsidR="005B311A" w:rsidRPr="005B311A" w14:paraId="23FDE780" w14:textId="77777777" w:rsidTr="005B311A">
        <w:trPr>
          <w:trHeight w:val="300"/>
        </w:trPr>
        <w:tc>
          <w:tcPr>
            <w:tcW w:w="803" w:type="dxa"/>
            <w:noWrap/>
            <w:vAlign w:val="center"/>
            <w:hideMark/>
          </w:tcPr>
          <w:p w14:paraId="58AB9863" w14:textId="77777777" w:rsidR="005B311A" w:rsidRPr="005B311A" w:rsidRDefault="005B311A" w:rsidP="005B311A">
            <w:pPr>
              <w:jc w:val="center"/>
              <w:rPr>
                <w:rFonts w:ascii="Arial" w:hAnsi="Arial" w:cs="Arial"/>
              </w:rPr>
            </w:pPr>
            <w:r w:rsidRPr="005B311A">
              <w:rPr>
                <w:rFonts w:ascii="Arial" w:hAnsi="Arial" w:cs="Arial"/>
              </w:rPr>
              <w:t>212</w:t>
            </w:r>
          </w:p>
        </w:tc>
        <w:tc>
          <w:tcPr>
            <w:tcW w:w="6216" w:type="dxa"/>
            <w:noWrap/>
            <w:hideMark/>
          </w:tcPr>
          <w:p w14:paraId="4A01F72B" w14:textId="77777777" w:rsidR="005B311A" w:rsidRPr="005B311A" w:rsidRDefault="005B311A">
            <w:pPr>
              <w:rPr>
                <w:rFonts w:ascii="Arial" w:hAnsi="Arial" w:cs="Arial"/>
              </w:rPr>
            </w:pPr>
            <w:r w:rsidRPr="005B311A">
              <w:rPr>
                <w:rFonts w:ascii="Arial" w:hAnsi="Arial" w:cs="Arial"/>
              </w:rPr>
              <w:t>Computer User Support Specialists</w:t>
            </w:r>
          </w:p>
        </w:tc>
        <w:tc>
          <w:tcPr>
            <w:tcW w:w="1615" w:type="dxa"/>
            <w:noWrap/>
            <w:vAlign w:val="center"/>
            <w:hideMark/>
          </w:tcPr>
          <w:p w14:paraId="4873F800" w14:textId="77777777" w:rsidR="005B311A" w:rsidRPr="005B311A" w:rsidRDefault="005B311A" w:rsidP="005B311A">
            <w:pPr>
              <w:jc w:val="center"/>
              <w:rPr>
                <w:rFonts w:ascii="Arial" w:hAnsi="Arial" w:cs="Arial"/>
              </w:rPr>
            </w:pPr>
            <w:r w:rsidRPr="005B311A">
              <w:rPr>
                <w:rFonts w:ascii="Arial" w:hAnsi="Arial" w:cs="Arial"/>
              </w:rPr>
              <w:t>71.9%</w:t>
            </w:r>
          </w:p>
        </w:tc>
      </w:tr>
      <w:tr w:rsidR="005B311A" w:rsidRPr="005B311A" w14:paraId="6AA0274D" w14:textId="77777777" w:rsidTr="005B311A">
        <w:trPr>
          <w:trHeight w:val="300"/>
        </w:trPr>
        <w:tc>
          <w:tcPr>
            <w:tcW w:w="803" w:type="dxa"/>
            <w:noWrap/>
            <w:vAlign w:val="center"/>
            <w:hideMark/>
          </w:tcPr>
          <w:p w14:paraId="5EA6E89F" w14:textId="77777777" w:rsidR="005B311A" w:rsidRPr="005B311A" w:rsidRDefault="005B311A" w:rsidP="005B311A">
            <w:pPr>
              <w:jc w:val="center"/>
              <w:rPr>
                <w:rFonts w:ascii="Arial" w:hAnsi="Arial" w:cs="Arial"/>
              </w:rPr>
            </w:pPr>
            <w:r w:rsidRPr="005B311A">
              <w:rPr>
                <w:rFonts w:ascii="Arial" w:hAnsi="Arial" w:cs="Arial"/>
              </w:rPr>
              <w:t>213</w:t>
            </w:r>
          </w:p>
        </w:tc>
        <w:tc>
          <w:tcPr>
            <w:tcW w:w="6216" w:type="dxa"/>
            <w:noWrap/>
            <w:hideMark/>
          </w:tcPr>
          <w:p w14:paraId="443714C5" w14:textId="77777777" w:rsidR="005B311A" w:rsidRPr="005B311A" w:rsidRDefault="005B311A">
            <w:pPr>
              <w:rPr>
                <w:rFonts w:ascii="Arial" w:hAnsi="Arial" w:cs="Arial"/>
              </w:rPr>
            </w:pPr>
            <w:r w:rsidRPr="005B311A">
              <w:rPr>
                <w:rFonts w:ascii="Arial" w:hAnsi="Arial" w:cs="Arial"/>
              </w:rPr>
              <w:t>Medical Equipment Repairers</w:t>
            </w:r>
          </w:p>
        </w:tc>
        <w:tc>
          <w:tcPr>
            <w:tcW w:w="1615" w:type="dxa"/>
            <w:noWrap/>
            <w:vAlign w:val="center"/>
            <w:hideMark/>
          </w:tcPr>
          <w:p w14:paraId="1024B0D2" w14:textId="77777777" w:rsidR="005B311A" w:rsidRPr="005B311A" w:rsidRDefault="005B311A" w:rsidP="005B311A">
            <w:pPr>
              <w:jc w:val="center"/>
              <w:rPr>
                <w:rFonts w:ascii="Arial" w:hAnsi="Arial" w:cs="Arial"/>
              </w:rPr>
            </w:pPr>
            <w:r w:rsidRPr="005B311A">
              <w:rPr>
                <w:rFonts w:ascii="Arial" w:hAnsi="Arial" w:cs="Arial"/>
              </w:rPr>
              <w:t>71.8%</w:t>
            </w:r>
          </w:p>
        </w:tc>
      </w:tr>
      <w:tr w:rsidR="005B311A" w:rsidRPr="005B311A" w14:paraId="4F78648A" w14:textId="77777777" w:rsidTr="005B311A">
        <w:trPr>
          <w:trHeight w:val="300"/>
        </w:trPr>
        <w:tc>
          <w:tcPr>
            <w:tcW w:w="803" w:type="dxa"/>
            <w:noWrap/>
            <w:vAlign w:val="center"/>
            <w:hideMark/>
          </w:tcPr>
          <w:p w14:paraId="1D10ABF6" w14:textId="77777777" w:rsidR="005B311A" w:rsidRPr="005B311A" w:rsidRDefault="005B311A" w:rsidP="005B311A">
            <w:pPr>
              <w:jc w:val="center"/>
              <w:rPr>
                <w:rFonts w:ascii="Arial" w:hAnsi="Arial" w:cs="Arial"/>
              </w:rPr>
            </w:pPr>
            <w:r w:rsidRPr="005B311A">
              <w:rPr>
                <w:rFonts w:ascii="Arial" w:hAnsi="Arial" w:cs="Arial"/>
              </w:rPr>
              <w:t>214</w:t>
            </w:r>
          </w:p>
        </w:tc>
        <w:tc>
          <w:tcPr>
            <w:tcW w:w="6216" w:type="dxa"/>
            <w:noWrap/>
            <w:hideMark/>
          </w:tcPr>
          <w:p w14:paraId="23A1C0EE" w14:textId="77777777" w:rsidR="005B311A" w:rsidRPr="005B311A" w:rsidRDefault="005B311A">
            <w:pPr>
              <w:rPr>
                <w:rFonts w:ascii="Arial" w:hAnsi="Arial" w:cs="Arial"/>
              </w:rPr>
            </w:pPr>
            <w:r w:rsidRPr="005B311A">
              <w:rPr>
                <w:rFonts w:ascii="Arial" w:hAnsi="Arial" w:cs="Arial"/>
              </w:rPr>
              <w:t>Telephone Operators</w:t>
            </w:r>
          </w:p>
        </w:tc>
        <w:tc>
          <w:tcPr>
            <w:tcW w:w="1615" w:type="dxa"/>
            <w:noWrap/>
            <w:vAlign w:val="center"/>
            <w:hideMark/>
          </w:tcPr>
          <w:p w14:paraId="0F7325A8" w14:textId="77777777" w:rsidR="005B311A" w:rsidRPr="005B311A" w:rsidRDefault="005B311A" w:rsidP="005B311A">
            <w:pPr>
              <w:jc w:val="center"/>
              <w:rPr>
                <w:rFonts w:ascii="Arial" w:hAnsi="Arial" w:cs="Arial"/>
              </w:rPr>
            </w:pPr>
            <w:r w:rsidRPr="005B311A">
              <w:rPr>
                <w:rFonts w:ascii="Arial" w:hAnsi="Arial" w:cs="Arial"/>
              </w:rPr>
              <w:t>71.7%</w:t>
            </w:r>
          </w:p>
        </w:tc>
      </w:tr>
      <w:tr w:rsidR="005B311A" w:rsidRPr="005B311A" w14:paraId="1F2FD78F" w14:textId="77777777" w:rsidTr="005B311A">
        <w:trPr>
          <w:trHeight w:val="300"/>
        </w:trPr>
        <w:tc>
          <w:tcPr>
            <w:tcW w:w="803" w:type="dxa"/>
            <w:noWrap/>
            <w:vAlign w:val="center"/>
            <w:hideMark/>
          </w:tcPr>
          <w:p w14:paraId="58B5D90C" w14:textId="77777777" w:rsidR="005B311A" w:rsidRPr="005B311A" w:rsidRDefault="005B311A" w:rsidP="005B311A">
            <w:pPr>
              <w:jc w:val="center"/>
              <w:rPr>
                <w:rFonts w:ascii="Arial" w:hAnsi="Arial" w:cs="Arial"/>
              </w:rPr>
            </w:pPr>
            <w:r w:rsidRPr="005B311A">
              <w:rPr>
                <w:rFonts w:ascii="Arial" w:hAnsi="Arial" w:cs="Arial"/>
              </w:rPr>
              <w:lastRenderedPageBreak/>
              <w:t>215</w:t>
            </w:r>
          </w:p>
        </w:tc>
        <w:tc>
          <w:tcPr>
            <w:tcW w:w="6216" w:type="dxa"/>
            <w:noWrap/>
            <w:hideMark/>
          </w:tcPr>
          <w:p w14:paraId="5354962C" w14:textId="77777777" w:rsidR="005B311A" w:rsidRPr="005B311A" w:rsidRDefault="005B311A">
            <w:pPr>
              <w:rPr>
                <w:rFonts w:ascii="Arial" w:hAnsi="Arial" w:cs="Arial"/>
              </w:rPr>
            </w:pPr>
            <w:r w:rsidRPr="005B311A">
              <w:rPr>
                <w:rFonts w:ascii="Arial" w:hAnsi="Arial" w:cs="Arial"/>
              </w:rPr>
              <w:t>Parking Lot Attendants</w:t>
            </w:r>
          </w:p>
        </w:tc>
        <w:tc>
          <w:tcPr>
            <w:tcW w:w="1615" w:type="dxa"/>
            <w:noWrap/>
            <w:vAlign w:val="center"/>
            <w:hideMark/>
          </w:tcPr>
          <w:p w14:paraId="6F11F6A4" w14:textId="77777777" w:rsidR="005B311A" w:rsidRPr="005B311A" w:rsidRDefault="005B311A" w:rsidP="005B311A">
            <w:pPr>
              <w:jc w:val="center"/>
              <w:rPr>
                <w:rFonts w:ascii="Arial" w:hAnsi="Arial" w:cs="Arial"/>
              </w:rPr>
            </w:pPr>
            <w:r w:rsidRPr="005B311A">
              <w:rPr>
                <w:rFonts w:ascii="Arial" w:hAnsi="Arial" w:cs="Arial"/>
              </w:rPr>
              <w:t>71.5%</w:t>
            </w:r>
          </w:p>
        </w:tc>
      </w:tr>
      <w:tr w:rsidR="005B311A" w:rsidRPr="005B311A" w14:paraId="31260809" w14:textId="77777777" w:rsidTr="005B311A">
        <w:trPr>
          <w:trHeight w:val="300"/>
        </w:trPr>
        <w:tc>
          <w:tcPr>
            <w:tcW w:w="803" w:type="dxa"/>
            <w:noWrap/>
            <w:vAlign w:val="center"/>
            <w:hideMark/>
          </w:tcPr>
          <w:p w14:paraId="096D44AC" w14:textId="77777777" w:rsidR="005B311A" w:rsidRPr="005B311A" w:rsidRDefault="005B311A" w:rsidP="005B311A">
            <w:pPr>
              <w:jc w:val="center"/>
              <w:rPr>
                <w:rFonts w:ascii="Arial" w:hAnsi="Arial" w:cs="Arial"/>
              </w:rPr>
            </w:pPr>
            <w:r w:rsidRPr="005B311A">
              <w:rPr>
                <w:rFonts w:ascii="Arial" w:hAnsi="Arial" w:cs="Arial"/>
              </w:rPr>
              <w:t>216</w:t>
            </w:r>
          </w:p>
        </w:tc>
        <w:tc>
          <w:tcPr>
            <w:tcW w:w="6216" w:type="dxa"/>
            <w:noWrap/>
            <w:hideMark/>
          </w:tcPr>
          <w:p w14:paraId="3FF0250B" w14:textId="77777777" w:rsidR="005B311A" w:rsidRPr="005B311A" w:rsidRDefault="005B311A">
            <w:pPr>
              <w:rPr>
                <w:rFonts w:ascii="Arial" w:hAnsi="Arial" w:cs="Arial"/>
              </w:rPr>
            </w:pPr>
            <w:r w:rsidRPr="005B311A">
              <w:rPr>
                <w:rFonts w:ascii="Arial" w:hAnsi="Arial" w:cs="Arial"/>
              </w:rPr>
              <w:t>Electrical and Electronics Repairers, Powerhouse, Substation, and Relay</w:t>
            </w:r>
          </w:p>
        </w:tc>
        <w:tc>
          <w:tcPr>
            <w:tcW w:w="1615" w:type="dxa"/>
            <w:noWrap/>
            <w:vAlign w:val="center"/>
            <w:hideMark/>
          </w:tcPr>
          <w:p w14:paraId="7AC9F76D" w14:textId="77777777" w:rsidR="005B311A" w:rsidRPr="005B311A" w:rsidRDefault="005B311A" w:rsidP="005B311A">
            <w:pPr>
              <w:jc w:val="center"/>
              <w:rPr>
                <w:rFonts w:ascii="Arial" w:hAnsi="Arial" w:cs="Arial"/>
              </w:rPr>
            </w:pPr>
            <w:r w:rsidRPr="005B311A">
              <w:rPr>
                <w:rFonts w:ascii="Arial" w:hAnsi="Arial" w:cs="Arial"/>
              </w:rPr>
              <w:t>71.2%</w:t>
            </w:r>
          </w:p>
        </w:tc>
      </w:tr>
      <w:tr w:rsidR="005B311A" w:rsidRPr="005B311A" w14:paraId="4860B34B" w14:textId="77777777" w:rsidTr="005B311A">
        <w:trPr>
          <w:trHeight w:val="300"/>
        </w:trPr>
        <w:tc>
          <w:tcPr>
            <w:tcW w:w="803" w:type="dxa"/>
            <w:noWrap/>
            <w:vAlign w:val="center"/>
            <w:hideMark/>
          </w:tcPr>
          <w:p w14:paraId="1B0F096E" w14:textId="77777777" w:rsidR="005B311A" w:rsidRPr="005B311A" w:rsidRDefault="005B311A" w:rsidP="005B311A">
            <w:pPr>
              <w:jc w:val="center"/>
              <w:rPr>
                <w:rFonts w:ascii="Arial" w:hAnsi="Arial" w:cs="Arial"/>
              </w:rPr>
            </w:pPr>
            <w:r w:rsidRPr="005B311A">
              <w:rPr>
                <w:rFonts w:ascii="Arial" w:hAnsi="Arial" w:cs="Arial"/>
              </w:rPr>
              <w:t>217</w:t>
            </w:r>
          </w:p>
        </w:tc>
        <w:tc>
          <w:tcPr>
            <w:tcW w:w="6216" w:type="dxa"/>
            <w:noWrap/>
            <w:hideMark/>
          </w:tcPr>
          <w:p w14:paraId="2AE9715E" w14:textId="77777777" w:rsidR="005B311A" w:rsidRPr="005B311A" w:rsidRDefault="005B311A">
            <w:pPr>
              <w:rPr>
                <w:rFonts w:ascii="Arial" w:hAnsi="Arial" w:cs="Arial"/>
              </w:rPr>
            </w:pPr>
            <w:r w:rsidRPr="005B311A">
              <w:rPr>
                <w:rFonts w:ascii="Arial" w:hAnsi="Arial" w:cs="Arial"/>
              </w:rPr>
              <w:t>Semiconductor Processors</w:t>
            </w:r>
          </w:p>
        </w:tc>
        <w:tc>
          <w:tcPr>
            <w:tcW w:w="1615" w:type="dxa"/>
            <w:noWrap/>
            <w:vAlign w:val="center"/>
            <w:hideMark/>
          </w:tcPr>
          <w:p w14:paraId="58AEE3A9" w14:textId="77777777" w:rsidR="005B311A" w:rsidRPr="005B311A" w:rsidRDefault="005B311A" w:rsidP="005B311A">
            <w:pPr>
              <w:jc w:val="center"/>
              <w:rPr>
                <w:rFonts w:ascii="Arial" w:hAnsi="Arial" w:cs="Arial"/>
              </w:rPr>
            </w:pPr>
            <w:r w:rsidRPr="005B311A">
              <w:rPr>
                <w:rFonts w:ascii="Arial" w:hAnsi="Arial" w:cs="Arial"/>
              </w:rPr>
              <w:t>71.2%</w:t>
            </w:r>
          </w:p>
        </w:tc>
      </w:tr>
      <w:tr w:rsidR="005B311A" w:rsidRPr="005B311A" w14:paraId="1317A0DA" w14:textId="77777777" w:rsidTr="005B311A">
        <w:trPr>
          <w:trHeight w:val="300"/>
        </w:trPr>
        <w:tc>
          <w:tcPr>
            <w:tcW w:w="803" w:type="dxa"/>
            <w:noWrap/>
            <w:vAlign w:val="center"/>
            <w:hideMark/>
          </w:tcPr>
          <w:p w14:paraId="40CB2979" w14:textId="77777777" w:rsidR="005B311A" w:rsidRPr="005B311A" w:rsidRDefault="005B311A" w:rsidP="005B311A">
            <w:pPr>
              <w:jc w:val="center"/>
              <w:rPr>
                <w:rFonts w:ascii="Arial" w:hAnsi="Arial" w:cs="Arial"/>
              </w:rPr>
            </w:pPr>
            <w:r w:rsidRPr="005B311A">
              <w:rPr>
                <w:rFonts w:ascii="Arial" w:hAnsi="Arial" w:cs="Arial"/>
              </w:rPr>
              <w:t>218</w:t>
            </w:r>
          </w:p>
        </w:tc>
        <w:tc>
          <w:tcPr>
            <w:tcW w:w="6216" w:type="dxa"/>
            <w:noWrap/>
            <w:hideMark/>
          </w:tcPr>
          <w:p w14:paraId="4D02F002" w14:textId="77777777" w:rsidR="005B311A" w:rsidRPr="005B311A" w:rsidRDefault="005B311A">
            <w:pPr>
              <w:rPr>
                <w:rFonts w:ascii="Arial" w:hAnsi="Arial" w:cs="Arial"/>
              </w:rPr>
            </w:pPr>
            <w:r w:rsidRPr="005B311A">
              <w:rPr>
                <w:rFonts w:ascii="Arial" w:hAnsi="Arial" w:cs="Arial"/>
              </w:rPr>
              <w:t>Communications Equipment Operators, All Other</w:t>
            </w:r>
          </w:p>
        </w:tc>
        <w:tc>
          <w:tcPr>
            <w:tcW w:w="1615" w:type="dxa"/>
            <w:noWrap/>
            <w:vAlign w:val="center"/>
            <w:hideMark/>
          </w:tcPr>
          <w:p w14:paraId="04BE4988" w14:textId="77777777" w:rsidR="005B311A" w:rsidRPr="005B311A" w:rsidRDefault="005B311A" w:rsidP="005B311A">
            <w:pPr>
              <w:jc w:val="center"/>
              <w:rPr>
                <w:rFonts w:ascii="Arial" w:hAnsi="Arial" w:cs="Arial"/>
              </w:rPr>
            </w:pPr>
            <w:r w:rsidRPr="005B311A">
              <w:rPr>
                <w:rFonts w:ascii="Arial" w:hAnsi="Arial" w:cs="Arial"/>
              </w:rPr>
              <w:t>71.0%</w:t>
            </w:r>
          </w:p>
        </w:tc>
      </w:tr>
      <w:tr w:rsidR="005B311A" w:rsidRPr="005B311A" w14:paraId="7B311B85" w14:textId="77777777" w:rsidTr="005B311A">
        <w:trPr>
          <w:trHeight w:val="300"/>
        </w:trPr>
        <w:tc>
          <w:tcPr>
            <w:tcW w:w="803" w:type="dxa"/>
            <w:noWrap/>
            <w:vAlign w:val="center"/>
            <w:hideMark/>
          </w:tcPr>
          <w:p w14:paraId="0C8298C0" w14:textId="77777777" w:rsidR="005B311A" w:rsidRPr="005B311A" w:rsidRDefault="005B311A" w:rsidP="005B311A">
            <w:pPr>
              <w:jc w:val="center"/>
              <w:rPr>
                <w:rFonts w:ascii="Arial" w:hAnsi="Arial" w:cs="Arial"/>
              </w:rPr>
            </w:pPr>
            <w:r w:rsidRPr="005B311A">
              <w:rPr>
                <w:rFonts w:ascii="Arial" w:hAnsi="Arial" w:cs="Arial"/>
              </w:rPr>
              <w:t>219</w:t>
            </w:r>
          </w:p>
        </w:tc>
        <w:tc>
          <w:tcPr>
            <w:tcW w:w="6216" w:type="dxa"/>
            <w:noWrap/>
            <w:hideMark/>
          </w:tcPr>
          <w:p w14:paraId="092AB128" w14:textId="77777777" w:rsidR="005B311A" w:rsidRPr="005B311A" w:rsidRDefault="005B311A">
            <w:pPr>
              <w:rPr>
                <w:rFonts w:ascii="Arial" w:hAnsi="Arial" w:cs="Arial"/>
              </w:rPr>
            </w:pPr>
            <w:r w:rsidRPr="005B311A">
              <w:rPr>
                <w:rFonts w:ascii="Arial" w:hAnsi="Arial" w:cs="Arial"/>
              </w:rPr>
              <w:t>Weighers, Measurers, Checkers, and Samplers, Recordkeeping</w:t>
            </w:r>
          </w:p>
        </w:tc>
        <w:tc>
          <w:tcPr>
            <w:tcW w:w="1615" w:type="dxa"/>
            <w:noWrap/>
            <w:vAlign w:val="center"/>
            <w:hideMark/>
          </w:tcPr>
          <w:p w14:paraId="45DAEFDF" w14:textId="77777777" w:rsidR="005B311A" w:rsidRPr="005B311A" w:rsidRDefault="005B311A" w:rsidP="005B311A">
            <w:pPr>
              <w:jc w:val="center"/>
              <w:rPr>
                <w:rFonts w:ascii="Arial" w:hAnsi="Arial" w:cs="Arial"/>
              </w:rPr>
            </w:pPr>
            <w:r w:rsidRPr="005B311A">
              <w:rPr>
                <w:rFonts w:ascii="Arial" w:hAnsi="Arial" w:cs="Arial"/>
              </w:rPr>
              <w:t>71.0%</w:t>
            </w:r>
          </w:p>
        </w:tc>
      </w:tr>
      <w:tr w:rsidR="005B311A" w:rsidRPr="005B311A" w14:paraId="7F5120CB" w14:textId="77777777" w:rsidTr="005B311A">
        <w:trPr>
          <w:trHeight w:val="300"/>
        </w:trPr>
        <w:tc>
          <w:tcPr>
            <w:tcW w:w="803" w:type="dxa"/>
            <w:noWrap/>
            <w:vAlign w:val="center"/>
            <w:hideMark/>
          </w:tcPr>
          <w:p w14:paraId="25F9B188" w14:textId="77777777" w:rsidR="005B311A" w:rsidRPr="005B311A" w:rsidRDefault="005B311A" w:rsidP="005B311A">
            <w:pPr>
              <w:jc w:val="center"/>
              <w:rPr>
                <w:rFonts w:ascii="Arial" w:hAnsi="Arial" w:cs="Arial"/>
              </w:rPr>
            </w:pPr>
            <w:r w:rsidRPr="005B311A">
              <w:rPr>
                <w:rFonts w:ascii="Arial" w:hAnsi="Arial" w:cs="Arial"/>
              </w:rPr>
              <w:t>220</w:t>
            </w:r>
          </w:p>
        </w:tc>
        <w:tc>
          <w:tcPr>
            <w:tcW w:w="6216" w:type="dxa"/>
            <w:noWrap/>
            <w:hideMark/>
          </w:tcPr>
          <w:p w14:paraId="771C7DC1" w14:textId="77777777" w:rsidR="005B311A" w:rsidRPr="005B311A" w:rsidRDefault="005B311A">
            <w:pPr>
              <w:rPr>
                <w:rFonts w:ascii="Arial" w:hAnsi="Arial" w:cs="Arial"/>
              </w:rPr>
            </w:pPr>
            <w:r w:rsidRPr="005B311A">
              <w:rPr>
                <w:rFonts w:ascii="Arial" w:hAnsi="Arial" w:cs="Arial"/>
              </w:rPr>
              <w:t>Switchboard Operators, Including Answering Service</w:t>
            </w:r>
          </w:p>
        </w:tc>
        <w:tc>
          <w:tcPr>
            <w:tcW w:w="1615" w:type="dxa"/>
            <w:noWrap/>
            <w:vAlign w:val="center"/>
            <w:hideMark/>
          </w:tcPr>
          <w:p w14:paraId="1B113CAB" w14:textId="77777777" w:rsidR="005B311A" w:rsidRPr="005B311A" w:rsidRDefault="005B311A" w:rsidP="005B311A">
            <w:pPr>
              <w:jc w:val="center"/>
              <w:rPr>
                <w:rFonts w:ascii="Arial" w:hAnsi="Arial" w:cs="Arial"/>
              </w:rPr>
            </w:pPr>
            <w:r w:rsidRPr="005B311A">
              <w:rPr>
                <w:rFonts w:ascii="Arial" w:hAnsi="Arial" w:cs="Arial"/>
              </w:rPr>
              <w:t>70.3%</w:t>
            </w:r>
          </w:p>
        </w:tc>
      </w:tr>
      <w:tr w:rsidR="005B311A" w:rsidRPr="005B311A" w14:paraId="137FF34C" w14:textId="77777777" w:rsidTr="005B311A">
        <w:trPr>
          <w:trHeight w:val="300"/>
        </w:trPr>
        <w:tc>
          <w:tcPr>
            <w:tcW w:w="803" w:type="dxa"/>
            <w:noWrap/>
            <w:vAlign w:val="center"/>
            <w:hideMark/>
          </w:tcPr>
          <w:p w14:paraId="6664002F" w14:textId="77777777" w:rsidR="005B311A" w:rsidRPr="005B311A" w:rsidRDefault="005B311A" w:rsidP="005B311A">
            <w:pPr>
              <w:jc w:val="center"/>
              <w:rPr>
                <w:rFonts w:ascii="Arial" w:hAnsi="Arial" w:cs="Arial"/>
              </w:rPr>
            </w:pPr>
            <w:r w:rsidRPr="005B311A">
              <w:rPr>
                <w:rFonts w:ascii="Arial" w:hAnsi="Arial" w:cs="Arial"/>
              </w:rPr>
              <w:t>221</w:t>
            </w:r>
          </w:p>
        </w:tc>
        <w:tc>
          <w:tcPr>
            <w:tcW w:w="6216" w:type="dxa"/>
            <w:noWrap/>
            <w:hideMark/>
          </w:tcPr>
          <w:p w14:paraId="2567EF68" w14:textId="77777777" w:rsidR="005B311A" w:rsidRPr="005B311A" w:rsidRDefault="005B311A">
            <w:pPr>
              <w:rPr>
                <w:rFonts w:ascii="Arial" w:hAnsi="Arial" w:cs="Arial"/>
              </w:rPr>
            </w:pPr>
            <w:r w:rsidRPr="005B311A">
              <w:rPr>
                <w:rFonts w:ascii="Arial" w:hAnsi="Arial" w:cs="Arial"/>
              </w:rPr>
              <w:t>Postal Service Clerks</w:t>
            </w:r>
          </w:p>
        </w:tc>
        <w:tc>
          <w:tcPr>
            <w:tcW w:w="1615" w:type="dxa"/>
            <w:noWrap/>
            <w:vAlign w:val="center"/>
            <w:hideMark/>
          </w:tcPr>
          <w:p w14:paraId="1F582494" w14:textId="77777777" w:rsidR="005B311A" w:rsidRPr="005B311A" w:rsidRDefault="005B311A" w:rsidP="005B311A">
            <w:pPr>
              <w:jc w:val="center"/>
              <w:rPr>
                <w:rFonts w:ascii="Arial" w:hAnsi="Arial" w:cs="Arial"/>
              </w:rPr>
            </w:pPr>
            <w:r w:rsidRPr="005B311A">
              <w:rPr>
                <w:rFonts w:ascii="Arial" w:hAnsi="Arial" w:cs="Arial"/>
              </w:rPr>
              <w:t>70.3%</w:t>
            </w:r>
          </w:p>
        </w:tc>
      </w:tr>
      <w:tr w:rsidR="005B311A" w:rsidRPr="005B311A" w14:paraId="71E198B8" w14:textId="77777777" w:rsidTr="005B311A">
        <w:trPr>
          <w:trHeight w:val="300"/>
        </w:trPr>
        <w:tc>
          <w:tcPr>
            <w:tcW w:w="803" w:type="dxa"/>
            <w:noWrap/>
            <w:vAlign w:val="center"/>
            <w:hideMark/>
          </w:tcPr>
          <w:p w14:paraId="2EA5608F" w14:textId="77777777" w:rsidR="005B311A" w:rsidRPr="005B311A" w:rsidRDefault="005B311A" w:rsidP="005B311A">
            <w:pPr>
              <w:jc w:val="center"/>
              <w:rPr>
                <w:rFonts w:ascii="Arial" w:hAnsi="Arial" w:cs="Arial"/>
              </w:rPr>
            </w:pPr>
            <w:r w:rsidRPr="005B311A">
              <w:rPr>
                <w:rFonts w:ascii="Arial" w:hAnsi="Arial" w:cs="Arial"/>
              </w:rPr>
              <w:t>222</w:t>
            </w:r>
          </w:p>
        </w:tc>
        <w:tc>
          <w:tcPr>
            <w:tcW w:w="6216" w:type="dxa"/>
            <w:noWrap/>
            <w:hideMark/>
          </w:tcPr>
          <w:p w14:paraId="19761F66" w14:textId="77777777" w:rsidR="005B311A" w:rsidRPr="005B311A" w:rsidRDefault="005B311A">
            <w:pPr>
              <w:rPr>
                <w:rFonts w:ascii="Arial" w:hAnsi="Arial" w:cs="Arial"/>
              </w:rPr>
            </w:pPr>
            <w:r w:rsidRPr="005B311A">
              <w:rPr>
                <w:rFonts w:ascii="Arial" w:hAnsi="Arial" w:cs="Arial"/>
              </w:rPr>
              <w:t>Pharmacy Technicians</w:t>
            </w:r>
          </w:p>
        </w:tc>
        <w:tc>
          <w:tcPr>
            <w:tcW w:w="1615" w:type="dxa"/>
            <w:noWrap/>
            <w:vAlign w:val="center"/>
            <w:hideMark/>
          </w:tcPr>
          <w:p w14:paraId="639F508A" w14:textId="77777777" w:rsidR="005B311A" w:rsidRPr="005B311A" w:rsidRDefault="005B311A" w:rsidP="005B311A">
            <w:pPr>
              <w:jc w:val="center"/>
              <w:rPr>
                <w:rFonts w:ascii="Arial" w:hAnsi="Arial" w:cs="Arial"/>
              </w:rPr>
            </w:pPr>
            <w:r w:rsidRPr="005B311A">
              <w:rPr>
                <w:rFonts w:ascii="Arial" w:hAnsi="Arial" w:cs="Arial"/>
              </w:rPr>
              <w:t>70.1%</w:t>
            </w:r>
          </w:p>
        </w:tc>
      </w:tr>
      <w:tr w:rsidR="005B311A" w:rsidRPr="005B311A" w14:paraId="7391D98A" w14:textId="77777777" w:rsidTr="005B311A">
        <w:trPr>
          <w:trHeight w:val="300"/>
        </w:trPr>
        <w:tc>
          <w:tcPr>
            <w:tcW w:w="803" w:type="dxa"/>
            <w:noWrap/>
            <w:vAlign w:val="center"/>
            <w:hideMark/>
          </w:tcPr>
          <w:p w14:paraId="76ACBBD5" w14:textId="77777777" w:rsidR="005B311A" w:rsidRPr="005B311A" w:rsidRDefault="005B311A" w:rsidP="005B311A">
            <w:pPr>
              <w:jc w:val="center"/>
              <w:rPr>
                <w:rFonts w:ascii="Arial" w:hAnsi="Arial" w:cs="Arial"/>
              </w:rPr>
            </w:pPr>
            <w:r w:rsidRPr="005B311A">
              <w:rPr>
                <w:rFonts w:ascii="Arial" w:hAnsi="Arial" w:cs="Arial"/>
              </w:rPr>
              <w:t>223</w:t>
            </w:r>
          </w:p>
        </w:tc>
        <w:tc>
          <w:tcPr>
            <w:tcW w:w="6216" w:type="dxa"/>
            <w:noWrap/>
            <w:hideMark/>
          </w:tcPr>
          <w:p w14:paraId="5BAED748" w14:textId="77777777" w:rsidR="005B311A" w:rsidRPr="005B311A" w:rsidRDefault="005B311A">
            <w:pPr>
              <w:rPr>
                <w:rFonts w:ascii="Arial" w:hAnsi="Arial" w:cs="Arial"/>
              </w:rPr>
            </w:pPr>
            <w:r w:rsidRPr="005B311A">
              <w:rPr>
                <w:rFonts w:ascii="Arial" w:hAnsi="Arial" w:cs="Arial"/>
              </w:rPr>
              <w:t>Engine and Other Machine Assemblers</w:t>
            </w:r>
          </w:p>
        </w:tc>
        <w:tc>
          <w:tcPr>
            <w:tcW w:w="1615" w:type="dxa"/>
            <w:noWrap/>
            <w:vAlign w:val="center"/>
            <w:hideMark/>
          </w:tcPr>
          <w:p w14:paraId="5D85DD91" w14:textId="77777777" w:rsidR="005B311A" w:rsidRPr="005B311A" w:rsidRDefault="005B311A" w:rsidP="005B311A">
            <w:pPr>
              <w:jc w:val="center"/>
              <w:rPr>
                <w:rFonts w:ascii="Arial" w:hAnsi="Arial" w:cs="Arial"/>
              </w:rPr>
            </w:pPr>
            <w:r w:rsidRPr="005B311A">
              <w:rPr>
                <w:rFonts w:ascii="Arial" w:hAnsi="Arial" w:cs="Arial"/>
              </w:rPr>
              <w:t>70.0%</w:t>
            </w:r>
          </w:p>
        </w:tc>
      </w:tr>
      <w:tr w:rsidR="005B311A" w:rsidRPr="005B311A" w14:paraId="0C0416CD" w14:textId="77777777" w:rsidTr="005B311A">
        <w:trPr>
          <w:trHeight w:val="300"/>
        </w:trPr>
        <w:tc>
          <w:tcPr>
            <w:tcW w:w="803" w:type="dxa"/>
            <w:noWrap/>
            <w:vAlign w:val="center"/>
            <w:hideMark/>
          </w:tcPr>
          <w:p w14:paraId="3D53897B" w14:textId="77777777" w:rsidR="005B311A" w:rsidRPr="005B311A" w:rsidRDefault="005B311A" w:rsidP="005B311A">
            <w:pPr>
              <w:jc w:val="center"/>
              <w:rPr>
                <w:rFonts w:ascii="Arial" w:hAnsi="Arial" w:cs="Arial"/>
              </w:rPr>
            </w:pPr>
            <w:r w:rsidRPr="005B311A">
              <w:rPr>
                <w:rFonts w:ascii="Arial" w:hAnsi="Arial" w:cs="Arial"/>
              </w:rPr>
              <w:t>224</w:t>
            </w:r>
          </w:p>
        </w:tc>
        <w:tc>
          <w:tcPr>
            <w:tcW w:w="6216" w:type="dxa"/>
            <w:noWrap/>
            <w:hideMark/>
          </w:tcPr>
          <w:p w14:paraId="48CE0162" w14:textId="77777777" w:rsidR="005B311A" w:rsidRPr="005B311A" w:rsidRDefault="005B311A">
            <w:pPr>
              <w:rPr>
                <w:rFonts w:ascii="Arial" w:hAnsi="Arial" w:cs="Arial"/>
              </w:rPr>
            </w:pPr>
            <w:r w:rsidRPr="005B311A">
              <w:rPr>
                <w:rFonts w:ascii="Arial" w:hAnsi="Arial" w:cs="Arial"/>
              </w:rPr>
              <w:t>Skincare Specialists</w:t>
            </w:r>
          </w:p>
        </w:tc>
        <w:tc>
          <w:tcPr>
            <w:tcW w:w="1615" w:type="dxa"/>
            <w:noWrap/>
            <w:vAlign w:val="center"/>
            <w:hideMark/>
          </w:tcPr>
          <w:p w14:paraId="2217F44E" w14:textId="77777777" w:rsidR="005B311A" w:rsidRPr="005B311A" w:rsidRDefault="005B311A" w:rsidP="005B311A">
            <w:pPr>
              <w:jc w:val="center"/>
              <w:rPr>
                <w:rFonts w:ascii="Arial" w:hAnsi="Arial" w:cs="Arial"/>
              </w:rPr>
            </w:pPr>
            <w:r w:rsidRPr="005B311A">
              <w:rPr>
                <w:rFonts w:ascii="Arial" w:hAnsi="Arial" w:cs="Arial"/>
              </w:rPr>
              <w:t>70.0%</w:t>
            </w:r>
          </w:p>
        </w:tc>
      </w:tr>
      <w:tr w:rsidR="005B311A" w:rsidRPr="005B311A" w14:paraId="1E6BA150" w14:textId="77777777" w:rsidTr="005B311A">
        <w:trPr>
          <w:trHeight w:val="300"/>
        </w:trPr>
        <w:tc>
          <w:tcPr>
            <w:tcW w:w="803" w:type="dxa"/>
            <w:noWrap/>
            <w:vAlign w:val="center"/>
            <w:hideMark/>
          </w:tcPr>
          <w:p w14:paraId="13EB6E5F" w14:textId="77777777" w:rsidR="005B311A" w:rsidRPr="005B311A" w:rsidRDefault="005B311A" w:rsidP="005B311A">
            <w:pPr>
              <w:jc w:val="center"/>
              <w:rPr>
                <w:rFonts w:ascii="Arial" w:hAnsi="Arial" w:cs="Arial"/>
              </w:rPr>
            </w:pPr>
            <w:r w:rsidRPr="005B311A">
              <w:rPr>
                <w:rFonts w:ascii="Arial" w:hAnsi="Arial" w:cs="Arial"/>
              </w:rPr>
              <w:t>225</w:t>
            </w:r>
          </w:p>
        </w:tc>
        <w:tc>
          <w:tcPr>
            <w:tcW w:w="6216" w:type="dxa"/>
            <w:noWrap/>
            <w:hideMark/>
          </w:tcPr>
          <w:p w14:paraId="49F5F952" w14:textId="77777777" w:rsidR="005B311A" w:rsidRPr="005B311A" w:rsidRDefault="005B311A">
            <w:pPr>
              <w:rPr>
                <w:rFonts w:ascii="Arial" w:hAnsi="Arial" w:cs="Arial"/>
              </w:rPr>
            </w:pPr>
            <w:r w:rsidRPr="005B311A">
              <w:rPr>
                <w:rFonts w:ascii="Arial" w:hAnsi="Arial" w:cs="Arial"/>
              </w:rPr>
              <w:t>Septic Tank Servicers and Sewer Pipe Cleaners</w:t>
            </w:r>
          </w:p>
        </w:tc>
        <w:tc>
          <w:tcPr>
            <w:tcW w:w="1615" w:type="dxa"/>
            <w:noWrap/>
            <w:vAlign w:val="center"/>
            <w:hideMark/>
          </w:tcPr>
          <w:p w14:paraId="7C6A8B36" w14:textId="77777777" w:rsidR="005B311A" w:rsidRPr="005B311A" w:rsidRDefault="005B311A" w:rsidP="005B311A">
            <w:pPr>
              <w:jc w:val="center"/>
              <w:rPr>
                <w:rFonts w:ascii="Arial" w:hAnsi="Arial" w:cs="Arial"/>
              </w:rPr>
            </w:pPr>
            <w:r w:rsidRPr="005B311A">
              <w:rPr>
                <w:rFonts w:ascii="Arial" w:hAnsi="Arial" w:cs="Arial"/>
              </w:rPr>
              <w:t>69.6%</w:t>
            </w:r>
          </w:p>
        </w:tc>
      </w:tr>
      <w:tr w:rsidR="005B311A" w:rsidRPr="005B311A" w14:paraId="565B0601" w14:textId="77777777" w:rsidTr="005B311A">
        <w:trPr>
          <w:trHeight w:val="300"/>
        </w:trPr>
        <w:tc>
          <w:tcPr>
            <w:tcW w:w="803" w:type="dxa"/>
            <w:noWrap/>
            <w:vAlign w:val="center"/>
            <w:hideMark/>
          </w:tcPr>
          <w:p w14:paraId="221835EF" w14:textId="77777777" w:rsidR="005B311A" w:rsidRPr="005B311A" w:rsidRDefault="005B311A" w:rsidP="005B311A">
            <w:pPr>
              <w:jc w:val="center"/>
              <w:rPr>
                <w:rFonts w:ascii="Arial" w:hAnsi="Arial" w:cs="Arial"/>
              </w:rPr>
            </w:pPr>
            <w:r w:rsidRPr="005B311A">
              <w:rPr>
                <w:rFonts w:ascii="Arial" w:hAnsi="Arial" w:cs="Arial"/>
              </w:rPr>
              <w:t>226</w:t>
            </w:r>
          </w:p>
        </w:tc>
        <w:tc>
          <w:tcPr>
            <w:tcW w:w="6216" w:type="dxa"/>
            <w:noWrap/>
            <w:hideMark/>
          </w:tcPr>
          <w:p w14:paraId="15D9CA53" w14:textId="77777777" w:rsidR="005B311A" w:rsidRPr="005B311A" w:rsidRDefault="005B311A">
            <w:pPr>
              <w:rPr>
                <w:rFonts w:ascii="Arial" w:hAnsi="Arial" w:cs="Arial"/>
              </w:rPr>
            </w:pPr>
            <w:r w:rsidRPr="005B311A">
              <w:rPr>
                <w:rFonts w:ascii="Arial" w:hAnsi="Arial" w:cs="Arial"/>
              </w:rPr>
              <w:t>Desktop Publishers</w:t>
            </w:r>
          </w:p>
        </w:tc>
        <w:tc>
          <w:tcPr>
            <w:tcW w:w="1615" w:type="dxa"/>
            <w:noWrap/>
            <w:vAlign w:val="center"/>
            <w:hideMark/>
          </w:tcPr>
          <w:p w14:paraId="5F3383FA" w14:textId="77777777" w:rsidR="005B311A" w:rsidRPr="005B311A" w:rsidRDefault="005B311A" w:rsidP="005B311A">
            <w:pPr>
              <w:jc w:val="center"/>
              <w:rPr>
                <w:rFonts w:ascii="Arial" w:hAnsi="Arial" w:cs="Arial"/>
              </w:rPr>
            </w:pPr>
            <w:r w:rsidRPr="005B311A">
              <w:rPr>
                <w:rFonts w:ascii="Arial" w:hAnsi="Arial" w:cs="Arial"/>
              </w:rPr>
              <w:t>69.5%</w:t>
            </w:r>
          </w:p>
        </w:tc>
      </w:tr>
      <w:tr w:rsidR="005B311A" w:rsidRPr="005B311A" w14:paraId="51DAE6DB" w14:textId="77777777" w:rsidTr="005B311A">
        <w:trPr>
          <w:trHeight w:val="300"/>
        </w:trPr>
        <w:tc>
          <w:tcPr>
            <w:tcW w:w="803" w:type="dxa"/>
            <w:noWrap/>
            <w:vAlign w:val="center"/>
            <w:hideMark/>
          </w:tcPr>
          <w:p w14:paraId="7D023BB0" w14:textId="77777777" w:rsidR="005B311A" w:rsidRPr="005B311A" w:rsidRDefault="005B311A" w:rsidP="005B311A">
            <w:pPr>
              <w:jc w:val="center"/>
              <w:rPr>
                <w:rFonts w:ascii="Arial" w:hAnsi="Arial" w:cs="Arial"/>
              </w:rPr>
            </w:pPr>
            <w:r w:rsidRPr="005B311A">
              <w:rPr>
                <w:rFonts w:ascii="Arial" w:hAnsi="Arial" w:cs="Arial"/>
              </w:rPr>
              <w:t>227</w:t>
            </w:r>
          </w:p>
        </w:tc>
        <w:tc>
          <w:tcPr>
            <w:tcW w:w="6216" w:type="dxa"/>
            <w:noWrap/>
            <w:hideMark/>
          </w:tcPr>
          <w:p w14:paraId="59B8BB48" w14:textId="77777777" w:rsidR="005B311A" w:rsidRPr="005B311A" w:rsidRDefault="005B311A">
            <w:pPr>
              <w:rPr>
                <w:rFonts w:ascii="Arial" w:hAnsi="Arial" w:cs="Arial"/>
              </w:rPr>
            </w:pPr>
            <w:r w:rsidRPr="005B311A">
              <w:rPr>
                <w:rFonts w:ascii="Arial" w:hAnsi="Arial" w:cs="Arial"/>
              </w:rPr>
              <w:t>Pesticide Handlers, Sprayers, and Applicators, Vegetation</w:t>
            </w:r>
          </w:p>
        </w:tc>
        <w:tc>
          <w:tcPr>
            <w:tcW w:w="1615" w:type="dxa"/>
            <w:noWrap/>
            <w:vAlign w:val="center"/>
            <w:hideMark/>
          </w:tcPr>
          <w:p w14:paraId="1EF5AC2C" w14:textId="77777777" w:rsidR="005B311A" w:rsidRPr="005B311A" w:rsidRDefault="005B311A" w:rsidP="005B311A">
            <w:pPr>
              <w:jc w:val="center"/>
              <w:rPr>
                <w:rFonts w:ascii="Arial" w:hAnsi="Arial" w:cs="Arial"/>
              </w:rPr>
            </w:pPr>
            <w:r w:rsidRPr="005B311A">
              <w:rPr>
                <w:rFonts w:ascii="Arial" w:hAnsi="Arial" w:cs="Arial"/>
              </w:rPr>
              <w:t>69.5%</w:t>
            </w:r>
          </w:p>
        </w:tc>
      </w:tr>
      <w:tr w:rsidR="005B311A" w:rsidRPr="005B311A" w14:paraId="0D321FA5" w14:textId="77777777" w:rsidTr="005B311A">
        <w:trPr>
          <w:trHeight w:val="300"/>
        </w:trPr>
        <w:tc>
          <w:tcPr>
            <w:tcW w:w="803" w:type="dxa"/>
            <w:noWrap/>
            <w:vAlign w:val="center"/>
            <w:hideMark/>
          </w:tcPr>
          <w:p w14:paraId="55D7355A" w14:textId="77777777" w:rsidR="005B311A" w:rsidRPr="005B311A" w:rsidRDefault="005B311A" w:rsidP="005B311A">
            <w:pPr>
              <w:jc w:val="center"/>
              <w:rPr>
                <w:rFonts w:ascii="Arial" w:hAnsi="Arial" w:cs="Arial"/>
              </w:rPr>
            </w:pPr>
            <w:r w:rsidRPr="005B311A">
              <w:rPr>
                <w:rFonts w:ascii="Arial" w:hAnsi="Arial" w:cs="Arial"/>
              </w:rPr>
              <w:t>228</w:t>
            </w:r>
          </w:p>
        </w:tc>
        <w:tc>
          <w:tcPr>
            <w:tcW w:w="6216" w:type="dxa"/>
            <w:noWrap/>
            <w:hideMark/>
          </w:tcPr>
          <w:p w14:paraId="3C2696B6" w14:textId="77777777" w:rsidR="005B311A" w:rsidRPr="005B311A" w:rsidRDefault="005B311A">
            <w:pPr>
              <w:rPr>
                <w:rFonts w:ascii="Arial" w:hAnsi="Arial" w:cs="Arial"/>
              </w:rPr>
            </w:pPr>
            <w:r w:rsidRPr="005B311A">
              <w:rPr>
                <w:rFonts w:ascii="Arial" w:hAnsi="Arial" w:cs="Arial"/>
              </w:rPr>
              <w:t>Cargo and Freight Agents</w:t>
            </w:r>
          </w:p>
        </w:tc>
        <w:tc>
          <w:tcPr>
            <w:tcW w:w="1615" w:type="dxa"/>
            <w:noWrap/>
            <w:vAlign w:val="center"/>
            <w:hideMark/>
          </w:tcPr>
          <w:p w14:paraId="2F7095DE" w14:textId="77777777" w:rsidR="005B311A" w:rsidRPr="005B311A" w:rsidRDefault="005B311A" w:rsidP="005B311A">
            <w:pPr>
              <w:jc w:val="center"/>
              <w:rPr>
                <w:rFonts w:ascii="Arial" w:hAnsi="Arial" w:cs="Arial"/>
              </w:rPr>
            </w:pPr>
            <w:r w:rsidRPr="005B311A">
              <w:rPr>
                <w:rFonts w:ascii="Arial" w:hAnsi="Arial" w:cs="Arial"/>
              </w:rPr>
              <w:t>69.4%</w:t>
            </w:r>
          </w:p>
        </w:tc>
      </w:tr>
      <w:tr w:rsidR="005B311A" w:rsidRPr="005B311A" w14:paraId="02FFE2EE" w14:textId="77777777" w:rsidTr="005B311A">
        <w:trPr>
          <w:trHeight w:val="300"/>
        </w:trPr>
        <w:tc>
          <w:tcPr>
            <w:tcW w:w="803" w:type="dxa"/>
            <w:noWrap/>
            <w:vAlign w:val="center"/>
            <w:hideMark/>
          </w:tcPr>
          <w:p w14:paraId="56F4C70B" w14:textId="77777777" w:rsidR="005B311A" w:rsidRPr="005B311A" w:rsidRDefault="005B311A" w:rsidP="005B311A">
            <w:pPr>
              <w:jc w:val="center"/>
              <w:rPr>
                <w:rFonts w:ascii="Arial" w:hAnsi="Arial" w:cs="Arial"/>
              </w:rPr>
            </w:pPr>
            <w:r w:rsidRPr="005B311A">
              <w:rPr>
                <w:rFonts w:ascii="Arial" w:hAnsi="Arial" w:cs="Arial"/>
              </w:rPr>
              <w:t>229</w:t>
            </w:r>
          </w:p>
        </w:tc>
        <w:tc>
          <w:tcPr>
            <w:tcW w:w="6216" w:type="dxa"/>
            <w:noWrap/>
            <w:hideMark/>
          </w:tcPr>
          <w:p w14:paraId="0784E37E" w14:textId="77777777" w:rsidR="005B311A" w:rsidRPr="005B311A" w:rsidRDefault="005B311A">
            <w:pPr>
              <w:rPr>
                <w:rFonts w:ascii="Arial" w:hAnsi="Arial" w:cs="Arial"/>
              </w:rPr>
            </w:pPr>
            <w:r w:rsidRPr="005B311A">
              <w:rPr>
                <w:rFonts w:ascii="Arial" w:hAnsi="Arial" w:cs="Arial"/>
              </w:rPr>
              <w:t>Layout Workers, Metal and Plastic</w:t>
            </w:r>
          </w:p>
        </w:tc>
        <w:tc>
          <w:tcPr>
            <w:tcW w:w="1615" w:type="dxa"/>
            <w:noWrap/>
            <w:vAlign w:val="center"/>
            <w:hideMark/>
          </w:tcPr>
          <w:p w14:paraId="1017FADE" w14:textId="77777777" w:rsidR="005B311A" w:rsidRPr="005B311A" w:rsidRDefault="005B311A" w:rsidP="005B311A">
            <w:pPr>
              <w:jc w:val="center"/>
              <w:rPr>
                <w:rFonts w:ascii="Arial" w:hAnsi="Arial" w:cs="Arial"/>
              </w:rPr>
            </w:pPr>
            <w:r w:rsidRPr="005B311A">
              <w:rPr>
                <w:rFonts w:ascii="Arial" w:hAnsi="Arial" w:cs="Arial"/>
              </w:rPr>
              <w:t>69.3%</w:t>
            </w:r>
          </w:p>
        </w:tc>
      </w:tr>
      <w:tr w:rsidR="005B311A" w:rsidRPr="005B311A" w14:paraId="66E42241" w14:textId="77777777" w:rsidTr="005B311A">
        <w:trPr>
          <w:trHeight w:val="300"/>
        </w:trPr>
        <w:tc>
          <w:tcPr>
            <w:tcW w:w="803" w:type="dxa"/>
            <w:noWrap/>
            <w:vAlign w:val="center"/>
            <w:hideMark/>
          </w:tcPr>
          <w:p w14:paraId="2DB1747E" w14:textId="77777777" w:rsidR="005B311A" w:rsidRPr="005B311A" w:rsidRDefault="005B311A" w:rsidP="005B311A">
            <w:pPr>
              <w:jc w:val="center"/>
              <w:rPr>
                <w:rFonts w:ascii="Arial" w:hAnsi="Arial" w:cs="Arial"/>
              </w:rPr>
            </w:pPr>
            <w:r w:rsidRPr="005B311A">
              <w:rPr>
                <w:rFonts w:ascii="Arial" w:hAnsi="Arial" w:cs="Arial"/>
              </w:rPr>
              <w:t>230</w:t>
            </w:r>
          </w:p>
        </w:tc>
        <w:tc>
          <w:tcPr>
            <w:tcW w:w="6216" w:type="dxa"/>
            <w:noWrap/>
            <w:hideMark/>
          </w:tcPr>
          <w:p w14:paraId="0BCEC9D0" w14:textId="77777777" w:rsidR="005B311A" w:rsidRPr="005B311A" w:rsidRDefault="005B311A">
            <w:pPr>
              <w:rPr>
                <w:rFonts w:ascii="Arial" w:hAnsi="Arial" w:cs="Arial"/>
              </w:rPr>
            </w:pPr>
            <w:r w:rsidRPr="005B311A">
              <w:rPr>
                <w:rFonts w:ascii="Arial" w:hAnsi="Arial" w:cs="Arial"/>
              </w:rPr>
              <w:t>Biological Technicians</w:t>
            </w:r>
          </w:p>
        </w:tc>
        <w:tc>
          <w:tcPr>
            <w:tcW w:w="1615" w:type="dxa"/>
            <w:noWrap/>
            <w:vAlign w:val="center"/>
            <w:hideMark/>
          </w:tcPr>
          <w:p w14:paraId="1720F859" w14:textId="77777777" w:rsidR="005B311A" w:rsidRPr="005B311A" w:rsidRDefault="005B311A" w:rsidP="005B311A">
            <w:pPr>
              <w:jc w:val="center"/>
              <w:rPr>
                <w:rFonts w:ascii="Arial" w:hAnsi="Arial" w:cs="Arial"/>
              </w:rPr>
            </w:pPr>
            <w:r w:rsidRPr="005B311A">
              <w:rPr>
                <w:rFonts w:ascii="Arial" w:hAnsi="Arial" w:cs="Arial"/>
              </w:rPr>
              <w:t>69.3%</w:t>
            </w:r>
          </w:p>
        </w:tc>
      </w:tr>
      <w:tr w:rsidR="005B311A" w:rsidRPr="005B311A" w14:paraId="1B533DE9" w14:textId="77777777" w:rsidTr="005B311A">
        <w:trPr>
          <w:trHeight w:val="300"/>
        </w:trPr>
        <w:tc>
          <w:tcPr>
            <w:tcW w:w="803" w:type="dxa"/>
            <w:noWrap/>
            <w:vAlign w:val="center"/>
            <w:hideMark/>
          </w:tcPr>
          <w:p w14:paraId="59031318" w14:textId="77777777" w:rsidR="005B311A" w:rsidRPr="005B311A" w:rsidRDefault="005B311A" w:rsidP="005B311A">
            <w:pPr>
              <w:jc w:val="center"/>
              <w:rPr>
                <w:rFonts w:ascii="Arial" w:hAnsi="Arial" w:cs="Arial"/>
              </w:rPr>
            </w:pPr>
            <w:r w:rsidRPr="005B311A">
              <w:rPr>
                <w:rFonts w:ascii="Arial" w:hAnsi="Arial" w:cs="Arial"/>
              </w:rPr>
              <w:t>231</w:t>
            </w:r>
          </w:p>
        </w:tc>
        <w:tc>
          <w:tcPr>
            <w:tcW w:w="6216" w:type="dxa"/>
            <w:noWrap/>
            <w:hideMark/>
          </w:tcPr>
          <w:p w14:paraId="660066BE" w14:textId="77777777" w:rsidR="005B311A" w:rsidRPr="005B311A" w:rsidRDefault="005B311A">
            <w:pPr>
              <w:rPr>
                <w:rFonts w:ascii="Arial" w:hAnsi="Arial" w:cs="Arial"/>
              </w:rPr>
            </w:pPr>
            <w:r w:rsidRPr="005B311A">
              <w:rPr>
                <w:rFonts w:ascii="Arial" w:hAnsi="Arial" w:cs="Arial"/>
              </w:rPr>
              <w:t>Paralegals and Legal Assistants</w:t>
            </w:r>
          </w:p>
        </w:tc>
        <w:tc>
          <w:tcPr>
            <w:tcW w:w="1615" w:type="dxa"/>
            <w:noWrap/>
            <w:vAlign w:val="center"/>
            <w:hideMark/>
          </w:tcPr>
          <w:p w14:paraId="38727DDC" w14:textId="77777777" w:rsidR="005B311A" w:rsidRPr="005B311A" w:rsidRDefault="005B311A" w:rsidP="005B311A">
            <w:pPr>
              <w:jc w:val="center"/>
              <w:rPr>
                <w:rFonts w:ascii="Arial" w:hAnsi="Arial" w:cs="Arial"/>
              </w:rPr>
            </w:pPr>
            <w:r w:rsidRPr="005B311A">
              <w:rPr>
                <w:rFonts w:ascii="Arial" w:hAnsi="Arial" w:cs="Arial"/>
              </w:rPr>
              <w:t>69.2%</w:t>
            </w:r>
          </w:p>
        </w:tc>
      </w:tr>
      <w:tr w:rsidR="005B311A" w:rsidRPr="005B311A" w14:paraId="042F128C" w14:textId="77777777" w:rsidTr="005B311A">
        <w:trPr>
          <w:trHeight w:val="300"/>
        </w:trPr>
        <w:tc>
          <w:tcPr>
            <w:tcW w:w="803" w:type="dxa"/>
            <w:noWrap/>
            <w:vAlign w:val="center"/>
            <w:hideMark/>
          </w:tcPr>
          <w:p w14:paraId="637AD714" w14:textId="77777777" w:rsidR="005B311A" w:rsidRPr="005B311A" w:rsidRDefault="005B311A" w:rsidP="005B311A">
            <w:pPr>
              <w:jc w:val="center"/>
              <w:rPr>
                <w:rFonts w:ascii="Arial" w:hAnsi="Arial" w:cs="Arial"/>
              </w:rPr>
            </w:pPr>
            <w:r w:rsidRPr="005B311A">
              <w:rPr>
                <w:rFonts w:ascii="Arial" w:hAnsi="Arial" w:cs="Arial"/>
              </w:rPr>
              <w:t>232</w:t>
            </w:r>
          </w:p>
        </w:tc>
        <w:tc>
          <w:tcPr>
            <w:tcW w:w="6216" w:type="dxa"/>
            <w:noWrap/>
            <w:hideMark/>
          </w:tcPr>
          <w:p w14:paraId="7A9A0662" w14:textId="77777777" w:rsidR="005B311A" w:rsidRPr="005B311A" w:rsidRDefault="005B311A">
            <w:pPr>
              <w:rPr>
                <w:rFonts w:ascii="Arial" w:hAnsi="Arial" w:cs="Arial"/>
              </w:rPr>
            </w:pPr>
            <w:r w:rsidRPr="005B311A">
              <w:rPr>
                <w:rFonts w:ascii="Arial" w:hAnsi="Arial" w:cs="Arial"/>
              </w:rPr>
              <w:t>Procurement Clerks</w:t>
            </w:r>
          </w:p>
        </w:tc>
        <w:tc>
          <w:tcPr>
            <w:tcW w:w="1615" w:type="dxa"/>
            <w:noWrap/>
            <w:vAlign w:val="center"/>
            <w:hideMark/>
          </w:tcPr>
          <w:p w14:paraId="01F3E1EE" w14:textId="77777777" w:rsidR="005B311A" w:rsidRPr="005B311A" w:rsidRDefault="005B311A" w:rsidP="005B311A">
            <w:pPr>
              <w:jc w:val="center"/>
              <w:rPr>
                <w:rFonts w:ascii="Arial" w:hAnsi="Arial" w:cs="Arial"/>
              </w:rPr>
            </w:pPr>
            <w:r w:rsidRPr="005B311A">
              <w:rPr>
                <w:rFonts w:ascii="Arial" w:hAnsi="Arial" w:cs="Arial"/>
              </w:rPr>
              <w:t>69.1%</w:t>
            </w:r>
          </w:p>
        </w:tc>
      </w:tr>
      <w:tr w:rsidR="005B311A" w:rsidRPr="005B311A" w14:paraId="1EEA2E87" w14:textId="77777777" w:rsidTr="005B311A">
        <w:trPr>
          <w:trHeight w:val="300"/>
        </w:trPr>
        <w:tc>
          <w:tcPr>
            <w:tcW w:w="803" w:type="dxa"/>
            <w:noWrap/>
            <w:vAlign w:val="center"/>
            <w:hideMark/>
          </w:tcPr>
          <w:p w14:paraId="1CE74959" w14:textId="77777777" w:rsidR="005B311A" w:rsidRPr="005B311A" w:rsidRDefault="005B311A" w:rsidP="005B311A">
            <w:pPr>
              <w:jc w:val="center"/>
              <w:rPr>
                <w:rFonts w:ascii="Arial" w:hAnsi="Arial" w:cs="Arial"/>
              </w:rPr>
            </w:pPr>
            <w:r w:rsidRPr="005B311A">
              <w:rPr>
                <w:rFonts w:ascii="Arial" w:hAnsi="Arial" w:cs="Arial"/>
              </w:rPr>
              <w:t>233</w:t>
            </w:r>
          </w:p>
        </w:tc>
        <w:tc>
          <w:tcPr>
            <w:tcW w:w="6216" w:type="dxa"/>
            <w:noWrap/>
            <w:hideMark/>
          </w:tcPr>
          <w:p w14:paraId="6FF5A68C" w14:textId="77777777" w:rsidR="005B311A" w:rsidRPr="005B311A" w:rsidRDefault="005B311A">
            <w:pPr>
              <w:rPr>
                <w:rFonts w:ascii="Arial" w:hAnsi="Arial" w:cs="Arial"/>
              </w:rPr>
            </w:pPr>
            <w:r w:rsidRPr="005B311A">
              <w:rPr>
                <w:rFonts w:ascii="Arial" w:hAnsi="Arial" w:cs="Arial"/>
              </w:rPr>
              <w:t>Gaming Managers</w:t>
            </w:r>
          </w:p>
        </w:tc>
        <w:tc>
          <w:tcPr>
            <w:tcW w:w="1615" w:type="dxa"/>
            <w:noWrap/>
            <w:vAlign w:val="center"/>
            <w:hideMark/>
          </w:tcPr>
          <w:p w14:paraId="3E0347E7" w14:textId="77777777" w:rsidR="005B311A" w:rsidRPr="005B311A" w:rsidRDefault="005B311A" w:rsidP="005B311A">
            <w:pPr>
              <w:jc w:val="center"/>
              <w:rPr>
                <w:rFonts w:ascii="Arial" w:hAnsi="Arial" w:cs="Arial"/>
              </w:rPr>
            </w:pPr>
            <w:r w:rsidRPr="005B311A">
              <w:rPr>
                <w:rFonts w:ascii="Arial" w:hAnsi="Arial" w:cs="Arial"/>
              </w:rPr>
              <w:t>68.6%</w:t>
            </w:r>
          </w:p>
        </w:tc>
      </w:tr>
      <w:tr w:rsidR="005B311A" w:rsidRPr="005B311A" w14:paraId="0A0DB775" w14:textId="77777777" w:rsidTr="005B311A">
        <w:trPr>
          <w:trHeight w:val="300"/>
        </w:trPr>
        <w:tc>
          <w:tcPr>
            <w:tcW w:w="803" w:type="dxa"/>
            <w:noWrap/>
            <w:vAlign w:val="center"/>
            <w:hideMark/>
          </w:tcPr>
          <w:p w14:paraId="1907C112" w14:textId="77777777" w:rsidR="005B311A" w:rsidRPr="005B311A" w:rsidRDefault="005B311A" w:rsidP="005B311A">
            <w:pPr>
              <w:jc w:val="center"/>
              <w:rPr>
                <w:rFonts w:ascii="Arial" w:hAnsi="Arial" w:cs="Arial"/>
              </w:rPr>
            </w:pPr>
            <w:r w:rsidRPr="005B311A">
              <w:rPr>
                <w:rFonts w:ascii="Arial" w:hAnsi="Arial" w:cs="Arial"/>
              </w:rPr>
              <w:t>234</w:t>
            </w:r>
          </w:p>
        </w:tc>
        <w:tc>
          <w:tcPr>
            <w:tcW w:w="6216" w:type="dxa"/>
            <w:noWrap/>
            <w:hideMark/>
          </w:tcPr>
          <w:p w14:paraId="598682B7" w14:textId="77777777" w:rsidR="005B311A" w:rsidRPr="005B311A" w:rsidRDefault="005B311A">
            <w:pPr>
              <w:rPr>
                <w:rFonts w:ascii="Arial" w:hAnsi="Arial" w:cs="Arial"/>
              </w:rPr>
            </w:pPr>
            <w:r w:rsidRPr="005B311A">
              <w:rPr>
                <w:rFonts w:ascii="Arial" w:hAnsi="Arial" w:cs="Arial"/>
              </w:rPr>
              <w:t>Installation, Maintenance, and Repair Workers, All Other</w:t>
            </w:r>
          </w:p>
        </w:tc>
        <w:tc>
          <w:tcPr>
            <w:tcW w:w="1615" w:type="dxa"/>
            <w:noWrap/>
            <w:vAlign w:val="center"/>
            <w:hideMark/>
          </w:tcPr>
          <w:p w14:paraId="185182A5" w14:textId="77777777" w:rsidR="005B311A" w:rsidRPr="005B311A" w:rsidRDefault="005B311A" w:rsidP="005B311A">
            <w:pPr>
              <w:jc w:val="center"/>
              <w:rPr>
                <w:rFonts w:ascii="Arial" w:hAnsi="Arial" w:cs="Arial"/>
              </w:rPr>
            </w:pPr>
            <w:r w:rsidRPr="005B311A">
              <w:rPr>
                <w:rFonts w:ascii="Arial" w:hAnsi="Arial" w:cs="Arial"/>
              </w:rPr>
              <w:t>68.3%</w:t>
            </w:r>
          </w:p>
        </w:tc>
      </w:tr>
      <w:tr w:rsidR="005B311A" w:rsidRPr="005B311A" w14:paraId="092A132C" w14:textId="77777777" w:rsidTr="005B311A">
        <w:trPr>
          <w:trHeight w:val="300"/>
        </w:trPr>
        <w:tc>
          <w:tcPr>
            <w:tcW w:w="803" w:type="dxa"/>
            <w:noWrap/>
            <w:vAlign w:val="center"/>
            <w:hideMark/>
          </w:tcPr>
          <w:p w14:paraId="4B43A9DE" w14:textId="77777777" w:rsidR="005B311A" w:rsidRPr="005B311A" w:rsidRDefault="005B311A" w:rsidP="005B311A">
            <w:pPr>
              <w:jc w:val="center"/>
              <w:rPr>
                <w:rFonts w:ascii="Arial" w:hAnsi="Arial" w:cs="Arial"/>
              </w:rPr>
            </w:pPr>
            <w:r w:rsidRPr="005B311A">
              <w:rPr>
                <w:rFonts w:ascii="Arial" w:hAnsi="Arial" w:cs="Arial"/>
              </w:rPr>
              <w:t>235</w:t>
            </w:r>
          </w:p>
        </w:tc>
        <w:tc>
          <w:tcPr>
            <w:tcW w:w="6216" w:type="dxa"/>
            <w:noWrap/>
            <w:hideMark/>
          </w:tcPr>
          <w:p w14:paraId="7DD8837C" w14:textId="77777777" w:rsidR="005B311A" w:rsidRPr="005B311A" w:rsidRDefault="005B311A">
            <w:pPr>
              <w:rPr>
                <w:rFonts w:ascii="Arial" w:hAnsi="Arial" w:cs="Arial"/>
              </w:rPr>
            </w:pPr>
            <w:r w:rsidRPr="005B311A">
              <w:rPr>
                <w:rFonts w:ascii="Arial" w:hAnsi="Arial" w:cs="Arial"/>
              </w:rPr>
              <w:t>Farm Equipment Mechanics and Service Technicians</w:t>
            </w:r>
          </w:p>
        </w:tc>
        <w:tc>
          <w:tcPr>
            <w:tcW w:w="1615" w:type="dxa"/>
            <w:noWrap/>
            <w:vAlign w:val="center"/>
            <w:hideMark/>
          </w:tcPr>
          <w:p w14:paraId="76392414" w14:textId="77777777" w:rsidR="005B311A" w:rsidRPr="005B311A" w:rsidRDefault="005B311A" w:rsidP="005B311A">
            <w:pPr>
              <w:jc w:val="center"/>
              <w:rPr>
                <w:rFonts w:ascii="Arial" w:hAnsi="Arial" w:cs="Arial"/>
              </w:rPr>
            </w:pPr>
            <w:r w:rsidRPr="005B311A">
              <w:rPr>
                <w:rFonts w:ascii="Arial" w:hAnsi="Arial" w:cs="Arial"/>
              </w:rPr>
              <w:t>68.1%</w:t>
            </w:r>
          </w:p>
        </w:tc>
      </w:tr>
      <w:tr w:rsidR="005B311A" w:rsidRPr="005B311A" w14:paraId="5D4C6E64" w14:textId="77777777" w:rsidTr="005B311A">
        <w:trPr>
          <w:trHeight w:val="300"/>
        </w:trPr>
        <w:tc>
          <w:tcPr>
            <w:tcW w:w="803" w:type="dxa"/>
            <w:noWrap/>
            <w:vAlign w:val="center"/>
            <w:hideMark/>
          </w:tcPr>
          <w:p w14:paraId="2E2E34DC" w14:textId="77777777" w:rsidR="005B311A" w:rsidRPr="005B311A" w:rsidRDefault="005B311A" w:rsidP="005B311A">
            <w:pPr>
              <w:jc w:val="center"/>
              <w:rPr>
                <w:rFonts w:ascii="Arial" w:hAnsi="Arial" w:cs="Arial"/>
              </w:rPr>
            </w:pPr>
            <w:r w:rsidRPr="005B311A">
              <w:rPr>
                <w:rFonts w:ascii="Arial" w:hAnsi="Arial" w:cs="Arial"/>
              </w:rPr>
              <w:t>236</w:t>
            </w:r>
          </w:p>
        </w:tc>
        <w:tc>
          <w:tcPr>
            <w:tcW w:w="6216" w:type="dxa"/>
            <w:noWrap/>
            <w:hideMark/>
          </w:tcPr>
          <w:p w14:paraId="3DAEA667" w14:textId="77777777" w:rsidR="005B311A" w:rsidRPr="005B311A" w:rsidRDefault="005B311A">
            <w:pPr>
              <w:rPr>
                <w:rFonts w:ascii="Arial" w:hAnsi="Arial" w:cs="Arial"/>
              </w:rPr>
            </w:pPr>
            <w:r w:rsidRPr="005B311A">
              <w:rPr>
                <w:rFonts w:ascii="Arial" w:hAnsi="Arial" w:cs="Arial"/>
              </w:rPr>
              <w:t>Automotive and Watercraft Service Attendants</w:t>
            </w:r>
          </w:p>
        </w:tc>
        <w:tc>
          <w:tcPr>
            <w:tcW w:w="1615" w:type="dxa"/>
            <w:noWrap/>
            <w:vAlign w:val="center"/>
            <w:hideMark/>
          </w:tcPr>
          <w:p w14:paraId="70328605" w14:textId="77777777" w:rsidR="005B311A" w:rsidRPr="005B311A" w:rsidRDefault="005B311A" w:rsidP="005B311A">
            <w:pPr>
              <w:jc w:val="center"/>
              <w:rPr>
                <w:rFonts w:ascii="Arial" w:hAnsi="Arial" w:cs="Arial"/>
              </w:rPr>
            </w:pPr>
            <w:r w:rsidRPr="005B311A">
              <w:rPr>
                <w:rFonts w:ascii="Arial" w:hAnsi="Arial" w:cs="Arial"/>
              </w:rPr>
              <w:t>68.0%</w:t>
            </w:r>
          </w:p>
        </w:tc>
      </w:tr>
      <w:tr w:rsidR="005B311A" w:rsidRPr="005B311A" w14:paraId="6842589F" w14:textId="77777777" w:rsidTr="005B311A">
        <w:trPr>
          <w:trHeight w:val="300"/>
        </w:trPr>
        <w:tc>
          <w:tcPr>
            <w:tcW w:w="803" w:type="dxa"/>
            <w:noWrap/>
            <w:vAlign w:val="center"/>
            <w:hideMark/>
          </w:tcPr>
          <w:p w14:paraId="5833E6D7" w14:textId="77777777" w:rsidR="005B311A" w:rsidRPr="005B311A" w:rsidRDefault="005B311A" w:rsidP="005B311A">
            <w:pPr>
              <w:jc w:val="center"/>
              <w:rPr>
                <w:rFonts w:ascii="Arial" w:hAnsi="Arial" w:cs="Arial"/>
              </w:rPr>
            </w:pPr>
            <w:r w:rsidRPr="005B311A">
              <w:rPr>
                <w:rFonts w:ascii="Arial" w:hAnsi="Arial" w:cs="Arial"/>
              </w:rPr>
              <w:t>237</w:t>
            </w:r>
          </w:p>
        </w:tc>
        <w:tc>
          <w:tcPr>
            <w:tcW w:w="6216" w:type="dxa"/>
            <w:noWrap/>
            <w:hideMark/>
          </w:tcPr>
          <w:p w14:paraId="5A2BB140" w14:textId="77777777" w:rsidR="005B311A" w:rsidRPr="005B311A" w:rsidRDefault="005B311A">
            <w:pPr>
              <w:rPr>
                <w:rFonts w:ascii="Arial" w:hAnsi="Arial" w:cs="Arial"/>
              </w:rPr>
            </w:pPr>
            <w:r w:rsidRPr="005B311A">
              <w:rPr>
                <w:rFonts w:ascii="Arial" w:hAnsi="Arial" w:cs="Arial"/>
              </w:rPr>
              <w:t>Computer Numerically Controlled Machine Tool Programmers, Metal and Plastic</w:t>
            </w:r>
          </w:p>
        </w:tc>
        <w:tc>
          <w:tcPr>
            <w:tcW w:w="1615" w:type="dxa"/>
            <w:noWrap/>
            <w:vAlign w:val="center"/>
            <w:hideMark/>
          </w:tcPr>
          <w:p w14:paraId="593BDAB6" w14:textId="77777777" w:rsidR="005B311A" w:rsidRPr="005B311A" w:rsidRDefault="005B311A" w:rsidP="005B311A">
            <w:pPr>
              <w:jc w:val="center"/>
              <w:rPr>
                <w:rFonts w:ascii="Arial" w:hAnsi="Arial" w:cs="Arial"/>
              </w:rPr>
            </w:pPr>
            <w:r w:rsidRPr="005B311A">
              <w:rPr>
                <w:rFonts w:ascii="Arial" w:hAnsi="Arial" w:cs="Arial"/>
              </w:rPr>
              <w:t>68.0%</w:t>
            </w:r>
          </w:p>
        </w:tc>
      </w:tr>
      <w:tr w:rsidR="005B311A" w:rsidRPr="005B311A" w14:paraId="6C7DAAA1" w14:textId="77777777" w:rsidTr="005B311A">
        <w:trPr>
          <w:trHeight w:val="300"/>
        </w:trPr>
        <w:tc>
          <w:tcPr>
            <w:tcW w:w="803" w:type="dxa"/>
            <w:noWrap/>
            <w:vAlign w:val="center"/>
            <w:hideMark/>
          </w:tcPr>
          <w:p w14:paraId="544ECA2A" w14:textId="77777777" w:rsidR="005B311A" w:rsidRPr="005B311A" w:rsidRDefault="005B311A" w:rsidP="005B311A">
            <w:pPr>
              <w:jc w:val="center"/>
              <w:rPr>
                <w:rFonts w:ascii="Arial" w:hAnsi="Arial" w:cs="Arial"/>
              </w:rPr>
            </w:pPr>
            <w:r w:rsidRPr="005B311A">
              <w:rPr>
                <w:rFonts w:ascii="Arial" w:hAnsi="Arial" w:cs="Arial"/>
              </w:rPr>
              <w:t>238</w:t>
            </w:r>
          </w:p>
        </w:tc>
        <w:tc>
          <w:tcPr>
            <w:tcW w:w="6216" w:type="dxa"/>
            <w:noWrap/>
            <w:hideMark/>
          </w:tcPr>
          <w:p w14:paraId="6DAE9781" w14:textId="77777777" w:rsidR="005B311A" w:rsidRPr="005B311A" w:rsidRDefault="005B311A">
            <w:pPr>
              <w:rPr>
                <w:rFonts w:ascii="Arial" w:hAnsi="Arial" w:cs="Arial"/>
              </w:rPr>
            </w:pPr>
            <w:r w:rsidRPr="005B311A">
              <w:rPr>
                <w:rFonts w:ascii="Arial" w:hAnsi="Arial" w:cs="Arial"/>
              </w:rPr>
              <w:t>Hosts and Hostesses, Restaurant, Lounge, and Coffee Shop</w:t>
            </w:r>
          </w:p>
        </w:tc>
        <w:tc>
          <w:tcPr>
            <w:tcW w:w="1615" w:type="dxa"/>
            <w:noWrap/>
            <w:vAlign w:val="center"/>
            <w:hideMark/>
          </w:tcPr>
          <w:p w14:paraId="5DF71F6E" w14:textId="77777777" w:rsidR="005B311A" w:rsidRPr="005B311A" w:rsidRDefault="005B311A" w:rsidP="005B311A">
            <w:pPr>
              <w:jc w:val="center"/>
              <w:rPr>
                <w:rFonts w:ascii="Arial" w:hAnsi="Arial" w:cs="Arial"/>
              </w:rPr>
            </w:pPr>
            <w:r w:rsidRPr="005B311A">
              <w:rPr>
                <w:rFonts w:ascii="Arial" w:hAnsi="Arial" w:cs="Arial"/>
              </w:rPr>
              <w:t>68.0%</w:t>
            </w:r>
          </w:p>
        </w:tc>
      </w:tr>
      <w:tr w:rsidR="005B311A" w:rsidRPr="005B311A" w14:paraId="1D00C2E2" w14:textId="77777777" w:rsidTr="005B311A">
        <w:trPr>
          <w:trHeight w:val="300"/>
        </w:trPr>
        <w:tc>
          <w:tcPr>
            <w:tcW w:w="803" w:type="dxa"/>
            <w:noWrap/>
            <w:vAlign w:val="center"/>
            <w:hideMark/>
          </w:tcPr>
          <w:p w14:paraId="2C07E35E" w14:textId="77777777" w:rsidR="005B311A" w:rsidRPr="005B311A" w:rsidRDefault="005B311A" w:rsidP="005B311A">
            <w:pPr>
              <w:jc w:val="center"/>
              <w:rPr>
                <w:rFonts w:ascii="Arial" w:hAnsi="Arial" w:cs="Arial"/>
              </w:rPr>
            </w:pPr>
            <w:r w:rsidRPr="005B311A">
              <w:rPr>
                <w:rFonts w:ascii="Arial" w:hAnsi="Arial" w:cs="Arial"/>
              </w:rPr>
              <w:t>239</w:t>
            </w:r>
          </w:p>
        </w:tc>
        <w:tc>
          <w:tcPr>
            <w:tcW w:w="6216" w:type="dxa"/>
            <w:noWrap/>
            <w:hideMark/>
          </w:tcPr>
          <w:p w14:paraId="45AA50CF" w14:textId="77777777" w:rsidR="005B311A" w:rsidRPr="005B311A" w:rsidRDefault="005B311A">
            <w:pPr>
              <w:rPr>
                <w:rFonts w:ascii="Arial" w:hAnsi="Arial" w:cs="Arial"/>
              </w:rPr>
            </w:pPr>
            <w:r w:rsidRPr="005B311A">
              <w:rPr>
                <w:rFonts w:ascii="Arial" w:hAnsi="Arial" w:cs="Arial"/>
              </w:rPr>
              <w:t>Tire Builders</w:t>
            </w:r>
          </w:p>
        </w:tc>
        <w:tc>
          <w:tcPr>
            <w:tcW w:w="1615" w:type="dxa"/>
            <w:noWrap/>
            <w:vAlign w:val="center"/>
            <w:hideMark/>
          </w:tcPr>
          <w:p w14:paraId="31EAEFDD" w14:textId="77777777" w:rsidR="005B311A" w:rsidRPr="005B311A" w:rsidRDefault="005B311A" w:rsidP="005B311A">
            <w:pPr>
              <w:jc w:val="center"/>
              <w:rPr>
                <w:rFonts w:ascii="Arial" w:hAnsi="Arial" w:cs="Arial"/>
              </w:rPr>
            </w:pPr>
            <w:r w:rsidRPr="005B311A">
              <w:rPr>
                <w:rFonts w:ascii="Arial" w:hAnsi="Arial" w:cs="Arial"/>
              </w:rPr>
              <w:t>67.9%</w:t>
            </w:r>
          </w:p>
        </w:tc>
      </w:tr>
      <w:tr w:rsidR="005B311A" w:rsidRPr="005B311A" w14:paraId="3A977962" w14:textId="77777777" w:rsidTr="005B311A">
        <w:trPr>
          <w:trHeight w:val="300"/>
        </w:trPr>
        <w:tc>
          <w:tcPr>
            <w:tcW w:w="803" w:type="dxa"/>
            <w:noWrap/>
            <w:vAlign w:val="center"/>
            <w:hideMark/>
          </w:tcPr>
          <w:p w14:paraId="41412A86" w14:textId="77777777" w:rsidR="005B311A" w:rsidRPr="005B311A" w:rsidRDefault="005B311A" w:rsidP="005B311A">
            <w:pPr>
              <w:jc w:val="center"/>
              <w:rPr>
                <w:rFonts w:ascii="Arial" w:hAnsi="Arial" w:cs="Arial"/>
              </w:rPr>
            </w:pPr>
            <w:r w:rsidRPr="005B311A">
              <w:rPr>
                <w:rFonts w:ascii="Arial" w:hAnsi="Arial" w:cs="Arial"/>
              </w:rPr>
              <w:t>240</w:t>
            </w:r>
          </w:p>
        </w:tc>
        <w:tc>
          <w:tcPr>
            <w:tcW w:w="6216" w:type="dxa"/>
            <w:noWrap/>
            <w:hideMark/>
          </w:tcPr>
          <w:p w14:paraId="7C092906" w14:textId="77777777" w:rsidR="005B311A" w:rsidRPr="005B311A" w:rsidRDefault="005B311A">
            <w:pPr>
              <w:rPr>
                <w:rFonts w:ascii="Arial" w:hAnsi="Arial" w:cs="Arial"/>
              </w:rPr>
            </w:pPr>
            <w:r w:rsidRPr="005B311A">
              <w:rPr>
                <w:rFonts w:ascii="Arial" w:hAnsi="Arial" w:cs="Arial"/>
              </w:rPr>
              <w:t>First-Line Supervisors of Mechanics, Installers, and Repairers</w:t>
            </w:r>
          </w:p>
        </w:tc>
        <w:tc>
          <w:tcPr>
            <w:tcW w:w="1615" w:type="dxa"/>
            <w:noWrap/>
            <w:vAlign w:val="center"/>
            <w:hideMark/>
          </w:tcPr>
          <w:p w14:paraId="0677BCED" w14:textId="77777777" w:rsidR="005B311A" w:rsidRPr="005B311A" w:rsidRDefault="005B311A" w:rsidP="005B311A">
            <w:pPr>
              <w:jc w:val="center"/>
              <w:rPr>
                <w:rFonts w:ascii="Arial" w:hAnsi="Arial" w:cs="Arial"/>
              </w:rPr>
            </w:pPr>
            <w:r w:rsidRPr="005B311A">
              <w:rPr>
                <w:rFonts w:ascii="Arial" w:hAnsi="Arial" w:cs="Arial"/>
              </w:rPr>
              <w:t>67.7%</w:t>
            </w:r>
          </w:p>
        </w:tc>
      </w:tr>
      <w:tr w:rsidR="005B311A" w:rsidRPr="005B311A" w14:paraId="6A647486" w14:textId="77777777" w:rsidTr="005B311A">
        <w:trPr>
          <w:trHeight w:val="300"/>
        </w:trPr>
        <w:tc>
          <w:tcPr>
            <w:tcW w:w="803" w:type="dxa"/>
            <w:noWrap/>
            <w:vAlign w:val="center"/>
            <w:hideMark/>
          </w:tcPr>
          <w:p w14:paraId="601881A9" w14:textId="77777777" w:rsidR="005B311A" w:rsidRPr="005B311A" w:rsidRDefault="005B311A" w:rsidP="005B311A">
            <w:pPr>
              <w:jc w:val="center"/>
              <w:rPr>
                <w:rFonts w:ascii="Arial" w:hAnsi="Arial" w:cs="Arial"/>
              </w:rPr>
            </w:pPr>
            <w:r w:rsidRPr="005B311A">
              <w:rPr>
                <w:rFonts w:ascii="Arial" w:hAnsi="Arial" w:cs="Arial"/>
              </w:rPr>
              <w:t>241</w:t>
            </w:r>
          </w:p>
        </w:tc>
        <w:tc>
          <w:tcPr>
            <w:tcW w:w="6216" w:type="dxa"/>
            <w:noWrap/>
            <w:hideMark/>
          </w:tcPr>
          <w:p w14:paraId="2733212A" w14:textId="77777777" w:rsidR="005B311A" w:rsidRPr="005B311A" w:rsidRDefault="005B311A">
            <w:pPr>
              <w:rPr>
                <w:rFonts w:ascii="Arial" w:hAnsi="Arial" w:cs="Arial"/>
              </w:rPr>
            </w:pPr>
            <w:r w:rsidRPr="005B311A">
              <w:rPr>
                <w:rFonts w:ascii="Arial" w:hAnsi="Arial" w:cs="Arial"/>
              </w:rPr>
              <w:t>Bartenders</w:t>
            </w:r>
          </w:p>
        </w:tc>
        <w:tc>
          <w:tcPr>
            <w:tcW w:w="1615" w:type="dxa"/>
            <w:noWrap/>
            <w:vAlign w:val="center"/>
            <w:hideMark/>
          </w:tcPr>
          <w:p w14:paraId="6F8C09E4" w14:textId="77777777" w:rsidR="005B311A" w:rsidRPr="005B311A" w:rsidRDefault="005B311A" w:rsidP="005B311A">
            <w:pPr>
              <w:jc w:val="center"/>
              <w:rPr>
                <w:rFonts w:ascii="Arial" w:hAnsi="Arial" w:cs="Arial"/>
              </w:rPr>
            </w:pPr>
            <w:r w:rsidRPr="005B311A">
              <w:rPr>
                <w:rFonts w:ascii="Arial" w:hAnsi="Arial" w:cs="Arial"/>
              </w:rPr>
              <w:t>67.5%</w:t>
            </w:r>
          </w:p>
        </w:tc>
      </w:tr>
      <w:tr w:rsidR="005B311A" w:rsidRPr="005B311A" w14:paraId="3B65C792" w14:textId="77777777" w:rsidTr="005B311A">
        <w:trPr>
          <w:trHeight w:val="300"/>
        </w:trPr>
        <w:tc>
          <w:tcPr>
            <w:tcW w:w="803" w:type="dxa"/>
            <w:noWrap/>
            <w:vAlign w:val="center"/>
            <w:hideMark/>
          </w:tcPr>
          <w:p w14:paraId="2AD72CE5" w14:textId="77777777" w:rsidR="005B311A" w:rsidRPr="005B311A" w:rsidRDefault="005B311A" w:rsidP="005B311A">
            <w:pPr>
              <w:jc w:val="center"/>
              <w:rPr>
                <w:rFonts w:ascii="Arial" w:hAnsi="Arial" w:cs="Arial"/>
              </w:rPr>
            </w:pPr>
            <w:r w:rsidRPr="005B311A">
              <w:rPr>
                <w:rFonts w:ascii="Arial" w:hAnsi="Arial" w:cs="Arial"/>
              </w:rPr>
              <w:t>242</w:t>
            </w:r>
          </w:p>
        </w:tc>
        <w:tc>
          <w:tcPr>
            <w:tcW w:w="6216" w:type="dxa"/>
            <w:noWrap/>
            <w:hideMark/>
          </w:tcPr>
          <w:p w14:paraId="1BE21C78" w14:textId="77777777" w:rsidR="005B311A" w:rsidRPr="005B311A" w:rsidRDefault="005B311A">
            <w:pPr>
              <w:rPr>
                <w:rFonts w:ascii="Arial" w:hAnsi="Arial" w:cs="Arial"/>
              </w:rPr>
            </w:pPr>
            <w:r w:rsidRPr="005B311A">
              <w:rPr>
                <w:rFonts w:ascii="Arial" w:hAnsi="Arial" w:cs="Arial"/>
              </w:rPr>
              <w:t>Watch Repairers</w:t>
            </w:r>
          </w:p>
        </w:tc>
        <w:tc>
          <w:tcPr>
            <w:tcW w:w="1615" w:type="dxa"/>
            <w:noWrap/>
            <w:vAlign w:val="center"/>
            <w:hideMark/>
          </w:tcPr>
          <w:p w14:paraId="4C6AE1D0" w14:textId="77777777" w:rsidR="005B311A" w:rsidRPr="005B311A" w:rsidRDefault="005B311A" w:rsidP="005B311A">
            <w:pPr>
              <w:jc w:val="center"/>
              <w:rPr>
                <w:rFonts w:ascii="Arial" w:hAnsi="Arial" w:cs="Arial"/>
              </w:rPr>
            </w:pPr>
            <w:r w:rsidRPr="005B311A">
              <w:rPr>
                <w:rFonts w:ascii="Arial" w:hAnsi="Arial" w:cs="Arial"/>
              </w:rPr>
              <w:t>67.4%</w:t>
            </w:r>
          </w:p>
        </w:tc>
      </w:tr>
      <w:tr w:rsidR="005B311A" w:rsidRPr="005B311A" w14:paraId="01598241" w14:textId="77777777" w:rsidTr="005B311A">
        <w:trPr>
          <w:trHeight w:val="300"/>
        </w:trPr>
        <w:tc>
          <w:tcPr>
            <w:tcW w:w="803" w:type="dxa"/>
            <w:noWrap/>
            <w:vAlign w:val="center"/>
            <w:hideMark/>
          </w:tcPr>
          <w:p w14:paraId="4AA6122A" w14:textId="77777777" w:rsidR="005B311A" w:rsidRPr="005B311A" w:rsidRDefault="005B311A" w:rsidP="005B311A">
            <w:pPr>
              <w:jc w:val="center"/>
              <w:rPr>
                <w:rFonts w:ascii="Arial" w:hAnsi="Arial" w:cs="Arial"/>
              </w:rPr>
            </w:pPr>
            <w:r w:rsidRPr="005B311A">
              <w:rPr>
                <w:rFonts w:ascii="Arial" w:hAnsi="Arial" w:cs="Arial"/>
              </w:rPr>
              <w:t>243</w:t>
            </w:r>
          </w:p>
        </w:tc>
        <w:tc>
          <w:tcPr>
            <w:tcW w:w="6216" w:type="dxa"/>
            <w:noWrap/>
            <w:hideMark/>
          </w:tcPr>
          <w:p w14:paraId="6013C533" w14:textId="77777777" w:rsidR="005B311A" w:rsidRPr="005B311A" w:rsidRDefault="005B311A">
            <w:pPr>
              <w:rPr>
                <w:rFonts w:ascii="Arial" w:hAnsi="Arial" w:cs="Arial"/>
              </w:rPr>
            </w:pPr>
            <w:r w:rsidRPr="005B311A">
              <w:rPr>
                <w:rFonts w:ascii="Arial" w:hAnsi="Arial" w:cs="Arial"/>
              </w:rPr>
              <w:t>Rail Transportation Workers, All Other</w:t>
            </w:r>
          </w:p>
        </w:tc>
        <w:tc>
          <w:tcPr>
            <w:tcW w:w="1615" w:type="dxa"/>
            <w:noWrap/>
            <w:vAlign w:val="center"/>
            <w:hideMark/>
          </w:tcPr>
          <w:p w14:paraId="71811D9A" w14:textId="77777777" w:rsidR="005B311A" w:rsidRPr="005B311A" w:rsidRDefault="005B311A" w:rsidP="005B311A">
            <w:pPr>
              <w:jc w:val="center"/>
              <w:rPr>
                <w:rFonts w:ascii="Arial" w:hAnsi="Arial" w:cs="Arial"/>
              </w:rPr>
            </w:pPr>
            <w:r w:rsidRPr="005B311A">
              <w:rPr>
                <w:rFonts w:ascii="Arial" w:hAnsi="Arial" w:cs="Arial"/>
              </w:rPr>
              <w:t>67.1%</w:t>
            </w:r>
          </w:p>
        </w:tc>
      </w:tr>
      <w:tr w:rsidR="005B311A" w:rsidRPr="005B311A" w14:paraId="46A1AB77" w14:textId="77777777" w:rsidTr="005B311A">
        <w:trPr>
          <w:trHeight w:val="300"/>
        </w:trPr>
        <w:tc>
          <w:tcPr>
            <w:tcW w:w="803" w:type="dxa"/>
            <w:noWrap/>
            <w:vAlign w:val="center"/>
            <w:hideMark/>
          </w:tcPr>
          <w:p w14:paraId="61E69AE7" w14:textId="77777777" w:rsidR="005B311A" w:rsidRPr="005B311A" w:rsidRDefault="005B311A" w:rsidP="005B311A">
            <w:pPr>
              <w:jc w:val="center"/>
              <w:rPr>
                <w:rFonts w:ascii="Arial" w:hAnsi="Arial" w:cs="Arial"/>
              </w:rPr>
            </w:pPr>
            <w:r w:rsidRPr="005B311A">
              <w:rPr>
                <w:rFonts w:ascii="Arial" w:hAnsi="Arial" w:cs="Arial"/>
              </w:rPr>
              <w:t>244</w:t>
            </w:r>
          </w:p>
        </w:tc>
        <w:tc>
          <w:tcPr>
            <w:tcW w:w="6216" w:type="dxa"/>
            <w:noWrap/>
            <w:hideMark/>
          </w:tcPr>
          <w:p w14:paraId="66D17EF6" w14:textId="77777777" w:rsidR="005B311A" w:rsidRPr="005B311A" w:rsidRDefault="005B311A">
            <w:pPr>
              <w:rPr>
                <w:rFonts w:ascii="Arial" w:hAnsi="Arial" w:cs="Arial"/>
              </w:rPr>
            </w:pPr>
            <w:r w:rsidRPr="005B311A">
              <w:rPr>
                <w:rFonts w:ascii="Arial" w:hAnsi="Arial" w:cs="Arial"/>
              </w:rPr>
              <w:t>Police, Fire, and Ambulance Dispatchers</w:t>
            </w:r>
          </w:p>
        </w:tc>
        <w:tc>
          <w:tcPr>
            <w:tcW w:w="1615" w:type="dxa"/>
            <w:noWrap/>
            <w:vAlign w:val="center"/>
            <w:hideMark/>
          </w:tcPr>
          <w:p w14:paraId="0E009004" w14:textId="77777777" w:rsidR="005B311A" w:rsidRPr="005B311A" w:rsidRDefault="005B311A" w:rsidP="005B311A">
            <w:pPr>
              <w:jc w:val="center"/>
              <w:rPr>
                <w:rFonts w:ascii="Arial" w:hAnsi="Arial" w:cs="Arial"/>
              </w:rPr>
            </w:pPr>
            <w:r w:rsidRPr="005B311A">
              <w:rPr>
                <w:rFonts w:ascii="Arial" w:hAnsi="Arial" w:cs="Arial"/>
              </w:rPr>
              <w:t>67.0%</w:t>
            </w:r>
          </w:p>
        </w:tc>
      </w:tr>
      <w:tr w:rsidR="005B311A" w:rsidRPr="005B311A" w14:paraId="3B0C6497" w14:textId="77777777" w:rsidTr="005B311A">
        <w:trPr>
          <w:trHeight w:val="300"/>
        </w:trPr>
        <w:tc>
          <w:tcPr>
            <w:tcW w:w="803" w:type="dxa"/>
            <w:noWrap/>
            <w:vAlign w:val="center"/>
            <w:hideMark/>
          </w:tcPr>
          <w:p w14:paraId="433BCF0B" w14:textId="77777777" w:rsidR="005B311A" w:rsidRPr="005B311A" w:rsidRDefault="005B311A" w:rsidP="005B311A">
            <w:pPr>
              <w:jc w:val="center"/>
              <w:rPr>
                <w:rFonts w:ascii="Arial" w:hAnsi="Arial" w:cs="Arial"/>
              </w:rPr>
            </w:pPr>
            <w:r w:rsidRPr="005B311A">
              <w:rPr>
                <w:rFonts w:ascii="Arial" w:hAnsi="Arial" w:cs="Arial"/>
              </w:rPr>
              <w:t>245</w:t>
            </w:r>
          </w:p>
        </w:tc>
        <w:tc>
          <w:tcPr>
            <w:tcW w:w="6216" w:type="dxa"/>
            <w:noWrap/>
            <w:hideMark/>
          </w:tcPr>
          <w:p w14:paraId="6882B887" w14:textId="77777777" w:rsidR="005B311A" w:rsidRPr="005B311A" w:rsidRDefault="005B311A">
            <w:pPr>
              <w:rPr>
                <w:rFonts w:ascii="Arial" w:hAnsi="Arial" w:cs="Arial"/>
              </w:rPr>
            </w:pPr>
            <w:r w:rsidRPr="005B311A">
              <w:rPr>
                <w:rFonts w:ascii="Arial" w:hAnsi="Arial" w:cs="Arial"/>
              </w:rPr>
              <w:t>Judicial Law Clerks</w:t>
            </w:r>
          </w:p>
        </w:tc>
        <w:tc>
          <w:tcPr>
            <w:tcW w:w="1615" w:type="dxa"/>
            <w:noWrap/>
            <w:vAlign w:val="center"/>
            <w:hideMark/>
          </w:tcPr>
          <w:p w14:paraId="79EE0395" w14:textId="77777777" w:rsidR="005B311A" w:rsidRPr="005B311A" w:rsidRDefault="005B311A" w:rsidP="005B311A">
            <w:pPr>
              <w:jc w:val="center"/>
              <w:rPr>
                <w:rFonts w:ascii="Arial" w:hAnsi="Arial" w:cs="Arial"/>
              </w:rPr>
            </w:pPr>
            <w:r w:rsidRPr="005B311A">
              <w:rPr>
                <w:rFonts w:ascii="Arial" w:hAnsi="Arial" w:cs="Arial"/>
              </w:rPr>
              <w:t>67.0%</w:t>
            </w:r>
          </w:p>
        </w:tc>
      </w:tr>
      <w:tr w:rsidR="005B311A" w:rsidRPr="005B311A" w14:paraId="1087BB17" w14:textId="77777777" w:rsidTr="005B311A">
        <w:trPr>
          <w:trHeight w:val="300"/>
        </w:trPr>
        <w:tc>
          <w:tcPr>
            <w:tcW w:w="803" w:type="dxa"/>
            <w:noWrap/>
            <w:vAlign w:val="center"/>
            <w:hideMark/>
          </w:tcPr>
          <w:p w14:paraId="657BB943" w14:textId="77777777" w:rsidR="005B311A" w:rsidRPr="005B311A" w:rsidRDefault="005B311A" w:rsidP="005B311A">
            <w:pPr>
              <w:jc w:val="center"/>
              <w:rPr>
                <w:rFonts w:ascii="Arial" w:hAnsi="Arial" w:cs="Arial"/>
              </w:rPr>
            </w:pPr>
            <w:r w:rsidRPr="005B311A">
              <w:rPr>
                <w:rFonts w:ascii="Arial" w:hAnsi="Arial" w:cs="Arial"/>
              </w:rPr>
              <w:t>246</w:t>
            </w:r>
          </w:p>
        </w:tc>
        <w:tc>
          <w:tcPr>
            <w:tcW w:w="6216" w:type="dxa"/>
            <w:noWrap/>
            <w:hideMark/>
          </w:tcPr>
          <w:p w14:paraId="567F3952" w14:textId="77777777" w:rsidR="005B311A" w:rsidRPr="005B311A" w:rsidRDefault="005B311A">
            <w:pPr>
              <w:rPr>
                <w:rFonts w:ascii="Arial" w:hAnsi="Arial" w:cs="Arial"/>
              </w:rPr>
            </w:pPr>
            <w:r w:rsidRPr="005B311A">
              <w:rPr>
                <w:rFonts w:ascii="Arial" w:hAnsi="Arial" w:cs="Arial"/>
              </w:rPr>
              <w:t>Cooks, Private Household</w:t>
            </w:r>
          </w:p>
        </w:tc>
        <w:tc>
          <w:tcPr>
            <w:tcW w:w="1615" w:type="dxa"/>
            <w:noWrap/>
            <w:vAlign w:val="center"/>
            <w:hideMark/>
          </w:tcPr>
          <w:p w14:paraId="69C6F3E6" w14:textId="77777777" w:rsidR="005B311A" w:rsidRPr="005B311A" w:rsidRDefault="005B311A" w:rsidP="005B311A">
            <w:pPr>
              <w:jc w:val="center"/>
              <w:rPr>
                <w:rFonts w:ascii="Arial" w:hAnsi="Arial" w:cs="Arial"/>
              </w:rPr>
            </w:pPr>
            <w:r w:rsidRPr="005B311A">
              <w:rPr>
                <w:rFonts w:ascii="Arial" w:hAnsi="Arial" w:cs="Arial"/>
              </w:rPr>
              <w:t>66.7%</w:t>
            </w:r>
          </w:p>
        </w:tc>
      </w:tr>
      <w:tr w:rsidR="005B311A" w:rsidRPr="005B311A" w14:paraId="615DE000" w14:textId="77777777" w:rsidTr="005B311A">
        <w:trPr>
          <w:trHeight w:val="300"/>
        </w:trPr>
        <w:tc>
          <w:tcPr>
            <w:tcW w:w="803" w:type="dxa"/>
            <w:noWrap/>
            <w:vAlign w:val="center"/>
            <w:hideMark/>
          </w:tcPr>
          <w:p w14:paraId="4221107C" w14:textId="77777777" w:rsidR="005B311A" w:rsidRPr="005B311A" w:rsidRDefault="005B311A" w:rsidP="005B311A">
            <w:pPr>
              <w:jc w:val="center"/>
              <w:rPr>
                <w:rFonts w:ascii="Arial" w:hAnsi="Arial" w:cs="Arial"/>
              </w:rPr>
            </w:pPr>
            <w:r w:rsidRPr="005B311A">
              <w:rPr>
                <w:rFonts w:ascii="Arial" w:hAnsi="Arial" w:cs="Arial"/>
              </w:rPr>
              <w:t>247</w:t>
            </w:r>
          </w:p>
        </w:tc>
        <w:tc>
          <w:tcPr>
            <w:tcW w:w="6216" w:type="dxa"/>
            <w:noWrap/>
            <w:hideMark/>
          </w:tcPr>
          <w:p w14:paraId="0982488E" w14:textId="77777777" w:rsidR="005B311A" w:rsidRPr="005B311A" w:rsidRDefault="005B311A">
            <w:pPr>
              <w:rPr>
                <w:rFonts w:ascii="Arial" w:hAnsi="Arial" w:cs="Arial"/>
              </w:rPr>
            </w:pPr>
            <w:r w:rsidRPr="005B311A">
              <w:rPr>
                <w:rFonts w:ascii="Arial" w:hAnsi="Arial" w:cs="Arial"/>
              </w:rPr>
              <w:t>Brokerage Clerks</w:t>
            </w:r>
          </w:p>
        </w:tc>
        <w:tc>
          <w:tcPr>
            <w:tcW w:w="1615" w:type="dxa"/>
            <w:noWrap/>
            <w:vAlign w:val="center"/>
            <w:hideMark/>
          </w:tcPr>
          <w:p w14:paraId="66262B74" w14:textId="77777777" w:rsidR="005B311A" w:rsidRPr="005B311A" w:rsidRDefault="005B311A" w:rsidP="005B311A">
            <w:pPr>
              <w:jc w:val="center"/>
              <w:rPr>
                <w:rFonts w:ascii="Arial" w:hAnsi="Arial" w:cs="Arial"/>
              </w:rPr>
            </w:pPr>
            <w:r w:rsidRPr="005B311A">
              <w:rPr>
                <w:rFonts w:ascii="Arial" w:hAnsi="Arial" w:cs="Arial"/>
              </w:rPr>
              <w:t>66.7%</w:t>
            </w:r>
          </w:p>
        </w:tc>
      </w:tr>
      <w:tr w:rsidR="005B311A" w:rsidRPr="005B311A" w14:paraId="02077058" w14:textId="77777777" w:rsidTr="005B311A">
        <w:trPr>
          <w:trHeight w:val="300"/>
        </w:trPr>
        <w:tc>
          <w:tcPr>
            <w:tcW w:w="803" w:type="dxa"/>
            <w:noWrap/>
            <w:vAlign w:val="center"/>
            <w:hideMark/>
          </w:tcPr>
          <w:p w14:paraId="69673830" w14:textId="77777777" w:rsidR="005B311A" w:rsidRPr="005B311A" w:rsidRDefault="005B311A" w:rsidP="005B311A">
            <w:pPr>
              <w:jc w:val="center"/>
              <w:rPr>
                <w:rFonts w:ascii="Arial" w:hAnsi="Arial" w:cs="Arial"/>
              </w:rPr>
            </w:pPr>
            <w:r w:rsidRPr="005B311A">
              <w:rPr>
                <w:rFonts w:ascii="Arial" w:hAnsi="Arial" w:cs="Arial"/>
              </w:rPr>
              <w:t>248</w:t>
            </w:r>
          </w:p>
        </w:tc>
        <w:tc>
          <w:tcPr>
            <w:tcW w:w="6216" w:type="dxa"/>
            <w:noWrap/>
            <w:hideMark/>
          </w:tcPr>
          <w:p w14:paraId="37E381A0" w14:textId="77777777" w:rsidR="005B311A" w:rsidRPr="005B311A" w:rsidRDefault="005B311A">
            <w:pPr>
              <w:rPr>
                <w:rFonts w:ascii="Arial" w:hAnsi="Arial" w:cs="Arial"/>
              </w:rPr>
            </w:pPr>
            <w:r w:rsidRPr="005B311A">
              <w:rPr>
                <w:rFonts w:ascii="Arial" w:hAnsi="Arial" w:cs="Arial"/>
              </w:rPr>
              <w:t>Insulation Workers, Mechanical</w:t>
            </w:r>
          </w:p>
        </w:tc>
        <w:tc>
          <w:tcPr>
            <w:tcW w:w="1615" w:type="dxa"/>
            <w:noWrap/>
            <w:vAlign w:val="center"/>
            <w:hideMark/>
          </w:tcPr>
          <w:p w14:paraId="2DF09817" w14:textId="77777777" w:rsidR="005B311A" w:rsidRPr="005B311A" w:rsidRDefault="005B311A" w:rsidP="005B311A">
            <w:pPr>
              <w:jc w:val="center"/>
              <w:rPr>
                <w:rFonts w:ascii="Arial" w:hAnsi="Arial" w:cs="Arial"/>
              </w:rPr>
            </w:pPr>
            <w:r w:rsidRPr="005B311A">
              <w:rPr>
                <w:rFonts w:ascii="Arial" w:hAnsi="Arial" w:cs="Arial"/>
              </w:rPr>
              <w:t>65.8%</w:t>
            </w:r>
          </w:p>
        </w:tc>
      </w:tr>
      <w:tr w:rsidR="005B311A" w:rsidRPr="005B311A" w14:paraId="44DDC0FA" w14:textId="77777777" w:rsidTr="005B311A">
        <w:trPr>
          <w:trHeight w:val="300"/>
        </w:trPr>
        <w:tc>
          <w:tcPr>
            <w:tcW w:w="803" w:type="dxa"/>
            <w:noWrap/>
            <w:vAlign w:val="center"/>
            <w:hideMark/>
          </w:tcPr>
          <w:p w14:paraId="726D861B" w14:textId="77777777" w:rsidR="005B311A" w:rsidRPr="005B311A" w:rsidRDefault="005B311A" w:rsidP="005B311A">
            <w:pPr>
              <w:jc w:val="center"/>
              <w:rPr>
                <w:rFonts w:ascii="Arial" w:hAnsi="Arial" w:cs="Arial"/>
              </w:rPr>
            </w:pPr>
            <w:r w:rsidRPr="005B311A">
              <w:rPr>
                <w:rFonts w:ascii="Arial" w:hAnsi="Arial" w:cs="Arial"/>
              </w:rPr>
              <w:t>249</w:t>
            </w:r>
          </w:p>
        </w:tc>
        <w:tc>
          <w:tcPr>
            <w:tcW w:w="6216" w:type="dxa"/>
            <w:noWrap/>
            <w:hideMark/>
          </w:tcPr>
          <w:p w14:paraId="6EBEA51B" w14:textId="77777777" w:rsidR="005B311A" w:rsidRPr="005B311A" w:rsidRDefault="005B311A">
            <w:pPr>
              <w:rPr>
                <w:rFonts w:ascii="Arial" w:hAnsi="Arial" w:cs="Arial"/>
              </w:rPr>
            </w:pPr>
            <w:r w:rsidRPr="005B311A">
              <w:rPr>
                <w:rFonts w:ascii="Arial" w:hAnsi="Arial" w:cs="Arial"/>
              </w:rPr>
              <w:t>Concierges</w:t>
            </w:r>
          </w:p>
        </w:tc>
        <w:tc>
          <w:tcPr>
            <w:tcW w:w="1615" w:type="dxa"/>
            <w:noWrap/>
            <w:vAlign w:val="center"/>
            <w:hideMark/>
          </w:tcPr>
          <w:p w14:paraId="22D0F1EC" w14:textId="77777777" w:rsidR="005B311A" w:rsidRPr="005B311A" w:rsidRDefault="005B311A" w:rsidP="005B311A">
            <w:pPr>
              <w:jc w:val="center"/>
              <w:rPr>
                <w:rFonts w:ascii="Arial" w:hAnsi="Arial" w:cs="Arial"/>
              </w:rPr>
            </w:pPr>
            <w:r w:rsidRPr="005B311A">
              <w:rPr>
                <w:rFonts w:ascii="Arial" w:hAnsi="Arial" w:cs="Arial"/>
              </w:rPr>
              <w:t>65.8%</w:t>
            </w:r>
          </w:p>
        </w:tc>
      </w:tr>
      <w:tr w:rsidR="005B311A" w:rsidRPr="005B311A" w14:paraId="79308DFF" w14:textId="77777777" w:rsidTr="005B311A">
        <w:trPr>
          <w:trHeight w:val="300"/>
        </w:trPr>
        <w:tc>
          <w:tcPr>
            <w:tcW w:w="803" w:type="dxa"/>
            <w:noWrap/>
            <w:vAlign w:val="center"/>
            <w:hideMark/>
          </w:tcPr>
          <w:p w14:paraId="0A411349" w14:textId="77777777" w:rsidR="005B311A" w:rsidRPr="005B311A" w:rsidRDefault="005B311A" w:rsidP="005B311A">
            <w:pPr>
              <w:jc w:val="center"/>
              <w:rPr>
                <w:rFonts w:ascii="Arial" w:hAnsi="Arial" w:cs="Arial"/>
              </w:rPr>
            </w:pPr>
            <w:r w:rsidRPr="005B311A">
              <w:rPr>
                <w:rFonts w:ascii="Arial" w:hAnsi="Arial" w:cs="Arial"/>
              </w:rPr>
              <w:t>250</w:t>
            </w:r>
          </w:p>
        </w:tc>
        <w:tc>
          <w:tcPr>
            <w:tcW w:w="6216" w:type="dxa"/>
            <w:noWrap/>
            <w:hideMark/>
          </w:tcPr>
          <w:p w14:paraId="7D8D9089" w14:textId="77777777" w:rsidR="005B311A" w:rsidRPr="005B311A" w:rsidRDefault="005B311A">
            <w:pPr>
              <w:rPr>
                <w:rFonts w:ascii="Arial" w:hAnsi="Arial" w:cs="Arial"/>
              </w:rPr>
            </w:pPr>
            <w:r w:rsidRPr="005B311A">
              <w:rPr>
                <w:rFonts w:ascii="Arial" w:hAnsi="Arial" w:cs="Arial"/>
              </w:rPr>
              <w:t>Cartographers and Photogrammetrists</w:t>
            </w:r>
          </w:p>
        </w:tc>
        <w:tc>
          <w:tcPr>
            <w:tcW w:w="1615" w:type="dxa"/>
            <w:noWrap/>
            <w:vAlign w:val="center"/>
            <w:hideMark/>
          </w:tcPr>
          <w:p w14:paraId="3AEEE0BD" w14:textId="77777777" w:rsidR="005B311A" w:rsidRPr="005B311A" w:rsidRDefault="005B311A" w:rsidP="005B311A">
            <w:pPr>
              <w:jc w:val="center"/>
              <w:rPr>
                <w:rFonts w:ascii="Arial" w:hAnsi="Arial" w:cs="Arial"/>
              </w:rPr>
            </w:pPr>
            <w:r w:rsidRPr="005B311A">
              <w:rPr>
                <w:rFonts w:ascii="Arial" w:hAnsi="Arial" w:cs="Arial"/>
              </w:rPr>
              <w:t>65.7%</w:t>
            </w:r>
          </w:p>
        </w:tc>
      </w:tr>
      <w:tr w:rsidR="005B311A" w:rsidRPr="005B311A" w14:paraId="4A9C2A5C" w14:textId="77777777" w:rsidTr="005B311A">
        <w:trPr>
          <w:trHeight w:val="300"/>
        </w:trPr>
        <w:tc>
          <w:tcPr>
            <w:tcW w:w="803" w:type="dxa"/>
            <w:noWrap/>
            <w:vAlign w:val="center"/>
            <w:hideMark/>
          </w:tcPr>
          <w:p w14:paraId="56C45996" w14:textId="77777777" w:rsidR="005B311A" w:rsidRPr="005B311A" w:rsidRDefault="005B311A" w:rsidP="005B311A">
            <w:pPr>
              <w:jc w:val="center"/>
              <w:rPr>
                <w:rFonts w:ascii="Arial" w:hAnsi="Arial" w:cs="Arial"/>
              </w:rPr>
            </w:pPr>
            <w:r w:rsidRPr="005B311A">
              <w:rPr>
                <w:rFonts w:ascii="Arial" w:hAnsi="Arial" w:cs="Arial"/>
              </w:rPr>
              <w:t>251</w:t>
            </w:r>
          </w:p>
        </w:tc>
        <w:tc>
          <w:tcPr>
            <w:tcW w:w="6216" w:type="dxa"/>
            <w:noWrap/>
            <w:hideMark/>
          </w:tcPr>
          <w:p w14:paraId="45ADA356" w14:textId="77777777" w:rsidR="005B311A" w:rsidRPr="005B311A" w:rsidRDefault="005B311A">
            <w:pPr>
              <w:rPr>
                <w:rFonts w:ascii="Arial" w:hAnsi="Arial" w:cs="Arial"/>
              </w:rPr>
            </w:pPr>
            <w:r w:rsidRPr="005B311A">
              <w:rPr>
                <w:rFonts w:ascii="Arial" w:hAnsi="Arial" w:cs="Arial"/>
              </w:rPr>
              <w:t>Information Security Analysts</w:t>
            </w:r>
          </w:p>
        </w:tc>
        <w:tc>
          <w:tcPr>
            <w:tcW w:w="1615" w:type="dxa"/>
            <w:noWrap/>
            <w:vAlign w:val="center"/>
            <w:hideMark/>
          </w:tcPr>
          <w:p w14:paraId="315FFDE6" w14:textId="77777777" w:rsidR="005B311A" w:rsidRPr="005B311A" w:rsidRDefault="005B311A" w:rsidP="005B311A">
            <w:pPr>
              <w:jc w:val="center"/>
              <w:rPr>
                <w:rFonts w:ascii="Arial" w:hAnsi="Arial" w:cs="Arial"/>
              </w:rPr>
            </w:pPr>
            <w:r w:rsidRPr="005B311A">
              <w:rPr>
                <w:rFonts w:ascii="Arial" w:hAnsi="Arial" w:cs="Arial"/>
              </w:rPr>
              <w:t>65.4%</w:t>
            </w:r>
          </w:p>
        </w:tc>
      </w:tr>
      <w:tr w:rsidR="005B311A" w:rsidRPr="005B311A" w14:paraId="520A9530" w14:textId="77777777" w:rsidTr="005B311A">
        <w:trPr>
          <w:trHeight w:val="300"/>
        </w:trPr>
        <w:tc>
          <w:tcPr>
            <w:tcW w:w="803" w:type="dxa"/>
            <w:noWrap/>
            <w:vAlign w:val="center"/>
            <w:hideMark/>
          </w:tcPr>
          <w:p w14:paraId="6411E209" w14:textId="77777777" w:rsidR="005B311A" w:rsidRPr="005B311A" w:rsidRDefault="005B311A" w:rsidP="005B311A">
            <w:pPr>
              <w:jc w:val="center"/>
              <w:rPr>
                <w:rFonts w:ascii="Arial" w:hAnsi="Arial" w:cs="Arial"/>
              </w:rPr>
            </w:pPr>
            <w:r w:rsidRPr="005B311A">
              <w:rPr>
                <w:rFonts w:ascii="Arial" w:hAnsi="Arial" w:cs="Arial"/>
              </w:rPr>
              <w:t>252</w:t>
            </w:r>
          </w:p>
        </w:tc>
        <w:tc>
          <w:tcPr>
            <w:tcW w:w="6216" w:type="dxa"/>
            <w:noWrap/>
            <w:hideMark/>
          </w:tcPr>
          <w:p w14:paraId="1D197293" w14:textId="77777777" w:rsidR="005B311A" w:rsidRPr="005B311A" w:rsidRDefault="005B311A">
            <w:pPr>
              <w:rPr>
                <w:rFonts w:ascii="Arial" w:hAnsi="Arial" w:cs="Arial"/>
              </w:rPr>
            </w:pPr>
            <w:r w:rsidRPr="005B311A">
              <w:rPr>
                <w:rFonts w:ascii="Arial" w:hAnsi="Arial" w:cs="Arial"/>
              </w:rPr>
              <w:t>Camera and Photographic Equipment Repairers</w:t>
            </w:r>
          </w:p>
        </w:tc>
        <w:tc>
          <w:tcPr>
            <w:tcW w:w="1615" w:type="dxa"/>
            <w:noWrap/>
            <w:vAlign w:val="center"/>
            <w:hideMark/>
          </w:tcPr>
          <w:p w14:paraId="744D3C2E" w14:textId="77777777" w:rsidR="005B311A" w:rsidRPr="005B311A" w:rsidRDefault="005B311A" w:rsidP="005B311A">
            <w:pPr>
              <w:jc w:val="center"/>
              <w:rPr>
                <w:rFonts w:ascii="Arial" w:hAnsi="Arial" w:cs="Arial"/>
              </w:rPr>
            </w:pPr>
            <w:r w:rsidRPr="005B311A">
              <w:rPr>
                <w:rFonts w:ascii="Arial" w:hAnsi="Arial" w:cs="Arial"/>
              </w:rPr>
              <w:t>65.2%</w:t>
            </w:r>
          </w:p>
        </w:tc>
      </w:tr>
      <w:tr w:rsidR="005B311A" w:rsidRPr="005B311A" w14:paraId="5951ED69" w14:textId="77777777" w:rsidTr="005B311A">
        <w:trPr>
          <w:trHeight w:val="300"/>
        </w:trPr>
        <w:tc>
          <w:tcPr>
            <w:tcW w:w="803" w:type="dxa"/>
            <w:noWrap/>
            <w:vAlign w:val="center"/>
            <w:hideMark/>
          </w:tcPr>
          <w:p w14:paraId="7B0A429A" w14:textId="77777777" w:rsidR="005B311A" w:rsidRPr="005B311A" w:rsidRDefault="005B311A" w:rsidP="005B311A">
            <w:pPr>
              <w:jc w:val="center"/>
              <w:rPr>
                <w:rFonts w:ascii="Arial" w:hAnsi="Arial" w:cs="Arial"/>
              </w:rPr>
            </w:pPr>
            <w:r w:rsidRPr="005B311A">
              <w:rPr>
                <w:rFonts w:ascii="Arial" w:hAnsi="Arial" w:cs="Arial"/>
              </w:rPr>
              <w:lastRenderedPageBreak/>
              <w:t>253</w:t>
            </w:r>
          </w:p>
        </w:tc>
        <w:tc>
          <w:tcPr>
            <w:tcW w:w="6216" w:type="dxa"/>
            <w:noWrap/>
            <w:hideMark/>
          </w:tcPr>
          <w:p w14:paraId="53AA0AED" w14:textId="77777777" w:rsidR="005B311A" w:rsidRPr="005B311A" w:rsidRDefault="005B311A">
            <w:pPr>
              <w:rPr>
                <w:rFonts w:ascii="Arial" w:hAnsi="Arial" w:cs="Arial"/>
              </w:rPr>
            </w:pPr>
            <w:r w:rsidRPr="005B311A">
              <w:rPr>
                <w:rFonts w:ascii="Arial" w:hAnsi="Arial" w:cs="Arial"/>
              </w:rPr>
              <w:t>Inspectors, Testers, Sorters, Samplers, and Weighers</w:t>
            </w:r>
          </w:p>
        </w:tc>
        <w:tc>
          <w:tcPr>
            <w:tcW w:w="1615" w:type="dxa"/>
            <w:noWrap/>
            <w:vAlign w:val="center"/>
            <w:hideMark/>
          </w:tcPr>
          <w:p w14:paraId="3D71FF0A" w14:textId="77777777" w:rsidR="005B311A" w:rsidRPr="005B311A" w:rsidRDefault="005B311A" w:rsidP="005B311A">
            <w:pPr>
              <w:jc w:val="center"/>
              <w:rPr>
                <w:rFonts w:ascii="Arial" w:hAnsi="Arial" w:cs="Arial"/>
              </w:rPr>
            </w:pPr>
            <w:r w:rsidRPr="005B311A">
              <w:rPr>
                <w:rFonts w:ascii="Arial" w:hAnsi="Arial" w:cs="Arial"/>
              </w:rPr>
              <w:t>64.8%</w:t>
            </w:r>
          </w:p>
        </w:tc>
      </w:tr>
      <w:tr w:rsidR="005B311A" w:rsidRPr="005B311A" w14:paraId="782F0350" w14:textId="77777777" w:rsidTr="005B311A">
        <w:trPr>
          <w:trHeight w:val="300"/>
        </w:trPr>
        <w:tc>
          <w:tcPr>
            <w:tcW w:w="803" w:type="dxa"/>
            <w:noWrap/>
            <w:vAlign w:val="center"/>
            <w:hideMark/>
          </w:tcPr>
          <w:p w14:paraId="370DB9A0" w14:textId="77777777" w:rsidR="005B311A" w:rsidRPr="005B311A" w:rsidRDefault="005B311A" w:rsidP="005B311A">
            <w:pPr>
              <w:jc w:val="center"/>
              <w:rPr>
                <w:rFonts w:ascii="Arial" w:hAnsi="Arial" w:cs="Arial"/>
              </w:rPr>
            </w:pPr>
            <w:r w:rsidRPr="005B311A">
              <w:rPr>
                <w:rFonts w:ascii="Arial" w:hAnsi="Arial" w:cs="Arial"/>
              </w:rPr>
              <w:t>254</w:t>
            </w:r>
          </w:p>
        </w:tc>
        <w:tc>
          <w:tcPr>
            <w:tcW w:w="6216" w:type="dxa"/>
            <w:noWrap/>
            <w:hideMark/>
          </w:tcPr>
          <w:p w14:paraId="2496F8DB" w14:textId="77777777" w:rsidR="005B311A" w:rsidRPr="005B311A" w:rsidRDefault="005B311A">
            <w:pPr>
              <w:rPr>
                <w:rFonts w:ascii="Arial" w:hAnsi="Arial" w:cs="Arial"/>
              </w:rPr>
            </w:pPr>
            <w:r w:rsidRPr="005B311A">
              <w:rPr>
                <w:rFonts w:ascii="Arial" w:hAnsi="Arial" w:cs="Arial"/>
              </w:rPr>
              <w:t>Geoscientists, Except Hydrologists and Geographers</w:t>
            </w:r>
          </w:p>
        </w:tc>
        <w:tc>
          <w:tcPr>
            <w:tcW w:w="1615" w:type="dxa"/>
            <w:noWrap/>
            <w:vAlign w:val="center"/>
            <w:hideMark/>
          </w:tcPr>
          <w:p w14:paraId="4ED5B935" w14:textId="77777777" w:rsidR="005B311A" w:rsidRPr="005B311A" w:rsidRDefault="005B311A" w:rsidP="005B311A">
            <w:pPr>
              <w:jc w:val="center"/>
              <w:rPr>
                <w:rFonts w:ascii="Arial" w:hAnsi="Arial" w:cs="Arial"/>
              </w:rPr>
            </w:pPr>
            <w:r w:rsidRPr="005B311A">
              <w:rPr>
                <w:rFonts w:ascii="Arial" w:hAnsi="Arial" w:cs="Arial"/>
              </w:rPr>
              <w:t>64.7%</w:t>
            </w:r>
          </w:p>
        </w:tc>
      </w:tr>
      <w:tr w:rsidR="005B311A" w:rsidRPr="005B311A" w14:paraId="0207A10E" w14:textId="77777777" w:rsidTr="005B311A">
        <w:trPr>
          <w:trHeight w:val="300"/>
        </w:trPr>
        <w:tc>
          <w:tcPr>
            <w:tcW w:w="803" w:type="dxa"/>
            <w:noWrap/>
            <w:vAlign w:val="center"/>
            <w:hideMark/>
          </w:tcPr>
          <w:p w14:paraId="3E9F04D4" w14:textId="77777777" w:rsidR="005B311A" w:rsidRPr="005B311A" w:rsidRDefault="005B311A" w:rsidP="005B311A">
            <w:pPr>
              <w:jc w:val="center"/>
              <w:rPr>
                <w:rFonts w:ascii="Arial" w:hAnsi="Arial" w:cs="Arial"/>
              </w:rPr>
            </w:pPr>
            <w:r w:rsidRPr="005B311A">
              <w:rPr>
                <w:rFonts w:ascii="Arial" w:hAnsi="Arial" w:cs="Arial"/>
              </w:rPr>
              <w:t>255</w:t>
            </w:r>
          </w:p>
        </w:tc>
        <w:tc>
          <w:tcPr>
            <w:tcW w:w="6216" w:type="dxa"/>
            <w:noWrap/>
            <w:hideMark/>
          </w:tcPr>
          <w:p w14:paraId="75892117" w14:textId="77777777" w:rsidR="005B311A" w:rsidRPr="005B311A" w:rsidRDefault="005B311A">
            <w:pPr>
              <w:rPr>
                <w:rFonts w:ascii="Arial" w:hAnsi="Arial" w:cs="Arial"/>
              </w:rPr>
            </w:pPr>
            <w:r w:rsidRPr="005B311A">
              <w:rPr>
                <w:rFonts w:ascii="Arial" w:hAnsi="Arial" w:cs="Arial"/>
              </w:rPr>
              <w:t>Locker Room, Coatroom, and Dressing Room Attendants</w:t>
            </w:r>
          </w:p>
        </w:tc>
        <w:tc>
          <w:tcPr>
            <w:tcW w:w="1615" w:type="dxa"/>
            <w:noWrap/>
            <w:vAlign w:val="center"/>
            <w:hideMark/>
          </w:tcPr>
          <w:p w14:paraId="28C754A9" w14:textId="77777777" w:rsidR="005B311A" w:rsidRPr="005B311A" w:rsidRDefault="005B311A" w:rsidP="005B311A">
            <w:pPr>
              <w:jc w:val="center"/>
              <w:rPr>
                <w:rFonts w:ascii="Arial" w:hAnsi="Arial" w:cs="Arial"/>
              </w:rPr>
            </w:pPr>
            <w:r w:rsidRPr="005B311A">
              <w:rPr>
                <w:rFonts w:ascii="Arial" w:hAnsi="Arial" w:cs="Arial"/>
              </w:rPr>
              <w:t>64.6%</w:t>
            </w:r>
          </w:p>
        </w:tc>
      </w:tr>
      <w:tr w:rsidR="005B311A" w:rsidRPr="005B311A" w14:paraId="3227E55A" w14:textId="77777777" w:rsidTr="005B311A">
        <w:trPr>
          <w:trHeight w:val="300"/>
        </w:trPr>
        <w:tc>
          <w:tcPr>
            <w:tcW w:w="803" w:type="dxa"/>
            <w:noWrap/>
            <w:vAlign w:val="center"/>
            <w:hideMark/>
          </w:tcPr>
          <w:p w14:paraId="79BA3866" w14:textId="77777777" w:rsidR="005B311A" w:rsidRPr="005B311A" w:rsidRDefault="005B311A" w:rsidP="005B311A">
            <w:pPr>
              <w:jc w:val="center"/>
              <w:rPr>
                <w:rFonts w:ascii="Arial" w:hAnsi="Arial" w:cs="Arial"/>
              </w:rPr>
            </w:pPr>
            <w:r w:rsidRPr="005B311A">
              <w:rPr>
                <w:rFonts w:ascii="Arial" w:hAnsi="Arial" w:cs="Arial"/>
              </w:rPr>
              <w:t>256</w:t>
            </w:r>
          </w:p>
        </w:tc>
        <w:tc>
          <w:tcPr>
            <w:tcW w:w="6216" w:type="dxa"/>
            <w:noWrap/>
            <w:hideMark/>
          </w:tcPr>
          <w:p w14:paraId="7812A899" w14:textId="77777777" w:rsidR="005B311A" w:rsidRPr="005B311A" w:rsidRDefault="005B311A">
            <w:pPr>
              <w:rPr>
                <w:rFonts w:ascii="Arial" w:hAnsi="Arial" w:cs="Arial"/>
              </w:rPr>
            </w:pPr>
            <w:r w:rsidRPr="005B311A">
              <w:rPr>
                <w:rFonts w:ascii="Arial" w:hAnsi="Arial" w:cs="Arial"/>
              </w:rPr>
              <w:t>Mechanical Door Repairers</w:t>
            </w:r>
          </w:p>
        </w:tc>
        <w:tc>
          <w:tcPr>
            <w:tcW w:w="1615" w:type="dxa"/>
            <w:noWrap/>
            <w:vAlign w:val="center"/>
            <w:hideMark/>
          </w:tcPr>
          <w:p w14:paraId="7EDAFCF9" w14:textId="77777777" w:rsidR="005B311A" w:rsidRPr="005B311A" w:rsidRDefault="005B311A" w:rsidP="005B311A">
            <w:pPr>
              <w:jc w:val="center"/>
              <w:rPr>
                <w:rFonts w:ascii="Arial" w:hAnsi="Arial" w:cs="Arial"/>
              </w:rPr>
            </w:pPr>
            <w:r w:rsidRPr="005B311A">
              <w:rPr>
                <w:rFonts w:ascii="Arial" w:hAnsi="Arial" w:cs="Arial"/>
              </w:rPr>
              <w:t>64.3%</w:t>
            </w:r>
          </w:p>
        </w:tc>
      </w:tr>
      <w:tr w:rsidR="005B311A" w:rsidRPr="005B311A" w14:paraId="62755AAD" w14:textId="77777777" w:rsidTr="005B311A">
        <w:trPr>
          <w:trHeight w:val="300"/>
        </w:trPr>
        <w:tc>
          <w:tcPr>
            <w:tcW w:w="803" w:type="dxa"/>
            <w:noWrap/>
            <w:vAlign w:val="center"/>
            <w:hideMark/>
          </w:tcPr>
          <w:p w14:paraId="3F968224" w14:textId="77777777" w:rsidR="005B311A" w:rsidRPr="005B311A" w:rsidRDefault="005B311A" w:rsidP="005B311A">
            <w:pPr>
              <w:jc w:val="center"/>
              <w:rPr>
                <w:rFonts w:ascii="Arial" w:hAnsi="Arial" w:cs="Arial"/>
              </w:rPr>
            </w:pPr>
            <w:r w:rsidRPr="005B311A">
              <w:rPr>
                <w:rFonts w:ascii="Arial" w:hAnsi="Arial" w:cs="Arial"/>
              </w:rPr>
              <w:t>257</w:t>
            </w:r>
          </w:p>
        </w:tc>
        <w:tc>
          <w:tcPr>
            <w:tcW w:w="6216" w:type="dxa"/>
            <w:noWrap/>
            <w:hideMark/>
          </w:tcPr>
          <w:p w14:paraId="0C0B6DC2" w14:textId="77777777" w:rsidR="005B311A" w:rsidRPr="005B311A" w:rsidRDefault="005B311A">
            <w:pPr>
              <w:rPr>
                <w:rFonts w:ascii="Arial" w:hAnsi="Arial" w:cs="Arial"/>
              </w:rPr>
            </w:pPr>
            <w:r w:rsidRPr="005B311A">
              <w:rPr>
                <w:rFonts w:ascii="Arial" w:hAnsi="Arial" w:cs="Arial"/>
              </w:rPr>
              <w:t>Water and Wastewater Treatment Plant and System Operators</w:t>
            </w:r>
          </w:p>
        </w:tc>
        <w:tc>
          <w:tcPr>
            <w:tcW w:w="1615" w:type="dxa"/>
            <w:noWrap/>
            <w:vAlign w:val="center"/>
            <w:hideMark/>
          </w:tcPr>
          <w:p w14:paraId="2D7E5450" w14:textId="77777777" w:rsidR="005B311A" w:rsidRPr="005B311A" w:rsidRDefault="005B311A" w:rsidP="005B311A">
            <w:pPr>
              <w:jc w:val="center"/>
              <w:rPr>
                <w:rFonts w:ascii="Arial" w:hAnsi="Arial" w:cs="Arial"/>
              </w:rPr>
            </w:pPr>
            <w:r w:rsidRPr="005B311A">
              <w:rPr>
                <w:rFonts w:ascii="Arial" w:hAnsi="Arial" w:cs="Arial"/>
              </w:rPr>
              <w:t>64.2%</w:t>
            </w:r>
          </w:p>
        </w:tc>
      </w:tr>
      <w:tr w:rsidR="005B311A" w:rsidRPr="005B311A" w14:paraId="1E33F02F" w14:textId="77777777" w:rsidTr="005B311A">
        <w:trPr>
          <w:trHeight w:val="300"/>
        </w:trPr>
        <w:tc>
          <w:tcPr>
            <w:tcW w:w="803" w:type="dxa"/>
            <w:noWrap/>
            <w:vAlign w:val="center"/>
            <w:hideMark/>
          </w:tcPr>
          <w:p w14:paraId="4B2481FA" w14:textId="77777777" w:rsidR="005B311A" w:rsidRPr="005B311A" w:rsidRDefault="005B311A" w:rsidP="005B311A">
            <w:pPr>
              <w:jc w:val="center"/>
              <w:rPr>
                <w:rFonts w:ascii="Arial" w:hAnsi="Arial" w:cs="Arial"/>
              </w:rPr>
            </w:pPr>
            <w:r w:rsidRPr="005B311A">
              <w:rPr>
                <w:rFonts w:ascii="Arial" w:hAnsi="Arial" w:cs="Arial"/>
              </w:rPr>
              <w:t>258</w:t>
            </w:r>
          </w:p>
        </w:tc>
        <w:tc>
          <w:tcPr>
            <w:tcW w:w="6216" w:type="dxa"/>
            <w:noWrap/>
            <w:hideMark/>
          </w:tcPr>
          <w:p w14:paraId="529B3992" w14:textId="77777777" w:rsidR="005B311A" w:rsidRPr="005B311A" w:rsidRDefault="005B311A">
            <w:pPr>
              <w:rPr>
                <w:rFonts w:ascii="Arial" w:hAnsi="Arial" w:cs="Arial"/>
              </w:rPr>
            </w:pPr>
            <w:r w:rsidRPr="005B311A">
              <w:rPr>
                <w:rFonts w:ascii="Arial" w:hAnsi="Arial" w:cs="Arial"/>
              </w:rPr>
              <w:t>Medical and Clinical Laboratory Technicians</w:t>
            </w:r>
          </w:p>
        </w:tc>
        <w:tc>
          <w:tcPr>
            <w:tcW w:w="1615" w:type="dxa"/>
            <w:noWrap/>
            <w:vAlign w:val="center"/>
            <w:hideMark/>
          </w:tcPr>
          <w:p w14:paraId="27FC8981" w14:textId="77777777" w:rsidR="005B311A" w:rsidRPr="005B311A" w:rsidRDefault="005B311A" w:rsidP="005B311A">
            <w:pPr>
              <w:jc w:val="center"/>
              <w:rPr>
                <w:rFonts w:ascii="Arial" w:hAnsi="Arial" w:cs="Arial"/>
              </w:rPr>
            </w:pPr>
            <w:r w:rsidRPr="005B311A">
              <w:rPr>
                <w:rFonts w:ascii="Arial" w:hAnsi="Arial" w:cs="Arial"/>
              </w:rPr>
              <w:t>64.1%</w:t>
            </w:r>
          </w:p>
        </w:tc>
      </w:tr>
      <w:tr w:rsidR="005B311A" w:rsidRPr="005B311A" w14:paraId="28C42663" w14:textId="77777777" w:rsidTr="005B311A">
        <w:trPr>
          <w:trHeight w:val="300"/>
        </w:trPr>
        <w:tc>
          <w:tcPr>
            <w:tcW w:w="803" w:type="dxa"/>
            <w:noWrap/>
            <w:vAlign w:val="center"/>
            <w:hideMark/>
          </w:tcPr>
          <w:p w14:paraId="4991F824" w14:textId="77777777" w:rsidR="005B311A" w:rsidRPr="005B311A" w:rsidRDefault="005B311A" w:rsidP="005B311A">
            <w:pPr>
              <w:jc w:val="center"/>
              <w:rPr>
                <w:rFonts w:ascii="Arial" w:hAnsi="Arial" w:cs="Arial"/>
              </w:rPr>
            </w:pPr>
            <w:r w:rsidRPr="005B311A">
              <w:rPr>
                <w:rFonts w:ascii="Arial" w:hAnsi="Arial" w:cs="Arial"/>
              </w:rPr>
              <w:t>259</w:t>
            </w:r>
          </w:p>
        </w:tc>
        <w:tc>
          <w:tcPr>
            <w:tcW w:w="6216" w:type="dxa"/>
            <w:noWrap/>
            <w:hideMark/>
          </w:tcPr>
          <w:p w14:paraId="7FE95856" w14:textId="77777777" w:rsidR="005B311A" w:rsidRPr="005B311A" w:rsidRDefault="005B311A">
            <w:pPr>
              <w:rPr>
                <w:rFonts w:ascii="Arial" w:hAnsi="Arial" w:cs="Arial"/>
              </w:rPr>
            </w:pPr>
            <w:r w:rsidRPr="005B311A">
              <w:rPr>
                <w:rFonts w:ascii="Arial" w:hAnsi="Arial" w:cs="Arial"/>
              </w:rPr>
              <w:t>Fallers</w:t>
            </w:r>
          </w:p>
        </w:tc>
        <w:tc>
          <w:tcPr>
            <w:tcW w:w="1615" w:type="dxa"/>
            <w:noWrap/>
            <w:vAlign w:val="center"/>
            <w:hideMark/>
          </w:tcPr>
          <w:p w14:paraId="35EEE496" w14:textId="77777777" w:rsidR="005B311A" w:rsidRPr="005B311A" w:rsidRDefault="005B311A" w:rsidP="005B311A">
            <w:pPr>
              <w:jc w:val="center"/>
              <w:rPr>
                <w:rFonts w:ascii="Arial" w:hAnsi="Arial" w:cs="Arial"/>
              </w:rPr>
            </w:pPr>
            <w:r w:rsidRPr="005B311A">
              <w:rPr>
                <w:rFonts w:ascii="Arial" w:hAnsi="Arial" w:cs="Arial"/>
              </w:rPr>
              <w:t>64.0%</w:t>
            </w:r>
          </w:p>
        </w:tc>
      </w:tr>
      <w:tr w:rsidR="005B311A" w:rsidRPr="005B311A" w14:paraId="557D8F7F" w14:textId="77777777" w:rsidTr="005B311A">
        <w:trPr>
          <w:trHeight w:val="300"/>
        </w:trPr>
        <w:tc>
          <w:tcPr>
            <w:tcW w:w="803" w:type="dxa"/>
            <w:noWrap/>
            <w:vAlign w:val="center"/>
            <w:hideMark/>
          </w:tcPr>
          <w:p w14:paraId="080159EB" w14:textId="77777777" w:rsidR="005B311A" w:rsidRPr="005B311A" w:rsidRDefault="005B311A" w:rsidP="005B311A">
            <w:pPr>
              <w:jc w:val="center"/>
              <w:rPr>
                <w:rFonts w:ascii="Arial" w:hAnsi="Arial" w:cs="Arial"/>
              </w:rPr>
            </w:pPr>
            <w:r w:rsidRPr="005B311A">
              <w:rPr>
                <w:rFonts w:ascii="Arial" w:hAnsi="Arial" w:cs="Arial"/>
              </w:rPr>
              <w:t>260</w:t>
            </w:r>
          </w:p>
        </w:tc>
        <w:tc>
          <w:tcPr>
            <w:tcW w:w="6216" w:type="dxa"/>
            <w:noWrap/>
            <w:hideMark/>
          </w:tcPr>
          <w:p w14:paraId="36E33775" w14:textId="77777777" w:rsidR="005B311A" w:rsidRPr="005B311A" w:rsidRDefault="005B311A">
            <w:pPr>
              <w:rPr>
                <w:rFonts w:ascii="Arial" w:hAnsi="Arial" w:cs="Arial"/>
              </w:rPr>
            </w:pPr>
            <w:r w:rsidRPr="005B311A">
              <w:rPr>
                <w:rFonts w:ascii="Arial" w:hAnsi="Arial" w:cs="Arial"/>
              </w:rPr>
              <w:t>Electrical and Electronic Equipment Assemblers</w:t>
            </w:r>
          </w:p>
        </w:tc>
        <w:tc>
          <w:tcPr>
            <w:tcW w:w="1615" w:type="dxa"/>
            <w:noWrap/>
            <w:vAlign w:val="center"/>
            <w:hideMark/>
          </w:tcPr>
          <w:p w14:paraId="45D347FD" w14:textId="77777777" w:rsidR="005B311A" w:rsidRPr="005B311A" w:rsidRDefault="005B311A" w:rsidP="005B311A">
            <w:pPr>
              <w:jc w:val="center"/>
              <w:rPr>
                <w:rFonts w:ascii="Arial" w:hAnsi="Arial" w:cs="Arial"/>
              </w:rPr>
            </w:pPr>
            <w:r w:rsidRPr="005B311A">
              <w:rPr>
                <w:rFonts w:ascii="Arial" w:hAnsi="Arial" w:cs="Arial"/>
              </w:rPr>
              <w:t>64.0%</w:t>
            </w:r>
          </w:p>
        </w:tc>
      </w:tr>
      <w:tr w:rsidR="005B311A" w:rsidRPr="005B311A" w14:paraId="6A8D8323" w14:textId="77777777" w:rsidTr="005B311A">
        <w:trPr>
          <w:trHeight w:val="300"/>
        </w:trPr>
        <w:tc>
          <w:tcPr>
            <w:tcW w:w="803" w:type="dxa"/>
            <w:noWrap/>
            <w:vAlign w:val="center"/>
            <w:hideMark/>
          </w:tcPr>
          <w:p w14:paraId="4CF6EC21" w14:textId="77777777" w:rsidR="005B311A" w:rsidRPr="005B311A" w:rsidRDefault="005B311A" w:rsidP="005B311A">
            <w:pPr>
              <w:jc w:val="center"/>
              <w:rPr>
                <w:rFonts w:ascii="Arial" w:hAnsi="Arial" w:cs="Arial"/>
              </w:rPr>
            </w:pPr>
            <w:r w:rsidRPr="005B311A">
              <w:rPr>
                <w:rFonts w:ascii="Arial" w:hAnsi="Arial" w:cs="Arial"/>
              </w:rPr>
              <w:t>261</w:t>
            </w:r>
          </w:p>
        </w:tc>
        <w:tc>
          <w:tcPr>
            <w:tcW w:w="6216" w:type="dxa"/>
            <w:noWrap/>
            <w:hideMark/>
          </w:tcPr>
          <w:p w14:paraId="37CD8488" w14:textId="77777777" w:rsidR="005B311A" w:rsidRPr="005B311A" w:rsidRDefault="005B311A">
            <w:pPr>
              <w:rPr>
                <w:rFonts w:ascii="Arial" w:hAnsi="Arial" w:cs="Arial"/>
              </w:rPr>
            </w:pPr>
            <w:r w:rsidRPr="005B311A">
              <w:rPr>
                <w:rFonts w:ascii="Arial" w:hAnsi="Arial" w:cs="Arial"/>
              </w:rPr>
              <w:t>First-Line Supervisors of Food Preparation and Serving Workers</w:t>
            </w:r>
          </w:p>
        </w:tc>
        <w:tc>
          <w:tcPr>
            <w:tcW w:w="1615" w:type="dxa"/>
            <w:noWrap/>
            <w:vAlign w:val="center"/>
            <w:hideMark/>
          </w:tcPr>
          <w:p w14:paraId="62622760" w14:textId="77777777" w:rsidR="005B311A" w:rsidRPr="005B311A" w:rsidRDefault="005B311A" w:rsidP="005B311A">
            <w:pPr>
              <w:jc w:val="center"/>
              <w:rPr>
                <w:rFonts w:ascii="Arial" w:hAnsi="Arial" w:cs="Arial"/>
              </w:rPr>
            </w:pPr>
            <w:r w:rsidRPr="005B311A">
              <w:rPr>
                <w:rFonts w:ascii="Arial" w:hAnsi="Arial" w:cs="Arial"/>
              </w:rPr>
              <w:t>63.8%</w:t>
            </w:r>
          </w:p>
        </w:tc>
      </w:tr>
      <w:tr w:rsidR="005B311A" w:rsidRPr="005B311A" w14:paraId="76D48527" w14:textId="77777777" w:rsidTr="005B311A">
        <w:trPr>
          <w:trHeight w:val="300"/>
        </w:trPr>
        <w:tc>
          <w:tcPr>
            <w:tcW w:w="803" w:type="dxa"/>
            <w:noWrap/>
            <w:vAlign w:val="center"/>
            <w:hideMark/>
          </w:tcPr>
          <w:p w14:paraId="51ECB9D1" w14:textId="77777777" w:rsidR="005B311A" w:rsidRPr="005B311A" w:rsidRDefault="005B311A" w:rsidP="005B311A">
            <w:pPr>
              <w:jc w:val="center"/>
              <w:rPr>
                <w:rFonts w:ascii="Arial" w:hAnsi="Arial" w:cs="Arial"/>
              </w:rPr>
            </w:pPr>
            <w:r w:rsidRPr="005B311A">
              <w:rPr>
                <w:rFonts w:ascii="Arial" w:hAnsi="Arial" w:cs="Arial"/>
              </w:rPr>
              <w:t>262</w:t>
            </w:r>
          </w:p>
        </w:tc>
        <w:tc>
          <w:tcPr>
            <w:tcW w:w="6216" w:type="dxa"/>
            <w:noWrap/>
            <w:hideMark/>
          </w:tcPr>
          <w:p w14:paraId="01A17A8B" w14:textId="77777777" w:rsidR="005B311A" w:rsidRPr="005B311A" w:rsidRDefault="005B311A">
            <w:pPr>
              <w:rPr>
                <w:rFonts w:ascii="Arial" w:hAnsi="Arial" w:cs="Arial"/>
              </w:rPr>
            </w:pPr>
            <w:r w:rsidRPr="005B311A">
              <w:rPr>
                <w:rFonts w:ascii="Arial" w:hAnsi="Arial" w:cs="Arial"/>
              </w:rPr>
              <w:t>Shampooers</w:t>
            </w:r>
          </w:p>
        </w:tc>
        <w:tc>
          <w:tcPr>
            <w:tcW w:w="1615" w:type="dxa"/>
            <w:noWrap/>
            <w:vAlign w:val="center"/>
            <w:hideMark/>
          </w:tcPr>
          <w:p w14:paraId="2AE6E463" w14:textId="77777777" w:rsidR="005B311A" w:rsidRPr="005B311A" w:rsidRDefault="005B311A" w:rsidP="005B311A">
            <w:pPr>
              <w:jc w:val="center"/>
              <w:rPr>
                <w:rFonts w:ascii="Arial" w:hAnsi="Arial" w:cs="Arial"/>
              </w:rPr>
            </w:pPr>
            <w:r w:rsidRPr="005B311A">
              <w:rPr>
                <w:rFonts w:ascii="Arial" w:hAnsi="Arial" w:cs="Arial"/>
              </w:rPr>
              <w:t>63.5%</w:t>
            </w:r>
          </w:p>
        </w:tc>
      </w:tr>
      <w:tr w:rsidR="005B311A" w:rsidRPr="005B311A" w14:paraId="3E503C97" w14:textId="77777777" w:rsidTr="005B311A">
        <w:trPr>
          <w:trHeight w:val="300"/>
        </w:trPr>
        <w:tc>
          <w:tcPr>
            <w:tcW w:w="803" w:type="dxa"/>
            <w:noWrap/>
            <w:vAlign w:val="center"/>
            <w:hideMark/>
          </w:tcPr>
          <w:p w14:paraId="520510AE" w14:textId="77777777" w:rsidR="005B311A" w:rsidRPr="005B311A" w:rsidRDefault="005B311A" w:rsidP="005B311A">
            <w:pPr>
              <w:jc w:val="center"/>
              <w:rPr>
                <w:rFonts w:ascii="Arial" w:hAnsi="Arial" w:cs="Arial"/>
              </w:rPr>
            </w:pPr>
            <w:r w:rsidRPr="005B311A">
              <w:rPr>
                <w:rFonts w:ascii="Arial" w:hAnsi="Arial" w:cs="Arial"/>
              </w:rPr>
              <w:t>263</w:t>
            </w:r>
          </w:p>
        </w:tc>
        <w:tc>
          <w:tcPr>
            <w:tcW w:w="6216" w:type="dxa"/>
            <w:noWrap/>
            <w:hideMark/>
          </w:tcPr>
          <w:p w14:paraId="275DCDD6" w14:textId="77777777" w:rsidR="005B311A" w:rsidRPr="005B311A" w:rsidRDefault="005B311A">
            <w:pPr>
              <w:rPr>
                <w:rFonts w:ascii="Arial" w:hAnsi="Arial" w:cs="Arial"/>
              </w:rPr>
            </w:pPr>
            <w:r w:rsidRPr="005B311A">
              <w:rPr>
                <w:rFonts w:ascii="Arial" w:hAnsi="Arial" w:cs="Arial"/>
              </w:rPr>
              <w:t>Network and Computer Systems Administrators</w:t>
            </w:r>
          </w:p>
        </w:tc>
        <w:tc>
          <w:tcPr>
            <w:tcW w:w="1615" w:type="dxa"/>
            <w:noWrap/>
            <w:vAlign w:val="center"/>
            <w:hideMark/>
          </w:tcPr>
          <w:p w14:paraId="54AE506D" w14:textId="77777777" w:rsidR="005B311A" w:rsidRPr="005B311A" w:rsidRDefault="005B311A" w:rsidP="005B311A">
            <w:pPr>
              <w:jc w:val="center"/>
              <w:rPr>
                <w:rFonts w:ascii="Arial" w:hAnsi="Arial" w:cs="Arial"/>
              </w:rPr>
            </w:pPr>
            <w:r w:rsidRPr="005B311A">
              <w:rPr>
                <w:rFonts w:ascii="Arial" w:hAnsi="Arial" w:cs="Arial"/>
              </w:rPr>
              <w:t>63.5%</w:t>
            </w:r>
          </w:p>
        </w:tc>
      </w:tr>
      <w:tr w:rsidR="005B311A" w:rsidRPr="005B311A" w14:paraId="737E311C" w14:textId="77777777" w:rsidTr="005B311A">
        <w:trPr>
          <w:trHeight w:val="300"/>
        </w:trPr>
        <w:tc>
          <w:tcPr>
            <w:tcW w:w="803" w:type="dxa"/>
            <w:noWrap/>
            <w:vAlign w:val="center"/>
            <w:hideMark/>
          </w:tcPr>
          <w:p w14:paraId="27314247" w14:textId="77777777" w:rsidR="005B311A" w:rsidRPr="005B311A" w:rsidRDefault="005B311A" w:rsidP="005B311A">
            <w:pPr>
              <w:jc w:val="center"/>
              <w:rPr>
                <w:rFonts w:ascii="Arial" w:hAnsi="Arial" w:cs="Arial"/>
              </w:rPr>
            </w:pPr>
            <w:r w:rsidRPr="005B311A">
              <w:rPr>
                <w:rFonts w:ascii="Arial" w:hAnsi="Arial" w:cs="Arial"/>
              </w:rPr>
              <w:t>264</w:t>
            </w:r>
          </w:p>
        </w:tc>
        <w:tc>
          <w:tcPr>
            <w:tcW w:w="6216" w:type="dxa"/>
            <w:noWrap/>
            <w:hideMark/>
          </w:tcPr>
          <w:p w14:paraId="27C853F8" w14:textId="77777777" w:rsidR="005B311A" w:rsidRPr="005B311A" w:rsidRDefault="005B311A">
            <w:pPr>
              <w:rPr>
                <w:rFonts w:ascii="Arial" w:hAnsi="Arial" w:cs="Arial"/>
              </w:rPr>
            </w:pPr>
            <w:r w:rsidRPr="005B311A">
              <w:rPr>
                <w:rFonts w:ascii="Arial" w:hAnsi="Arial" w:cs="Arial"/>
              </w:rPr>
              <w:t>Computer Operators</w:t>
            </w:r>
          </w:p>
        </w:tc>
        <w:tc>
          <w:tcPr>
            <w:tcW w:w="1615" w:type="dxa"/>
            <w:noWrap/>
            <w:vAlign w:val="center"/>
            <w:hideMark/>
          </w:tcPr>
          <w:p w14:paraId="4B4A1115" w14:textId="77777777" w:rsidR="005B311A" w:rsidRPr="005B311A" w:rsidRDefault="005B311A" w:rsidP="005B311A">
            <w:pPr>
              <w:jc w:val="center"/>
              <w:rPr>
                <w:rFonts w:ascii="Arial" w:hAnsi="Arial" w:cs="Arial"/>
              </w:rPr>
            </w:pPr>
            <w:r w:rsidRPr="005B311A">
              <w:rPr>
                <w:rFonts w:ascii="Arial" w:hAnsi="Arial" w:cs="Arial"/>
              </w:rPr>
              <w:t>63.4%</w:t>
            </w:r>
          </w:p>
        </w:tc>
      </w:tr>
      <w:tr w:rsidR="005B311A" w:rsidRPr="005B311A" w14:paraId="542F0D8B" w14:textId="77777777" w:rsidTr="005B311A">
        <w:trPr>
          <w:trHeight w:val="300"/>
        </w:trPr>
        <w:tc>
          <w:tcPr>
            <w:tcW w:w="803" w:type="dxa"/>
            <w:noWrap/>
            <w:vAlign w:val="center"/>
            <w:hideMark/>
          </w:tcPr>
          <w:p w14:paraId="4B2F013F" w14:textId="77777777" w:rsidR="005B311A" w:rsidRPr="005B311A" w:rsidRDefault="005B311A" w:rsidP="005B311A">
            <w:pPr>
              <w:jc w:val="center"/>
              <w:rPr>
                <w:rFonts w:ascii="Arial" w:hAnsi="Arial" w:cs="Arial"/>
              </w:rPr>
            </w:pPr>
            <w:r w:rsidRPr="005B311A">
              <w:rPr>
                <w:rFonts w:ascii="Arial" w:hAnsi="Arial" w:cs="Arial"/>
              </w:rPr>
              <w:t>265</w:t>
            </w:r>
          </w:p>
        </w:tc>
        <w:tc>
          <w:tcPr>
            <w:tcW w:w="6216" w:type="dxa"/>
            <w:noWrap/>
            <w:hideMark/>
          </w:tcPr>
          <w:p w14:paraId="654FB450" w14:textId="77777777" w:rsidR="005B311A" w:rsidRPr="005B311A" w:rsidRDefault="005B311A">
            <w:pPr>
              <w:rPr>
                <w:rFonts w:ascii="Arial" w:hAnsi="Arial" w:cs="Arial"/>
              </w:rPr>
            </w:pPr>
            <w:r w:rsidRPr="005B311A">
              <w:rPr>
                <w:rFonts w:ascii="Arial" w:hAnsi="Arial" w:cs="Arial"/>
              </w:rPr>
              <w:t>Costume Attendants</w:t>
            </w:r>
          </w:p>
        </w:tc>
        <w:tc>
          <w:tcPr>
            <w:tcW w:w="1615" w:type="dxa"/>
            <w:noWrap/>
            <w:vAlign w:val="center"/>
            <w:hideMark/>
          </w:tcPr>
          <w:p w14:paraId="3DC54684" w14:textId="77777777" w:rsidR="005B311A" w:rsidRPr="005B311A" w:rsidRDefault="005B311A" w:rsidP="005B311A">
            <w:pPr>
              <w:jc w:val="center"/>
              <w:rPr>
                <w:rFonts w:ascii="Arial" w:hAnsi="Arial" w:cs="Arial"/>
              </w:rPr>
            </w:pPr>
            <w:r w:rsidRPr="005B311A">
              <w:rPr>
                <w:rFonts w:ascii="Arial" w:hAnsi="Arial" w:cs="Arial"/>
              </w:rPr>
              <w:t>63.2%</w:t>
            </w:r>
          </w:p>
        </w:tc>
      </w:tr>
      <w:tr w:rsidR="005B311A" w:rsidRPr="005B311A" w14:paraId="6A21A35B" w14:textId="77777777" w:rsidTr="005B311A">
        <w:trPr>
          <w:trHeight w:val="300"/>
        </w:trPr>
        <w:tc>
          <w:tcPr>
            <w:tcW w:w="803" w:type="dxa"/>
            <w:noWrap/>
            <w:vAlign w:val="center"/>
            <w:hideMark/>
          </w:tcPr>
          <w:p w14:paraId="2C27744D" w14:textId="77777777" w:rsidR="005B311A" w:rsidRPr="005B311A" w:rsidRDefault="005B311A" w:rsidP="005B311A">
            <w:pPr>
              <w:jc w:val="center"/>
              <w:rPr>
                <w:rFonts w:ascii="Arial" w:hAnsi="Arial" w:cs="Arial"/>
              </w:rPr>
            </w:pPr>
            <w:r w:rsidRPr="005B311A">
              <w:rPr>
                <w:rFonts w:ascii="Arial" w:hAnsi="Arial" w:cs="Arial"/>
              </w:rPr>
              <w:t>266</w:t>
            </w:r>
          </w:p>
        </w:tc>
        <w:tc>
          <w:tcPr>
            <w:tcW w:w="6216" w:type="dxa"/>
            <w:noWrap/>
            <w:hideMark/>
          </w:tcPr>
          <w:p w14:paraId="00A5698B" w14:textId="77777777" w:rsidR="005B311A" w:rsidRPr="005B311A" w:rsidRDefault="005B311A">
            <w:pPr>
              <w:rPr>
                <w:rFonts w:ascii="Arial" w:hAnsi="Arial" w:cs="Arial"/>
              </w:rPr>
            </w:pPr>
            <w:r w:rsidRPr="005B311A">
              <w:rPr>
                <w:rFonts w:ascii="Arial" w:hAnsi="Arial" w:cs="Arial"/>
              </w:rPr>
              <w:t>Logging Workers, All Other</w:t>
            </w:r>
          </w:p>
        </w:tc>
        <w:tc>
          <w:tcPr>
            <w:tcW w:w="1615" w:type="dxa"/>
            <w:noWrap/>
            <w:vAlign w:val="center"/>
            <w:hideMark/>
          </w:tcPr>
          <w:p w14:paraId="64CEBC7B" w14:textId="77777777" w:rsidR="005B311A" w:rsidRPr="005B311A" w:rsidRDefault="005B311A" w:rsidP="005B311A">
            <w:pPr>
              <w:jc w:val="center"/>
              <w:rPr>
                <w:rFonts w:ascii="Arial" w:hAnsi="Arial" w:cs="Arial"/>
              </w:rPr>
            </w:pPr>
            <w:r w:rsidRPr="005B311A">
              <w:rPr>
                <w:rFonts w:ascii="Arial" w:hAnsi="Arial" w:cs="Arial"/>
              </w:rPr>
              <w:t>62.6%</w:t>
            </w:r>
          </w:p>
        </w:tc>
      </w:tr>
      <w:tr w:rsidR="005B311A" w:rsidRPr="005B311A" w14:paraId="4542FC2E" w14:textId="77777777" w:rsidTr="005B311A">
        <w:trPr>
          <w:trHeight w:val="300"/>
        </w:trPr>
        <w:tc>
          <w:tcPr>
            <w:tcW w:w="803" w:type="dxa"/>
            <w:noWrap/>
            <w:vAlign w:val="center"/>
            <w:hideMark/>
          </w:tcPr>
          <w:p w14:paraId="2784DC36" w14:textId="77777777" w:rsidR="005B311A" w:rsidRPr="005B311A" w:rsidRDefault="005B311A" w:rsidP="005B311A">
            <w:pPr>
              <w:jc w:val="center"/>
              <w:rPr>
                <w:rFonts w:ascii="Arial" w:hAnsi="Arial" w:cs="Arial"/>
              </w:rPr>
            </w:pPr>
            <w:r w:rsidRPr="005B311A">
              <w:rPr>
                <w:rFonts w:ascii="Arial" w:hAnsi="Arial" w:cs="Arial"/>
              </w:rPr>
              <w:t>267</w:t>
            </w:r>
          </w:p>
        </w:tc>
        <w:tc>
          <w:tcPr>
            <w:tcW w:w="6216" w:type="dxa"/>
            <w:noWrap/>
            <w:hideMark/>
          </w:tcPr>
          <w:p w14:paraId="2F00CAA7" w14:textId="77777777" w:rsidR="005B311A" w:rsidRPr="005B311A" w:rsidRDefault="005B311A">
            <w:pPr>
              <w:rPr>
                <w:rFonts w:ascii="Arial" w:hAnsi="Arial" w:cs="Arial"/>
              </w:rPr>
            </w:pPr>
            <w:r w:rsidRPr="005B311A">
              <w:rPr>
                <w:rFonts w:ascii="Arial" w:hAnsi="Arial" w:cs="Arial"/>
              </w:rPr>
              <w:t>Food Servers, Nonrestaurant</w:t>
            </w:r>
          </w:p>
        </w:tc>
        <w:tc>
          <w:tcPr>
            <w:tcW w:w="1615" w:type="dxa"/>
            <w:noWrap/>
            <w:vAlign w:val="center"/>
            <w:hideMark/>
          </w:tcPr>
          <w:p w14:paraId="4C6B23A3" w14:textId="77777777" w:rsidR="005B311A" w:rsidRPr="005B311A" w:rsidRDefault="005B311A" w:rsidP="005B311A">
            <w:pPr>
              <w:jc w:val="center"/>
              <w:rPr>
                <w:rFonts w:ascii="Arial" w:hAnsi="Arial" w:cs="Arial"/>
              </w:rPr>
            </w:pPr>
            <w:r w:rsidRPr="005B311A">
              <w:rPr>
                <w:rFonts w:ascii="Arial" w:hAnsi="Arial" w:cs="Arial"/>
              </w:rPr>
              <w:t>62.2%</w:t>
            </w:r>
          </w:p>
        </w:tc>
      </w:tr>
      <w:tr w:rsidR="005B311A" w:rsidRPr="005B311A" w14:paraId="134851E8" w14:textId="77777777" w:rsidTr="005B311A">
        <w:trPr>
          <w:trHeight w:val="300"/>
        </w:trPr>
        <w:tc>
          <w:tcPr>
            <w:tcW w:w="803" w:type="dxa"/>
            <w:noWrap/>
            <w:vAlign w:val="center"/>
            <w:hideMark/>
          </w:tcPr>
          <w:p w14:paraId="35D153FE" w14:textId="77777777" w:rsidR="005B311A" w:rsidRPr="005B311A" w:rsidRDefault="005B311A" w:rsidP="005B311A">
            <w:pPr>
              <w:jc w:val="center"/>
              <w:rPr>
                <w:rFonts w:ascii="Arial" w:hAnsi="Arial" w:cs="Arial"/>
              </w:rPr>
            </w:pPr>
            <w:r w:rsidRPr="005B311A">
              <w:rPr>
                <w:rFonts w:ascii="Arial" w:hAnsi="Arial" w:cs="Arial"/>
              </w:rPr>
              <w:t>268</w:t>
            </w:r>
          </w:p>
        </w:tc>
        <w:tc>
          <w:tcPr>
            <w:tcW w:w="6216" w:type="dxa"/>
            <w:noWrap/>
            <w:hideMark/>
          </w:tcPr>
          <w:p w14:paraId="3A90049A" w14:textId="77777777" w:rsidR="005B311A" w:rsidRPr="005B311A" w:rsidRDefault="005B311A">
            <w:pPr>
              <w:rPr>
                <w:rFonts w:ascii="Arial" w:hAnsi="Arial" w:cs="Arial"/>
              </w:rPr>
            </w:pPr>
            <w:r w:rsidRPr="005B311A">
              <w:rPr>
                <w:rFonts w:ascii="Arial" w:hAnsi="Arial" w:cs="Arial"/>
              </w:rPr>
              <w:t>Electronic Home Entertainment Equipment Installers and Repairers</w:t>
            </w:r>
          </w:p>
        </w:tc>
        <w:tc>
          <w:tcPr>
            <w:tcW w:w="1615" w:type="dxa"/>
            <w:noWrap/>
            <w:vAlign w:val="center"/>
            <w:hideMark/>
          </w:tcPr>
          <w:p w14:paraId="420D4CCE" w14:textId="77777777" w:rsidR="005B311A" w:rsidRPr="005B311A" w:rsidRDefault="005B311A" w:rsidP="005B311A">
            <w:pPr>
              <w:jc w:val="center"/>
              <w:rPr>
                <w:rFonts w:ascii="Arial" w:hAnsi="Arial" w:cs="Arial"/>
              </w:rPr>
            </w:pPr>
            <w:r w:rsidRPr="005B311A">
              <w:rPr>
                <w:rFonts w:ascii="Arial" w:hAnsi="Arial" w:cs="Arial"/>
              </w:rPr>
              <w:t>62.2%</w:t>
            </w:r>
          </w:p>
        </w:tc>
      </w:tr>
      <w:tr w:rsidR="005B311A" w:rsidRPr="005B311A" w14:paraId="2753EA5C" w14:textId="77777777" w:rsidTr="005B311A">
        <w:trPr>
          <w:trHeight w:val="300"/>
        </w:trPr>
        <w:tc>
          <w:tcPr>
            <w:tcW w:w="803" w:type="dxa"/>
            <w:noWrap/>
            <w:vAlign w:val="center"/>
            <w:hideMark/>
          </w:tcPr>
          <w:p w14:paraId="587AE74E" w14:textId="77777777" w:rsidR="005B311A" w:rsidRPr="005B311A" w:rsidRDefault="005B311A" w:rsidP="005B311A">
            <w:pPr>
              <w:jc w:val="center"/>
              <w:rPr>
                <w:rFonts w:ascii="Arial" w:hAnsi="Arial" w:cs="Arial"/>
              </w:rPr>
            </w:pPr>
            <w:r w:rsidRPr="005B311A">
              <w:rPr>
                <w:rFonts w:ascii="Arial" w:hAnsi="Arial" w:cs="Arial"/>
              </w:rPr>
              <w:t>269</w:t>
            </w:r>
          </w:p>
        </w:tc>
        <w:tc>
          <w:tcPr>
            <w:tcW w:w="6216" w:type="dxa"/>
            <w:noWrap/>
            <w:hideMark/>
          </w:tcPr>
          <w:p w14:paraId="7E0873BF" w14:textId="77777777" w:rsidR="005B311A" w:rsidRPr="005B311A" w:rsidRDefault="005B311A">
            <w:pPr>
              <w:rPr>
                <w:rFonts w:ascii="Arial" w:hAnsi="Arial" w:cs="Arial"/>
              </w:rPr>
            </w:pPr>
            <w:r w:rsidRPr="005B311A">
              <w:rPr>
                <w:rFonts w:ascii="Arial" w:hAnsi="Arial" w:cs="Arial"/>
              </w:rPr>
              <w:t>Broadcast Technicians</w:t>
            </w:r>
          </w:p>
        </w:tc>
        <w:tc>
          <w:tcPr>
            <w:tcW w:w="1615" w:type="dxa"/>
            <w:noWrap/>
            <w:vAlign w:val="center"/>
            <w:hideMark/>
          </w:tcPr>
          <w:p w14:paraId="254D737B" w14:textId="77777777" w:rsidR="005B311A" w:rsidRPr="005B311A" w:rsidRDefault="005B311A" w:rsidP="005B311A">
            <w:pPr>
              <w:jc w:val="center"/>
              <w:rPr>
                <w:rFonts w:ascii="Arial" w:hAnsi="Arial" w:cs="Arial"/>
              </w:rPr>
            </w:pPr>
            <w:r w:rsidRPr="005B311A">
              <w:rPr>
                <w:rFonts w:ascii="Arial" w:hAnsi="Arial" w:cs="Arial"/>
              </w:rPr>
              <w:t>62.0%</w:t>
            </w:r>
          </w:p>
        </w:tc>
      </w:tr>
      <w:tr w:rsidR="005B311A" w:rsidRPr="005B311A" w14:paraId="7A529E12" w14:textId="77777777" w:rsidTr="005B311A">
        <w:trPr>
          <w:trHeight w:val="300"/>
        </w:trPr>
        <w:tc>
          <w:tcPr>
            <w:tcW w:w="803" w:type="dxa"/>
            <w:noWrap/>
            <w:vAlign w:val="center"/>
            <w:hideMark/>
          </w:tcPr>
          <w:p w14:paraId="5952997F" w14:textId="77777777" w:rsidR="005B311A" w:rsidRPr="005B311A" w:rsidRDefault="005B311A" w:rsidP="005B311A">
            <w:pPr>
              <w:jc w:val="center"/>
              <w:rPr>
                <w:rFonts w:ascii="Arial" w:hAnsi="Arial" w:cs="Arial"/>
              </w:rPr>
            </w:pPr>
            <w:r w:rsidRPr="005B311A">
              <w:rPr>
                <w:rFonts w:ascii="Arial" w:hAnsi="Arial" w:cs="Arial"/>
              </w:rPr>
              <w:t>270</w:t>
            </w:r>
          </w:p>
        </w:tc>
        <w:tc>
          <w:tcPr>
            <w:tcW w:w="6216" w:type="dxa"/>
            <w:noWrap/>
            <w:hideMark/>
          </w:tcPr>
          <w:p w14:paraId="50D78151" w14:textId="77777777" w:rsidR="005B311A" w:rsidRPr="005B311A" w:rsidRDefault="005B311A">
            <w:pPr>
              <w:rPr>
                <w:rFonts w:ascii="Arial" w:hAnsi="Arial" w:cs="Arial"/>
              </w:rPr>
            </w:pPr>
            <w:r w:rsidRPr="005B311A">
              <w:rPr>
                <w:rFonts w:ascii="Arial" w:hAnsi="Arial" w:cs="Arial"/>
              </w:rPr>
              <w:t>Pharmacy Aides</w:t>
            </w:r>
          </w:p>
        </w:tc>
        <w:tc>
          <w:tcPr>
            <w:tcW w:w="1615" w:type="dxa"/>
            <w:noWrap/>
            <w:vAlign w:val="center"/>
            <w:hideMark/>
          </w:tcPr>
          <w:p w14:paraId="7688D4A4" w14:textId="77777777" w:rsidR="005B311A" w:rsidRPr="005B311A" w:rsidRDefault="005B311A" w:rsidP="005B311A">
            <w:pPr>
              <w:jc w:val="center"/>
              <w:rPr>
                <w:rFonts w:ascii="Arial" w:hAnsi="Arial" w:cs="Arial"/>
              </w:rPr>
            </w:pPr>
            <w:r w:rsidRPr="005B311A">
              <w:rPr>
                <w:rFonts w:ascii="Arial" w:hAnsi="Arial" w:cs="Arial"/>
              </w:rPr>
              <w:t>61.9%</w:t>
            </w:r>
          </w:p>
        </w:tc>
      </w:tr>
      <w:tr w:rsidR="005B311A" w:rsidRPr="005B311A" w14:paraId="742D1611" w14:textId="77777777" w:rsidTr="005B311A">
        <w:trPr>
          <w:trHeight w:val="300"/>
        </w:trPr>
        <w:tc>
          <w:tcPr>
            <w:tcW w:w="803" w:type="dxa"/>
            <w:noWrap/>
            <w:vAlign w:val="center"/>
            <w:hideMark/>
          </w:tcPr>
          <w:p w14:paraId="4E871A8A" w14:textId="77777777" w:rsidR="005B311A" w:rsidRPr="005B311A" w:rsidRDefault="005B311A" w:rsidP="005B311A">
            <w:pPr>
              <w:jc w:val="center"/>
              <w:rPr>
                <w:rFonts w:ascii="Arial" w:hAnsi="Arial" w:cs="Arial"/>
              </w:rPr>
            </w:pPr>
            <w:r w:rsidRPr="005B311A">
              <w:rPr>
                <w:rFonts w:ascii="Arial" w:hAnsi="Arial" w:cs="Arial"/>
              </w:rPr>
              <w:t>271</w:t>
            </w:r>
          </w:p>
        </w:tc>
        <w:tc>
          <w:tcPr>
            <w:tcW w:w="6216" w:type="dxa"/>
            <w:noWrap/>
            <w:hideMark/>
          </w:tcPr>
          <w:p w14:paraId="3011FFAB" w14:textId="77777777" w:rsidR="005B311A" w:rsidRPr="005B311A" w:rsidRDefault="005B311A">
            <w:pPr>
              <w:rPr>
                <w:rFonts w:ascii="Arial" w:hAnsi="Arial" w:cs="Arial"/>
              </w:rPr>
            </w:pPr>
            <w:r w:rsidRPr="005B311A">
              <w:rPr>
                <w:rFonts w:ascii="Arial" w:hAnsi="Arial" w:cs="Arial"/>
              </w:rPr>
              <w:t>Explosives Workers, Ordnance Handling Experts, and Blasters</w:t>
            </w:r>
          </w:p>
        </w:tc>
        <w:tc>
          <w:tcPr>
            <w:tcW w:w="1615" w:type="dxa"/>
            <w:noWrap/>
            <w:vAlign w:val="center"/>
            <w:hideMark/>
          </w:tcPr>
          <w:p w14:paraId="3D8A0D4D" w14:textId="77777777" w:rsidR="005B311A" w:rsidRPr="005B311A" w:rsidRDefault="005B311A" w:rsidP="005B311A">
            <w:pPr>
              <w:jc w:val="center"/>
              <w:rPr>
                <w:rFonts w:ascii="Arial" w:hAnsi="Arial" w:cs="Arial"/>
              </w:rPr>
            </w:pPr>
            <w:r w:rsidRPr="005B311A">
              <w:rPr>
                <w:rFonts w:ascii="Arial" w:hAnsi="Arial" w:cs="Arial"/>
              </w:rPr>
              <w:t>61.8%</w:t>
            </w:r>
          </w:p>
        </w:tc>
      </w:tr>
      <w:tr w:rsidR="005B311A" w:rsidRPr="005B311A" w14:paraId="4D34D8CD" w14:textId="77777777" w:rsidTr="005B311A">
        <w:trPr>
          <w:trHeight w:val="300"/>
        </w:trPr>
        <w:tc>
          <w:tcPr>
            <w:tcW w:w="803" w:type="dxa"/>
            <w:noWrap/>
            <w:vAlign w:val="center"/>
            <w:hideMark/>
          </w:tcPr>
          <w:p w14:paraId="00B474E1" w14:textId="77777777" w:rsidR="005B311A" w:rsidRPr="005B311A" w:rsidRDefault="005B311A" w:rsidP="005B311A">
            <w:pPr>
              <w:jc w:val="center"/>
              <w:rPr>
                <w:rFonts w:ascii="Arial" w:hAnsi="Arial" w:cs="Arial"/>
              </w:rPr>
            </w:pPr>
            <w:r w:rsidRPr="005B311A">
              <w:rPr>
                <w:rFonts w:ascii="Arial" w:hAnsi="Arial" w:cs="Arial"/>
              </w:rPr>
              <w:t>272</w:t>
            </w:r>
          </w:p>
        </w:tc>
        <w:tc>
          <w:tcPr>
            <w:tcW w:w="6216" w:type="dxa"/>
            <w:noWrap/>
            <w:hideMark/>
          </w:tcPr>
          <w:p w14:paraId="25F48207" w14:textId="77777777" w:rsidR="005B311A" w:rsidRPr="005B311A" w:rsidRDefault="005B311A">
            <w:pPr>
              <w:rPr>
                <w:rFonts w:ascii="Arial" w:hAnsi="Arial" w:cs="Arial"/>
              </w:rPr>
            </w:pPr>
            <w:r w:rsidRPr="005B311A">
              <w:rPr>
                <w:rFonts w:ascii="Arial" w:hAnsi="Arial" w:cs="Arial"/>
              </w:rPr>
              <w:t>Computer Network Support Specialists</w:t>
            </w:r>
          </w:p>
        </w:tc>
        <w:tc>
          <w:tcPr>
            <w:tcW w:w="1615" w:type="dxa"/>
            <w:noWrap/>
            <w:vAlign w:val="center"/>
            <w:hideMark/>
          </w:tcPr>
          <w:p w14:paraId="302D196B" w14:textId="77777777" w:rsidR="005B311A" w:rsidRPr="005B311A" w:rsidRDefault="005B311A" w:rsidP="005B311A">
            <w:pPr>
              <w:jc w:val="center"/>
              <w:rPr>
                <w:rFonts w:ascii="Arial" w:hAnsi="Arial" w:cs="Arial"/>
              </w:rPr>
            </w:pPr>
            <w:r w:rsidRPr="005B311A">
              <w:rPr>
                <w:rFonts w:ascii="Arial" w:hAnsi="Arial" w:cs="Arial"/>
              </w:rPr>
              <w:t>61.7%</w:t>
            </w:r>
          </w:p>
        </w:tc>
      </w:tr>
      <w:tr w:rsidR="005B311A" w:rsidRPr="005B311A" w14:paraId="74AE87A0" w14:textId="77777777" w:rsidTr="005B311A">
        <w:trPr>
          <w:trHeight w:val="300"/>
        </w:trPr>
        <w:tc>
          <w:tcPr>
            <w:tcW w:w="803" w:type="dxa"/>
            <w:noWrap/>
            <w:vAlign w:val="center"/>
            <w:hideMark/>
          </w:tcPr>
          <w:p w14:paraId="7F6E1822" w14:textId="77777777" w:rsidR="005B311A" w:rsidRPr="005B311A" w:rsidRDefault="005B311A" w:rsidP="005B311A">
            <w:pPr>
              <w:jc w:val="center"/>
              <w:rPr>
                <w:rFonts w:ascii="Arial" w:hAnsi="Arial" w:cs="Arial"/>
              </w:rPr>
            </w:pPr>
            <w:r w:rsidRPr="005B311A">
              <w:rPr>
                <w:rFonts w:ascii="Arial" w:hAnsi="Arial" w:cs="Arial"/>
              </w:rPr>
              <w:t>273</w:t>
            </w:r>
          </w:p>
        </w:tc>
        <w:tc>
          <w:tcPr>
            <w:tcW w:w="6216" w:type="dxa"/>
            <w:noWrap/>
            <w:hideMark/>
          </w:tcPr>
          <w:p w14:paraId="3DA0C8D6" w14:textId="77777777" w:rsidR="005B311A" w:rsidRPr="005B311A" w:rsidRDefault="005B311A">
            <w:pPr>
              <w:rPr>
                <w:rFonts w:ascii="Arial" w:hAnsi="Arial" w:cs="Arial"/>
              </w:rPr>
            </w:pPr>
            <w:r w:rsidRPr="005B311A">
              <w:rPr>
                <w:rFonts w:ascii="Arial" w:hAnsi="Arial" w:cs="Arial"/>
              </w:rPr>
              <w:t>Aerospace Engineering and Operations Technicians</w:t>
            </w:r>
          </w:p>
        </w:tc>
        <w:tc>
          <w:tcPr>
            <w:tcW w:w="1615" w:type="dxa"/>
            <w:noWrap/>
            <w:vAlign w:val="center"/>
            <w:hideMark/>
          </w:tcPr>
          <w:p w14:paraId="5C459694" w14:textId="77777777" w:rsidR="005B311A" w:rsidRPr="005B311A" w:rsidRDefault="005B311A" w:rsidP="005B311A">
            <w:pPr>
              <w:jc w:val="center"/>
              <w:rPr>
                <w:rFonts w:ascii="Arial" w:hAnsi="Arial" w:cs="Arial"/>
              </w:rPr>
            </w:pPr>
            <w:r w:rsidRPr="005B311A">
              <w:rPr>
                <w:rFonts w:ascii="Arial" w:hAnsi="Arial" w:cs="Arial"/>
              </w:rPr>
              <w:t>61.6%</w:t>
            </w:r>
          </w:p>
        </w:tc>
      </w:tr>
      <w:tr w:rsidR="005B311A" w:rsidRPr="005B311A" w14:paraId="44ADE018" w14:textId="77777777" w:rsidTr="005B311A">
        <w:trPr>
          <w:trHeight w:val="300"/>
        </w:trPr>
        <w:tc>
          <w:tcPr>
            <w:tcW w:w="803" w:type="dxa"/>
            <w:noWrap/>
            <w:vAlign w:val="center"/>
            <w:hideMark/>
          </w:tcPr>
          <w:p w14:paraId="6695F97D" w14:textId="77777777" w:rsidR="005B311A" w:rsidRPr="005B311A" w:rsidRDefault="005B311A" w:rsidP="005B311A">
            <w:pPr>
              <w:jc w:val="center"/>
              <w:rPr>
                <w:rFonts w:ascii="Arial" w:hAnsi="Arial" w:cs="Arial"/>
              </w:rPr>
            </w:pPr>
            <w:r w:rsidRPr="005B311A">
              <w:rPr>
                <w:rFonts w:ascii="Arial" w:hAnsi="Arial" w:cs="Arial"/>
              </w:rPr>
              <w:t>274</w:t>
            </w:r>
          </w:p>
        </w:tc>
        <w:tc>
          <w:tcPr>
            <w:tcW w:w="6216" w:type="dxa"/>
            <w:noWrap/>
            <w:hideMark/>
          </w:tcPr>
          <w:p w14:paraId="22910DB3" w14:textId="77777777" w:rsidR="005B311A" w:rsidRPr="005B311A" w:rsidRDefault="005B311A">
            <w:pPr>
              <w:rPr>
                <w:rFonts w:ascii="Arial" w:hAnsi="Arial" w:cs="Arial"/>
              </w:rPr>
            </w:pPr>
            <w:r w:rsidRPr="005B311A">
              <w:rPr>
                <w:rFonts w:ascii="Arial" w:hAnsi="Arial" w:cs="Arial"/>
              </w:rPr>
              <w:t>Occupational Health and Safety Technicians</w:t>
            </w:r>
          </w:p>
        </w:tc>
        <w:tc>
          <w:tcPr>
            <w:tcW w:w="1615" w:type="dxa"/>
            <w:noWrap/>
            <w:vAlign w:val="center"/>
            <w:hideMark/>
          </w:tcPr>
          <w:p w14:paraId="31C744F9" w14:textId="77777777" w:rsidR="005B311A" w:rsidRPr="005B311A" w:rsidRDefault="005B311A" w:rsidP="005B311A">
            <w:pPr>
              <w:jc w:val="center"/>
              <w:rPr>
                <w:rFonts w:ascii="Arial" w:hAnsi="Arial" w:cs="Arial"/>
              </w:rPr>
            </w:pPr>
            <w:r w:rsidRPr="005B311A">
              <w:rPr>
                <w:rFonts w:ascii="Arial" w:hAnsi="Arial" w:cs="Arial"/>
              </w:rPr>
              <w:t>61.6%</w:t>
            </w:r>
          </w:p>
        </w:tc>
      </w:tr>
      <w:tr w:rsidR="005B311A" w:rsidRPr="005B311A" w14:paraId="554B8F9A" w14:textId="77777777" w:rsidTr="005B311A">
        <w:trPr>
          <w:trHeight w:val="300"/>
        </w:trPr>
        <w:tc>
          <w:tcPr>
            <w:tcW w:w="803" w:type="dxa"/>
            <w:noWrap/>
            <w:vAlign w:val="center"/>
            <w:hideMark/>
          </w:tcPr>
          <w:p w14:paraId="5D7AD82D" w14:textId="77777777" w:rsidR="005B311A" w:rsidRPr="005B311A" w:rsidRDefault="005B311A" w:rsidP="005B311A">
            <w:pPr>
              <w:jc w:val="center"/>
              <w:rPr>
                <w:rFonts w:ascii="Arial" w:hAnsi="Arial" w:cs="Arial"/>
              </w:rPr>
            </w:pPr>
            <w:r w:rsidRPr="005B311A">
              <w:rPr>
                <w:rFonts w:ascii="Arial" w:hAnsi="Arial" w:cs="Arial"/>
              </w:rPr>
              <w:t>275</w:t>
            </w:r>
          </w:p>
        </w:tc>
        <w:tc>
          <w:tcPr>
            <w:tcW w:w="6216" w:type="dxa"/>
            <w:noWrap/>
            <w:hideMark/>
          </w:tcPr>
          <w:p w14:paraId="4CC41FEC" w14:textId="77777777" w:rsidR="005B311A" w:rsidRPr="005B311A" w:rsidRDefault="005B311A">
            <w:pPr>
              <w:rPr>
                <w:rFonts w:ascii="Arial" w:hAnsi="Arial" w:cs="Arial"/>
              </w:rPr>
            </w:pPr>
            <w:r w:rsidRPr="005B311A">
              <w:rPr>
                <w:rFonts w:ascii="Arial" w:hAnsi="Arial" w:cs="Arial"/>
              </w:rPr>
              <w:t>Office Clerks, General</w:t>
            </w:r>
          </w:p>
        </w:tc>
        <w:tc>
          <w:tcPr>
            <w:tcW w:w="1615" w:type="dxa"/>
            <w:noWrap/>
            <w:vAlign w:val="center"/>
            <w:hideMark/>
          </w:tcPr>
          <w:p w14:paraId="1B0977F4" w14:textId="77777777" w:rsidR="005B311A" w:rsidRPr="005B311A" w:rsidRDefault="005B311A" w:rsidP="005B311A">
            <w:pPr>
              <w:jc w:val="center"/>
              <w:rPr>
                <w:rFonts w:ascii="Arial" w:hAnsi="Arial" w:cs="Arial"/>
              </w:rPr>
            </w:pPr>
            <w:r w:rsidRPr="005B311A">
              <w:rPr>
                <w:rFonts w:ascii="Arial" w:hAnsi="Arial" w:cs="Arial"/>
              </w:rPr>
              <w:t>61.5%</w:t>
            </w:r>
          </w:p>
        </w:tc>
      </w:tr>
      <w:tr w:rsidR="005B311A" w:rsidRPr="005B311A" w14:paraId="18153D5F" w14:textId="77777777" w:rsidTr="005B311A">
        <w:trPr>
          <w:trHeight w:val="300"/>
        </w:trPr>
        <w:tc>
          <w:tcPr>
            <w:tcW w:w="803" w:type="dxa"/>
            <w:noWrap/>
            <w:vAlign w:val="center"/>
            <w:hideMark/>
          </w:tcPr>
          <w:p w14:paraId="4ED0D71E" w14:textId="77777777" w:rsidR="005B311A" w:rsidRPr="005B311A" w:rsidRDefault="005B311A" w:rsidP="005B311A">
            <w:pPr>
              <w:jc w:val="center"/>
              <w:rPr>
                <w:rFonts w:ascii="Arial" w:hAnsi="Arial" w:cs="Arial"/>
              </w:rPr>
            </w:pPr>
            <w:r w:rsidRPr="005B311A">
              <w:rPr>
                <w:rFonts w:ascii="Arial" w:hAnsi="Arial" w:cs="Arial"/>
              </w:rPr>
              <w:t>276</w:t>
            </w:r>
          </w:p>
        </w:tc>
        <w:tc>
          <w:tcPr>
            <w:tcW w:w="6216" w:type="dxa"/>
            <w:noWrap/>
            <w:hideMark/>
          </w:tcPr>
          <w:p w14:paraId="3CD98160" w14:textId="77777777" w:rsidR="005B311A" w:rsidRPr="005B311A" w:rsidRDefault="005B311A">
            <w:pPr>
              <w:rPr>
                <w:rFonts w:ascii="Arial" w:hAnsi="Arial" w:cs="Arial"/>
              </w:rPr>
            </w:pPr>
            <w:r w:rsidRPr="005B311A">
              <w:rPr>
                <w:rFonts w:ascii="Arial" w:hAnsi="Arial" w:cs="Arial"/>
              </w:rPr>
              <w:t>Wind Turbine Service Technicians</w:t>
            </w:r>
          </w:p>
        </w:tc>
        <w:tc>
          <w:tcPr>
            <w:tcW w:w="1615" w:type="dxa"/>
            <w:noWrap/>
            <w:vAlign w:val="center"/>
            <w:hideMark/>
          </w:tcPr>
          <w:p w14:paraId="7F4513CB" w14:textId="77777777" w:rsidR="005B311A" w:rsidRPr="005B311A" w:rsidRDefault="005B311A" w:rsidP="005B311A">
            <w:pPr>
              <w:jc w:val="center"/>
              <w:rPr>
                <w:rFonts w:ascii="Arial" w:hAnsi="Arial" w:cs="Arial"/>
              </w:rPr>
            </w:pPr>
            <w:r w:rsidRPr="005B311A">
              <w:rPr>
                <w:rFonts w:ascii="Arial" w:hAnsi="Arial" w:cs="Arial"/>
              </w:rPr>
              <w:t>61.2%</w:t>
            </w:r>
          </w:p>
        </w:tc>
      </w:tr>
      <w:tr w:rsidR="005B311A" w:rsidRPr="005B311A" w14:paraId="0C56E906" w14:textId="77777777" w:rsidTr="005B311A">
        <w:trPr>
          <w:trHeight w:val="300"/>
        </w:trPr>
        <w:tc>
          <w:tcPr>
            <w:tcW w:w="803" w:type="dxa"/>
            <w:noWrap/>
            <w:vAlign w:val="center"/>
            <w:hideMark/>
          </w:tcPr>
          <w:p w14:paraId="01E02B46" w14:textId="77777777" w:rsidR="005B311A" w:rsidRPr="005B311A" w:rsidRDefault="005B311A" w:rsidP="005B311A">
            <w:pPr>
              <w:jc w:val="center"/>
              <w:rPr>
                <w:rFonts w:ascii="Arial" w:hAnsi="Arial" w:cs="Arial"/>
              </w:rPr>
            </w:pPr>
            <w:r w:rsidRPr="005B311A">
              <w:rPr>
                <w:rFonts w:ascii="Arial" w:hAnsi="Arial" w:cs="Arial"/>
              </w:rPr>
              <w:t>277</w:t>
            </w:r>
          </w:p>
        </w:tc>
        <w:tc>
          <w:tcPr>
            <w:tcW w:w="6216" w:type="dxa"/>
            <w:noWrap/>
            <w:hideMark/>
          </w:tcPr>
          <w:p w14:paraId="0FE8D408" w14:textId="77777777" w:rsidR="005B311A" w:rsidRPr="005B311A" w:rsidRDefault="005B311A">
            <w:pPr>
              <w:rPr>
                <w:rFonts w:ascii="Arial" w:hAnsi="Arial" w:cs="Arial"/>
              </w:rPr>
            </w:pPr>
            <w:r w:rsidRPr="005B311A">
              <w:rPr>
                <w:rFonts w:ascii="Arial" w:hAnsi="Arial" w:cs="Arial"/>
              </w:rPr>
              <w:t>Surveying and Mapping Technicians</w:t>
            </w:r>
          </w:p>
        </w:tc>
        <w:tc>
          <w:tcPr>
            <w:tcW w:w="1615" w:type="dxa"/>
            <w:noWrap/>
            <w:vAlign w:val="center"/>
            <w:hideMark/>
          </w:tcPr>
          <w:p w14:paraId="721AE1D7" w14:textId="77777777" w:rsidR="005B311A" w:rsidRPr="005B311A" w:rsidRDefault="005B311A" w:rsidP="005B311A">
            <w:pPr>
              <w:jc w:val="center"/>
              <w:rPr>
                <w:rFonts w:ascii="Arial" w:hAnsi="Arial" w:cs="Arial"/>
              </w:rPr>
            </w:pPr>
            <w:r w:rsidRPr="005B311A">
              <w:rPr>
                <w:rFonts w:ascii="Arial" w:hAnsi="Arial" w:cs="Arial"/>
              </w:rPr>
              <w:t>60.8%</w:t>
            </w:r>
          </w:p>
        </w:tc>
      </w:tr>
      <w:tr w:rsidR="005B311A" w:rsidRPr="005B311A" w14:paraId="2DAD74A0" w14:textId="77777777" w:rsidTr="005B311A">
        <w:trPr>
          <w:trHeight w:val="300"/>
        </w:trPr>
        <w:tc>
          <w:tcPr>
            <w:tcW w:w="803" w:type="dxa"/>
            <w:noWrap/>
            <w:vAlign w:val="center"/>
            <w:hideMark/>
          </w:tcPr>
          <w:p w14:paraId="7D363EA7" w14:textId="77777777" w:rsidR="005B311A" w:rsidRPr="005B311A" w:rsidRDefault="005B311A" w:rsidP="005B311A">
            <w:pPr>
              <w:jc w:val="center"/>
              <w:rPr>
                <w:rFonts w:ascii="Arial" w:hAnsi="Arial" w:cs="Arial"/>
              </w:rPr>
            </w:pPr>
            <w:r w:rsidRPr="005B311A">
              <w:rPr>
                <w:rFonts w:ascii="Arial" w:hAnsi="Arial" w:cs="Arial"/>
              </w:rPr>
              <w:t>278</w:t>
            </w:r>
          </w:p>
        </w:tc>
        <w:tc>
          <w:tcPr>
            <w:tcW w:w="6216" w:type="dxa"/>
            <w:noWrap/>
            <w:hideMark/>
          </w:tcPr>
          <w:p w14:paraId="250E84B4" w14:textId="77777777" w:rsidR="005B311A" w:rsidRPr="005B311A" w:rsidRDefault="005B311A">
            <w:pPr>
              <w:rPr>
                <w:rFonts w:ascii="Arial" w:hAnsi="Arial" w:cs="Arial"/>
              </w:rPr>
            </w:pPr>
            <w:r w:rsidRPr="005B311A">
              <w:rPr>
                <w:rFonts w:ascii="Arial" w:hAnsi="Arial" w:cs="Arial"/>
              </w:rPr>
              <w:t>Fabric and Apparel Patternmakers</w:t>
            </w:r>
          </w:p>
        </w:tc>
        <w:tc>
          <w:tcPr>
            <w:tcW w:w="1615" w:type="dxa"/>
            <w:noWrap/>
            <w:vAlign w:val="center"/>
            <w:hideMark/>
          </w:tcPr>
          <w:p w14:paraId="3905C6EE" w14:textId="77777777" w:rsidR="005B311A" w:rsidRPr="005B311A" w:rsidRDefault="005B311A" w:rsidP="005B311A">
            <w:pPr>
              <w:jc w:val="center"/>
              <w:rPr>
                <w:rFonts w:ascii="Arial" w:hAnsi="Arial" w:cs="Arial"/>
              </w:rPr>
            </w:pPr>
            <w:r w:rsidRPr="005B311A">
              <w:rPr>
                <w:rFonts w:ascii="Arial" w:hAnsi="Arial" w:cs="Arial"/>
              </w:rPr>
              <w:t>60.5%</w:t>
            </w:r>
          </w:p>
        </w:tc>
      </w:tr>
      <w:tr w:rsidR="005B311A" w:rsidRPr="005B311A" w14:paraId="2985AF00" w14:textId="77777777" w:rsidTr="005B311A">
        <w:trPr>
          <w:trHeight w:val="300"/>
        </w:trPr>
        <w:tc>
          <w:tcPr>
            <w:tcW w:w="803" w:type="dxa"/>
            <w:noWrap/>
            <w:vAlign w:val="center"/>
            <w:hideMark/>
          </w:tcPr>
          <w:p w14:paraId="725FE1A2" w14:textId="77777777" w:rsidR="005B311A" w:rsidRPr="005B311A" w:rsidRDefault="005B311A" w:rsidP="005B311A">
            <w:pPr>
              <w:jc w:val="center"/>
              <w:rPr>
                <w:rFonts w:ascii="Arial" w:hAnsi="Arial" w:cs="Arial"/>
              </w:rPr>
            </w:pPr>
            <w:r w:rsidRPr="005B311A">
              <w:rPr>
                <w:rFonts w:ascii="Arial" w:hAnsi="Arial" w:cs="Arial"/>
              </w:rPr>
              <w:t>279</w:t>
            </w:r>
          </w:p>
        </w:tc>
        <w:tc>
          <w:tcPr>
            <w:tcW w:w="6216" w:type="dxa"/>
            <w:noWrap/>
            <w:hideMark/>
          </w:tcPr>
          <w:p w14:paraId="635FF6F1" w14:textId="77777777" w:rsidR="005B311A" w:rsidRPr="005B311A" w:rsidRDefault="005B311A">
            <w:pPr>
              <w:rPr>
                <w:rFonts w:ascii="Arial" w:hAnsi="Arial" w:cs="Arial"/>
              </w:rPr>
            </w:pPr>
            <w:r w:rsidRPr="005B311A">
              <w:rPr>
                <w:rFonts w:ascii="Arial" w:hAnsi="Arial" w:cs="Arial"/>
              </w:rPr>
              <w:t>Statistical Assistants</w:t>
            </w:r>
          </w:p>
        </w:tc>
        <w:tc>
          <w:tcPr>
            <w:tcW w:w="1615" w:type="dxa"/>
            <w:noWrap/>
            <w:vAlign w:val="center"/>
            <w:hideMark/>
          </w:tcPr>
          <w:p w14:paraId="73915563" w14:textId="77777777" w:rsidR="005B311A" w:rsidRPr="005B311A" w:rsidRDefault="005B311A" w:rsidP="005B311A">
            <w:pPr>
              <w:jc w:val="center"/>
              <w:rPr>
                <w:rFonts w:ascii="Arial" w:hAnsi="Arial" w:cs="Arial"/>
              </w:rPr>
            </w:pPr>
            <w:r w:rsidRPr="005B311A">
              <w:rPr>
                <w:rFonts w:ascii="Arial" w:hAnsi="Arial" w:cs="Arial"/>
              </w:rPr>
              <w:t>60.4%</w:t>
            </w:r>
          </w:p>
        </w:tc>
      </w:tr>
      <w:tr w:rsidR="005B311A" w:rsidRPr="005B311A" w14:paraId="0A2E12FE" w14:textId="77777777" w:rsidTr="005B311A">
        <w:trPr>
          <w:trHeight w:val="300"/>
        </w:trPr>
        <w:tc>
          <w:tcPr>
            <w:tcW w:w="803" w:type="dxa"/>
            <w:noWrap/>
            <w:vAlign w:val="center"/>
            <w:hideMark/>
          </w:tcPr>
          <w:p w14:paraId="08976C8B" w14:textId="77777777" w:rsidR="005B311A" w:rsidRPr="005B311A" w:rsidRDefault="005B311A" w:rsidP="005B311A">
            <w:pPr>
              <w:jc w:val="center"/>
              <w:rPr>
                <w:rFonts w:ascii="Arial" w:hAnsi="Arial" w:cs="Arial"/>
              </w:rPr>
            </w:pPr>
            <w:r w:rsidRPr="005B311A">
              <w:rPr>
                <w:rFonts w:ascii="Arial" w:hAnsi="Arial" w:cs="Arial"/>
              </w:rPr>
              <w:t>280</w:t>
            </w:r>
          </w:p>
        </w:tc>
        <w:tc>
          <w:tcPr>
            <w:tcW w:w="6216" w:type="dxa"/>
            <w:noWrap/>
            <w:hideMark/>
          </w:tcPr>
          <w:p w14:paraId="342BC64C" w14:textId="77777777" w:rsidR="005B311A" w:rsidRPr="005B311A" w:rsidRDefault="005B311A">
            <w:pPr>
              <w:rPr>
                <w:rFonts w:ascii="Arial" w:hAnsi="Arial" w:cs="Arial"/>
              </w:rPr>
            </w:pPr>
            <w:r w:rsidRPr="005B311A">
              <w:rPr>
                <w:rFonts w:ascii="Arial" w:hAnsi="Arial" w:cs="Arial"/>
              </w:rPr>
              <w:t>Hazardous Materials Removal Workers</w:t>
            </w:r>
          </w:p>
        </w:tc>
        <w:tc>
          <w:tcPr>
            <w:tcW w:w="1615" w:type="dxa"/>
            <w:noWrap/>
            <w:vAlign w:val="center"/>
            <w:hideMark/>
          </w:tcPr>
          <w:p w14:paraId="0E631520" w14:textId="77777777" w:rsidR="005B311A" w:rsidRPr="005B311A" w:rsidRDefault="005B311A" w:rsidP="005B311A">
            <w:pPr>
              <w:jc w:val="center"/>
              <w:rPr>
                <w:rFonts w:ascii="Arial" w:hAnsi="Arial" w:cs="Arial"/>
              </w:rPr>
            </w:pPr>
            <w:r w:rsidRPr="005B311A">
              <w:rPr>
                <w:rFonts w:ascii="Arial" w:hAnsi="Arial" w:cs="Arial"/>
              </w:rPr>
              <w:t>60.3%</w:t>
            </w:r>
          </w:p>
        </w:tc>
      </w:tr>
      <w:tr w:rsidR="005B311A" w:rsidRPr="005B311A" w14:paraId="7733C06C" w14:textId="77777777" w:rsidTr="005B311A">
        <w:trPr>
          <w:trHeight w:val="300"/>
        </w:trPr>
        <w:tc>
          <w:tcPr>
            <w:tcW w:w="803" w:type="dxa"/>
            <w:noWrap/>
            <w:vAlign w:val="center"/>
            <w:hideMark/>
          </w:tcPr>
          <w:p w14:paraId="249B4DC0" w14:textId="77777777" w:rsidR="005B311A" w:rsidRPr="005B311A" w:rsidRDefault="005B311A" w:rsidP="005B311A">
            <w:pPr>
              <w:jc w:val="center"/>
              <w:rPr>
                <w:rFonts w:ascii="Arial" w:hAnsi="Arial" w:cs="Arial"/>
              </w:rPr>
            </w:pPr>
            <w:r w:rsidRPr="005B311A">
              <w:rPr>
                <w:rFonts w:ascii="Arial" w:hAnsi="Arial" w:cs="Arial"/>
              </w:rPr>
              <w:t>281</w:t>
            </w:r>
          </w:p>
        </w:tc>
        <w:tc>
          <w:tcPr>
            <w:tcW w:w="6216" w:type="dxa"/>
            <w:noWrap/>
            <w:hideMark/>
          </w:tcPr>
          <w:p w14:paraId="7502906B" w14:textId="77777777" w:rsidR="005B311A" w:rsidRPr="005B311A" w:rsidRDefault="005B311A">
            <w:pPr>
              <w:rPr>
                <w:rFonts w:ascii="Arial" w:hAnsi="Arial" w:cs="Arial"/>
              </w:rPr>
            </w:pPr>
            <w:r w:rsidRPr="005B311A">
              <w:rPr>
                <w:rFonts w:ascii="Arial" w:hAnsi="Arial" w:cs="Arial"/>
              </w:rPr>
              <w:t>Insurance Sales Agents</w:t>
            </w:r>
          </w:p>
        </w:tc>
        <w:tc>
          <w:tcPr>
            <w:tcW w:w="1615" w:type="dxa"/>
            <w:noWrap/>
            <w:vAlign w:val="center"/>
            <w:hideMark/>
          </w:tcPr>
          <w:p w14:paraId="7E6B589F" w14:textId="77777777" w:rsidR="005B311A" w:rsidRPr="005B311A" w:rsidRDefault="005B311A" w:rsidP="005B311A">
            <w:pPr>
              <w:jc w:val="center"/>
              <w:rPr>
                <w:rFonts w:ascii="Arial" w:hAnsi="Arial" w:cs="Arial"/>
              </w:rPr>
            </w:pPr>
            <w:r w:rsidRPr="005B311A">
              <w:rPr>
                <w:rFonts w:ascii="Arial" w:hAnsi="Arial" w:cs="Arial"/>
              </w:rPr>
              <w:t>60.2%</w:t>
            </w:r>
          </w:p>
        </w:tc>
      </w:tr>
      <w:tr w:rsidR="005B311A" w:rsidRPr="005B311A" w14:paraId="5FDF5F9E" w14:textId="77777777" w:rsidTr="005B311A">
        <w:trPr>
          <w:trHeight w:val="300"/>
        </w:trPr>
        <w:tc>
          <w:tcPr>
            <w:tcW w:w="803" w:type="dxa"/>
            <w:noWrap/>
            <w:vAlign w:val="center"/>
            <w:hideMark/>
          </w:tcPr>
          <w:p w14:paraId="1769E865" w14:textId="77777777" w:rsidR="005B311A" w:rsidRPr="005B311A" w:rsidRDefault="005B311A" w:rsidP="005B311A">
            <w:pPr>
              <w:jc w:val="center"/>
              <w:rPr>
                <w:rFonts w:ascii="Arial" w:hAnsi="Arial" w:cs="Arial"/>
              </w:rPr>
            </w:pPr>
            <w:r w:rsidRPr="005B311A">
              <w:rPr>
                <w:rFonts w:ascii="Arial" w:hAnsi="Arial" w:cs="Arial"/>
              </w:rPr>
              <w:t>282</w:t>
            </w:r>
          </w:p>
        </w:tc>
        <w:tc>
          <w:tcPr>
            <w:tcW w:w="6216" w:type="dxa"/>
            <w:noWrap/>
            <w:hideMark/>
          </w:tcPr>
          <w:p w14:paraId="55053997" w14:textId="77777777" w:rsidR="005B311A" w:rsidRPr="005B311A" w:rsidRDefault="005B311A">
            <w:pPr>
              <w:rPr>
                <w:rFonts w:ascii="Arial" w:hAnsi="Arial" w:cs="Arial"/>
              </w:rPr>
            </w:pPr>
            <w:r w:rsidRPr="005B311A">
              <w:rPr>
                <w:rFonts w:ascii="Arial" w:hAnsi="Arial" w:cs="Arial"/>
              </w:rPr>
              <w:t>Motorcycle Mechanics</w:t>
            </w:r>
          </w:p>
        </w:tc>
        <w:tc>
          <w:tcPr>
            <w:tcW w:w="1615" w:type="dxa"/>
            <w:noWrap/>
            <w:vAlign w:val="center"/>
            <w:hideMark/>
          </w:tcPr>
          <w:p w14:paraId="447F39F6" w14:textId="77777777" w:rsidR="005B311A" w:rsidRPr="005B311A" w:rsidRDefault="005B311A" w:rsidP="005B311A">
            <w:pPr>
              <w:jc w:val="center"/>
              <w:rPr>
                <w:rFonts w:ascii="Arial" w:hAnsi="Arial" w:cs="Arial"/>
              </w:rPr>
            </w:pPr>
            <w:r w:rsidRPr="005B311A">
              <w:rPr>
                <w:rFonts w:ascii="Arial" w:hAnsi="Arial" w:cs="Arial"/>
              </w:rPr>
              <w:t>60.0%</w:t>
            </w:r>
          </w:p>
        </w:tc>
      </w:tr>
      <w:tr w:rsidR="005B311A" w:rsidRPr="005B311A" w14:paraId="09D7A2FB" w14:textId="77777777" w:rsidTr="005B311A">
        <w:trPr>
          <w:trHeight w:val="300"/>
        </w:trPr>
        <w:tc>
          <w:tcPr>
            <w:tcW w:w="803" w:type="dxa"/>
            <w:noWrap/>
            <w:vAlign w:val="center"/>
            <w:hideMark/>
          </w:tcPr>
          <w:p w14:paraId="176414A8" w14:textId="77777777" w:rsidR="005B311A" w:rsidRPr="005B311A" w:rsidRDefault="005B311A" w:rsidP="005B311A">
            <w:pPr>
              <w:jc w:val="center"/>
              <w:rPr>
                <w:rFonts w:ascii="Arial" w:hAnsi="Arial" w:cs="Arial"/>
              </w:rPr>
            </w:pPr>
            <w:r w:rsidRPr="005B311A">
              <w:rPr>
                <w:rFonts w:ascii="Arial" w:hAnsi="Arial" w:cs="Arial"/>
              </w:rPr>
              <w:t>283</w:t>
            </w:r>
          </w:p>
        </w:tc>
        <w:tc>
          <w:tcPr>
            <w:tcW w:w="6216" w:type="dxa"/>
            <w:noWrap/>
            <w:hideMark/>
          </w:tcPr>
          <w:p w14:paraId="757925DA" w14:textId="77777777" w:rsidR="005B311A" w:rsidRPr="005B311A" w:rsidRDefault="005B311A">
            <w:pPr>
              <w:rPr>
                <w:rFonts w:ascii="Arial" w:hAnsi="Arial" w:cs="Arial"/>
              </w:rPr>
            </w:pPr>
            <w:r w:rsidRPr="005B311A">
              <w:rPr>
                <w:rFonts w:ascii="Arial" w:hAnsi="Arial" w:cs="Arial"/>
              </w:rPr>
              <w:t>Entertainment Attendants and Related Workers, All Other</w:t>
            </w:r>
          </w:p>
        </w:tc>
        <w:tc>
          <w:tcPr>
            <w:tcW w:w="1615" w:type="dxa"/>
            <w:noWrap/>
            <w:vAlign w:val="center"/>
            <w:hideMark/>
          </w:tcPr>
          <w:p w14:paraId="43AE1E92" w14:textId="77777777" w:rsidR="005B311A" w:rsidRPr="005B311A" w:rsidRDefault="005B311A" w:rsidP="005B311A">
            <w:pPr>
              <w:jc w:val="center"/>
              <w:rPr>
                <w:rFonts w:ascii="Arial" w:hAnsi="Arial" w:cs="Arial"/>
              </w:rPr>
            </w:pPr>
            <w:r w:rsidRPr="005B311A">
              <w:rPr>
                <w:rFonts w:ascii="Arial" w:hAnsi="Arial" w:cs="Arial"/>
              </w:rPr>
              <w:t>59.8%</w:t>
            </w:r>
          </w:p>
        </w:tc>
      </w:tr>
      <w:tr w:rsidR="005B311A" w:rsidRPr="005B311A" w14:paraId="4950BBB9" w14:textId="77777777" w:rsidTr="005B311A">
        <w:trPr>
          <w:trHeight w:val="300"/>
        </w:trPr>
        <w:tc>
          <w:tcPr>
            <w:tcW w:w="803" w:type="dxa"/>
            <w:noWrap/>
            <w:vAlign w:val="center"/>
            <w:hideMark/>
          </w:tcPr>
          <w:p w14:paraId="309425CA" w14:textId="77777777" w:rsidR="005B311A" w:rsidRPr="005B311A" w:rsidRDefault="005B311A" w:rsidP="005B311A">
            <w:pPr>
              <w:jc w:val="center"/>
              <w:rPr>
                <w:rFonts w:ascii="Arial" w:hAnsi="Arial" w:cs="Arial"/>
              </w:rPr>
            </w:pPr>
            <w:r w:rsidRPr="005B311A">
              <w:rPr>
                <w:rFonts w:ascii="Arial" w:hAnsi="Arial" w:cs="Arial"/>
              </w:rPr>
              <w:t>284</w:t>
            </w:r>
          </w:p>
        </w:tc>
        <w:tc>
          <w:tcPr>
            <w:tcW w:w="6216" w:type="dxa"/>
            <w:noWrap/>
            <w:hideMark/>
          </w:tcPr>
          <w:p w14:paraId="3E7A8F79" w14:textId="77777777" w:rsidR="005B311A" w:rsidRPr="005B311A" w:rsidRDefault="005B311A">
            <w:pPr>
              <w:rPr>
                <w:rFonts w:ascii="Arial" w:hAnsi="Arial" w:cs="Arial"/>
              </w:rPr>
            </w:pPr>
            <w:r w:rsidRPr="005B311A">
              <w:rPr>
                <w:rFonts w:ascii="Arial" w:hAnsi="Arial" w:cs="Arial"/>
              </w:rPr>
              <w:t>Gaming Service Workers, All Other</w:t>
            </w:r>
          </w:p>
        </w:tc>
        <w:tc>
          <w:tcPr>
            <w:tcW w:w="1615" w:type="dxa"/>
            <w:noWrap/>
            <w:vAlign w:val="center"/>
            <w:hideMark/>
          </w:tcPr>
          <w:p w14:paraId="7EDEEDAB" w14:textId="77777777" w:rsidR="005B311A" w:rsidRPr="005B311A" w:rsidRDefault="005B311A" w:rsidP="005B311A">
            <w:pPr>
              <w:jc w:val="center"/>
              <w:rPr>
                <w:rFonts w:ascii="Arial" w:hAnsi="Arial" w:cs="Arial"/>
              </w:rPr>
            </w:pPr>
            <w:r w:rsidRPr="005B311A">
              <w:rPr>
                <w:rFonts w:ascii="Arial" w:hAnsi="Arial" w:cs="Arial"/>
              </w:rPr>
              <w:t>59.8%</w:t>
            </w:r>
          </w:p>
        </w:tc>
      </w:tr>
      <w:tr w:rsidR="005B311A" w:rsidRPr="005B311A" w14:paraId="69133C78" w14:textId="77777777" w:rsidTr="005B311A">
        <w:trPr>
          <w:trHeight w:val="300"/>
        </w:trPr>
        <w:tc>
          <w:tcPr>
            <w:tcW w:w="803" w:type="dxa"/>
            <w:noWrap/>
            <w:vAlign w:val="center"/>
            <w:hideMark/>
          </w:tcPr>
          <w:p w14:paraId="393E72C3" w14:textId="77777777" w:rsidR="005B311A" w:rsidRPr="005B311A" w:rsidRDefault="005B311A" w:rsidP="005B311A">
            <w:pPr>
              <w:jc w:val="center"/>
              <w:rPr>
                <w:rFonts w:ascii="Arial" w:hAnsi="Arial" w:cs="Arial"/>
              </w:rPr>
            </w:pPr>
            <w:r w:rsidRPr="005B311A">
              <w:rPr>
                <w:rFonts w:ascii="Arial" w:hAnsi="Arial" w:cs="Arial"/>
              </w:rPr>
              <w:t>285</w:t>
            </w:r>
          </w:p>
        </w:tc>
        <w:tc>
          <w:tcPr>
            <w:tcW w:w="6216" w:type="dxa"/>
            <w:noWrap/>
            <w:hideMark/>
          </w:tcPr>
          <w:p w14:paraId="2BC5726A" w14:textId="77777777" w:rsidR="005B311A" w:rsidRPr="005B311A" w:rsidRDefault="005B311A">
            <w:pPr>
              <w:rPr>
                <w:rFonts w:ascii="Arial" w:hAnsi="Arial" w:cs="Arial"/>
              </w:rPr>
            </w:pPr>
            <w:r w:rsidRPr="005B311A">
              <w:rPr>
                <w:rFonts w:ascii="Arial" w:hAnsi="Arial" w:cs="Arial"/>
              </w:rPr>
              <w:t>Physical Scientists, All Other</w:t>
            </w:r>
          </w:p>
        </w:tc>
        <w:tc>
          <w:tcPr>
            <w:tcW w:w="1615" w:type="dxa"/>
            <w:noWrap/>
            <w:vAlign w:val="center"/>
            <w:hideMark/>
          </w:tcPr>
          <w:p w14:paraId="50C3229A" w14:textId="77777777" w:rsidR="005B311A" w:rsidRPr="005B311A" w:rsidRDefault="005B311A" w:rsidP="005B311A">
            <w:pPr>
              <w:jc w:val="center"/>
              <w:rPr>
                <w:rFonts w:ascii="Arial" w:hAnsi="Arial" w:cs="Arial"/>
              </w:rPr>
            </w:pPr>
            <w:r w:rsidRPr="005B311A">
              <w:rPr>
                <w:rFonts w:ascii="Arial" w:hAnsi="Arial" w:cs="Arial"/>
              </w:rPr>
              <w:t>59.8%</w:t>
            </w:r>
          </w:p>
        </w:tc>
      </w:tr>
      <w:tr w:rsidR="005B311A" w:rsidRPr="005B311A" w14:paraId="77B4C014" w14:textId="77777777" w:rsidTr="005B311A">
        <w:trPr>
          <w:trHeight w:val="300"/>
        </w:trPr>
        <w:tc>
          <w:tcPr>
            <w:tcW w:w="803" w:type="dxa"/>
            <w:noWrap/>
            <w:vAlign w:val="center"/>
            <w:hideMark/>
          </w:tcPr>
          <w:p w14:paraId="2203AF39" w14:textId="77777777" w:rsidR="005B311A" w:rsidRPr="005B311A" w:rsidRDefault="005B311A" w:rsidP="005B311A">
            <w:pPr>
              <w:jc w:val="center"/>
              <w:rPr>
                <w:rFonts w:ascii="Arial" w:hAnsi="Arial" w:cs="Arial"/>
              </w:rPr>
            </w:pPr>
            <w:r w:rsidRPr="005B311A">
              <w:rPr>
                <w:rFonts w:ascii="Arial" w:hAnsi="Arial" w:cs="Arial"/>
              </w:rPr>
              <w:t>286</w:t>
            </w:r>
          </w:p>
        </w:tc>
        <w:tc>
          <w:tcPr>
            <w:tcW w:w="6216" w:type="dxa"/>
            <w:noWrap/>
            <w:hideMark/>
          </w:tcPr>
          <w:p w14:paraId="0265D934" w14:textId="77777777" w:rsidR="005B311A" w:rsidRPr="005B311A" w:rsidRDefault="005B311A">
            <w:pPr>
              <w:rPr>
                <w:rFonts w:ascii="Arial" w:hAnsi="Arial" w:cs="Arial"/>
              </w:rPr>
            </w:pPr>
            <w:r w:rsidRPr="005B311A">
              <w:rPr>
                <w:rFonts w:ascii="Arial" w:hAnsi="Arial" w:cs="Arial"/>
              </w:rPr>
              <w:t>Aircraft Structure, Surfaces, Rigging, and Systems Assemblers</w:t>
            </w:r>
          </w:p>
        </w:tc>
        <w:tc>
          <w:tcPr>
            <w:tcW w:w="1615" w:type="dxa"/>
            <w:noWrap/>
            <w:vAlign w:val="center"/>
            <w:hideMark/>
          </w:tcPr>
          <w:p w14:paraId="184A5BE9" w14:textId="77777777" w:rsidR="005B311A" w:rsidRPr="005B311A" w:rsidRDefault="005B311A" w:rsidP="005B311A">
            <w:pPr>
              <w:jc w:val="center"/>
              <w:rPr>
                <w:rFonts w:ascii="Arial" w:hAnsi="Arial" w:cs="Arial"/>
              </w:rPr>
            </w:pPr>
            <w:r w:rsidRPr="005B311A">
              <w:rPr>
                <w:rFonts w:ascii="Arial" w:hAnsi="Arial" w:cs="Arial"/>
              </w:rPr>
              <w:t>59.7%</w:t>
            </w:r>
          </w:p>
        </w:tc>
      </w:tr>
      <w:tr w:rsidR="005B311A" w:rsidRPr="005B311A" w14:paraId="05E5D858" w14:textId="77777777" w:rsidTr="005B311A">
        <w:trPr>
          <w:trHeight w:val="300"/>
        </w:trPr>
        <w:tc>
          <w:tcPr>
            <w:tcW w:w="803" w:type="dxa"/>
            <w:noWrap/>
            <w:vAlign w:val="center"/>
            <w:hideMark/>
          </w:tcPr>
          <w:p w14:paraId="6C39A637" w14:textId="77777777" w:rsidR="005B311A" w:rsidRPr="005B311A" w:rsidRDefault="005B311A" w:rsidP="005B311A">
            <w:pPr>
              <w:jc w:val="center"/>
              <w:rPr>
                <w:rFonts w:ascii="Arial" w:hAnsi="Arial" w:cs="Arial"/>
              </w:rPr>
            </w:pPr>
            <w:r w:rsidRPr="005B311A">
              <w:rPr>
                <w:rFonts w:ascii="Arial" w:hAnsi="Arial" w:cs="Arial"/>
              </w:rPr>
              <w:t>287</w:t>
            </w:r>
          </w:p>
        </w:tc>
        <w:tc>
          <w:tcPr>
            <w:tcW w:w="6216" w:type="dxa"/>
            <w:noWrap/>
            <w:hideMark/>
          </w:tcPr>
          <w:p w14:paraId="7AAA7BFF" w14:textId="77777777" w:rsidR="005B311A" w:rsidRPr="005B311A" w:rsidRDefault="005B311A">
            <w:pPr>
              <w:rPr>
                <w:rFonts w:ascii="Arial" w:hAnsi="Arial" w:cs="Arial"/>
              </w:rPr>
            </w:pPr>
            <w:r w:rsidRPr="005B311A">
              <w:rPr>
                <w:rFonts w:ascii="Arial" w:hAnsi="Arial" w:cs="Arial"/>
              </w:rPr>
              <w:t>Avionics Technicians</w:t>
            </w:r>
          </w:p>
        </w:tc>
        <w:tc>
          <w:tcPr>
            <w:tcW w:w="1615" w:type="dxa"/>
            <w:noWrap/>
            <w:vAlign w:val="center"/>
            <w:hideMark/>
          </w:tcPr>
          <w:p w14:paraId="7963D4C1" w14:textId="77777777" w:rsidR="005B311A" w:rsidRPr="005B311A" w:rsidRDefault="005B311A" w:rsidP="005B311A">
            <w:pPr>
              <w:jc w:val="center"/>
              <w:rPr>
                <w:rFonts w:ascii="Arial" w:hAnsi="Arial" w:cs="Arial"/>
              </w:rPr>
            </w:pPr>
            <w:r w:rsidRPr="005B311A">
              <w:rPr>
                <w:rFonts w:ascii="Arial" w:hAnsi="Arial" w:cs="Arial"/>
              </w:rPr>
              <w:t>59.7%</w:t>
            </w:r>
          </w:p>
        </w:tc>
      </w:tr>
      <w:tr w:rsidR="005B311A" w:rsidRPr="005B311A" w14:paraId="799D31F3" w14:textId="77777777" w:rsidTr="005B311A">
        <w:trPr>
          <w:trHeight w:val="300"/>
        </w:trPr>
        <w:tc>
          <w:tcPr>
            <w:tcW w:w="803" w:type="dxa"/>
            <w:noWrap/>
            <w:vAlign w:val="center"/>
            <w:hideMark/>
          </w:tcPr>
          <w:p w14:paraId="5DA94E8E" w14:textId="77777777" w:rsidR="005B311A" w:rsidRPr="005B311A" w:rsidRDefault="005B311A" w:rsidP="005B311A">
            <w:pPr>
              <w:jc w:val="center"/>
              <w:rPr>
                <w:rFonts w:ascii="Arial" w:hAnsi="Arial" w:cs="Arial"/>
              </w:rPr>
            </w:pPr>
            <w:r w:rsidRPr="005B311A">
              <w:rPr>
                <w:rFonts w:ascii="Arial" w:hAnsi="Arial" w:cs="Arial"/>
              </w:rPr>
              <w:t>288</w:t>
            </w:r>
          </w:p>
        </w:tc>
        <w:tc>
          <w:tcPr>
            <w:tcW w:w="6216" w:type="dxa"/>
            <w:noWrap/>
            <w:hideMark/>
          </w:tcPr>
          <w:p w14:paraId="43378C55" w14:textId="77777777" w:rsidR="005B311A" w:rsidRPr="005B311A" w:rsidRDefault="005B311A">
            <w:pPr>
              <w:rPr>
                <w:rFonts w:ascii="Arial" w:hAnsi="Arial" w:cs="Arial"/>
              </w:rPr>
            </w:pPr>
            <w:r w:rsidRPr="005B311A">
              <w:rPr>
                <w:rFonts w:ascii="Arial" w:hAnsi="Arial" w:cs="Arial"/>
              </w:rPr>
              <w:t>First-Line Supervisors of Housekeeping and Janitorial Workers</w:t>
            </w:r>
          </w:p>
        </w:tc>
        <w:tc>
          <w:tcPr>
            <w:tcW w:w="1615" w:type="dxa"/>
            <w:noWrap/>
            <w:vAlign w:val="center"/>
            <w:hideMark/>
          </w:tcPr>
          <w:p w14:paraId="450F5E30" w14:textId="77777777" w:rsidR="005B311A" w:rsidRPr="005B311A" w:rsidRDefault="005B311A" w:rsidP="005B311A">
            <w:pPr>
              <w:jc w:val="center"/>
              <w:rPr>
                <w:rFonts w:ascii="Arial" w:hAnsi="Arial" w:cs="Arial"/>
              </w:rPr>
            </w:pPr>
            <w:r w:rsidRPr="005B311A">
              <w:rPr>
                <w:rFonts w:ascii="Arial" w:hAnsi="Arial" w:cs="Arial"/>
              </w:rPr>
              <w:t>59.7%</w:t>
            </w:r>
          </w:p>
        </w:tc>
      </w:tr>
      <w:tr w:rsidR="005B311A" w:rsidRPr="005B311A" w14:paraId="46CB16E0" w14:textId="77777777" w:rsidTr="005B311A">
        <w:trPr>
          <w:trHeight w:val="300"/>
        </w:trPr>
        <w:tc>
          <w:tcPr>
            <w:tcW w:w="803" w:type="dxa"/>
            <w:noWrap/>
            <w:vAlign w:val="center"/>
            <w:hideMark/>
          </w:tcPr>
          <w:p w14:paraId="1E92214E" w14:textId="77777777" w:rsidR="005B311A" w:rsidRPr="005B311A" w:rsidRDefault="005B311A" w:rsidP="005B311A">
            <w:pPr>
              <w:jc w:val="center"/>
              <w:rPr>
                <w:rFonts w:ascii="Arial" w:hAnsi="Arial" w:cs="Arial"/>
              </w:rPr>
            </w:pPr>
            <w:r w:rsidRPr="005B311A">
              <w:rPr>
                <w:rFonts w:ascii="Arial" w:hAnsi="Arial" w:cs="Arial"/>
              </w:rPr>
              <w:lastRenderedPageBreak/>
              <w:t>289</w:t>
            </w:r>
          </w:p>
        </w:tc>
        <w:tc>
          <w:tcPr>
            <w:tcW w:w="6216" w:type="dxa"/>
            <w:noWrap/>
            <w:hideMark/>
          </w:tcPr>
          <w:p w14:paraId="671461B5" w14:textId="77777777" w:rsidR="005B311A" w:rsidRPr="005B311A" w:rsidRDefault="005B311A">
            <w:pPr>
              <w:rPr>
                <w:rFonts w:ascii="Arial" w:hAnsi="Arial" w:cs="Arial"/>
              </w:rPr>
            </w:pPr>
            <w:r w:rsidRPr="005B311A">
              <w:rPr>
                <w:rFonts w:ascii="Arial" w:hAnsi="Arial" w:cs="Arial"/>
              </w:rPr>
              <w:t>Museum Technicians and Conservators</w:t>
            </w:r>
          </w:p>
        </w:tc>
        <w:tc>
          <w:tcPr>
            <w:tcW w:w="1615" w:type="dxa"/>
            <w:noWrap/>
            <w:vAlign w:val="center"/>
            <w:hideMark/>
          </w:tcPr>
          <w:p w14:paraId="13F55BAF" w14:textId="77777777" w:rsidR="005B311A" w:rsidRPr="005B311A" w:rsidRDefault="005B311A" w:rsidP="005B311A">
            <w:pPr>
              <w:jc w:val="center"/>
              <w:rPr>
                <w:rFonts w:ascii="Arial" w:hAnsi="Arial" w:cs="Arial"/>
              </w:rPr>
            </w:pPr>
            <w:r w:rsidRPr="005B311A">
              <w:rPr>
                <w:rFonts w:ascii="Arial" w:hAnsi="Arial" w:cs="Arial"/>
              </w:rPr>
              <w:t>59.5%</w:t>
            </w:r>
          </w:p>
        </w:tc>
      </w:tr>
      <w:tr w:rsidR="005B311A" w:rsidRPr="005B311A" w14:paraId="1C855E49" w14:textId="77777777" w:rsidTr="005B311A">
        <w:trPr>
          <w:trHeight w:val="300"/>
        </w:trPr>
        <w:tc>
          <w:tcPr>
            <w:tcW w:w="803" w:type="dxa"/>
            <w:noWrap/>
            <w:vAlign w:val="center"/>
            <w:hideMark/>
          </w:tcPr>
          <w:p w14:paraId="78396218" w14:textId="77777777" w:rsidR="005B311A" w:rsidRPr="005B311A" w:rsidRDefault="005B311A" w:rsidP="005B311A">
            <w:pPr>
              <w:jc w:val="center"/>
              <w:rPr>
                <w:rFonts w:ascii="Arial" w:hAnsi="Arial" w:cs="Arial"/>
              </w:rPr>
            </w:pPr>
            <w:r w:rsidRPr="005B311A">
              <w:rPr>
                <w:rFonts w:ascii="Arial" w:hAnsi="Arial" w:cs="Arial"/>
              </w:rPr>
              <w:t>290</w:t>
            </w:r>
          </w:p>
        </w:tc>
        <w:tc>
          <w:tcPr>
            <w:tcW w:w="6216" w:type="dxa"/>
            <w:noWrap/>
            <w:hideMark/>
          </w:tcPr>
          <w:p w14:paraId="4C7520F0" w14:textId="77777777" w:rsidR="005B311A" w:rsidRPr="005B311A" w:rsidRDefault="005B311A">
            <w:pPr>
              <w:rPr>
                <w:rFonts w:ascii="Arial" w:hAnsi="Arial" w:cs="Arial"/>
              </w:rPr>
            </w:pPr>
            <w:r w:rsidRPr="005B311A">
              <w:rPr>
                <w:rFonts w:ascii="Arial" w:hAnsi="Arial" w:cs="Arial"/>
              </w:rPr>
              <w:t>Library Technicians</w:t>
            </w:r>
          </w:p>
        </w:tc>
        <w:tc>
          <w:tcPr>
            <w:tcW w:w="1615" w:type="dxa"/>
            <w:noWrap/>
            <w:vAlign w:val="center"/>
            <w:hideMark/>
          </w:tcPr>
          <w:p w14:paraId="447D7885" w14:textId="77777777" w:rsidR="005B311A" w:rsidRPr="005B311A" w:rsidRDefault="005B311A" w:rsidP="005B311A">
            <w:pPr>
              <w:jc w:val="center"/>
              <w:rPr>
                <w:rFonts w:ascii="Arial" w:hAnsi="Arial" w:cs="Arial"/>
              </w:rPr>
            </w:pPr>
            <w:r w:rsidRPr="005B311A">
              <w:rPr>
                <w:rFonts w:ascii="Arial" w:hAnsi="Arial" w:cs="Arial"/>
              </w:rPr>
              <w:t>59.1%</w:t>
            </w:r>
          </w:p>
        </w:tc>
      </w:tr>
      <w:tr w:rsidR="005B311A" w:rsidRPr="005B311A" w14:paraId="4632DF34" w14:textId="77777777" w:rsidTr="005B311A">
        <w:trPr>
          <w:trHeight w:val="300"/>
        </w:trPr>
        <w:tc>
          <w:tcPr>
            <w:tcW w:w="803" w:type="dxa"/>
            <w:noWrap/>
            <w:vAlign w:val="center"/>
            <w:hideMark/>
          </w:tcPr>
          <w:p w14:paraId="437ED370" w14:textId="77777777" w:rsidR="005B311A" w:rsidRPr="005B311A" w:rsidRDefault="005B311A" w:rsidP="005B311A">
            <w:pPr>
              <w:jc w:val="center"/>
              <w:rPr>
                <w:rFonts w:ascii="Arial" w:hAnsi="Arial" w:cs="Arial"/>
              </w:rPr>
            </w:pPr>
            <w:r w:rsidRPr="005B311A">
              <w:rPr>
                <w:rFonts w:ascii="Arial" w:hAnsi="Arial" w:cs="Arial"/>
              </w:rPr>
              <w:t>291</w:t>
            </w:r>
          </w:p>
        </w:tc>
        <w:tc>
          <w:tcPr>
            <w:tcW w:w="6216" w:type="dxa"/>
            <w:noWrap/>
            <w:hideMark/>
          </w:tcPr>
          <w:p w14:paraId="73823D03" w14:textId="77777777" w:rsidR="005B311A" w:rsidRPr="005B311A" w:rsidRDefault="005B311A">
            <w:pPr>
              <w:rPr>
                <w:rFonts w:ascii="Arial" w:hAnsi="Arial" w:cs="Arial"/>
              </w:rPr>
            </w:pPr>
            <w:r w:rsidRPr="005B311A">
              <w:rPr>
                <w:rFonts w:ascii="Arial" w:hAnsi="Arial" w:cs="Arial"/>
              </w:rPr>
              <w:t>Recreational Vehicle Service Technicians</w:t>
            </w:r>
          </w:p>
        </w:tc>
        <w:tc>
          <w:tcPr>
            <w:tcW w:w="1615" w:type="dxa"/>
            <w:noWrap/>
            <w:vAlign w:val="center"/>
            <w:hideMark/>
          </w:tcPr>
          <w:p w14:paraId="666B874F" w14:textId="77777777" w:rsidR="005B311A" w:rsidRPr="005B311A" w:rsidRDefault="005B311A" w:rsidP="005B311A">
            <w:pPr>
              <w:jc w:val="center"/>
              <w:rPr>
                <w:rFonts w:ascii="Arial" w:hAnsi="Arial" w:cs="Arial"/>
              </w:rPr>
            </w:pPr>
            <w:r w:rsidRPr="005B311A">
              <w:rPr>
                <w:rFonts w:ascii="Arial" w:hAnsi="Arial" w:cs="Arial"/>
              </w:rPr>
              <w:t>59.0%</w:t>
            </w:r>
          </w:p>
        </w:tc>
      </w:tr>
      <w:tr w:rsidR="005B311A" w:rsidRPr="005B311A" w14:paraId="52846401" w14:textId="77777777" w:rsidTr="005B311A">
        <w:trPr>
          <w:trHeight w:val="300"/>
        </w:trPr>
        <w:tc>
          <w:tcPr>
            <w:tcW w:w="803" w:type="dxa"/>
            <w:noWrap/>
            <w:vAlign w:val="center"/>
            <w:hideMark/>
          </w:tcPr>
          <w:p w14:paraId="28A9B13F" w14:textId="77777777" w:rsidR="005B311A" w:rsidRPr="005B311A" w:rsidRDefault="005B311A" w:rsidP="005B311A">
            <w:pPr>
              <w:jc w:val="center"/>
              <w:rPr>
                <w:rFonts w:ascii="Arial" w:hAnsi="Arial" w:cs="Arial"/>
              </w:rPr>
            </w:pPr>
            <w:r w:rsidRPr="005B311A">
              <w:rPr>
                <w:rFonts w:ascii="Arial" w:hAnsi="Arial" w:cs="Arial"/>
              </w:rPr>
              <w:t>292</w:t>
            </w:r>
          </w:p>
        </w:tc>
        <w:tc>
          <w:tcPr>
            <w:tcW w:w="6216" w:type="dxa"/>
            <w:noWrap/>
            <w:hideMark/>
          </w:tcPr>
          <w:p w14:paraId="1101922F" w14:textId="77777777" w:rsidR="005B311A" w:rsidRPr="005B311A" w:rsidRDefault="005B311A">
            <w:pPr>
              <w:rPr>
                <w:rFonts w:ascii="Arial" w:hAnsi="Arial" w:cs="Arial"/>
              </w:rPr>
            </w:pPr>
            <w:r w:rsidRPr="005B311A">
              <w:rPr>
                <w:rFonts w:ascii="Arial" w:hAnsi="Arial" w:cs="Arial"/>
              </w:rPr>
              <w:t>Amusement and Recreation Attendants</w:t>
            </w:r>
          </w:p>
        </w:tc>
        <w:tc>
          <w:tcPr>
            <w:tcW w:w="1615" w:type="dxa"/>
            <w:noWrap/>
            <w:vAlign w:val="center"/>
            <w:hideMark/>
          </w:tcPr>
          <w:p w14:paraId="0451D5D1" w14:textId="77777777" w:rsidR="005B311A" w:rsidRPr="005B311A" w:rsidRDefault="005B311A" w:rsidP="005B311A">
            <w:pPr>
              <w:jc w:val="center"/>
              <w:rPr>
                <w:rFonts w:ascii="Arial" w:hAnsi="Arial" w:cs="Arial"/>
              </w:rPr>
            </w:pPr>
            <w:r w:rsidRPr="005B311A">
              <w:rPr>
                <w:rFonts w:ascii="Arial" w:hAnsi="Arial" w:cs="Arial"/>
              </w:rPr>
              <w:t>59.0%</w:t>
            </w:r>
          </w:p>
        </w:tc>
      </w:tr>
      <w:tr w:rsidR="005B311A" w:rsidRPr="005B311A" w14:paraId="17E46DFC" w14:textId="77777777" w:rsidTr="005B311A">
        <w:trPr>
          <w:trHeight w:val="300"/>
        </w:trPr>
        <w:tc>
          <w:tcPr>
            <w:tcW w:w="803" w:type="dxa"/>
            <w:noWrap/>
            <w:vAlign w:val="center"/>
            <w:hideMark/>
          </w:tcPr>
          <w:p w14:paraId="3BFD533B" w14:textId="77777777" w:rsidR="005B311A" w:rsidRPr="005B311A" w:rsidRDefault="005B311A" w:rsidP="005B311A">
            <w:pPr>
              <w:jc w:val="center"/>
              <w:rPr>
                <w:rFonts w:ascii="Arial" w:hAnsi="Arial" w:cs="Arial"/>
              </w:rPr>
            </w:pPr>
            <w:r w:rsidRPr="005B311A">
              <w:rPr>
                <w:rFonts w:ascii="Arial" w:hAnsi="Arial" w:cs="Arial"/>
              </w:rPr>
              <w:t>293</w:t>
            </w:r>
          </w:p>
        </w:tc>
        <w:tc>
          <w:tcPr>
            <w:tcW w:w="6216" w:type="dxa"/>
            <w:noWrap/>
            <w:hideMark/>
          </w:tcPr>
          <w:p w14:paraId="006EC23F" w14:textId="77777777" w:rsidR="005B311A" w:rsidRPr="005B311A" w:rsidRDefault="005B311A">
            <w:pPr>
              <w:rPr>
                <w:rFonts w:ascii="Arial" w:hAnsi="Arial" w:cs="Arial"/>
              </w:rPr>
            </w:pPr>
            <w:r w:rsidRPr="005B311A">
              <w:rPr>
                <w:rFonts w:ascii="Arial" w:hAnsi="Arial" w:cs="Arial"/>
              </w:rPr>
              <w:t>Meter Readers, Utilities</w:t>
            </w:r>
          </w:p>
        </w:tc>
        <w:tc>
          <w:tcPr>
            <w:tcW w:w="1615" w:type="dxa"/>
            <w:noWrap/>
            <w:vAlign w:val="center"/>
            <w:hideMark/>
          </w:tcPr>
          <w:p w14:paraId="341EAD20" w14:textId="77777777" w:rsidR="005B311A" w:rsidRPr="005B311A" w:rsidRDefault="005B311A" w:rsidP="005B311A">
            <w:pPr>
              <w:jc w:val="center"/>
              <w:rPr>
                <w:rFonts w:ascii="Arial" w:hAnsi="Arial" w:cs="Arial"/>
              </w:rPr>
            </w:pPr>
            <w:r w:rsidRPr="005B311A">
              <w:rPr>
                <w:rFonts w:ascii="Arial" w:hAnsi="Arial" w:cs="Arial"/>
              </w:rPr>
              <w:t>58.8%</w:t>
            </w:r>
          </w:p>
        </w:tc>
      </w:tr>
      <w:tr w:rsidR="005B311A" w:rsidRPr="005B311A" w14:paraId="4B2A70CC" w14:textId="77777777" w:rsidTr="005B311A">
        <w:trPr>
          <w:trHeight w:val="300"/>
        </w:trPr>
        <w:tc>
          <w:tcPr>
            <w:tcW w:w="803" w:type="dxa"/>
            <w:noWrap/>
            <w:vAlign w:val="center"/>
            <w:hideMark/>
          </w:tcPr>
          <w:p w14:paraId="315C14DB" w14:textId="77777777" w:rsidR="005B311A" w:rsidRPr="005B311A" w:rsidRDefault="005B311A" w:rsidP="005B311A">
            <w:pPr>
              <w:jc w:val="center"/>
              <w:rPr>
                <w:rFonts w:ascii="Arial" w:hAnsi="Arial" w:cs="Arial"/>
              </w:rPr>
            </w:pPr>
            <w:r w:rsidRPr="005B311A">
              <w:rPr>
                <w:rFonts w:ascii="Arial" w:hAnsi="Arial" w:cs="Arial"/>
              </w:rPr>
              <w:t>294</w:t>
            </w:r>
          </w:p>
        </w:tc>
        <w:tc>
          <w:tcPr>
            <w:tcW w:w="6216" w:type="dxa"/>
            <w:noWrap/>
            <w:hideMark/>
          </w:tcPr>
          <w:p w14:paraId="3498EF83" w14:textId="77777777" w:rsidR="005B311A" w:rsidRPr="005B311A" w:rsidRDefault="005B311A">
            <w:pPr>
              <w:rPr>
                <w:rFonts w:ascii="Arial" w:hAnsi="Arial" w:cs="Arial"/>
              </w:rPr>
            </w:pPr>
            <w:r w:rsidRPr="005B311A">
              <w:rPr>
                <w:rFonts w:ascii="Arial" w:hAnsi="Arial" w:cs="Arial"/>
              </w:rPr>
              <w:t>Hotel, Motel, and Resort Desk Clerks</w:t>
            </w:r>
          </w:p>
        </w:tc>
        <w:tc>
          <w:tcPr>
            <w:tcW w:w="1615" w:type="dxa"/>
            <w:noWrap/>
            <w:vAlign w:val="center"/>
            <w:hideMark/>
          </w:tcPr>
          <w:p w14:paraId="6A293D88" w14:textId="77777777" w:rsidR="005B311A" w:rsidRPr="005B311A" w:rsidRDefault="005B311A" w:rsidP="005B311A">
            <w:pPr>
              <w:jc w:val="center"/>
              <w:rPr>
                <w:rFonts w:ascii="Arial" w:hAnsi="Arial" w:cs="Arial"/>
              </w:rPr>
            </w:pPr>
            <w:r w:rsidRPr="005B311A">
              <w:rPr>
                <w:rFonts w:ascii="Arial" w:hAnsi="Arial" w:cs="Arial"/>
              </w:rPr>
              <w:t>58.7%</w:t>
            </w:r>
          </w:p>
        </w:tc>
      </w:tr>
      <w:tr w:rsidR="005B311A" w:rsidRPr="005B311A" w14:paraId="3388918A" w14:textId="77777777" w:rsidTr="005B311A">
        <w:trPr>
          <w:trHeight w:val="300"/>
        </w:trPr>
        <w:tc>
          <w:tcPr>
            <w:tcW w:w="803" w:type="dxa"/>
            <w:noWrap/>
            <w:vAlign w:val="center"/>
            <w:hideMark/>
          </w:tcPr>
          <w:p w14:paraId="363610EF" w14:textId="77777777" w:rsidR="005B311A" w:rsidRPr="005B311A" w:rsidRDefault="005B311A" w:rsidP="005B311A">
            <w:pPr>
              <w:jc w:val="center"/>
              <w:rPr>
                <w:rFonts w:ascii="Arial" w:hAnsi="Arial" w:cs="Arial"/>
              </w:rPr>
            </w:pPr>
            <w:r w:rsidRPr="005B311A">
              <w:rPr>
                <w:rFonts w:ascii="Arial" w:hAnsi="Arial" w:cs="Arial"/>
              </w:rPr>
              <w:t>295</w:t>
            </w:r>
          </w:p>
        </w:tc>
        <w:tc>
          <w:tcPr>
            <w:tcW w:w="6216" w:type="dxa"/>
            <w:noWrap/>
            <w:hideMark/>
          </w:tcPr>
          <w:p w14:paraId="53347DF6" w14:textId="77777777" w:rsidR="005B311A" w:rsidRPr="005B311A" w:rsidRDefault="005B311A">
            <w:pPr>
              <w:rPr>
                <w:rFonts w:ascii="Arial" w:hAnsi="Arial" w:cs="Arial"/>
              </w:rPr>
            </w:pPr>
            <w:r w:rsidRPr="005B311A">
              <w:rPr>
                <w:rFonts w:ascii="Arial" w:hAnsi="Arial" w:cs="Arial"/>
              </w:rPr>
              <w:t>Executive Secretaries and Executive Administrative Assistants</w:t>
            </w:r>
          </w:p>
        </w:tc>
        <w:tc>
          <w:tcPr>
            <w:tcW w:w="1615" w:type="dxa"/>
            <w:noWrap/>
            <w:vAlign w:val="center"/>
            <w:hideMark/>
          </w:tcPr>
          <w:p w14:paraId="1FD117BE" w14:textId="77777777" w:rsidR="005B311A" w:rsidRPr="005B311A" w:rsidRDefault="005B311A" w:rsidP="005B311A">
            <w:pPr>
              <w:jc w:val="center"/>
              <w:rPr>
                <w:rFonts w:ascii="Arial" w:hAnsi="Arial" w:cs="Arial"/>
              </w:rPr>
            </w:pPr>
            <w:r w:rsidRPr="005B311A">
              <w:rPr>
                <w:rFonts w:ascii="Arial" w:hAnsi="Arial" w:cs="Arial"/>
              </w:rPr>
              <w:t>58.6%</w:t>
            </w:r>
          </w:p>
        </w:tc>
      </w:tr>
      <w:tr w:rsidR="005B311A" w:rsidRPr="005B311A" w14:paraId="498029A5" w14:textId="77777777" w:rsidTr="005B311A">
        <w:trPr>
          <w:trHeight w:val="300"/>
        </w:trPr>
        <w:tc>
          <w:tcPr>
            <w:tcW w:w="803" w:type="dxa"/>
            <w:noWrap/>
            <w:vAlign w:val="center"/>
            <w:hideMark/>
          </w:tcPr>
          <w:p w14:paraId="194439D8" w14:textId="77777777" w:rsidR="005B311A" w:rsidRPr="005B311A" w:rsidRDefault="005B311A" w:rsidP="005B311A">
            <w:pPr>
              <w:jc w:val="center"/>
              <w:rPr>
                <w:rFonts w:ascii="Arial" w:hAnsi="Arial" w:cs="Arial"/>
              </w:rPr>
            </w:pPr>
            <w:r w:rsidRPr="005B311A">
              <w:rPr>
                <w:rFonts w:ascii="Arial" w:hAnsi="Arial" w:cs="Arial"/>
              </w:rPr>
              <w:t>296</w:t>
            </w:r>
          </w:p>
        </w:tc>
        <w:tc>
          <w:tcPr>
            <w:tcW w:w="6216" w:type="dxa"/>
            <w:noWrap/>
            <w:hideMark/>
          </w:tcPr>
          <w:p w14:paraId="696BDDB8" w14:textId="77777777" w:rsidR="005B311A" w:rsidRPr="005B311A" w:rsidRDefault="005B311A">
            <w:pPr>
              <w:rPr>
                <w:rFonts w:ascii="Arial" w:hAnsi="Arial" w:cs="Arial"/>
              </w:rPr>
            </w:pPr>
            <w:r w:rsidRPr="005B311A">
              <w:rPr>
                <w:rFonts w:ascii="Arial" w:hAnsi="Arial" w:cs="Arial"/>
              </w:rPr>
              <w:t>Life, Physical, and Social Science Technicians, All Other</w:t>
            </w:r>
          </w:p>
        </w:tc>
        <w:tc>
          <w:tcPr>
            <w:tcW w:w="1615" w:type="dxa"/>
            <w:noWrap/>
            <w:vAlign w:val="center"/>
            <w:hideMark/>
          </w:tcPr>
          <w:p w14:paraId="6A25DC45" w14:textId="77777777" w:rsidR="005B311A" w:rsidRPr="005B311A" w:rsidRDefault="005B311A" w:rsidP="005B311A">
            <w:pPr>
              <w:jc w:val="center"/>
              <w:rPr>
                <w:rFonts w:ascii="Arial" w:hAnsi="Arial" w:cs="Arial"/>
              </w:rPr>
            </w:pPr>
            <w:r w:rsidRPr="005B311A">
              <w:rPr>
                <w:rFonts w:ascii="Arial" w:hAnsi="Arial" w:cs="Arial"/>
              </w:rPr>
              <w:t>58.4%</w:t>
            </w:r>
          </w:p>
        </w:tc>
      </w:tr>
      <w:tr w:rsidR="005B311A" w:rsidRPr="005B311A" w14:paraId="655C44FB" w14:textId="77777777" w:rsidTr="005B311A">
        <w:trPr>
          <w:trHeight w:val="300"/>
        </w:trPr>
        <w:tc>
          <w:tcPr>
            <w:tcW w:w="803" w:type="dxa"/>
            <w:noWrap/>
            <w:vAlign w:val="center"/>
            <w:hideMark/>
          </w:tcPr>
          <w:p w14:paraId="54CA6BF7" w14:textId="77777777" w:rsidR="005B311A" w:rsidRPr="005B311A" w:rsidRDefault="005B311A" w:rsidP="005B311A">
            <w:pPr>
              <w:jc w:val="center"/>
              <w:rPr>
                <w:rFonts w:ascii="Arial" w:hAnsi="Arial" w:cs="Arial"/>
              </w:rPr>
            </w:pPr>
            <w:r w:rsidRPr="005B311A">
              <w:rPr>
                <w:rFonts w:ascii="Arial" w:hAnsi="Arial" w:cs="Arial"/>
              </w:rPr>
              <w:t>297</w:t>
            </w:r>
          </w:p>
        </w:tc>
        <w:tc>
          <w:tcPr>
            <w:tcW w:w="6216" w:type="dxa"/>
            <w:noWrap/>
            <w:hideMark/>
          </w:tcPr>
          <w:p w14:paraId="749CD871" w14:textId="77777777" w:rsidR="005B311A" w:rsidRPr="005B311A" w:rsidRDefault="005B311A">
            <w:pPr>
              <w:rPr>
                <w:rFonts w:ascii="Arial" w:hAnsi="Arial" w:cs="Arial"/>
              </w:rPr>
            </w:pPr>
            <w:r w:rsidRPr="005B311A">
              <w:rPr>
                <w:rFonts w:ascii="Arial" w:hAnsi="Arial" w:cs="Arial"/>
              </w:rPr>
              <w:t>Grounds Maintenance Workers, All Other</w:t>
            </w:r>
          </w:p>
        </w:tc>
        <w:tc>
          <w:tcPr>
            <w:tcW w:w="1615" w:type="dxa"/>
            <w:noWrap/>
            <w:vAlign w:val="center"/>
            <w:hideMark/>
          </w:tcPr>
          <w:p w14:paraId="40284E9A" w14:textId="77777777" w:rsidR="005B311A" w:rsidRPr="005B311A" w:rsidRDefault="005B311A" w:rsidP="005B311A">
            <w:pPr>
              <w:jc w:val="center"/>
              <w:rPr>
                <w:rFonts w:ascii="Arial" w:hAnsi="Arial" w:cs="Arial"/>
              </w:rPr>
            </w:pPr>
            <w:r w:rsidRPr="005B311A">
              <w:rPr>
                <w:rFonts w:ascii="Arial" w:hAnsi="Arial" w:cs="Arial"/>
              </w:rPr>
              <w:t>58.3%</w:t>
            </w:r>
          </w:p>
        </w:tc>
      </w:tr>
      <w:tr w:rsidR="005B311A" w:rsidRPr="005B311A" w14:paraId="1F9AFAB4" w14:textId="77777777" w:rsidTr="005B311A">
        <w:trPr>
          <w:trHeight w:val="300"/>
        </w:trPr>
        <w:tc>
          <w:tcPr>
            <w:tcW w:w="803" w:type="dxa"/>
            <w:noWrap/>
            <w:vAlign w:val="center"/>
            <w:hideMark/>
          </w:tcPr>
          <w:p w14:paraId="1FCF45A0" w14:textId="77777777" w:rsidR="005B311A" w:rsidRPr="005B311A" w:rsidRDefault="005B311A" w:rsidP="005B311A">
            <w:pPr>
              <w:jc w:val="center"/>
              <w:rPr>
                <w:rFonts w:ascii="Arial" w:hAnsi="Arial" w:cs="Arial"/>
              </w:rPr>
            </w:pPr>
            <w:r w:rsidRPr="005B311A">
              <w:rPr>
                <w:rFonts w:ascii="Arial" w:hAnsi="Arial" w:cs="Arial"/>
              </w:rPr>
              <w:t>298</w:t>
            </w:r>
          </w:p>
        </w:tc>
        <w:tc>
          <w:tcPr>
            <w:tcW w:w="6216" w:type="dxa"/>
            <w:noWrap/>
            <w:hideMark/>
          </w:tcPr>
          <w:p w14:paraId="6DAEC8F0" w14:textId="77777777" w:rsidR="005B311A" w:rsidRPr="005B311A" w:rsidRDefault="005B311A">
            <w:pPr>
              <w:rPr>
                <w:rFonts w:ascii="Arial" w:hAnsi="Arial" w:cs="Arial"/>
              </w:rPr>
            </w:pPr>
            <w:r w:rsidRPr="005B311A">
              <w:rPr>
                <w:rFonts w:ascii="Arial" w:hAnsi="Arial" w:cs="Arial"/>
              </w:rPr>
              <w:t>Protective Service Workers, All Other</w:t>
            </w:r>
          </w:p>
        </w:tc>
        <w:tc>
          <w:tcPr>
            <w:tcW w:w="1615" w:type="dxa"/>
            <w:noWrap/>
            <w:vAlign w:val="center"/>
            <w:hideMark/>
          </w:tcPr>
          <w:p w14:paraId="655F99C5" w14:textId="77777777" w:rsidR="005B311A" w:rsidRPr="005B311A" w:rsidRDefault="005B311A" w:rsidP="005B311A">
            <w:pPr>
              <w:jc w:val="center"/>
              <w:rPr>
                <w:rFonts w:ascii="Arial" w:hAnsi="Arial" w:cs="Arial"/>
              </w:rPr>
            </w:pPr>
            <w:r w:rsidRPr="005B311A">
              <w:rPr>
                <w:rFonts w:ascii="Arial" w:hAnsi="Arial" w:cs="Arial"/>
              </w:rPr>
              <w:t>58.3%</w:t>
            </w:r>
          </w:p>
        </w:tc>
      </w:tr>
      <w:tr w:rsidR="005B311A" w:rsidRPr="005B311A" w14:paraId="73F25A99" w14:textId="77777777" w:rsidTr="005B311A">
        <w:trPr>
          <w:trHeight w:val="300"/>
        </w:trPr>
        <w:tc>
          <w:tcPr>
            <w:tcW w:w="803" w:type="dxa"/>
            <w:noWrap/>
            <w:vAlign w:val="center"/>
            <w:hideMark/>
          </w:tcPr>
          <w:p w14:paraId="17908098" w14:textId="77777777" w:rsidR="005B311A" w:rsidRPr="005B311A" w:rsidRDefault="005B311A" w:rsidP="005B311A">
            <w:pPr>
              <w:jc w:val="center"/>
              <w:rPr>
                <w:rFonts w:ascii="Arial" w:hAnsi="Arial" w:cs="Arial"/>
              </w:rPr>
            </w:pPr>
            <w:r w:rsidRPr="005B311A">
              <w:rPr>
                <w:rFonts w:ascii="Arial" w:hAnsi="Arial" w:cs="Arial"/>
              </w:rPr>
              <w:t>299</w:t>
            </w:r>
          </w:p>
        </w:tc>
        <w:tc>
          <w:tcPr>
            <w:tcW w:w="6216" w:type="dxa"/>
            <w:noWrap/>
            <w:hideMark/>
          </w:tcPr>
          <w:p w14:paraId="1DA1F959" w14:textId="77777777" w:rsidR="005B311A" w:rsidRPr="005B311A" w:rsidRDefault="005B311A">
            <w:pPr>
              <w:rPr>
                <w:rFonts w:ascii="Arial" w:hAnsi="Arial" w:cs="Arial"/>
              </w:rPr>
            </w:pPr>
            <w:r w:rsidRPr="005B311A">
              <w:rPr>
                <w:rFonts w:ascii="Arial" w:hAnsi="Arial" w:cs="Arial"/>
              </w:rPr>
              <w:t>Locomotive Firers</w:t>
            </w:r>
          </w:p>
        </w:tc>
        <w:tc>
          <w:tcPr>
            <w:tcW w:w="1615" w:type="dxa"/>
            <w:noWrap/>
            <w:vAlign w:val="center"/>
            <w:hideMark/>
          </w:tcPr>
          <w:p w14:paraId="69E792A9" w14:textId="77777777" w:rsidR="005B311A" w:rsidRPr="005B311A" w:rsidRDefault="005B311A" w:rsidP="005B311A">
            <w:pPr>
              <w:jc w:val="center"/>
              <w:rPr>
                <w:rFonts w:ascii="Arial" w:hAnsi="Arial" w:cs="Arial"/>
              </w:rPr>
            </w:pPr>
            <w:r w:rsidRPr="005B311A">
              <w:rPr>
                <w:rFonts w:ascii="Arial" w:hAnsi="Arial" w:cs="Arial"/>
              </w:rPr>
              <w:t>58.2%</w:t>
            </w:r>
          </w:p>
        </w:tc>
      </w:tr>
      <w:tr w:rsidR="005B311A" w:rsidRPr="005B311A" w14:paraId="77E674A0" w14:textId="77777777" w:rsidTr="005B311A">
        <w:trPr>
          <w:trHeight w:val="300"/>
        </w:trPr>
        <w:tc>
          <w:tcPr>
            <w:tcW w:w="803" w:type="dxa"/>
            <w:noWrap/>
            <w:vAlign w:val="center"/>
            <w:hideMark/>
          </w:tcPr>
          <w:p w14:paraId="338A8D6E" w14:textId="77777777" w:rsidR="005B311A" w:rsidRPr="005B311A" w:rsidRDefault="005B311A" w:rsidP="005B311A">
            <w:pPr>
              <w:jc w:val="center"/>
              <w:rPr>
                <w:rFonts w:ascii="Arial" w:hAnsi="Arial" w:cs="Arial"/>
              </w:rPr>
            </w:pPr>
            <w:r w:rsidRPr="005B311A">
              <w:rPr>
                <w:rFonts w:ascii="Arial" w:hAnsi="Arial" w:cs="Arial"/>
              </w:rPr>
              <w:t>300</w:t>
            </w:r>
          </w:p>
        </w:tc>
        <w:tc>
          <w:tcPr>
            <w:tcW w:w="6216" w:type="dxa"/>
            <w:noWrap/>
            <w:hideMark/>
          </w:tcPr>
          <w:p w14:paraId="65607386" w14:textId="77777777" w:rsidR="005B311A" w:rsidRPr="005B311A" w:rsidRDefault="005B311A">
            <w:pPr>
              <w:rPr>
                <w:rFonts w:ascii="Arial" w:hAnsi="Arial" w:cs="Arial"/>
              </w:rPr>
            </w:pPr>
            <w:r w:rsidRPr="005B311A">
              <w:rPr>
                <w:rFonts w:ascii="Arial" w:hAnsi="Arial" w:cs="Arial"/>
              </w:rPr>
              <w:t>Commercial Pilots</w:t>
            </w:r>
          </w:p>
        </w:tc>
        <w:tc>
          <w:tcPr>
            <w:tcW w:w="1615" w:type="dxa"/>
            <w:noWrap/>
            <w:vAlign w:val="center"/>
            <w:hideMark/>
          </w:tcPr>
          <w:p w14:paraId="403CCF38" w14:textId="77777777" w:rsidR="005B311A" w:rsidRPr="005B311A" w:rsidRDefault="005B311A" w:rsidP="005B311A">
            <w:pPr>
              <w:jc w:val="center"/>
              <w:rPr>
                <w:rFonts w:ascii="Arial" w:hAnsi="Arial" w:cs="Arial"/>
              </w:rPr>
            </w:pPr>
            <w:r w:rsidRPr="005B311A">
              <w:rPr>
                <w:rFonts w:ascii="Arial" w:hAnsi="Arial" w:cs="Arial"/>
              </w:rPr>
              <w:t>58.2%</w:t>
            </w:r>
          </w:p>
        </w:tc>
      </w:tr>
      <w:tr w:rsidR="005B311A" w:rsidRPr="005B311A" w14:paraId="1147520C" w14:textId="77777777" w:rsidTr="005B311A">
        <w:trPr>
          <w:trHeight w:val="300"/>
        </w:trPr>
        <w:tc>
          <w:tcPr>
            <w:tcW w:w="803" w:type="dxa"/>
            <w:noWrap/>
            <w:vAlign w:val="center"/>
            <w:hideMark/>
          </w:tcPr>
          <w:p w14:paraId="5F1523CC" w14:textId="77777777" w:rsidR="005B311A" w:rsidRPr="005B311A" w:rsidRDefault="005B311A" w:rsidP="005B311A">
            <w:pPr>
              <w:jc w:val="center"/>
              <w:rPr>
                <w:rFonts w:ascii="Arial" w:hAnsi="Arial" w:cs="Arial"/>
              </w:rPr>
            </w:pPr>
            <w:r w:rsidRPr="005B311A">
              <w:rPr>
                <w:rFonts w:ascii="Arial" w:hAnsi="Arial" w:cs="Arial"/>
              </w:rPr>
              <w:t>301</w:t>
            </w:r>
          </w:p>
        </w:tc>
        <w:tc>
          <w:tcPr>
            <w:tcW w:w="6216" w:type="dxa"/>
            <w:noWrap/>
            <w:hideMark/>
          </w:tcPr>
          <w:p w14:paraId="490B24BF" w14:textId="77777777" w:rsidR="005B311A" w:rsidRPr="005B311A" w:rsidRDefault="005B311A">
            <w:pPr>
              <w:rPr>
                <w:rFonts w:ascii="Arial" w:hAnsi="Arial" w:cs="Arial"/>
              </w:rPr>
            </w:pPr>
            <w:r w:rsidRPr="005B311A">
              <w:rPr>
                <w:rFonts w:ascii="Arial" w:hAnsi="Arial" w:cs="Arial"/>
              </w:rPr>
              <w:t>Credit Authorizers, Checkers, and Clerks</w:t>
            </w:r>
          </w:p>
        </w:tc>
        <w:tc>
          <w:tcPr>
            <w:tcW w:w="1615" w:type="dxa"/>
            <w:noWrap/>
            <w:vAlign w:val="center"/>
            <w:hideMark/>
          </w:tcPr>
          <w:p w14:paraId="4B8D92D8" w14:textId="77777777" w:rsidR="005B311A" w:rsidRPr="005B311A" w:rsidRDefault="005B311A" w:rsidP="005B311A">
            <w:pPr>
              <w:jc w:val="center"/>
              <w:rPr>
                <w:rFonts w:ascii="Arial" w:hAnsi="Arial" w:cs="Arial"/>
              </w:rPr>
            </w:pPr>
            <w:r w:rsidRPr="005B311A">
              <w:rPr>
                <w:rFonts w:ascii="Arial" w:hAnsi="Arial" w:cs="Arial"/>
              </w:rPr>
              <w:t>58.0%</w:t>
            </w:r>
          </w:p>
        </w:tc>
      </w:tr>
      <w:tr w:rsidR="005B311A" w:rsidRPr="005B311A" w14:paraId="3082C5A1" w14:textId="77777777" w:rsidTr="005B311A">
        <w:trPr>
          <w:trHeight w:val="300"/>
        </w:trPr>
        <w:tc>
          <w:tcPr>
            <w:tcW w:w="803" w:type="dxa"/>
            <w:noWrap/>
            <w:vAlign w:val="center"/>
            <w:hideMark/>
          </w:tcPr>
          <w:p w14:paraId="78234736" w14:textId="77777777" w:rsidR="005B311A" w:rsidRPr="005B311A" w:rsidRDefault="005B311A" w:rsidP="005B311A">
            <w:pPr>
              <w:jc w:val="center"/>
              <w:rPr>
                <w:rFonts w:ascii="Arial" w:hAnsi="Arial" w:cs="Arial"/>
              </w:rPr>
            </w:pPr>
            <w:r w:rsidRPr="005B311A">
              <w:rPr>
                <w:rFonts w:ascii="Arial" w:hAnsi="Arial" w:cs="Arial"/>
              </w:rPr>
              <w:t>302</w:t>
            </w:r>
          </w:p>
        </w:tc>
        <w:tc>
          <w:tcPr>
            <w:tcW w:w="6216" w:type="dxa"/>
            <w:noWrap/>
            <w:hideMark/>
          </w:tcPr>
          <w:p w14:paraId="7C6FCCF0" w14:textId="77777777" w:rsidR="005B311A" w:rsidRPr="005B311A" w:rsidRDefault="005B311A">
            <w:pPr>
              <w:rPr>
                <w:rFonts w:ascii="Arial" w:hAnsi="Arial" w:cs="Arial"/>
              </w:rPr>
            </w:pPr>
            <w:r w:rsidRPr="005B311A">
              <w:rPr>
                <w:rFonts w:ascii="Arial" w:hAnsi="Arial" w:cs="Arial"/>
              </w:rPr>
              <w:t>Counter and Rental Clerks</w:t>
            </w:r>
          </w:p>
        </w:tc>
        <w:tc>
          <w:tcPr>
            <w:tcW w:w="1615" w:type="dxa"/>
            <w:noWrap/>
            <w:vAlign w:val="center"/>
            <w:hideMark/>
          </w:tcPr>
          <w:p w14:paraId="681609CC" w14:textId="77777777" w:rsidR="005B311A" w:rsidRPr="005B311A" w:rsidRDefault="005B311A" w:rsidP="005B311A">
            <w:pPr>
              <w:jc w:val="center"/>
              <w:rPr>
                <w:rFonts w:ascii="Arial" w:hAnsi="Arial" w:cs="Arial"/>
              </w:rPr>
            </w:pPr>
            <w:r w:rsidRPr="005B311A">
              <w:rPr>
                <w:rFonts w:ascii="Arial" w:hAnsi="Arial" w:cs="Arial"/>
              </w:rPr>
              <w:t>57.6%</w:t>
            </w:r>
          </w:p>
        </w:tc>
      </w:tr>
      <w:tr w:rsidR="005B311A" w:rsidRPr="005B311A" w14:paraId="5580BBED" w14:textId="77777777" w:rsidTr="005B311A">
        <w:trPr>
          <w:trHeight w:val="300"/>
        </w:trPr>
        <w:tc>
          <w:tcPr>
            <w:tcW w:w="803" w:type="dxa"/>
            <w:noWrap/>
            <w:vAlign w:val="center"/>
            <w:hideMark/>
          </w:tcPr>
          <w:p w14:paraId="23E48842" w14:textId="77777777" w:rsidR="005B311A" w:rsidRPr="005B311A" w:rsidRDefault="005B311A" w:rsidP="005B311A">
            <w:pPr>
              <w:jc w:val="center"/>
              <w:rPr>
                <w:rFonts w:ascii="Arial" w:hAnsi="Arial" w:cs="Arial"/>
              </w:rPr>
            </w:pPr>
            <w:r w:rsidRPr="005B311A">
              <w:rPr>
                <w:rFonts w:ascii="Arial" w:hAnsi="Arial" w:cs="Arial"/>
              </w:rPr>
              <w:t>303</w:t>
            </w:r>
          </w:p>
        </w:tc>
        <w:tc>
          <w:tcPr>
            <w:tcW w:w="6216" w:type="dxa"/>
            <w:noWrap/>
            <w:hideMark/>
          </w:tcPr>
          <w:p w14:paraId="114C0C7E" w14:textId="77777777" w:rsidR="005B311A" w:rsidRPr="005B311A" w:rsidRDefault="005B311A">
            <w:pPr>
              <w:rPr>
                <w:rFonts w:ascii="Arial" w:hAnsi="Arial" w:cs="Arial"/>
              </w:rPr>
            </w:pPr>
            <w:r w:rsidRPr="005B311A">
              <w:rPr>
                <w:rFonts w:ascii="Arial" w:hAnsi="Arial" w:cs="Arial"/>
              </w:rPr>
              <w:t>Medical Secretaries</w:t>
            </w:r>
          </w:p>
        </w:tc>
        <w:tc>
          <w:tcPr>
            <w:tcW w:w="1615" w:type="dxa"/>
            <w:noWrap/>
            <w:vAlign w:val="center"/>
            <w:hideMark/>
          </w:tcPr>
          <w:p w14:paraId="2D880050" w14:textId="77777777" w:rsidR="005B311A" w:rsidRPr="005B311A" w:rsidRDefault="005B311A" w:rsidP="005B311A">
            <w:pPr>
              <w:jc w:val="center"/>
              <w:rPr>
                <w:rFonts w:ascii="Arial" w:hAnsi="Arial" w:cs="Arial"/>
              </w:rPr>
            </w:pPr>
            <w:r w:rsidRPr="005B311A">
              <w:rPr>
                <w:rFonts w:ascii="Arial" w:hAnsi="Arial" w:cs="Arial"/>
              </w:rPr>
              <w:t>57.5%</w:t>
            </w:r>
          </w:p>
        </w:tc>
      </w:tr>
      <w:tr w:rsidR="005B311A" w:rsidRPr="005B311A" w14:paraId="6B2BD572" w14:textId="77777777" w:rsidTr="005B311A">
        <w:trPr>
          <w:trHeight w:val="300"/>
        </w:trPr>
        <w:tc>
          <w:tcPr>
            <w:tcW w:w="803" w:type="dxa"/>
            <w:noWrap/>
            <w:vAlign w:val="center"/>
            <w:hideMark/>
          </w:tcPr>
          <w:p w14:paraId="46B65C26" w14:textId="77777777" w:rsidR="005B311A" w:rsidRPr="005B311A" w:rsidRDefault="005B311A" w:rsidP="005B311A">
            <w:pPr>
              <w:jc w:val="center"/>
              <w:rPr>
                <w:rFonts w:ascii="Arial" w:hAnsi="Arial" w:cs="Arial"/>
              </w:rPr>
            </w:pPr>
            <w:r w:rsidRPr="005B311A">
              <w:rPr>
                <w:rFonts w:ascii="Arial" w:hAnsi="Arial" w:cs="Arial"/>
              </w:rPr>
              <w:t>304</w:t>
            </w:r>
          </w:p>
        </w:tc>
        <w:tc>
          <w:tcPr>
            <w:tcW w:w="6216" w:type="dxa"/>
            <w:noWrap/>
            <w:hideMark/>
          </w:tcPr>
          <w:p w14:paraId="5CF9EA9B" w14:textId="77777777" w:rsidR="005B311A" w:rsidRPr="005B311A" w:rsidRDefault="005B311A">
            <w:pPr>
              <w:rPr>
                <w:rFonts w:ascii="Arial" w:hAnsi="Arial" w:cs="Arial"/>
              </w:rPr>
            </w:pPr>
            <w:r w:rsidRPr="005B311A">
              <w:rPr>
                <w:rFonts w:ascii="Arial" w:hAnsi="Arial" w:cs="Arial"/>
              </w:rPr>
              <w:t>Order Clerks</w:t>
            </w:r>
          </w:p>
        </w:tc>
        <w:tc>
          <w:tcPr>
            <w:tcW w:w="1615" w:type="dxa"/>
            <w:noWrap/>
            <w:vAlign w:val="center"/>
            <w:hideMark/>
          </w:tcPr>
          <w:p w14:paraId="7AAA1D1D" w14:textId="77777777" w:rsidR="005B311A" w:rsidRPr="005B311A" w:rsidRDefault="005B311A" w:rsidP="005B311A">
            <w:pPr>
              <w:jc w:val="center"/>
              <w:rPr>
                <w:rFonts w:ascii="Arial" w:hAnsi="Arial" w:cs="Arial"/>
              </w:rPr>
            </w:pPr>
            <w:r w:rsidRPr="005B311A">
              <w:rPr>
                <w:rFonts w:ascii="Arial" w:hAnsi="Arial" w:cs="Arial"/>
              </w:rPr>
              <w:t>57.2%</w:t>
            </w:r>
          </w:p>
        </w:tc>
      </w:tr>
      <w:tr w:rsidR="005B311A" w:rsidRPr="005B311A" w14:paraId="47A36694" w14:textId="77777777" w:rsidTr="005B311A">
        <w:trPr>
          <w:trHeight w:val="300"/>
        </w:trPr>
        <w:tc>
          <w:tcPr>
            <w:tcW w:w="803" w:type="dxa"/>
            <w:noWrap/>
            <w:vAlign w:val="center"/>
            <w:hideMark/>
          </w:tcPr>
          <w:p w14:paraId="0BA8769F" w14:textId="77777777" w:rsidR="005B311A" w:rsidRPr="005B311A" w:rsidRDefault="005B311A" w:rsidP="005B311A">
            <w:pPr>
              <w:jc w:val="center"/>
              <w:rPr>
                <w:rFonts w:ascii="Arial" w:hAnsi="Arial" w:cs="Arial"/>
              </w:rPr>
            </w:pPr>
            <w:r w:rsidRPr="005B311A">
              <w:rPr>
                <w:rFonts w:ascii="Arial" w:hAnsi="Arial" w:cs="Arial"/>
              </w:rPr>
              <w:t>305</w:t>
            </w:r>
          </w:p>
        </w:tc>
        <w:tc>
          <w:tcPr>
            <w:tcW w:w="6216" w:type="dxa"/>
            <w:noWrap/>
            <w:hideMark/>
          </w:tcPr>
          <w:p w14:paraId="58DB5D25" w14:textId="77777777" w:rsidR="005B311A" w:rsidRPr="005B311A" w:rsidRDefault="005B311A">
            <w:pPr>
              <w:rPr>
                <w:rFonts w:ascii="Arial" w:hAnsi="Arial" w:cs="Arial"/>
              </w:rPr>
            </w:pPr>
            <w:r w:rsidRPr="005B311A">
              <w:rPr>
                <w:rFonts w:ascii="Arial" w:hAnsi="Arial" w:cs="Arial"/>
              </w:rPr>
              <w:t>Ushers, Lobby Attendants, and Ticket Takers</w:t>
            </w:r>
          </w:p>
        </w:tc>
        <w:tc>
          <w:tcPr>
            <w:tcW w:w="1615" w:type="dxa"/>
            <w:noWrap/>
            <w:vAlign w:val="center"/>
            <w:hideMark/>
          </w:tcPr>
          <w:p w14:paraId="729134CC" w14:textId="77777777" w:rsidR="005B311A" w:rsidRPr="005B311A" w:rsidRDefault="005B311A" w:rsidP="005B311A">
            <w:pPr>
              <w:jc w:val="center"/>
              <w:rPr>
                <w:rFonts w:ascii="Arial" w:hAnsi="Arial" w:cs="Arial"/>
              </w:rPr>
            </w:pPr>
            <w:r w:rsidRPr="005B311A">
              <w:rPr>
                <w:rFonts w:ascii="Arial" w:hAnsi="Arial" w:cs="Arial"/>
              </w:rPr>
              <w:t>56.7%</w:t>
            </w:r>
          </w:p>
        </w:tc>
      </w:tr>
      <w:tr w:rsidR="005B311A" w:rsidRPr="005B311A" w14:paraId="66BDBAB9" w14:textId="77777777" w:rsidTr="005B311A">
        <w:trPr>
          <w:trHeight w:val="300"/>
        </w:trPr>
        <w:tc>
          <w:tcPr>
            <w:tcW w:w="803" w:type="dxa"/>
            <w:noWrap/>
            <w:vAlign w:val="center"/>
            <w:hideMark/>
          </w:tcPr>
          <w:p w14:paraId="62A307F7" w14:textId="77777777" w:rsidR="005B311A" w:rsidRPr="005B311A" w:rsidRDefault="005B311A" w:rsidP="005B311A">
            <w:pPr>
              <w:jc w:val="center"/>
              <w:rPr>
                <w:rFonts w:ascii="Arial" w:hAnsi="Arial" w:cs="Arial"/>
              </w:rPr>
            </w:pPr>
            <w:r w:rsidRPr="005B311A">
              <w:rPr>
                <w:rFonts w:ascii="Arial" w:hAnsi="Arial" w:cs="Arial"/>
              </w:rPr>
              <w:t>306</w:t>
            </w:r>
          </w:p>
        </w:tc>
        <w:tc>
          <w:tcPr>
            <w:tcW w:w="6216" w:type="dxa"/>
            <w:noWrap/>
            <w:hideMark/>
          </w:tcPr>
          <w:p w14:paraId="23758485" w14:textId="77777777" w:rsidR="005B311A" w:rsidRPr="005B311A" w:rsidRDefault="005B311A">
            <w:pPr>
              <w:rPr>
                <w:rFonts w:ascii="Arial" w:hAnsi="Arial" w:cs="Arial"/>
              </w:rPr>
            </w:pPr>
            <w:r w:rsidRPr="005B311A">
              <w:rPr>
                <w:rFonts w:ascii="Arial" w:hAnsi="Arial" w:cs="Arial"/>
              </w:rPr>
              <w:t>Information and Record Clerks, All Other</w:t>
            </w:r>
          </w:p>
        </w:tc>
        <w:tc>
          <w:tcPr>
            <w:tcW w:w="1615" w:type="dxa"/>
            <w:noWrap/>
            <w:vAlign w:val="center"/>
            <w:hideMark/>
          </w:tcPr>
          <w:p w14:paraId="6E69AA78" w14:textId="77777777" w:rsidR="005B311A" w:rsidRPr="005B311A" w:rsidRDefault="005B311A" w:rsidP="005B311A">
            <w:pPr>
              <w:jc w:val="center"/>
              <w:rPr>
                <w:rFonts w:ascii="Arial" w:hAnsi="Arial" w:cs="Arial"/>
              </w:rPr>
            </w:pPr>
            <w:r w:rsidRPr="005B311A">
              <w:rPr>
                <w:rFonts w:ascii="Arial" w:hAnsi="Arial" w:cs="Arial"/>
              </w:rPr>
              <w:t>56.3%</w:t>
            </w:r>
          </w:p>
        </w:tc>
      </w:tr>
      <w:tr w:rsidR="005B311A" w:rsidRPr="005B311A" w14:paraId="0EEF7886" w14:textId="77777777" w:rsidTr="005B311A">
        <w:trPr>
          <w:trHeight w:val="300"/>
        </w:trPr>
        <w:tc>
          <w:tcPr>
            <w:tcW w:w="803" w:type="dxa"/>
            <w:noWrap/>
            <w:vAlign w:val="center"/>
            <w:hideMark/>
          </w:tcPr>
          <w:p w14:paraId="17B1323C" w14:textId="77777777" w:rsidR="005B311A" w:rsidRPr="005B311A" w:rsidRDefault="005B311A" w:rsidP="005B311A">
            <w:pPr>
              <w:jc w:val="center"/>
              <w:rPr>
                <w:rFonts w:ascii="Arial" w:hAnsi="Arial" w:cs="Arial"/>
              </w:rPr>
            </w:pPr>
            <w:r w:rsidRPr="005B311A">
              <w:rPr>
                <w:rFonts w:ascii="Arial" w:hAnsi="Arial" w:cs="Arial"/>
              </w:rPr>
              <w:t>307</w:t>
            </w:r>
          </w:p>
        </w:tc>
        <w:tc>
          <w:tcPr>
            <w:tcW w:w="6216" w:type="dxa"/>
            <w:noWrap/>
            <w:hideMark/>
          </w:tcPr>
          <w:p w14:paraId="03E0F846" w14:textId="77777777" w:rsidR="005B311A" w:rsidRPr="005B311A" w:rsidRDefault="005B311A">
            <w:pPr>
              <w:rPr>
                <w:rFonts w:ascii="Arial" w:hAnsi="Arial" w:cs="Arial"/>
              </w:rPr>
            </w:pPr>
            <w:r w:rsidRPr="005B311A">
              <w:rPr>
                <w:rFonts w:ascii="Arial" w:hAnsi="Arial" w:cs="Arial"/>
              </w:rPr>
              <w:t>Forest Fire Inspectors and Prevention Specialists</w:t>
            </w:r>
          </w:p>
        </w:tc>
        <w:tc>
          <w:tcPr>
            <w:tcW w:w="1615" w:type="dxa"/>
            <w:noWrap/>
            <w:vAlign w:val="center"/>
            <w:hideMark/>
          </w:tcPr>
          <w:p w14:paraId="68A14C0D" w14:textId="77777777" w:rsidR="005B311A" w:rsidRPr="005B311A" w:rsidRDefault="005B311A" w:rsidP="005B311A">
            <w:pPr>
              <w:jc w:val="center"/>
              <w:rPr>
                <w:rFonts w:ascii="Arial" w:hAnsi="Arial" w:cs="Arial"/>
              </w:rPr>
            </w:pPr>
            <w:r w:rsidRPr="005B311A">
              <w:rPr>
                <w:rFonts w:ascii="Arial" w:hAnsi="Arial" w:cs="Arial"/>
              </w:rPr>
              <w:t>56.1%</w:t>
            </w:r>
          </w:p>
        </w:tc>
      </w:tr>
      <w:tr w:rsidR="005B311A" w:rsidRPr="005B311A" w14:paraId="02ADCDDC" w14:textId="77777777" w:rsidTr="005B311A">
        <w:trPr>
          <w:trHeight w:val="300"/>
        </w:trPr>
        <w:tc>
          <w:tcPr>
            <w:tcW w:w="803" w:type="dxa"/>
            <w:noWrap/>
            <w:vAlign w:val="center"/>
            <w:hideMark/>
          </w:tcPr>
          <w:p w14:paraId="13EF7271" w14:textId="77777777" w:rsidR="005B311A" w:rsidRPr="005B311A" w:rsidRDefault="005B311A" w:rsidP="005B311A">
            <w:pPr>
              <w:jc w:val="center"/>
              <w:rPr>
                <w:rFonts w:ascii="Arial" w:hAnsi="Arial" w:cs="Arial"/>
              </w:rPr>
            </w:pPr>
            <w:r w:rsidRPr="005B311A">
              <w:rPr>
                <w:rFonts w:ascii="Arial" w:hAnsi="Arial" w:cs="Arial"/>
              </w:rPr>
              <w:t>308</w:t>
            </w:r>
          </w:p>
        </w:tc>
        <w:tc>
          <w:tcPr>
            <w:tcW w:w="6216" w:type="dxa"/>
            <w:noWrap/>
            <w:hideMark/>
          </w:tcPr>
          <w:p w14:paraId="640610A5" w14:textId="77777777" w:rsidR="005B311A" w:rsidRPr="005B311A" w:rsidRDefault="005B311A">
            <w:pPr>
              <w:rPr>
                <w:rFonts w:ascii="Arial" w:hAnsi="Arial" w:cs="Arial"/>
              </w:rPr>
            </w:pPr>
            <w:r w:rsidRPr="005B311A">
              <w:rPr>
                <w:rFonts w:ascii="Arial" w:hAnsi="Arial" w:cs="Arial"/>
              </w:rPr>
              <w:t>Air Traffic Controllers</w:t>
            </w:r>
          </w:p>
        </w:tc>
        <w:tc>
          <w:tcPr>
            <w:tcW w:w="1615" w:type="dxa"/>
            <w:noWrap/>
            <w:vAlign w:val="center"/>
            <w:hideMark/>
          </w:tcPr>
          <w:p w14:paraId="57B9819A" w14:textId="77777777" w:rsidR="005B311A" w:rsidRPr="005B311A" w:rsidRDefault="005B311A" w:rsidP="005B311A">
            <w:pPr>
              <w:jc w:val="center"/>
              <w:rPr>
                <w:rFonts w:ascii="Arial" w:hAnsi="Arial" w:cs="Arial"/>
              </w:rPr>
            </w:pPr>
            <w:r w:rsidRPr="005B311A">
              <w:rPr>
                <w:rFonts w:ascii="Arial" w:hAnsi="Arial" w:cs="Arial"/>
              </w:rPr>
              <w:t>56.1%</w:t>
            </w:r>
          </w:p>
        </w:tc>
      </w:tr>
      <w:tr w:rsidR="005B311A" w:rsidRPr="005B311A" w14:paraId="65A2B238" w14:textId="77777777" w:rsidTr="005B311A">
        <w:trPr>
          <w:trHeight w:val="300"/>
        </w:trPr>
        <w:tc>
          <w:tcPr>
            <w:tcW w:w="803" w:type="dxa"/>
            <w:noWrap/>
            <w:vAlign w:val="center"/>
            <w:hideMark/>
          </w:tcPr>
          <w:p w14:paraId="60BF2D63" w14:textId="77777777" w:rsidR="005B311A" w:rsidRPr="005B311A" w:rsidRDefault="005B311A" w:rsidP="005B311A">
            <w:pPr>
              <w:jc w:val="center"/>
              <w:rPr>
                <w:rFonts w:ascii="Arial" w:hAnsi="Arial" w:cs="Arial"/>
              </w:rPr>
            </w:pPr>
            <w:r w:rsidRPr="005B311A">
              <w:rPr>
                <w:rFonts w:ascii="Arial" w:hAnsi="Arial" w:cs="Arial"/>
              </w:rPr>
              <w:t>309</w:t>
            </w:r>
          </w:p>
        </w:tc>
        <w:tc>
          <w:tcPr>
            <w:tcW w:w="6216" w:type="dxa"/>
            <w:noWrap/>
            <w:hideMark/>
          </w:tcPr>
          <w:p w14:paraId="213D1F36" w14:textId="77777777" w:rsidR="005B311A" w:rsidRPr="005B311A" w:rsidRDefault="005B311A">
            <w:pPr>
              <w:rPr>
                <w:rFonts w:ascii="Arial" w:hAnsi="Arial" w:cs="Arial"/>
              </w:rPr>
            </w:pPr>
            <w:r w:rsidRPr="005B311A">
              <w:rPr>
                <w:rFonts w:ascii="Arial" w:hAnsi="Arial" w:cs="Arial"/>
              </w:rPr>
              <w:t>Hearing Aid Specialists</w:t>
            </w:r>
          </w:p>
        </w:tc>
        <w:tc>
          <w:tcPr>
            <w:tcW w:w="1615" w:type="dxa"/>
            <w:noWrap/>
            <w:vAlign w:val="center"/>
            <w:hideMark/>
          </w:tcPr>
          <w:p w14:paraId="40E328D8" w14:textId="77777777" w:rsidR="005B311A" w:rsidRPr="005B311A" w:rsidRDefault="005B311A" w:rsidP="005B311A">
            <w:pPr>
              <w:jc w:val="center"/>
              <w:rPr>
                <w:rFonts w:ascii="Arial" w:hAnsi="Arial" w:cs="Arial"/>
              </w:rPr>
            </w:pPr>
            <w:r w:rsidRPr="005B311A">
              <w:rPr>
                <w:rFonts w:ascii="Arial" w:hAnsi="Arial" w:cs="Arial"/>
              </w:rPr>
              <w:t>55.8%</w:t>
            </w:r>
          </w:p>
        </w:tc>
      </w:tr>
      <w:tr w:rsidR="005B311A" w:rsidRPr="005B311A" w14:paraId="50D4EED2" w14:textId="77777777" w:rsidTr="005B311A">
        <w:trPr>
          <w:trHeight w:val="300"/>
        </w:trPr>
        <w:tc>
          <w:tcPr>
            <w:tcW w:w="803" w:type="dxa"/>
            <w:noWrap/>
            <w:vAlign w:val="center"/>
            <w:hideMark/>
          </w:tcPr>
          <w:p w14:paraId="2D9C00B0" w14:textId="77777777" w:rsidR="005B311A" w:rsidRPr="005B311A" w:rsidRDefault="005B311A" w:rsidP="005B311A">
            <w:pPr>
              <w:jc w:val="center"/>
              <w:rPr>
                <w:rFonts w:ascii="Arial" w:hAnsi="Arial" w:cs="Arial"/>
              </w:rPr>
            </w:pPr>
            <w:r w:rsidRPr="005B311A">
              <w:rPr>
                <w:rFonts w:ascii="Arial" w:hAnsi="Arial" w:cs="Arial"/>
              </w:rPr>
              <w:t>310</w:t>
            </w:r>
          </w:p>
        </w:tc>
        <w:tc>
          <w:tcPr>
            <w:tcW w:w="6216" w:type="dxa"/>
            <w:noWrap/>
            <w:hideMark/>
          </w:tcPr>
          <w:p w14:paraId="54D31A75" w14:textId="77777777" w:rsidR="005B311A" w:rsidRPr="005B311A" w:rsidRDefault="005B311A">
            <w:pPr>
              <w:rPr>
                <w:rFonts w:ascii="Arial" w:hAnsi="Arial" w:cs="Arial"/>
              </w:rPr>
            </w:pPr>
            <w:r w:rsidRPr="005B311A">
              <w:rPr>
                <w:rFonts w:ascii="Arial" w:hAnsi="Arial" w:cs="Arial"/>
              </w:rPr>
              <w:t>Surveyors</w:t>
            </w:r>
          </w:p>
        </w:tc>
        <w:tc>
          <w:tcPr>
            <w:tcW w:w="1615" w:type="dxa"/>
            <w:noWrap/>
            <w:vAlign w:val="center"/>
            <w:hideMark/>
          </w:tcPr>
          <w:p w14:paraId="41AACF06" w14:textId="77777777" w:rsidR="005B311A" w:rsidRPr="005B311A" w:rsidRDefault="005B311A" w:rsidP="005B311A">
            <w:pPr>
              <w:jc w:val="center"/>
              <w:rPr>
                <w:rFonts w:ascii="Arial" w:hAnsi="Arial" w:cs="Arial"/>
              </w:rPr>
            </w:pPr>
            <w:r w:rsidRPr="005B311A">
              <w:rPr>
                <w:rFonts w:ascii="Arial" w:hAnsi="Arial" w:cs="Arial"/>
              </w:rPr>
              <w:t>55.6%</w:t>
            </w:r>
          </w:p>
        </w:tc>
      </w:tr>
      <w:tr w:rsidR="005B311A" w:rsidRPr="005B311A" w14:paraId="33E69C1E" w14:textId="77777777" w:rsidTr="005B311A">
        <w:trPr>
          <w:trHeight w:val="300"/>
        </w:trPr>
        <w:tc>
          <w:tcPr>
            <w:tcW w:w="803" w:type="dxa"/>
            <w:noWrap/>
            <w:vAlign w:val="center"/>
            <w:hideMark/>
          </w:tcPr>
          <w:p w14:paraId="13DADFBC" w14:textId="77777777" w:rsidR="005B311A" w:rsidRPr="005B311A" w:rsidRDefault="005B311A" w:rsidP="005B311A">
            <w:pPr>
              <w:jc w:val="center"/>
              <w:rPr>
                <w:rFonts w:ascii="Arial" w:hAnsi="Arial" w:cs="Arial"/>
              </w:rPr>
            </w:pPr>
            <w:r w:rsidRPr="005B311A">
              <w:rPr>
                <w:rFonts w:ascii="Arial" w:hAnsi="Arial" w:cs="Arial"/>
              </w:rPr>
              <w:t>311</w:t>
            </w:r>
          </w:p>
        </w:tc>
        <w:tc>
          <w:tcPr>
            <w:tcW w:w="6216" w:type="dxa"/>
            <w:noWrap/>
            <w:hideMark/>
          </w:tcPr>
          <w:p w14:paraId="4EC5E2EC" w14:textId="77777777" w:rsidR="005B311A" w:rsidRPr="005B311A" w:rsidRDefault="005B311A">
            <w:pPr>
              <w:rPr>
                <w:rFonts w:ascii="Arial" w:hAnsi="Arial" w:cs="Arial"/>
              </w:rPr>
            </w:pPr>
            <w:r w:rsidRPr="005B311A">
              <w:rPr>
                <w:rFonts w:ascii="Arial" w:hAnsi="Arial" w:cs="Arial"/>
              </w:rPr>
              <w:t>Radio, Cellular, and Tower Equipment Installers and Repairers</w:t>
            </w:r>
          </w:p>
        </w:tc>
        <w:tc>
          <w:tcPr>
            <w:tcW w:w="1615" w:type="dxa"/>
            <w:noWrap/>
            <w:vAlign w:val="center"/>
            <w:hideMark/>
          </w:tcPr>
          <w:p w14:paraId="189F5758" w14:textId="77777777" w:rsidR="005B311A" w:rsidRPr="005B311A" w:rsidRDefault="005B311A" w:rsidP="005B311A">
            <w:pPr>
              <w:jc w:val="center"/>
              <w:rPr>
                <w:rFonts w:ascii="Arial" w:hAnsi="Arial" w:cs="Arial"/>
              </w:rPr>
            </w:pPr>
            <w:r w:rsidRPr="005B311A">
              <w:rPr>
                <w:rFonts w:ascii="Arial" w:hAnsi="Arial" w:cs="Arial"/>
              </w:rPr>
              <w:t>54.4%</w:t>
            </w:r>
          </w:p>
        </w:tc>
      </w:tr>
      <w:tr w:rsidR="005B311A" w:rsidRPr="005B311A" w14:paraId="346E8DE4" w14:textId="77777777" w:rsidTr="005B311A">
        <w:trPr>
          <w:trHeight w:val="300"/>
        </w:trPr>
        <w:tc>
          <w:tcPr>
            <w:tcW w:w="803" w:type="dxa"/>
            <w:noWrap/>
            <w:vAlign w:val="center"/>
            <w:hideMark/>
          </w:tcPr>
          <w:p w14:paraId="30FFF9E0" w14:textId="77777777" w:rsidR="005B311A" w:rsidRPr="005B311A" w:rsidRDefault="005B311A" w:rsidP="005B311A">
            <w:pPr>
              <w:jc w:val="center"/>
              <w:rPr>
                <w:rFonts w:ascii="Arial" w:hAnsi="Arial" w:cs="Arial"/>
              </w:rPr>
            </w:pPr>
            <w:r w:rsidRPr="005B311A">
              <w:rPr>
                <w:rFonts w:ascii="Arial" w:hAnsi="Arial" w:cs="Arial"/>
              </w:rPr>
              <w:t>312</w:t>
            </w:r>
          </w:p>
        </w:tc>
        <w:tc>
          <w:tcPr>
            <w:tcW w:w="6216" w:type="dxa"/>
            <w:noWrap/>
            <w:hideMark/>
          </w:tcPr>
          <w:p w14:paraId="6721CB15" w14:textId="77777777" w:rsidR="005B311A" w:rsidRPr="005B311A" w:rsidRDefault="005B311A">
            <w:pPr>
              <w:rPr>
                <w:rFonts w:ascii="Arial" w:hAnsi="Arial" w:cs="Arial"/>
              </w:rPr>
            </w:pPr>
            <w:r w:rsidRPr="005B311A">
              <w:rPr>
                <w:rFonts w:ascii="Arial" w:hAnsi="Arial" w:cs="Arial"/>
              </w:rPr>
              <w:t>Medical Assistants</w:t>
            </w:r>
          </w:p>
        </w:tc>
        <w:tc>
          <w:tcPr>
            <w:tcW w:w="1615" w:type="dxa"/>
            <w:noWrap/>
            <w:vAlign w:val="center"/>
            <w:hideMark/>
          </w:tcPr>
          <w:p w14:paraId="1678D420" w14:textId="77777777" w:rsidR="005B311A" w:rsidRPr="005B311A" w:rsidRDefault="005B311A" w:rsidP="005B311A">
            <w:pPr>
              <w:jc w:val="center"/>
              <w:rPr>
                <w:rFonts w:ascii="Arial" w:hAnsi="Arial" w:cs="Arial"/>
              </w:rPr>
            </w:pPr>
            <w:r w:rsidRPr="005B311A">
              <w:rPr>
                <w:rFonts w:ascii="Arial" w:hAnsi="Arial" w:cs="Arial"/>
              </w:rPr>
              <w:t>54.4%</w:t>
            </w:r>
          </w:p>
        </w:tc>
      </w:tr>
      <w:tr w:rsidR="005B311A" w:rsidRPr="005B311A" w14:paraId="0005F210" w14:textId="77777777" w:rsidTr="005B311A">
        <w:trPr>
          <w:trHeight w:val="300"/>
        </w:trPr>
        <w:tc>
          <w:tcPr>
            <w:tcW w:w="803" w:type="dxa"/>
            <w:noWrap/>
            <w:vAlign w:val="center"/>
            <w:hideMark/>
          </w:tcPr>
          <w:p w14:paraId="10463B7F" w14:textId="77777777" w:rsidR="005B311A" w:rsidRPr="005B311A" w:rsidRDefault="005B311A" w:rsidP="005B311A">
            <w:pPr>
              <w:jc w:val="center"/>
              <w:rPr>
                <w:rFonts w:ascii="Arial" w:hAnsi="Arial" w:cs="Arial"/>
              </w:rPr>
            </w:pPr>
            <w:r w:rsidRPr="005B311A">
              <w:rPr>
                <w:rFonts w:ascii="Arial" w:hAnsi="Arial" w:cs="Arial"/>
              </w:rPr>
              <w:t>313</w:t>
            </w:r>
          </w:p>
        </w:tc>
        <w:tc>
          <w:tcPr>
            <w:tcW w:w="6216" w:type="dxa"/>
            <w:noWrap/>
            <w:hideMark/>
          </w:tcPr>
          <w:p w14:paraId="71653E8A" w14:textId="77777777" w:rsidR="005B311A" w:rsidRPr="005B311A" w:rsidRDefault="005B311A">
            <w:pPr>
              <w:rPr>
                <w:rFonts w:ascii="Arial" w:hAnsi="Arial" w:cs="Arial"/>
              </w:rPr>
            </w:pPr>
            <w:r w:rsidRPr="005B311A">
              <w:rPr>
                <w:rFonts w:ascii="Arial" w:hAnsi="Arial" w:cs="Arial"/>
              </w:rPr>
              <w:t>Gaming Surveillance Officers and Gaming Investigators</w:t>
            </w:r>
          </w:p>
        </w:tc>
        <w:tc>
          <w:tcPr>
            <w:tcW w:w="1615" w:type="dxa"/>
            <w:noWrap/>
            <w:vAlign w:val="center"/>
            <w:hideMark/>
          </w:tcPr>
          <w:p w14:paraId="541D384E" w14:textId="77777777" w:rsidR="005B311A" w:rsidRPr="005B311A" w:rsidRDefault="005B311A" w:rsidP="005B311A">
            <w:pPr>
              <w:jc w:val="center"/>
              <w:rPr>
                <w:rFonts w:ascii="Arial" w:hAnsi="Arial" w:cs="Arial"/>
              </w:rPr>
            </w:pPr>
            <w:r w:rsidRPr="005B311A">
              <w:rPr>
                <w:rFonts w:ascii="Arial" w:hAnsi="Arial" w:cs="Arial"/>
              </w:rPr>
              <w:t>54.3%</w:t>
            </w:r>
          </w:p>
        </w:tc>
      </w:tr>
      <w:tr w:rsidR="005B311A" w:rsidRPr="005B311A" w14:paraId="168832BE" w14:textId="77777777" w:rsidTr="005B311A">
        <w:trPr>
          <w:trHeight w:val="300"/>
        </w:trPr>
        <w:tc>
          <w:tcPr>
            <w:tcW w:w="803" w:type="dxa"/>
            <w:noWrap/>
            <w:vAlign w:val="center"/>
            <w:hideMark/>
          </w:tcPr>
          <w:p w14:paraId="7F240E99" w14:textId="77777777" w:rsidR="005B311A" w:rsidRPr="005B311A" w:rsidRDefault="005B311A" w:rsidP="005B311A">
            <w:pPr>
              <w:jc w:val="center"/>
              <w:rPr>
                <w:rFonts w:ascii="Arial" w:hAnsi="Arial" w:cs="Arial"/>
              </w:rPr>
            </w:pPr>
            <w:r w:rsidRPr="005B311A">
              <w:rPr>
                <w:rFonts w:ascii="Arial" w:hAnsi="Arial" w:cs="Arial"/>
              </w:rPr>
              <w:t>314</w:t>
            </w:r>
          </w:p>
        </w:tc>
        <w:tc>
          <w:tcPr>
            <w:tcW w:w="6216" w:type="dxa"/>
            <w:noWrap/>
            <w:hideMark/>
          </w:tcPr>
          <w:p w14:paraId="25510C08" w14:textId="77777777" w:rsidR="005B311A" w:rsidRPr="005B311A" w:rsidRDefault="005B311A">
            <w:pPr>
              <w:rPr>
                <w:rFonts w:ascii="Arial" w:hAnsi="Arial" w:cs="Arial"/>
              </w:rPr>
            </w:pPr>
            <w:r w:rsidRPr="005B311A">
              <w:rPr>
                <w:rFonts w:ascii="Arial" w:hAnsi="Arial" w:cs="Arial"/>
              </w:rPr>
              <w:t>Title Examiners, Abstractors, and Searchers</w:t>
            </w:r>
          </w:p>
        </w:tc>
        <w:tc>
          <w:tcPr>
            <w:tcW w:w="1615" w:type="dxa"/>
            <w:noWrap/>
            <w:vAlign w:val="center"/>
            <w:hideMark/>
          </w:tcPr>
          <w:p w14:paraId="31474754" w14:textId="77777777" w:rsidR="005B311A" w:rsidRPr="005B311A" w:rsidRDefault="005B311A" w:rsidP="005B311A">
            <w:pPr>
              <w:jc w:val="center"/>
              <w:rPr>
                <w:rFonts w:ascii="Arial" w:hAnsi="Arial" w:cs="Arial"/>
              </w:rPr>
            </w:pPr>
            <w:r w:rsidRPr="005B311A">
              <w:rPr>
                <w:rFonts w:ascii="Arial" w:hAnsi="Arial" w:cs="Arial"/>
              </w:rPr>
              <w:t>54.2%</w:t>
            </w:r>
          </w:p>
        </w:tc>
      </w:tr>
      <w:tr w:rsidR="005B311A" w:rsidRPr="005B311A" w14:paraId="7C0DB88E" w14:textId="77777777" w:rsidTr="005B311A">
        <w:trPr>
          <w:trHeight w:val="300"/>
        </w:trPr>
        <w:tc>
          <w:tcPr>
            <w:tcW w:w="803" w:type="dxa"/>
            <w:noWrap/>
            <w:vAlign w:val="center"/>
            <w:hideMark/>
          </w:tcPr>
          <w:p w14:paraId="020F529B" w14:textId="77777777" w:rsidR="005B311A" w:rsidRPr="005B311A" w:rsidRDefault="005B311A" w:rsidP="005B311A">
            <w:pPr>
              <w:jc w:val="center"/>
              <w:rPr>
                <w:rFonts w:ascii="Arial" w:hAnsi="Arial" w:cs="Arial"/>
              </w:rPr>
            </w:pPr>
            <w:r w:rsidRPr="005B311A">
              <w:rPr>
                <w:rFonts w:ascii="Arial" w:hAnsi="Arial" w:cs="Arial"/>
              </w:rPr>
              <w:t>315</w:t>
            </w:r>
          </w:p>
        </w:tc>
        <w:tc>
          <w:tcPr>
            <w:tcW w:w="6216" w:type="dxa"/>
            <w:noWrap/>
            <w:hideMark/>
          </w:tcPr>
          <w:p w14:paraId="20E0C4E6" w14:textId="77777777" w:rsidR="005B311A" w:rsidRPr="005B311A" w:rsidRDefault="005B311A">
            <w:pPr>
              <w:rPr>
                <w:rFonts w:ascii="Arial" w:hAnsi="Arial" w:cs="Arial"/>
              </w:rPr>
            </w:pPr>
            <w:r w:rsidRPr="005B311A">
              <w:rPr>
                <w:rFonts w:ascii="Arial" w:hAnsi="Arial" w:cs="Arial"/>
              </w:rPr>
              <w:t>Gaming Cage Workers</w:t>
            </w:r>
          </w:p>
        </w:tc>
        <w:tc>
          <w:tcPr>
            <w:tcW w:w="1615" w:type="dxa"/>
            <w:noWrap/>
            <w:vAlign w:val="center"/>
            <w:hideMark/>
          </w:tcPr>
          <w:p w14:paraId="69EE750F" w14:textId="77777777" w:rsidR="005B311A" w:rsidRPr="005B311A" w:rsidRDefault="005B311A" w:rsidP="005B311A">
            <w:pPr>
              <w:jc w:val="center"/>
              <w:rPr>
                <w:rFonts w:ascii="Arial" w:hAnsi="Arial" w:cs="Arial"/>
              </w:rPr>
            </w:pPr>
            <w:r w:rsidRPr="005B311A">
              <w:rPr>
                <w:rFonts w:ascii="Arial" w:hAnsi="Arial" w:cs="Arial"/>
              </w:rPr>
              <w:t>54.2%</w:t>
            </w:r>
          </w:p>
        </w:tc>
      </w:tr>
      <w:tr w:rsidR="005B311A" w:rsidRPr="005B311A" w14:paraId="1123BFF8" w14:textId="77777777" w:rsidTr="005B311A">
        <w:trPr>
          <w:trHeight w:val="300"/>
        </w:trPr>
        <w:tc>
          <w:tcPr>
            <w:tcW w:w="803" w:type="dxa"/>
            <w:noWrap/>
            <w:vAlign w:val="center"/>
            <w:hideMark/>
          </w:tcPr>
          <w:p w14:paraId="356E264F" w14:textId="77777777" w:rsidR="005B311A" w:rsidRPr="005B311A" w:rsidRDefault="005B311A" w:rsidP="005B311A">
            <w:pPr>
              <w:jc w:val="center"/>
              <w:rPr>
                <w:rFonts w:ascii="Arial" w:hAnsi="Arial" w:cs="Arial"/>
              </w:rPr>
            </w:pPr>
            <w:r w:rsidRPr="005B311A">
              <w:rPr>
                <w:rFonts w:ascii="Arial" w:hAnsi="Arial" w:cs="Arial"/>
              </w:rPr>
              <w:t>316</w:t>
            </w:r>
          </w:p>
        </w:tc>
        <w:tc>
          <w:tcPr>
            <w:tcW w:w="6216" w:type="dxa"/>
            <w:noWrap/>
            <w:hideMark/>
          </w:tcPr>
          <w:p w14:paraId="5DC06EF4" w14:textId="77777777" w:rsidR="005B311A" w:rsidRPr="005B311A" w:rsidRDefault="005B311A">
            <w:pPr>
              <w:rPr>
                <w:rFonts w:ascii="Arial" w:hAnsi="Arial" w:cs="Arial"/>
              </w:rPr>
            </w:pPr>
            <w:r w:rsidRPr="005B311A">
              <w:rPr>
                <w:rFonts w:ascii="Arial" w:hAnsi="Arial" w:cs="Arial"/>
              </w:rPr>
              <w:t>Court, Municipal, and License Clerks</w:t>
            </w:r>
          </w:p>
        </w:tc>
        <w:tc>
          <w:tcPr>
            <w:tcW w:w="1615" w:type="dxa"/>
            <w:noWrap/>
            <w:vAlign w:val="center"/>
            <w:hideMark/>
          </w:tcPr>
          <w:p w14:paraId="3A6D60B5" w14:textId="77777777" w:rsidR="005B311A" w:rsidRPr="005B311A" w:rsidRDefault="005B311A" w:rsidP="005B311A">
            <w:pPr>
              <w:jc w:val="center"/>
              <w:rPr>
                <w:rFonts w:ascii="Arial" w:hAnsi="Arial" w:cs="Arial"/>
              </w:rPr>
            </w:pPr>
            <w:r w:rsidRPr="005B311A">
              <w:rPr>
                <w:rFonts w:ascii="Arial" w:hAnsi="Arial" w:cs="Arial"/>
              </w:rPr>
              <w:t>54.1%</w:t>
            </w:r>
          </w:p>
        </w:tc>
      </w:tr>
      <w:tr w:rsidR="005B311A" w:rsidRPr="005B311A" w14:paraId="6F456398" w14:textId="77777777" w:rsidTr="005B311A">
        <w:trPr>
          <w:trHeight w:val="300"/>
        </w:trPr>
        <w:tc>
          <w:tcPr>
            <w:tcW w:w="803" w:type="dxa"/>
            <w:noWrap/>
            <w:vAlign w:val="center"/>
            <w:hideMark/>
          </w:tcPr>
          <w:p w14:paraId="23885A1F" w14:textId="77777777" w:rsidR="005B311A" w:rsidRPr="005B311A" w:rsidRDefault="005B311A" w:rsidP="005B311A">
            <w:pPr>
              <w:jc w:val="center"/>
              <w:rPr>
                <w:rFonts w:ascii="Arial" w:hAnsi="Arial" w:cs="Arial"/>
              </w:rPr>
            </w:pPr>
            <w:r w:rsidRPr="005B311A">
              <w:rPr>
                <w:rFonts w:ascii="Arial" w:hAnsi="Arial" w:cs="Arial"/>
              </w:rPr>
              <w:t>317</w:t>
            </w:r>
          </w:p>
        </w:tc>
        <w:tc>
          <w:tcPr>
            <w:tcW w:w="6216" w:type="dxa"/>
            <w:noWrap/>
            <w:hideMark/>
          </w:tcPr>
          <w:p w14:paraId="40F6269C" w14:textId="77777777" w:rsidR="005B311A" w:rsidRPr="005B311A" w:rsidRDefault="005B311A">
            <w:pPr>
              <w:rPr>
                <w:rFonts w:ascii="Arial" w:hAnsi="Arial" w:cs="Arial"/>
              </w:rPr>
            </w:pPr>
            <w:r w:rsidRPr="005B311A">
              <w:rPr>
                <w:rFonts w:ascii="Arial" w:hAnsi="Arial" w:cs="Arial"/>
              </w:rPr>
              <w:t>Insulation Workers, Floor, Ceiling, and Wall</w:t>
            </w:r>
          </w:p>
        </w:tc>
        <w:tc>
          <w:tcPr>
            <w:tcW w:w="1615" w:type="dxa"/>
            <w:noWrap/>
            <w:vAlign w:val="center"/>
            <w:hideMark/>
          </w:tcPr>
          <w:p w14:paraId="3E341639" w14:textId="77777777" w:rsidR="005B311A" w:rsidRPr="005B311A" w:rsidRDefault="005B311A" w:rsidP="005B311A">
            <w:pPr>
              <w:jc w:val="center"/>
              <w:rPr>
                <w:rFonts w:ascii="Arial" w:hAnsi="Arial" w:cs="Arial"/>
              </w:rPr>
            </w:pPr>
            <w:r w:rsidRPr="005B311A">
              <w:rPr>
                <w:rFonts w:ascii="Arial" w:hAnsi="Arial" w:cs="Arial"/>
              </w:rPr>
              <w:t>54.1%</w:t>
            </w:r>
          </w:p>
        </w:tc>
      </w:tr>
      <w:tr w:rsidR="005B311A" w:rsidRPr="005B311A" w14:paraId="76EBDE28" w14:textId="77777777" w:rsidTr="005B311A">
        <w:trPr>
          <w:trHeight w:val="300"/>
        </w:trPr>
        <w:tc>
          <w:tcPr>
            <w:tcW w:w="803" w:type="dxa"/>
            <w:noWrap/>
            <w:vAlign w:val="center"/>
            <w:hideMark/>
          </w:tcPr>
          <w:p w14:paraId="540AA4B8" w14:textId="77777777" w:rsidR="005B311A" w:rsidRPr="005B311A" w:rsidRDefault="005B311A" w:rsidP="005B311A">
            <w:pPr>
              <w:jc w:val="center"/>
              <w:rPr>
                <w:rFonts w:ascii="Arial" w:hAnsi="Arial" w:cs="Arial"/>
              </w:rPr>
            </w:pPr>
            <w:r w:rsidRPr="005B311A">
              <w:rPr>
                <w:rFonts w:ascii="Arial" w:hAnsi="Arial" w:cs="Arial"/>
              </w:rPr>
              <w:t>318</w:t>
            </w:r>
          </w:p>
        </w:tc>
        <w:tc>
          <w:tcPr>
            <w:tcW w:w="6216" w:type="dxa"/>
            <w:noWrap/>
            <w:hideMark/>
          </w:tcPr>
          <w:p w14:paraId="375E1344" w14:textId="77777777" w:rsidR="005B311A" w:rsidRPr="005B311A" w:rsidRDefault="005B311A">
            <w:pPr>
              <w:rPr>
                <w:rFonts w:ascii="Arial" w:hAnsi="Arial" w:cs="Arial"/>
              </w:rPr>
            </w:pPr>
            <w:r w:rsidRPr="005B311A">
              <w:rPr>
                <w:rFonts w:ascii="Arial" w:hAnsi="Arial" w:cs="Arial"/>
              </w:rPr>
              <w:t>Electrical and Electronics Installers and Repairers, Transportation Equipment</w:t>
            </w:r>
          </w:p>
        </w:tc>
        <w:tc>
          <w:tcPr>
            <w:tcW w:w="1615" w:type="dxa"/>
            <w:noWrap/>
            <w:vAlign w:val="center"/>
            <w:hideMark/>
          </w:tcPr>
          <w:p w14:paraId="2F15EB2D" w14:textId="77777777" w:rsidR="005B311A" w:rsidRPr="005B311A" w:rsidRDefault="005B311A" w:rsidP="005B311A">
            <w:pPr>
              <w:jc w:val="center"/>
              <w:rPr>
                <w:rFonts w:ascii="Arial" w:hAnsi="Arial" w:cs="Arial"/>
              </w:rPr>
            </w:pPr>
            <w:r w:rsidRPr="005B311A">
              <w:rPr>
                <w:rFonts w:ascii="Arial" w:hAnsi="Arial" w:cs="Arial"/>
              </w:rPr>
              <w:t>54.1%</w:t>
            </w:r>
          </w:p>
        </w:tc>
      </w:tr>
      <w:tr w:rsidR="005B311A" w:rsidRPr="005B311A" w14:paraId="7F946FA3" w14:textId="77777777" w:rsidTr="005B311A">
        <w:trPr>
          <w:trHeight w:val="300"/>
        </w:trPr>
        <w:tc>
          <w:tcPr>
            <w:tcW w:w="803" w:type="dxa"/>
            <w:noWrap/>
            <w:vAlign w:val="center"/>
            <w:hideMark/>
          </w:tcPr>
          <w:p w14:paraId="51B6A94E" w14:textId="77777777" w:rsidR="005B311A" w:rsidRPr="005B311A" w:rsidRDefault="005B311A" w:rsidP="005B311A">
            <w:pPr>
              <w:jc w:val="center"/>
              <w:rPr>
                <w:rFonts w:ascii="Arial" w:hAnsi="Arial" w:cs="Arial"/>
              </w:rPr>
            </w:pPr>
            <w:r w:rsidRPr="005B311A">
              <w:rPr>
                <w:rFonts w:ascii="Arial" w:hAnsi="Arial" w:cs="Arial"/>
              </w:rPr>
              <w:t>319</w:t>
            </w:r>
          </w:p>
        </w:tc>
        <w:tc>
          <w:tcPr>
            <w:tcW w:w="6216" w:type="dxa"/>
            <w:noWrap/>
            <w:hideMark/>
          </w:tcPr>
          <w:p w14:paraId="6789EA14" w14:textId="77777777" w:rsidR="005B311A" w:rsidRPr="005B311A" w:rsidRDefault="005B311A">
            <w:pPr>
              <w:rPr>
                <w:rFonts w:ascii="Arial" w:hAnsi="Arial" w:cs="Arial"/>
              </w:rPr>
            </w:pPr>
            <w:r w:rsidRPr="005B311A">
              <w:rPr>
                <w:rFonts w:ascii="Arial" w:hAnsi="Arial" w:cs="Arial"/>
              </w:rPr>
              <w:t>Rail Yard Engineers, Dinkey Operators, and Hostlers</w:t>
            </w:r>
          </w:p>
        </w:tc>
        <w:tc>
          <w:tcPr>
            <w:tcW w:w="1615" w:type="dxa"/>
            <w:noWrap/>
            <w:vAlign w:val="center"/>
            <w:hideMark/>
          </w:tcPr>
          <w:p w14:paraId="30E5EBD1" w14:textId="77777777" w:rsidR="005B311A" w:rsidRPr="005B311A" w:rsidRDefault="005B311A" w:rsidP="005B311A">
            <w:pPr>
              <w:jc w:val="center"/>
              <w:rPr>
                <w:rFonts w:ascii="Arial" w:hAnsi="Arial" w:cs="Arial"/>
              </w:rPr>
            </w:pPr>
            <w:r w:rsidRPr="005B311A">
              <w:rPr>
                <w:rFonts w:ascii="Arial" w:hAnsi="Arial" w:cs="Arial"/>
              </w:rPr>
              <w:t>54.0%</w:t>
            </w:r>
          </w:p>
        </w:tc>
      </w:tr>
      <w:tr w:rsidR="005B311A" w:rsidRPr="005B311A" w14:paraId="4780C902" w14:textId="77777777" w:rsidTr="005B311A">
        <w:trPr>
          <w:trHeight w:val="300"/>
        </w:trPr>
        <w:tc>
          <w:tcPr>
            <w:tcW w:w="803" w:type="dxa"/>
            <w:noWrap/>
            <w:vAlign w:val="center"/>
            <w:hideMark/>
          </w:tcPr>
          <w:p w14:paraId="7C8BC1B0" w14:textId="77777777" w:rsidR="005B311A" w:rsidRPr="005B311A" w:rsidRDefault="005B311A" w:rsidP="005B311A">
            <w:pPr>
              <w:jc w:val="center"/>
              <w:rPr>
                <w:rFonts w:ascii="Arial" w:hAnsi="Arial" w:cs="Arial"/>
              </w:rPr>
            </w:pPr>
            <w:r w:rsidRPr="005B311A">
              <w:rPr>
                <w:rFonts w:ascii="Arial" w:hAnsi="Arial" w:cs="Arial"/>
              </w:rPr>
              <w:t>320</w:t>
            </w:r>
          </w:p>
        </w:tc>
        <w:tc>
          <w:tcPr>
            <w:tcW w:w="6216" w:type="dxa"/>
            <w:noWrap/>
            <w:hideMark/>
          </w:tcPr>
          <w:p w14:paraId="18927859" w14:textId="77777777" w:rsidR="005B311A" w:rsidRPr="005B311A" w:rsidRDefault="005B311A">
            <w:pPr>
              <w:rPr>
                <w:rFonts w:ascii="Arial" w:hAnsi="Arial" w:cs="Arial"/>
              </w:rPr>
            </w:pPr>
            <w:r w:rsidRPr="005B311A">
              <w:rPr>
                <w:rFonts w:ascii="Arial" w:hAnsi="Arial" w:cs="Arial"/>
              </w:rPr>
              <w:t>Chefs and Head Cooks</w:t>
            </w:r>
          </w:p>
        </w:tc>
        <w:tc>
          <w:tcPr>
            <w:tcW w:w="1615" w:type="dxa"/>
            <w:noWrap/>
            <w:vAlign w:val="center"/>
            <w:hideMark/>
          </w:tcPr>
          <w:p w14:paraId="461FA81A" w14:textId="77777777" w:rsidR="005B311A" w:rsidRPr="005B311A" w:rsidRDefault="005B311A" w:rsidP="005B311A">
            <w:pPr>
              <w:jc w:val="center"/>
              <w:rPr>
                <w:rFonts w:ascii="Arial" w:hAnsi="Arial" w:cs="Arial"/>
              </w:rPr>
            </w:pPr>
            <w:r w:rsidRPr="005B311A">
              <w:rPr>
                <w:rFonts w:ascii="Arial" w:hAnsi="Arial" w:cs="Arial"/>
              </w:rPr>
              <w:t>53.7%</w:t>
            </w:r>
          </w:p>
        </w:tc>
      </w:tr>
      <w:tr w:rsidR="005B311A" w:rsidRPr="005B311A" w14:paraId="4EB8B9C8" w14:textId="77777777" w:rsidTr="005B311A">
        <w:trPr>
          <w:trHeight w:val="300"/>
        </w:trPr>
        <w:tc>
          <w:tcPr>
            <w:tcW w:w="803" w:type="dxa"/>
            <w:noWrap/>
            <w:vAlign w:val="center"/>
            <w:hideMark/>
          </w:tcPr>
          <w:p w14:paraId="32AC2A38" w14:textId="77777777" w:rsidR="005B311A" w:rsidRPr="005B311A" w:rsidRDefault="005B311A" w:rsidP="005B311A">
            <w:pPr>
              <w:jc w:val="center"/>
              <w:rPr>
                <w:rFonts w:ascii="Arial" w:hAnsi="Arial" w:cs="Arial"/>
              </w:rPr>
            </w:pPr>
            <w:r w:rsidRPr="005B311A">
              <w:rPr>
                <w:rFonts w:ascii="Arial" w:hAnsi="Arial" w:cs="Arial"/>
              </w:rPr>
              <w:t>321</w:t>
            </w:r>
          </w:p>
        </w:tc>
        <w:tc>
          <w:tcPr>
            <w:tcW w:w="6216" w:type="dxa"/>
            <w:noWrap/>
            <w:hideMark/>
          </w:tcPr>
          <w:p w14:paraId="11DC6DAE" w14:textId="77777777" w:rsidR="005B311A" w:rsidRPr="005B311A" w:rsidRDefault="005B311A">
            <w:pPr>
              <w:rPr>
                <w:rFonts w:ascii="Arial" w:hAnsi="Arial" w:cs="Arial"/>
              </w:rPr>
            </w:pPr>
            <w:r w:rsidRPr="005B311A">
              <w:rPr>
                <w:rFonts w:ascii="Arial" w:hAnsi="Arial" w:cs="Arial"/>
              </w:rPr>
              <w:t>Secretaries and Administrative Assistants, Except Legal, Medical, and Executive</w:t>
            </w:r>
          </w:p>
        </w:tc>
        <w:tc>
          <w:tcPr>
            <w:tcW w:w="1615" w:type="dxa"/>
            <w:noWrap/>
            <w:vAlign w:val="center"/>
            <w:hideMark/>
          </w:tcPr>
          <w:p w14:paraId="50685CB0" w14:textId="77777777" w:rsidR="005B311A" w:rsidRPr="005B311A" w:rsidRDefault="005B311A" w:rsidP="005B311A">
            <w:pPr>
              <w:jc w:val="center"/>
              <w:rPr>
                <w:rFonts w:ascii="Arial" w:hAnsi="Arial" w:cs="Arial"/>
              </w:rPr>
            </w:pPr>
            <w:r w:rsidRPr="005B311A">
              <w:rPr>
                <w:rFonts w:ascii="Arial" w:hAnsi="Arial" w:cs="Arial"/>
              </w:rPr>
              <w:t>53.6%</w:t>
            </w:r>
          </w:p>
        </w:tc>
      </w:tr>
      <w:tr w:rsidR="005B311A" w:rsidRPr="005B311A" w14:paraId="5DE756AF" w14:textId="77777777" w:rsidTr="005B311A">
        <w:trPr>
          <w:trHeight w:val="300"/>
        </w:trPr>
        <w:tc>
          <w:tcPr>
            <w:tcW w:w="803" w:type="dxa"/>
            <w:noWrap/>
            <w:vAlign w:val="center"/>
            <w:hideMark/>
          </w:tcPr>
          <w:p w14:paraId="1FBC1270" w14:textId="77777777" w:rsidR="005B311A" w:rsidRPr="005B311A" w:rsidRDefault="005B311A" w:rsidP="005B311A">
            <w:pPr>
              <w:jc w:val="center"/>
              <w:rPr>
                <w:rFonts w:ascii="Arial" w:hAnsi="Arial" w:cs="Arial"/>
              </w:rPr>
            </w:pPr>
            <w:r w:rsidRPr="005B311A">
              <w:rPr>
                <w:rFonts w:ascii="Arial" w:hAnsi="Arial" w:cs="Arial"/>
              </w:rPr>
              <w:t>322</w:t>
            </w:r>
          </w:p>
        </w:tc>
        <w:tc>
          <w:tcPr>
            <w:tcW w:w="6216" w:type="dxa"/>
            <w:noWrap/>
            <w:hideMark/>
          </w:tcPr>
          <w:p w14:paraId="0D1C11EE" w14:textId="77777777" w:rsidR="005B311A" w:rsidRPr="005B311A" w:rsidRDefault="005B311A">
            <w:pPr>
              <w:rPr>
                <w:rFonts w:ascii="Arial" w:hAnsi="Arial" w:cs="Arial"/>
              </w:rPr>
            </w:pPr>
            <w:r w:rsidRPr="005B311A">
              <w:rPr>
                <w:rFonts w:ascii="Arial" w:hAnsi="Arial" w:cs="Arial"/>
              </w:rPr>
              <w:t>Chemical Technicians</w:t>
            </w:r>
          </w:p>
        </w:tc>
        <w:tc>
          <w:tcPr>
            <w:tcW w:w="1615" w:type="dxa"/>
            <w:noWrap/>
            <w:vAlign w:val="center"/>
            <w:hideMark/>
          </w:tcPr>
          <w:p w14:paraId="08E896A1" w14:textId="77777777" w:rsidR="005B311A" w:rsidRPr="005B311A" w:rsidRDefault="005B311A" w:rsidP="005B311A">
            <w:pPr>
              <w:jc w:val="center"/>
              <w:rPr>
                <w:rFonts w:ascii="Arial" w:hAnsi="Arial" w:cs="Arial"/>
              </w:rPr>
            </w:pPr>
            <w:r w:rsidRPr="005B311A">
              <w:rPr>
                <w:rFonts w:ascii="Arial" w:hAnsi="Arial" w:cs="Arial"/>
              </w:rPr>
              <w:t>53.3%</w:t>
            </w:r>
          </w:p>
        </w:tc>
      </w:tr>
      <w:tr w:rsidR="005B311A" w:rsidRPr="005B311A" w14:paraId="601D9AAC" w14:textId="77777777" w:rsidTr="005B311A">
        <w:trPr>
          <w:trHeight w:val="300"/>
        </w:trPr>
        <w:tc>
          <w:tcPr>
            <w:tcW w:w="803" w:type="dxa"/>
            <w:noWrap/>
            <w:vAlign w:val="center"/>
            <w:hideMark/>
          </w:tcPr>
          <w:p w14:paraId="0EF55A42" w14:textId="77777777" w:rsidR="005B311A" w:rsidRPr="005B311A" w:rsidRDefault="005B311A" w:rsidP="005B311A">
            <w:pPr>
              <w:jc w:val="center"/>
              <w:rPr>
                <w:rFonts w:ascii="Arial" w:hAnsi="Arial" w:cs="Arial"/>
              </w:rPr>
            </w:pPr>
            <w:r w:rsidRPr="005B311A">
              <w:rPr>
                <w:rFonts w:ascii="Arial" w:hAnsi="Arial" w:cs="Arial"/>
              </w:rPr>
              <w:t>323</w:t>
            </w:r>
          </w:p>
        </w:tc>
        <w:tc>
          <w:tcPr>
            <w:tcW w:w="6216" w:type="dxa"/>
            <w:noWrap/>
            <w:hideMark/>
          </w:tcPr>
          <w:p w14:paraId="759451EB" w14:textId="77777777" w:rsidR="005B311A" w:rsidRPr="005B311A" w:rsidRDefault="005B311A">
            <w:pPr>
              <w:rPr>
                <w:rFonts w:ascii="Arial" w:hAnsi="Arial" w:cs="Arial"/>
              </w:rPr>
            </w:pPr>
            <w:r w:rsidRPr="005B311A">
              <w:rPr>
                <w:rFonts w:ascii="Arial" w:hAnsi="Arial" w:cs="Arial"/>
              </w:rPr>
              <w:t>Health Technologists and Technicians, All Other</w:t>
            </w:r>
          </w:p>
        </w:tc>
        <w:tc>
          <w:tcPr>
            <w:tcW w:w="1615" w:type="dxa"/>
            <w:noWrap/>
            <w:vAlign w:val="center"/>
            <w:hideMark/>
          </w:tcPr>
          <w:p w14:paraId="56178A33" w14:textId="77777777" w:rsidR="005B311A" w:rsidRPr="005B311A" w:rsidRDefault="005B311A" w:rsidP="005B311A">
            <w:pPr>
              <w:jc w:val="center"/>
              <w:rPr>
                <w:rFonts w:ascii="Arial" w:hAnsi="Arial" w:cs="Arial"/>
              </w:rPr>
            </w:pPr>
            <w:r w:rsidRPr="005B311A">
              <w:rPr>
                <w:rFonts w:ascii="Arial" w:hAnsi="Arial" w:cs="Arial"/>
              </w:rPr>
              <w:t>52.9%</w:t>
            </w:r>
          </w:p>
        </w:tc>
      </w:tr>
      <w:tr w:rsidR="005B311A" w:rsidRPr="005B311A" w14:paraId="170A1D66" w14:textId="77777777" w:rsidTr="005B311A">
        <w:trPr>
          <w:trHeight w:val="300"/>
        </w:trPr>
        <w:tc>
          <w:tcPr>
            <w:tcW w:w="803" w:type="dxa"/>
            <w:noWrap/>
            <w:vAlign w:val="center"/>
            <w:hideMark/>
          </w:tcPr>
          <w:p w14:paraId="6AC391A6" w14:textId="77777777" w:rsidR="005B311A" w:rsidRPr="005B311A" w:rsidRDefault="005B311A" w:rsidP="005B311A">
            <w:pPr>
              <w:jc w:val="center"/>
              <w:rPr>
                <w:rFonts w:ascii="Arial" w:hAnsi="Arial" w:cs="Arial"/>
              </w:rPr>
            </w:pPr>
            <w:r w:rsidRPr="005B311A">
              <w:rPr>
                <w:rFonts w:ascii="Arial" w:hAnsi="Arial" w:cs="Arial"/>
              </w:rPr>
              <w:t>324</w:t>
            </w:r>
          </w:p>
        </w:tc>
        <w:tc>
          <w:tcPr>
            <w:tcW w:w="6216" w:type="dxa"/>
            <w:noWrap/>
            <w:hideMark/>
          </w:tcPr>
          <w:p w14:paraId="6BB76CFC" w14:textId="77777777" w:rsidR="005B311A" w:rsidRPr="005B311A" w:rsidRDefault="005B311A">
            <w:pPr>
              <w:rPr>
                <w:rFonts w:ascii="Arial" w:hAnsi="Arial" w:cs="Arial"/>
              </w:rPr>
            </w:pPr>
            <w:r w:rsidRPr="005B311A">
              <w:rPr>
                <w:rFonts w:ascii="Arial" w:hAnsi="Arial" w:cs="Arial"/>
              </w:rPr>
              <w:t>Veterinary Technologists and Technicians</w:t>
            </w:r>
          </w:p>
        </w:tc>
        <w:tc>
          <w:tcPr>
            <w:tcW w:w="1615" w:type="dxa"/>
            <w:noWrap/>
            <w:vAlign w:val="center"/>
            <w:hideMark/>
          </w:tcPr>
          <w:p w14:paraId="76DCFE06" w14:textId="77777777" w:rsidR="005B311A" w:rsidRPr="005B311A" w:rsidRDefault="005B311A" w:rsidP="005B311A">
            <w:pPr>
              <w:jc w:val="center"/>
              <w:rPr>
                <w:rFonts w:ascii="Arial" w:hAnsi="Arial" w:cs="Arial"/>
              </w:rPr>
            </w:pPr>
            <w:r w:rsidRPr="005B311A">
              <w:rPr>
                <w:rFonts w:ascii="Arial" w:hAnsi="Arial" w:cs="Arial"/>
              </w:rPr>
              <w:t>52.7%</w:t>
            </w:r>
          </w:p>
        </w:tc>
      </w:tr>
      <w:tr w:rsidR="005B311A" w:rsidRPr="005B311A" w14:paraId="4A67C6DA" w14:textId="77777777" w:rsidTr="005B311A">
        <w:trPr>
          <w:trHeight w:val="300"/>
        </w:trPr>
        <w:tc>
          <w:tcPr>
            <w:tcW w:w="803" w:type="dxa"/>
            <w:noWrap/>
            <w:vAlign w:val="center"/>
            <w:hideMark/>
          </w:tcPr>
          <w:p w14:paraId="7A169736" w14:textId="77777777" w:rsidR="005B311A" w:rsidRPr="005B311A" w:rsidRDefault="005B311A" w:rsidP="005B311A">
            <w:pPr>
              <w:jc w:val="center"/>
              <w:rPr>
                <w:rFonts w:ascii="Arial" w:hAnsi="Arial" w:cs="Arial"/>
              </w:rPr>
            </w:pPr>
            <w:r w:rsidRPr="005B311A">
              <w:rPr>
                <w:rFonts w:ascii="Arial" w:hAnsi="Arial" w:cs="Arial"/>
              </w:rPr>
              <w:t>325</w:t>
            </w:r>
          </w:p>
        </w:tc>
        <w:tc>
          <w:tcPr>
            <w:tcW w:w="6216" w:type="dxa"/>
            <w:noWrap/>
            <w:hideMark/>
          </w:tcPr>
          <w:p w14:paraId="4FB3E58E" w14:textId="77777777" w:rsidR="005B311A" w:rsidRPr="005B311A" w:rsidRDefault="005B311A">
            <w:pPr>
              <w:rPr>
                <w:rFonts w:ascii="Arial" w:hAnsi="Arial" w:cs="Arial"/>
              </w:rPr>
            </w:pPr>
            <w:r w:rsidRPr="005B311A">
              <w:rPr>
                <w:rFonts w:ascii="Arial" w:hAnsi="Arial" w:cs="Arial"/>
              </w:rPr>
              <w:t>Receptionists and Information Clerks</w:t>
            </w:r>
          </w:p>
        </w:tc>
        <w:tc>
          <w:tcPr>
            <w:tcW w:w="1615" w:type="dxa"/>
            <w:noWrap/>
            <w:vAlign w:val="center"/>
            <w:hideMark/>
          </w:tcPr>
          <w:p w14:paraId="437A6B00" w14:textId="77777777" w:rsidR="005B311A" w:rsidRPr="005B311A" w:rsidRDefault="005B311A" w:rsidP="005B311A">
            <w:pPr>
              <w:jc w:val="center"/>
              <w:rPr>
                <w:rFonts w:ascii="Arial" w:hAnsi="Arial" w:cs="Arial"/>
              </w:rPr>
            </w:pPr>
            <w:r w:rsidRPr="005B311A">
              <w:rPr>
                <w:rFonts w:ascii="Arial" w:hAnsi="Arial" w:cs="Arial"/>
              </w:rPr>
              <w:t>52.6%</w:t>
            </w:r>
          </w:p>
        </w:tc>
      </w:tr>
      <w:tr w:rsidR="005B311A" w:rsidRPr="005B311A" w14:paraId="203E094E" w14:textId="77777777" w:rsidTr="005B311A">
        <w:trPr>
          <w:trHeight w:val="300"/>
        </w:trPr>
        <w:tc>
          <w:tcPr>
            <w:tcW w:w="803" w:type="dxa"/>
            <w:noWrap/>
            <w:vAlign w:val="center"/>
            <w:hideMark/>
          </w:tcPr>
          <w:p w14:paraId="0A446999" w14:textId="77777777" w:rsidR="005B311A" w:rsidRPr="005B311A" w:rsidRDefault="005B311A" w:rsidP="005B311A">
            <w:pPr>
              <w:jc w:val="center"/>
              <w:rPr>
                <w:rFonts w:ascii="Arial" w:hAnsi="Arial" w:cs="Arial"/>
              </w:rPr>
            </w:pPr>
            <w:r w:rsidRPr="005B311A">
              <w:rPr>
                <w:rFonts w:ascii="Arial" w:hAnsi="Arial" w:cs="Arial"/>
              </w:rPr>
              <w:t>326</w:t>
            </w:r>
          </w:p>
        </w:tc>
        <w:tc>
          <w:tcPr>
            <w:tcW w:w="6216" w:type="dxa"/>
            <w:noWrap/>
            <w:hideMark/>
          </w:tcPr>
          <w:p w14:paraId="7D93C23C" w14:textId="77777777" w:rsidR="005B311A" w:rsidRPr="005B311A" w:rsidRDefault="005B311A">
            <w:pPr>
              <w:rPr>
                <w:rFonts w:ascii="Arial" w:hAnsi="Arial" w:cs="Arial"/>
              </w:rPr>
            </w:pPr>
            <w:r w:rsidRPr="005B311A">
              <w:rPr>
                <w:rFonts w:ascii="Arial" w:hAnsi="Arial" w:cs="Arial"/>
              </w:rPr>
              <w:t>Brickmasons and Blockmasons</w:t>
            </w:r>
          </w:p>
        </w:tc>
        <w:tc>
          <w:tcPr>
            <w:tcW w:w="1615" w:type="dxa"/>
            <w:noWrap/>
            <w:vAlign w:val="center"/>
            <w:hideMark/>
          </w:tcPr>
          <w:p w14:paraId="288F65B8" w14:textId="77777777" w:rsidR="005B311A" w:rsidRPr="005B311A" w:rsidRDefault="005B311A" w:rsidP="005B311A">
            <w:pPr>
              <w:jc w:val="center"/>
              <w:rPr>
                <w:rFonts w:ascii="Arial" w:hAnsi="Arial" w:cs="Arial"/>
              </w:rPr>
            </w:pPr>
            <w:r w:rsidRPr="005B311A">
              <w:rPr>
                <w:rFonts w:ascii="Arial" w:hAnsi="Arial" w:cs="Arial"/>
              </w:rPr>
              <w:t>52.6%</w:t>
            </w:r>
          </w:p>
        </w:tc>
      </w:tr>
      <w:tr w:rsidR="005B311A" w:rsidRPr="005B311A" w14:paraId="5B771F33" w14:textId="77777777" w:rsidTr="005B311A">
        <w:trPr>
          <w:trHeight w:val="300"/>
        </w:trPr>
        <w:tc>
          <w:tcPr>
            <w:tcW w:w="803" w:type="dxa"/>
            <w:noWrap/>
            <w:vAlign w:val="center"/>
            <w:hideMark/>
          </w:tcPr>
          <w:p w14:paraId="06F7B76D" w14:textId="77777777" w:rsidR="005B311A" w:rsidRPr="005B311A" w:rsidRDefault="005B311A" w:rsidP="005B311A">
            <w:pPr>
              <w:jc w:val="center"/>
              <w:rPr>
                <w:rFonts w:ascii="Arial" w:hAnsi="Arial" w:cs="Arial"/>
              </w:rPr>
            </w:pPr>
            <w:r w:rsidRPr="005B311A">
              <w:rPr>
                <w:rFonts w:ascii="Arial" w:hAnsi="Arial" w:cs="Arial"/>
              </w:rPr>
              <w:lastRenderedPageBreak/>
              <w:t>327</w:t>
            </w:r>
          </w:p>
        </w:tc>
        <w:tc>
          <w:tcPr>
            <w:tcW w:w="6216" w:type="dxa"/>
            <w:noWrap/>
            <w:hideMark/>
          </w:tcPr>
          <w:p w14:paraId="68448C03" w14:textId="77777777" w:rsidR="005B311A" w:rsidRPr="005B311A" w:rsidRDefault="005B311A">
            <w:pPr>
              <w:rPr>
                <w:rFonts w:ascii="Arial" w:hAnsi="Arial" w:cs="Arial"/>
              </w:rPr>
            </w:pPr>
            <w:r w:rsidRPr="005B311A">
              <w:rPr>
                <w:rFonts w:ascii="Arial" w:hAnsi="Arial" w:cs="Arial"/>
              </w:rPr>
              <w:t>Media and Communication Equipment Workers, All Other</w:t>
            </w:r>
          </w:p>
        </w:tc>
        <w:tc>
          <w:tcPr>
            <w:tcW w:w="1615" w:type="dxa"/>
            <w:noWrap/>
            <w:vAlign w:val="center"/>
            <w:hideMark/>
          </w:tcPr>
          <w:p w14:paraId="28BC50DE" w14:textId="77777777" w:rsidR="005B311A" w:rsidRPr="005B311A" w:rsidRDefault="005B311A" w:rsidP="005B311A">
            <w:pPr>
              <w:jc w:val="center"/>
              <w:rPr>
                <w:rFonts w:ascii="Arial" w:hAnsi="Arial" w:cs="Arial"/>
              </w:rPr>
            </w:pPr>
            <w:r w:rsidRPr="005B311A">
              <w:rPr>
                <w:rFonts w:ascii="Arial" w:hAnsi="Arial" w:cs="Arial"/>
              </w:rPr>
              <w:t>52.1%</w:t>
            </w:r>
          </w:p>
        </w:tc>
      </w:tr>
      <w:tr w:rsidR="005B311A" w:rsidRPr="005B311A" w14:paraId="3E49EE79" w14:textId="77777777" w:rsidTr="005B311A">
        <w:trPr>
          <w:trHeight w:val="300"/>
        </w:trPr>
        <w:tc>
          <w:tcPr>
            <w:tcW w:w="803" w:type="dxa"/>
            <w:noWrap/>
            <w:vAlign w:val="center"/>
            <w:hideMark/>
          </w:tcPr>
          <w:p w14:paraId="03F4DD78" w14:textId="77777777" w:rsidR="005B311A" w:rsidRPr="005B311A" w:rsidRDefault="005B311A" w:rsidP="005B311A">
            <w:pPr>
              <w:jc w:val="center"/>
              <w:rPr>
                <w:rFonts w:ascii="Arial" w:hAnsi="Arial" w:cs="Arial"/>
              </w:rPr>
            </w:pPr>
            <w:r w:rsidRPr="005B311A">
              <w:rPr>
                <w:rFonts w:ascii="Arial" w:hAnsi="Arial" w:cs="Arial"/>
              </w:rPr>
              <w:t>328</w:t>
            </w:r>
          </w:p>
        </w:tc>
        <w:tc>
          <w:tcPr>
            <w:tcW w:w="6216" w:type="dxa"/>
            <w:noWrap/>
            <w:hideMark/>
          </w:tcPr>
          <w:p w14:paraId="63E0F452" w14:textId="77777777" w:rsidR="005B311A" w:rsidRPr="005B311A" w:rsidRDefault="005B311A">
            <w:pPr>
              <w:rPr>
                <w:rFonts w:ascii="Arial" w:hAnsi="Arial" w:cs="Arial"/>
              </w:rPr>
            </w:pPr>
            <w:r w:rsidRPr="005B311A">
              <w:rPr>
                <w:rFonts w:ascii="Arial" w:hAnsi="Arial" w:cs="Arial"/>
              </w:rPr>
              <w:t>Surgical Technologists</w:t>
            </w:r>
          </w:p>
        </w:tc>
        <w:tc>
          <w:tcPr>
            <w:tcW w:w="1615" w:type="dxa"/>
            <w:noWrap/>
            <w:vAlign w:val="center"/>
            <w:hideMark/>
          </w:tcPr>
          <w:p w14:paraId="4809E2AD" w14:textId="77777777" w:rsidR="005B311A" w:rsidRPr="005B311A" w:rsidRDefault="005B311A" w:rsidP="005B311A">
            <w:pPr>
              <w:jc w:val="center"/>
              <w:rPr>
                <w:rFonts w:ascii="Arial" w:hAnsi="Arial" w:cs="Arial"/>
              </w:rPr>
            </w:pPr>
            <w:r w:rsidRPr="005B311A">
              <w:rPr>
                <w:rFonts w:ascii="Arial" w:hAnsi="Arial" w:cs="Arial"/>
              </w:rPr>
              <w:t>52.1%</w:t>
            </w:r>
          </w:p>
        </w:tc>
      </w:tr>
      <w:tr w:rsidR="005B311A" w:rsidRPr="005B311A" w14:paraId="65A65A47" w14:textId="77777777" w:rsidTr="005B311A">
        <w:trPr>
          <w:trHeight w:val="300"/>
        </w:trPr>
        <w:tc>
          <w:tcPr>
            <w:tcW w:w="803" w:type="dxa"/>
            <w:noWrap/>
            <w:vAlign w:val="center"/>
            <w:hideMark/>
          </w:tcPr>
          <w:p w14:paraId="354E79D0" w14:textId="77777777" w:rsidR="005B311A" w:rsidRPr="005B311A" w:rsidRDefault="005B311A" w:rsidP="005B311A">
            <w:pPr>
              <w:jc w:val="center"/>
              <w:rPr>
                <w:rFonts w:ascii="Arial" w:hAnsi="Arial" w:cs="Arial"/>
              </w:rPr>
            </w:pPr>
            <w:r w:rsidRPr="005B311A">
              <w:rPr>
                <w:rFonts w:ascii="Arial" w:hAnsi="Arial" w:cs="Arial"/>
              </w:rPr>
              <w:t>329</w:t>
            </w:r>
          </w:p>
        </w:tc>
        <w:tc>
          <w:tcPr>
            <w:tcW w:w="6216" w:type="dxa"/>
            <w:noWrap/>
            <w:hideMark/>
          </w:tcPr>
          <w:p w14:paraId="1EA402F2" w14:textId="77777777" w:rsidR="005B311A" w:rsidRPr="005B311A" w:rsidRDefault="005B311A">
            <w:pPr>
              <w:rPr>
                <w:rFonts w:ascii="Arial" w:hAnsi="Arial" w:cs="Arial"/>
              </w:rPr>
            </w:pPr>
            <w:r w:rsidRPr="005B311A">
              <w:rPr>
                <w:rFonts w:ascii="Arial" w:hAnsi="Arial" w:cs="Arial"/>
              </w:rPr>
              <w:t>Team Assemblers</w:t>
            </w:r>
          </w:p>
        </w:tc>
        <w:tc>
          <w:tcPr>
            <w:tcW w:w="1615" w:type="dxa"/>
            <w:noWrap/>
            <w:vAlign w:val="center"/>
            <w:hideMark/>
          </w:tcPr>
          <w:p w14:paraId="1511C459" w14:textId="77777777" w:rsidR="005B311A" w:rsidRPr="005B311A" w:rsidRDefault="005B311A" w:rsidP="005B311A">
            <w:pPr>
              <w:jc w:val="center"/>
              <w:rPr>
                <w:rFonts w:ascii="Arial" w:hAnsi="Arial" w:cs="Arial"/>
              </w:rPr>
            </w:pPr>
            <w:r w:rsidRPr="005B311A">
              <w:rPr>
                <w:rFonts w:ascii="Arial" w:hAnsi="Arial" w:cs="Arial"/>
              </w:rPr>
              <w:t>51.9%</w:t>
            </w:r>
          </w:p>
        </w:tc>
      </w:tr>
      <w:tr w:rsidR="005B311A" w:rsidRPr="005B311A" w14:paraId="600ABDE9" w14:textId="77777777" w:rsidTr="005B311A">
        <w:trPr>
          <w:trHeight w:val="300"/>
        </w:trPr>
        <w:tc>
          <w:tcPr>
            <w:tcW w:w="803" w:type="dxa"/>
            <w:noWrap/>
            <w:vAlign w:val="center"/>
            <w:hideMark/>
          </w:tcPr>
          <w:p w14:paraId="39E24EBA" w14:textId="77777777" w:rsidR="005B311A" w:rsidRPr="005B311A" w:rsidRDefault="005B311A" w:rsidP="005B311A">
            <w:pPr>
              <w:jc w:val="center"/>
              <w:rPr>
                <w:rFonts w:ascii="Arial" w:hAnsi="Arial" w:cs="Arial"/>
              </w:rPr>
            </w:pPr>
            <w:r w:rsidRPr="005B311A">
              <w:rPr>
                <w:rFonts w:ascii="Arial" w:hAnsi="Arial" w:cs="Arial"/>
              </w:rPr>
              <w:t>330</w:t>
            </w:r>
          </w:p>
        </w:tc>
        <w:tc>
          <w:tcPr>
            <w:tcW w:w="6216" w:type="dxa"/>
            <w:noWrap/>
            <w:hideMark/>
          </w:tcPr>
          <w:p w14:paraId="39F315DB" w14:textId="77777777" w:rsidR="005B311A" w:rsidRPr="005B311A" w:rsidRDefault="005B311A">
            <w:pPr>
              <w:rPr>
                <w:rFonts w:ascii="Arial" w:hAnsi="Arial" w:cs="Arial"/>
              </w:rPr>
            </w:pPr>
            <w:r w:rsidRPr="005B311A">
              <w:rPr>
                <w:rFonts w:ascii="Arial" w:hAnsi="Arial" w:cs="Arial"/>
              </w:rPr>
              <w:t>Computer Network Architects</w:t>
            </w:r>
          </w:p>
        </w:tc>
        <w:tc>
          <w:tcPr>
            <w:tcW w:w="1615" w:type="dxa"/>
            <w:noWrap/>
            <w:vAlign w:val="center"/>
            <w:hideMark/>
          </w:tcPr>
          <w:p w14:paraId="3D9A35B2" w14:textId="77777777" w:rsidR="005B311A" w:rsidRPr="005B311A" w:rsidRDefault="005B311A" w:rsidP="005B311A">
            <w:pPr>
              <w:jc w:val="center"/>
              <w:rPr>
                <w:rFonts w:ascii="Arial" w:hAnsi="Arial" w:cs="Arial"/>
              </w:rPr>
            </w:pPr>
            <w:r w:rsidRPr="005B311A">
              <w:rPr>
                <w:rFonts w:ascii="Arial" w:hAnsi="Arial" w:cs="Arial"/>
              </w:rPr>
              <w:t>51.5%</w:t>
            </w:r>
          </w:p>
        </w:tc>
      </w:tr>
      <w:tr w:rsidR="005B311A" w:rsidRPr="005B311A" w14:paraId="579A66C8" w14:textId="77777777" w:rsidTr="005B311A">
        <w:trPr>
          <w:trHeight w:val="300"/>
        </w:trPr>
        <w:tc>
          <w:tcPr>
            <w:tcW w:w="803" w:type="dxa"/>
            <w:noWrap/>
            <w:vAlign w:val="center"/>
            <w:hideMark/>
          </w:tcPr>
          <w:p w14:paraId="17248217" w14:textId="77777777" w:rsidR="005B311A" w:rsidRPr="005B311A" w:rsidRDefault="005B311A" w:rsidP="005B311A">
            <w:pPr>
              <w:jc w:val="center"/>
              <w:rPr>
                <w:rFonts w:ascii="Arial" w:hAnsi="Arial" w:cs="Arial"/>
              </w:rPr>
            </w:pPr>
            <w:r w:rsidRPr="005B311A">
              <w:rPr>
                <w:rFonts w:ascii="Arial" w:hAnsi="Arial" w:cs="Arial"/>
              </w:rPr>
              <w:t>331</w:t>
            </w:r>
          </w:p>
        </w:tc>
        <w:tc>
          <w:tcPr>
            <w:tcW w:w="6216" w:type="dxa"/>
            <w:noWrap/>
            <w:hideMark/>
          </w:tcPr>
          <w:p w14:paraId="6E9F7C27" w14:textId="77777777" w:rsidR="005B311A" w:rsidRPr="005B311A" w:rsidRDefault="005B311A">
            <w:pPr>
              <w:rPr>
                <w:rFonts w:ascii="Arial" w:hAnsi="Arial" w:cs="Arial"/>
              </w:rPr>
            </w:pPr>
            <w:r w:rsidRPr="005B311A">
              <w:rPr>
                <w:rFonts w:ascii="Arial" w:hAnsi="Arial" w:cs="Arial"/>
              </w:rPr>
              <w:t>Floral Designers</w:t>
            </w:r>
          </w:p>
        </w:tc>
        <w:tc>
          <w:tcPr>
            <w:tcW w:w="1615" w:type="dxa"/>
            <w:noWrap/>
            <w:vAlign w:val="center"/>
            <w:hideMark/>
          </w:tcPr>
          <w:p w14:paraId="776ACF2A" w14:textId="77777777" w:rsidR="005B311A" w:rsidRPr="005B311A" w:rsidRDefault="005B311A" w:rsidP="005B311A">
            <w:pPr>
              <w:jc w:val="center"/>
              <w:rPr>
                <w:rFonts w:ascii="Arial" w:hAnsi="Arial" w:cs="Arial"/>
              </w:rPr>
            </w:pPr>
            <w:r w:rsidRPr="005B311A">
              <w:rPr>
                <w:rFonts w:ascii="Arial" w:hAnsi="Arial" w:cs="Arial"/>
              </w:rPr>
              <w:t>51.4%</w:t>
            </w:r>
          </w:p>
        </w:tc>
      </w:tr>
      <w:tr w:rsidR="005B311A" w:rsidRPr="005B311A" w14:paraId="3CD97EA2" w14:textId="77777777" w:rsidTr="005B311A">
        <w:trPr>
          <w:trHeight w:val="300"/>
        </w:trPr>
        <w:tc>
          <w:tcPr>
            <w:tcW w:w="803" w:type="dxa"/>
            <w:noWrap/>
            <w:vAlign w:val="center"/>
            <w:hideMark/>
          </w:tcPr>
          <w:p w14:paraId="5965EF7B" w14:textId="77777777" w:rsidR="005B311A" w:rsidRPr="005B311A" w:rsidRDefault="005B311A" w:rsidP="005B311A">
            <w:pPr>
              <w:jc w:val="center"/>
              <w:rPr>
                <w:rFonts w:ascii="Arial" w:hAnsi="Arial" w:cs="Arial"/>
              </w:rPr>
            </w:pPr>
            <w:r w:rsidRPr="005B311A">
              <w:rPr>
                <w:rFonts w:ascii="Arial" w:hAnsi="Arial" w:cs="Arial"/>
              </w:rPr>
              <w:t>332</w:t>
            </w:r>
          </w:p>
        </w:tc>
        <w:tc>
          <w:tcPr>
            <w:tcW w:w="6216" w:type="dxa"/>
            <w:noWrap/>
            <w:hideMark/>
          </w:tcPr>
          <w:p w14:paraId="36A11FF2" w14:textId="77777777" w:rsidR="005B311A" w:rsidRPr="005B311A" w:rsidRDefault="005B311A">
            <w:pPr>
              <w:rPr>
                <w:rFonts w:ascii="Arial" w:hAnsi="Arial" w:cs="Arial"/>
              </w:rPr>
            </w:pPr>
            <w:r w:rsidRPr="005B311A">
              <w:rPr>
                <w:rFonts w:ascii="Arial" w:hAnsi="Arial" w:cs="Arial"/>
              </w:rPr>
              <w:t>Real Estate Brokers</w:t>
            </w:r>
          </w:p>
        </w:tc>
        <w:tc>
          <w:tcPr>
            <w:tcW w:w="1615" w:type="dxa"/>
            <w:noWrap/>
            <w:vAlign w:val="center"/>
            <w:hideMark/>
          </w:tcPr>
          <w:p w14:paraId="5E534DB8" w14:textId="77777777" w:rsidR="005B311A" w:rsidRPr="005B311A" w:rsidRDefault="005B311A" w:rsidP="005B311A">
            <w:pPr>
              <w:jc w:val="center"/>
              <w:rPr>
                <w:rFonts w:ascii="Arial" w:hAnsi="Arial" w:cs="Arial"/>
              </w:rPr>
            </w:pPr>
            <w:r w:rsidRPr="005B311A">
              <w:rPr>
                <w:rFonts w:ascii="Arial" w:hAnsi="Arial" w:cs="Arial"/>
              </w:rPr>
              <w:t>51.2%</w:t>
            </w:r>
          </w:p>
        </w:tc>
      </w:tr>
      <w:tr w:rsidR="005B311A" w:rsidRPr="005B311A" w14:paraId="5A57A12F" w14:textId="77777777" w:rsidTr="005B311A">
        <w:trPr>
          <w:trHeight w:val="300"/>
        </w:trPr>
        <w:tc>
          <w:tcPr>
            <w:tcW w:w="803" w:type="dxa"/>
            <w:noWrap/>
            <w:vAlign w:val="center"/>
            <w:hideMark/>
          </w:tcPr>
          <w:p w14:paraId="7EDBF12D" w14:textId="77777777" w:rsidR="005B311A" w:rsidRPr="005B311A" w:rsidRDefault="005B311A" w:rsidP="005B311A">
            <w:pPr>
              <w:jc w:val="center"/>
              <w:rPr>
                <w:rFonts w:ascii="Arial" w:hAnsi="Arial" w:cs="Arial"/>
              </w:rPr>
            </w:pPr>
            <w:r w:rsidRPr="005B311A">
              <w:rPr>
                <w:rFonts w:ascii="Arial" w:hAnsi="Arial" w:cs="Arial"/>
              </w:rPr>
              <w:t>333</w:t>
            </w:r>
          </w:p>
        </w:tc>
        <w:tc>
          <w:tcPr>
            <w:tcW w:w="6216" w:type="dxa"/>
            <w:noWrap/>
            <w:hideMark/>
          </w:tcPr>
          <w:p w14:paraId="56C053DE" w14:textId="77777777" w:rsidR="005B311A" w:rsidRPr="005B311A" w:rsidRDefault="005B311A">
            <w:pPr>
              <w:rPr>
                <w:rFonts w:ascii="Arial" w:hAnsi="Arial" w:cs="Arial"/>
              </w:rPr>
            </w:pPr>
            <w:r w:rsidRPr="005B311A">
              <w:rPr>
                <w:rFonts w:ascii="Arial" w:hAnsi="Arial" w:cs="Arial"/>
              </w:rPr>
              <w:t>Rail-Track Laying and Maintenance Equipment Operators</w:t>
            </w:r>
          </w:p>
        </w:tc>
        <w:tc>
          <w:tcPr>
            <w:tcW w:w="1615" w:type="dxa"/>
            <w:noWrap/>
            <w:vAlign w:val="center"/>
            <w:hideMark/>
          </w:tcPr>
          <w:p w14:paraId="2B5E43B1" w14:textId="77777777" w:rsidR="005B311A" w:rsidRPr="005B311A" w:rsidRDefault="005B311A" w:rsidP="005B311A">
            <w:pPr>
              <w:jc w:val="center"/>
              <w:rPr>
                <w:rFonts w:ascii="Arial" w:hAnsi="Arial" w:cs="Arial"/>
              </w:rPr>
            </w:pPr>
            <w:r w:rsidRPr="005B311A">
              <w:rPr>
                <w:rFonts w:ascii="Arial" w:hAnsi="Arial" w:cs="Arial"/>
              </w:rPr>
              <w:t>51.1%</w:t>
            </w:r>
          </w:p>
        </w:tc>
      </w:tr>
      <w:tr w:rsidR="005B311A" w:rsidRPr="005B311A" w14:paraId="6D09CFF8" w14:textId="77777777" w:rsidTr="005B311A">
        <w:trPr>
          <w:trHeight w:val="300"/>
        </w:trPr>
        <w:tc>
          <w:tcPr>
            <w:tcW w:w="803" w:type="dxa"/>
            <w:noWrap/>
            <w:vAlign w:val="center"/>
            <w:hideMark/>
          </w:tcPr>
          <w:p w14:paraId="6ECF77A4" w14:textId="77777777" w:rsidR="005B311A" w:rsidRPr="005B311A" w:rsidRDefault="005B311A" w:rsidP="005B311A">
            <w:pPr>
              <w:jc w:val="center"/>
              <w:rPr>
                <w:rFonts w:ascii="Arial" w:hAnsi="Arial" w:cs="Arial"/>
              </w:rPr>
            </w:pPr>
            <w:r w:rsidRPr="005B311A">
              <w:rPr>
                <w:rFonts w:ascii="Arial" w:hAnsi="Arial" w:cs="Arial"/>
              </w:rPr>
              <w:t>334</w:t>
            </w:r>
          </w:p>
        </w:tc>
        <w:tc>
          <w:tcPr>
            <w:tcW w:w="6216" w:type="dxa"/>
            <w:noWrap/>
            <w:hideMark/>
          </w:tcPr>
          <w:p w14:paraId="282DBA2D" w14:textId="77777777" w:rsidR="005B311A" w:rsidRPr="005B311A" w:rsidRDefault="005B311A">
            <w:pPr>
              <w:rPr>
                <w:rFonts w:ascii="Arial" w:hAnsi="Arial" w:cs="Arial"/>
              </w:rPr>
            </w:pPr>
            <w:r w:rsidRPr="005B311A">
              <w:rPr>
                <w:rFonts w:ascii="Arial" w:hAnsi="Arial" w:cs="Arial"/>
              </w:rPr>
              <w:t>Dental Assistants</w:t>
            </w:r>
          </w:p>
        </w:tc>
        <w:tc>
          <w:tcPr>
            <w:tcW w:w="1615" w:type="dxa"/>
            <w:noWrap/>
            <w:vAlign w:val="center"/>
            <w:hideMark/>
          </w:tcPr>
          <w:p w14:paraId="7D4C23E4" w14:textId="77777777" w:rsidR="005B311A" w:rsidRPr="005B311A" w:rsidRDefault="005B311A" w:rsidP="005B311A">
            <w:pPr>
              <w:jc w:val="center"/>
              <w:rPr>
                <w:rFonts w:ascii="Arial" w:hAnsi="Arial" w:cs="Arial"/>
              </w:rPr>
            </w:pPr>
            <w:r w:rsidRPr="005B311A">
              <w:rPr>
                <w:rFonts w:ascii="Arial" w:hAnsi="Arial" w:cs="Arial"/>
              </w:rPr>
              <w:t>51.0%</w:t>
            </w:r>
          </w:p>
        </w:tc>
      </w:tr>
      <w:tr w:rsidR="005B311A" w:rsidRPr="005B311A" w14:paraId="5BCB5999" w14:textId="77777777" w:rsidTr="005B311A">
        <w:trPr>
          <w:trHeight w:val="300"/>
        </w:trPr>
        <w:tc>
          <w:tcPr>
            <w:tcW w:w="803" w:type="dxa"/>
            <w:noWrap/>
            <w:vAlign w:val="center"/>
            <w:hideMark/>
          </w:tcPr>
          <w:p w14:paraId="2C7C5DE6" w14:textId="77777777" w:rsidR="005B311A" w:rsidRPr="005B311A" w:rsidRDefault="005B311A" w:rsidP="005B311A">
            <w:pPr>
              <w:jc w:val="center"/>
              <w:rPr>
                <w:rFonts w:ascii="Arial" w:hAnsi="Arial" w:cs="Arial"/>
              </w:rPr>
            </w:pPr>
            <w:r w:rsidRPr="005B311A">
              <w:rPr>
                <w:rFonts w:ascii="Arial" w:hAnsi="Arial" w:cs="Arial"/>
              </w:rPr>
              <w:t>335</w:t>
            </w:r>
          </w:p>
        </w:tc>
        <w:tc>
          <w:tcPr>
            <w:tcW w:w="6216" w:type="dxa"/>
            <w:noWrap/>
            <w:hideMark/>
          </w:tcPr>
          <w:p w14:paraId="3A2AFD52" w14:textId="77777777" w:rsidR="005B311A" w:rsidRPr="005B311A" w:rsidRDefault="005B311A">
            <w:pPr>
              <w:rPr>
                <w:rFonts w:ascii="Arial" w:hAnsi="Arial" w:cs="Arial"/>
              </w:rPr>
            </w:pPr>
            <w:r w:rsidRPr="005B311A">
              <w:rPr>
                <w:rFonts w:ascii="Arial" w:hAnsi="Arial" w:cs="Arial"/>
              </w:rPr>
              <w:t>New Accounts Clerks</w:t>
            </w:r>
          </w:p>
        </w:tc>
        <w:tc>
          <w:tcPr>
            <w:tcW w:w="1615" w:type="dxa"/>
            <w:noWrap/>
            <w:vAlign w:val="center"/>
            <w:hideMark/>
          </w:tcPr>
          <w:p w14:paraId="1E45188B" w14:textId="77777777" w:rsidR="005B311A" w:rsidRPr="005B311A" w:rsidRDefault="005B311A" w:rsidP="005B311A">
            <w:pPr>
              <w:jc w:val="center"/>
              <w:rPr>
                <w:rFonts w:ascii="Arial" w:hAnsi="Arial" w:cs="Arial"/>
              </w:rPr>
            </w:pPr>
            <w:r w:rsidRPr="005B311A">
              <w:rPr>
                <w:rFonts w:ascii="Arial" w:hAnsi="Arial" w:cs="Arial"/>
              </w:rPr>
              <w:t>50.7%</w:t>
            </w:r>
          </w:p>
        </w:tc>
      </w:tr>
      <w:tr w:rsidR="005B311A" w:rsidRPr="005B311A" w14:paraId="0680702F" w14:textId="77777777" w:rsidTr="005B311A">
        <w:trPr>
          <w:trHeight w:val="300"/>
        </w:trPr>
        <w:tc>
          <w:tcPr>
            <w:tcW w:w="803" w:type="dxa"/>
            <w:noWrap/>
            <w:vAlign w:val="center"/>
            <w:hideMark/>
          </w:tcPr>
          <w:p w14:paraId="233918E7" w14:textId="77777777" w:rsidR="005B311A" w:rsidRPr="005B311A" w:rsidRDefault="005B311A" w:rsidP="005B311A">
            <w:pPr>
              <w:jc w:val="center"/>
              <w:rPr>
                <w:rFonts w:ascii="Arial" w:hAnsi="Arial" w:cs="Arial"/>
              </w:rPr>
            </w:pPr>
            <w:r w:rsidRPr="005B311A">
              <w:rPr>
                <w:rFonts w:ascii="Arial" w:hAnsi="Arial" w:cs="Arial"/>
              </w:rPr>
              <w:t>336</w:t>
            </w:r>
          </w:p>
        </w:tc>
        <w:tc>
          <w:tcPr>
            <w:tcW w:w="6216" w:type="dxa"/>
            <w:noWrap/>
            <w:hideMark/>
          </w:tcPr>
          <w:p w14:paraId="607D12FC" w14:textId="77777777" w:rsidR="005B311A" w:rsidRPr="005B311A" w:rsidRDefault="005B311A">
            <w:pPr>
              <w:rPr>
                <w:rFonts w:ascii="Arial" w:hAnsi="Arial" w:cs="Arial"/>
              </w:rPr>
            </w:pPr>
            <w:r w:rsidRPr="005B311A">
              <w:rPr>
                <w:rFonts w:ascii="Arial" w:hAnsi="Arial" w:cs="Arial"/>
              </w:rPr>
              <w:t>Human Resources Assistants, Except Payroll and Timekeeping</w:t>
            </w:r>
          </w:p>
        </w:tc>
        <w:tc>
          <w:tcPr>
            <w:tcW w:w="1615" w:type="dxa"/>
            <w:noWrap/>
            <w:vAlign w:val="center"/>
            <w:hideMark/>
          </w:tcPr>
          <w:p w14:paraId="394E28CF" w14:textId="77777777" w:rsidR="005B311A" w:rsidRPr="005B311A" w:rsidRDefault="005B311A" w:rsidP="005B311A">
            <w:pPr>
              <w:jc w:val="center"/>
              <w:rPr>
                <w:rFonts w:ascii="Arial" w:hAnsi="Arial" w:cs="Arial"/>
              </w:rPr>
            </w:pPr>
            <w:r w:rsidRPr="005B311A">
              <w:rPr>
                <w:rFonts w:ascii="Arial" w:hAnsi="Arial" w:cs="Arial"/>
              </w:rPr>
              <w:t>50.5%</w:t>
            </w:r>
          </w:p>
        </w:tc>
      </w:tr>
      <w:tr w:rsidR="005B311A" w:rsidRPr="005B311A" w14:paraId="178416E2" w14:textId="77777777" w:rsidTr="005B311A">
        <w:trPr>
          <w:trHeight w:val="300"/>
        </w:trPr>
        <w:tc>
          <w:tcPr>
            <w:tcW w:w="803" w:type="dxa"/>
            <w:noWrap/>
            <w:vAlign w:val="center"/>
            <w:hideMark/>
          </w:tcPr>
          <w:p w14:paraId="085C6C88" w14:textId="77777777" w:rsidR="005B311A" w:rsidRPr="005B311A" w:rsidRDefault="005B311A" w:rsidP="005B311A">
            <w:pPr>
              <w:jc w:val="center"/>
              <w:rPr>
                <w:rFonts w:ascii="Arial" w:hAnsi="Arial" w:cs="Arial"/>
              </w:rPr>
            </w:pPr>
            <w:r w:rsidRPr="005B311A">
              <w:rPr>
                <w:rFonts w:ascii="Arial" w:hAnsi="Arial" w:cs="Arial"/>
              </w:rPr>
              <w:t>337</w:t>
            </w:r>
          </w:p>
        </w:tc>
        <w:tc>
          <w:tcPr>
            <w:tcW w:w="6216" w:type="dxa"/>
            <w:noWrap/>
            <w:hideMark/>
          </w:tcPr>
          <w:p w14:paraId="5CBC4C63" w14:textId="77777777" w:rsidR="005B311A" w:rsidRPr="005B311A" w:rsidRDefault="005B311A">
            <w:pPr>
              <w:rPr>
                <w:rFonts w:ascii="Arial" w:hAnsi="Arial" w:cs="Arial"/>
              </w:rPr>
            </w:pPr>
            <w:r w:rsidRPr="005B311A">
              <w:rPr>
                <w:rFonts w:ascii="Arial" w:hAnsi="Arial" w:cs="Arial"/>
              </w:rPr>
              <w:t>Locomotive Engineers</w:t>
            </w:r>
          </w:p>
        </w:tc>
        <w:tc>
          <w:tcPr>
            <w:tcW w:w="1615" w:type="dxa"/>
            <w:noWrap/>
            <w:vAlign w:val="center"/>
            <w:hideMark/>
          </w:tcPr>
          <w:p w14:paraId="3ECB4789" w14:textId="77777777" w:rsidR="005B311A" w:rsidRPr="005B311A" w:rsidRDefault="005B311A" w:rsidP="005B311A">
            <w:pPr>
              <w:jc w:val="center"/>
              <w:rPr>
                <w:rFonts w:ascii="Arial" w:hAnsi="Arial" w:cs="Arial"/>
              </w:rPr>
            </w:pPr>
            <w:r w:rsidRPr="005B311A">
              <w:rPr>
                <w:rFonts w:ascii="Arial" w:hAnsi="Arial" w:cs="Arial"/>
              </w:rPr>
              <w:t>50.5%</w:t>
            </w:r>
          </w:p>
        </w:tc>
      </w:tr>
      <w:tr w:rsidR="005B311A" w:rsidRPr="005B311A" w14:paraId="007B850D" w14:textId="77777777" w:rsidTr="005B311A">
        <w:trPr>
          <w:trHeight w:val="300"/>
        </w:trPr>
        <w:tc>
          <w:tcPr>
            <w:tcW w:w="803" w:type="dxa"/>
            <w:noWrap/>
            <w:vAlign w:val="center"/>
            <w:hideMark/>
          </w:tcPr>
          <w:p w14:paraId="416E93D9" w14:textId="77777777" w:rsidR="005B311A" w:rsidRPr="005B311A" w:rsidRDefault="005B311A" w:rsidP="005B311A">
            <w:pPr>
              <w:jc w:val="center"/>
              <w:rPr>
                <w:rFonts w:ascii="Arial" w:hAnsi="Arial" w:cs="Arial"/>
              </w:rPr>
            </w:pPr>
            <w:r w:rsidRPr="005B311A">
              <w:rPr>
                <w:rFonts w:ascii="Arial" w:hAnsi="Arial" w:cs="Arial"/>
              </w:rPr>
              <w:t>338</w:t>
            </w:r>
          </w:p>
        </w:tc>
        <w:tc>
          <w:tcPr>
            <w:tcW w:w="6216" w:type="dxa"/>
            <w:noWrap/>
            <w:hideMark/>
          </w:tcPr>
          <w:p w14:paraId="4A2ACB11" w14:textId="77777777" w:rsidR="005B311A" w:rsidRPr="005B311A" w:rsidRDefault="005B311A">
            <w:pPr>
              <w:rPr>
                <w:rFonts w:ascii="Arial" w:hAnsi="Arial" w:cs="Arial"/>
              </w:rPr>
            </w:pPr>
            <w:r w:rsidRPr="005B311A">
              <w:rPr>
                <w:rFonts w:ascii="Arial" w:hAnsi="Arial" w:cs="Arial"/>
              </w:rPr>
              <w:t>Mine Shuttle Car Operators</w:t>
            </w:r>
          </w:p>
        </w:tc>
        <w:tc>
          <w:tcPr>
            <w:tcW w:w="1615" w:type="dxa"/>
            <w:noWrap/>
            <w:vAlign w:val="center"/>
            <w:hideMark/>
          </w:tcPr>
          <w:p w14:paraId="66BD1FD8" w14:textId="77777777" w:rsidR="005B311A" w:rsidRPr="005B311A" w:rsidRDefault="005B311A" w:rsidP="005B311A">
            <w:pPr>
              <w:jc w:val="center"/>
              <w:rPr>
                <w:rFonts w:ascii="Arial" w:hAnsi="Arial" w:cs="Arial"/>
              </w:rPr>
            </w:pPr>
            <w:r w:rsidRPr="005B311A">
              <w:rPr>
                <w:rFonts w:ascii="Arial" w:hAnsi="Arial" w:cs="Arial"/>
              </w:rPr>
              <w:t>50.5%</w:t>
            </w:r>
          </w:p>
        </w:tc>
      </w:tr>
      <w:tr w:rsidR="005B311A" w:rsidRPr="005B311A" w14:paraId="0C875D5A" w14:textId="77777777" w:rsidTr="005B311A">
        <w:trPr>
          <w:trHeight w:val="300"/>
        </w:trPr>
        <w:tc>
          <w:tcPr>
            <w:tcW w:w="803" w:type="dxa"/>
            <w:noWrap/>
            <w:vAlign w:val="center"/>
            <w:hideMark/>
          </w:tcPr>
          <w:p w14:paraId="1DAC0690" w14:textId="77777777" w:rsidR="005B311A" w:rsidRPr="005B311A" w:rsidRDefault="005B311A" w:rsidP="005B311A">
            <w:pPr>
              <w:jc w:val="center"/>
              <w:rPr>
                <w:rFonts w:ascii="Arial" w:hAnsi="Arial" w:cs="Arial"/>
              </w:rPr>
            </w:pPr>
            <w:r w:rsidRPr="005B311A">
              <w:rPr>
                <w:rFonts w:ascii="Arial" w:hAnsi="Arial" w:cs="Arial"/>
              </w:rPr>
              <w:t>339</w:t>
            </w:r>
          </w:p>
        </w:tc>
        <w:tc>
          <w:tcPr>
            <w:tcW w:w="6216" w:type="dxa"/>
            <w:noWrap/>
            <w:hideMark/>
          </w:tcPr>
          <w:p w14:paraId="6B8476B0" w14:textId="77777777" w:rsidR="005B311A" w:rsidRPr="005B311A" w:rsidRDefault="005B311A">
            <w:pPr>
              <w:rPr>
                <w:rFonts w:ascii="Arial" w:hAnsi="Arial" w:cs="Arial"/>
              </w:rPr>
            </w:pPr>
            <w:r w:rsidRPr="005B311A">
              <w:rPr>
                <w:rFonts w:ascii="Arial" w:hAnsi="Arial" w:cs="Arial"/>
              </w:rPr>
              <w:t>Plumbers, Pipefitters, and Steamfitters</w:t>
            </w:r>
          </w:p>
        </w:tc>
        <w:tc>
          <w:tcPr>
            <w:tcW w:w="1615" w:type="dxa"/>
            <w:noWrap/>
            <w:vAlign w:val="center"/>
            <w:hideMark/>
          </w:tcPr>
          <w:p w14:paraId="53CA2201" w14:textId="77777777" w:rsidR="005B311A" w:rsidRPr="005B311A" w:rsidRDefault="005B311A" w:rsidP="005B311A">
            <w:pPr>
              <w:jc w:val="center"/>
              <w:rPr>
                <w:rFonts w:ascii="Arial" w:hAnsi="Arial" w:cs="Arial"/>
              </w:rPr>
            </w:pPr>
            <w:r w:rsidRPr="005B311A">
              <w:rPr>
                <w:rFonts w:ascii="Arial" w:hAnsi="Arial" w:cs="Arial"/>
              </w:rPr>
              <w:t>50.3%</w:t>
            </w:r>
          </w:p>
        </w:tc>
      </w:tr>
      <w:tr w:rsidR="005B311A" w:rsidRPr="005B311A" w14:paraId="270334A7" w14:textId="77777777" w:rsidTr="005B311A">
        <w:trPr>
          <w:trHeight w:val="300"/>
        </w:trPr>
        <w:tc>
          <w:tcPr>
            <w:tcW w:w="803" w:type="dxa"/>
            <w:noWrap/>
            <w:vAlign w:val="center"/>
            <w:hideMark/>
          </w:tcPr>
          <w:p w14:paraId="40150922" w14:textId="77777777" w:rsidR="005B311A" w:rsidRPr="005B311A" w:rsidRDefault="005B311A" w:rsidP="005B311A">
            <w:pPr>
              <w:jc w:val="center"/>
              <w:rPr>
                <w:rFonts w:ascii="Arial" w:hAnsi="Arial" w:cs="Arial"/>
              </w:rPr>
            </w:pPr>
            <w:r w:rsidRPr="005B311A">
              <w:rPr>
                <w:rFonts w:ascii="Arial" w:hAnsi="Arial" w:cs="Arial"/>
              </w:rPr>
              <w:t>340</w:t>
            </w:r>
          </w:p>
        </w:tc>
        <w:tc>
          <w:tcPr>
            <w:tcW w:w="6216" w:type="dxa"/>
            <w:noWrap/>
            <w:hideMark/>
          </w:tcPr>
          <w:p w14:paraId="020C231D" w14:textId="77777777" w:rsidR="005B311A" w:rsidRPr="005B311A" w:rsidRDefault="005B311A">
            <w:pPr>
              <w:rPr>
                <w:rFonts w:ascii="Arial" w:hAnsi="Arial" w:cs="Arial"/>
              </w:rPr>
            </w:pPr>
            <w:r w:rsidRPr="005B311A">
              <w:rPr>
                <w:rFonts w:ascii="Arial" w:hAnsi="Arial" w:cs="Arial"/>
              </w:rPr>
              <w:t>Musical Instrument Repairers and Tuners</w:t>
            </w:r>
          </w:p>
        </w:tc>
        <w:tc>
          <w:tcPr>
            <w:tcW w:w="1615" w:type="dxa"/>
            <w:noWrap/>
            <w:vAlign w:val="center"/>
            <w:hideMark/>
          </w:tcPr>
          <w:p w14:paraId="26ABC722" w14:textId="77777777" w:rsidR="005B311A" w:rsidRPr="005B311A" w:rsidRDefault="005B311A" w:rsidP="005B311A">
            <w:pPr>
              <w:jc w:val="center"/>
              <w:rPr>
                <w:rFonts w:ascii="Arial" w:hAnsi="Arial" w:cs="Arial"/>
              </w:rPr>
            </w:pPr>
            <w:r w:rsidRPr="005B311A">
              <w:rPr>
                <w:rFonts w:ascii="Arial" w:hAnsi="Arial" w:cs="Arial"/>
              </w:rPr>
              <w:t>50.3%</w:t>
            </w:r>
          </w:p>
        </w:tc>
      </w:tr>
      <w:tr w:rsidR="005B311A" w:rsidRPr="005B311A" w14:paraId="1F1C40E3" w14:textId="77777777" w:rsidTr="005B311A">
        <w:trPr>
          <w:trHeight w:val="300"/>
        </w:trPr>
        <w:tc>
          <w:tcPr>
            <w:tcW w:w="803" w:type="dxa"/>
            <w:noWrap/>
            <w:vAlign w:val="center"/>
            <w:hideMark/>
          </w:tcPr>
          <w:p w14:paraId="4107B838" w14:textId="77777777" w:rsidR="005B311A" w:rsidRPr="005B311A" w:rsidRDefault="005B311A" w:rsidP="005B311A">
            <w:pPr>
              <w:jc w:val="center"/>
              <w:rPr>
                <w:rFonts w:ascii="Arial" w:hAnsi="Arial" w:cs="Arial"/>
              </w:rPr>
            </w:pPr>
            <w:r w:rsidRPr="005B311A">
              <w:rPr>
                <w:rFonts w:ascii="Arial" w:hAnsi="Arial" w:cs="Arial"/>
              </w:rPr>
              <w:t>341</w:t>
            </w:r>
          </w:p>
        </w:tc>
        <w:tc>
          <w:tcPr>
            <w:tcW w:w="6216" w:type="dxa"/>
            <w:noWrap/>
            <w:hideMark/>
          </w:tcPr>
          <w:p w14:paraId="6033161B" w14:textId="77777777" w:rsidR="005B311A" w:rsidRPr="005B311A" w:rsidRDefault="005B311A">
            <w:pPr>
              <w:rPr>
                <w:rFonts w:ascii="Arial" w:hAnsi="Arial" w:cs="Arial"/>
              </w:rPr>
            </w:pPr>
            <w:r w:rsidRPr="005B311A">
              <w:rPr>
                <w:rFonts w:ascii="Arial" w:hAnsi="Arial" w:cs="Arial"/>
              </w:rPr>
              <w:t>Carpenters</w:t>
            </w:r>
          </w:p>
        </w:tc>
        <w:tc>
          <w:tcPr>
            <w:tcW w:w="1615" w:type="dxa"/>
            <w:noWrap/>
            <w:vAlign w:val="center"/>
            <w:hideMark/>
          </w:tcPr>
          <w:p w14:paraId="22E3FAE1" w14:textId="77777777" w:rsidR="005B311A" w:rsidRPr="005B311A" w:rsidRDefault="005B311A" w:rsidP="005B311A">
            <w:pPr>
              <w:jc w:val="center"/>
              <w:rPr>
                <w:rFonts w:ascii="Arial" w:hAnsi="Arial" w:cs="Arial"/>
              </w:rPr>
            </w:pPr>
            <w:r w:rsidRPr="005B311A">
              <w:rPr>
                <w:rFonts w:ascii="Arial" w:hAnsi="Arial" w:cs="Arial"/>
              </w:rPr>
              <w:t>50.3%</w:t>
            </w:r>
          </w:p>
        </w:tc>
      </w:tr>
      <w:tr w:rsidR="005B311A" w:rsidRPr="005B311A" w14:paraId="122CA2C2" w14:textId="77777777" w:rsidTr="005B311A">
        <w:trPr>
          <w:trHeight w:val="300"/>
        </w:trPr>
        <w:tc>
          <w:tcPr>
            <w:tcW w:w="803" w:type="dxa"/>
            <w:noWrap/>
            <w:vAlign w:val="center"/>
            <w:hideMark/>
          </w:tcPr>
          <w:p w14:paraId="19F21251" w14:textId="77777777" w:rsidR="005B311A" w:rsidRPr="005B311A" w:rsidRDefault="005B311A" w:rsidP="005B311A">
            <w:pPr>
              <w:jc w:val="center"/>
              <w:rPr>
                <w:rFonts w:ascii="Arial" w:hAnsi="Arial" w:cs="Arial"/>
              </w:rPr>
            </w:pPr>
            <w:r w:rsidRPr="005B311A">
              <w:rPr>
                <w:rFonts w:ascii="Arial" w:hAnsi="Arial" w:cs="Arial"/>
              </w:rPr>
              <w:t>342</w:t>
            </w:r>
          </w:p>
        </w:tc>
        <w:tc>
          <w:tcPr>
            <w:tcW w:w="6216" w:type="dxa"/>
            <w:noWrap/>
            <w:hideMark/>
          </w:tcPr>
          <w:p w14:paraId="76B57CB2" w14:textId="77777777" w:rsidR="005B311A" w:rsidRPr="005B311A" w:rsidRDefault="005B311A">
            <w:pPr>
              <w:rPr>
                <w:rFonts w:ascii="Arial" w:hAnsi="Arial" w:cs="Arial"/>
              </w:rPr>
            </w:pPr>
            <w:r w:rsidRPr="005B311A">
              <w:rPr>
                <w:rFonts w:ascii="Arial" w:hAnsi="Arial" w:cs="Arial"/>
              </w:rPr>
              <w:t>Gaming Change Persons and Booth Cashiers</w:t>
            </w:r>
          </w:p>
        </w:tc>
        <w:tc>
          <w:tcPr>
            <w:tcW w:w="1615" w:type="dxa"/>
            <w:noWrap/>
            <w:vAlign w:val="center"/>
            <w:hideMark/>
          </w:tcPr>
          <w:p w14:paraId="2B7DBF9D" w14:textId="77777777" w:rsidR="005B311A" w:rsidRPr="005B311A" w:rsidRDefault="005B311A" w:rsidP="005B311A">
            <w:pPr>
              <w:jc w:val="center"/>
              <w:rPr>
                <w:rFonts w:ascii="Arial" w:hAnsi="Arial" w:cs="Arial"/>
              </w:rPr>
            </w:pPr>
            <w:r w:rsidRPr="005B311A">
              <w:rPr>
                <w:rFonts w:ascii="Arial" w:hAnsi="Arial" w:cs="Arial"/>
              </w:rPr>
              <w:t>50.2%</w:t>
            </w:r>
          </w:p>
        </w:tc>
      </w:tr>
      <w:tr w:rsidR="005B311A" w:rsidRPr="005B311A" w14:paraId="73FB7F79" w14:textId="77777777" w:rsidTr="005B311A">
        <w:trPr>
          <w:trHeight w:val="300"/>
        </w:trPr>
        <w:tc>
          <w:tcPr>
            <w:tcW w:w="803" w:type="dxa"/>
            <w:noWrap/>
            <w:vAlign w:val="center"/>
            <w:hideMark/>
          </w:tcPr>
          <w:p w14:paraId="556CB335" w14:textId="77777777" w:rsidR="005B311A" w:rsidRPr="005B311A" w:rsidRDefault="005B311A" w:rsidP="005B311A">
            <w:pPr>
              <w:jc w:val="center"/>
              <w:rPr>
                <w:rFonts w:ascii="Arial" w:hAnsi="Arial" w:cs="Arial"/>
              </w:rPr>
            </w:pPr>
            <w:r w:rsidRPr="005B311A">
              <w:rPr>
                <w:rFonts w:ascii="Arial" w:hAnsi="Arial" w:cs="Arial"/>
              </w:rPr>
              <w:t>343</w:t>
            </w:r>
          </w:p>
        </w:tc>
        <w:tc>
          <w:tcPr>
            <w:tcW w:w="6216" w:type="dxa"/>
            <w:noWrap/>
            <w:hideMark/>
          </w:tcPr>
          <w:p w14:paraId="4623E413" w14:textId="77777777" w:rsidR="005B311A" w:rsidRPr="005B311A" w:rsidRDefault="005B311A">
            <w:pPr>
              <w:rPr>
                <w:rFonts w:ascii="Arial" w:hAnsi="Arial" w:cs="Arial"/>
              </w:rPr>
            </w:pPr>
            <w:r w:rsidRPr="005B311A">
              <w:rPr>
                <w:rFonts w:ascii="Arial" w:hAnsi="Arial" w:cs="Arial"/>
              </w:rPr>
              <w:t>Parking Enforcement Workers</w:t>
            </w:r>
          </w:p>
        </w:tc>
        <w:tc>
          <w:tcPr>
            <w:tcW w:w="1615" w:type="dxa"/>
            <w:noWrap/>
            <w:vAlign w:val="center"/>
            <w:hideMark/>
          </w:tcPr>
          <w:p w14:paraId="69F1955A" w14:textId="77777777" w:rsidR="005B311A" w:rsidRPr="005B311A" w:rsidRDefault="005B311A" w:rsidP="005B311A">
            <w:pPr>
              <w:jc w:val="center"/>
              <w:rPr>
                <w:rFonts w:ascii="Arial" w:hAnsi="Arial" w:cs="Arial"/>
              </w:rPr>
            </w:pPr>
            <w:r w:rsidRPr="005B311A">
              <w:rPr>
                <w:rFonts w:ascii="Arial" w:hAnsi="Arial" w:cs="Arial"/>
              </w:rPr>
              <w:t>49.7%</w:t>
            </w:r>
          </w:p>
        </w:tc>
      </w:tr>
      <w:tr w:rsidR="005B311A" w:rsidRPr="005B311A" w14:paraId="49F231A9" w14:textId="77777777" w:rsidTr="005B311A">
        <w:trPr>
          <w:trHeight w:val="300"/>
        </w:trPr>
        <w:tc>
          <w:tcPr>
            <w:tcW w:w="803" w:type="dxa"/>
            <w:noWrap/>
            <w:vAlign w:val="center"/>
            <w:hideMark/>
          </w:tcPr>
          <w:p w14:paraId="125646BC" w14:textId="77777777" w:rsidR="005B311A" w:rsidRPr="005B311A" w:rsidRDefault="005B311A" w:rsidP="005B311A">
            <w:pPr>
              <w:jc w:val="center"/>
              <w:rPr>
                <w:rFonts w:ascii="Arial" w:hAnsi="Arial" w:cs="Arial"/>
              </w:rPr>
            </w:pPr>
            <w:r w:rsidRPr="005B311A">
              <w:rPr>
                <w:rFonts w:ascii="Arial" w:hAnsi="Arial" w:cs="Arial"/>
              </w:rPr>
              <w:t>344</w:t>
            </w:r>
          </w:p>
        </w:tc>
        <w:tc>
          <w:tcPr>
            <w:tcW w:w="6216" w:type="dxa"/>
            <w:noWrap/>
            <w:hideMark/>
          </w:tcPr>
          <w:p w14:paraId="12E464DB" w14:textId="77777777" w:rsidR="005B311A" w:rsidRPr="005B311A" w:rsidRDefault="005B311A">
            <w:pPr>
              <w:rPr>
                <w:rFonts w:ascii="Arial" w:hAnsi="Arial" w:cs="Arial"/>
              </w:rPr>
            </w:pPr>
            <w:r w:rsidRPr="005B311A">
              <w:rPr>
                <w:rFonts w:ascii="Arial" w:hAnsi="Arial" w:cs="Arial"/>
              </w:rPr>
              <w:t>Geological and Petroleum Technicians</w:t>
            </w:r>
          </w:p>
        </w:tc>
        <w:tc>
          <w:tcPr>
            <w:tcW w:w="1615" w:type="dxa"/>
            <w:noWrap/>
            <w:vAlign w:val="center"/>
            <w:hideMark/>
          </w:tcPr>
          <w:p w14:paraId="5EFDCEC5" w14:textId="77777777" w:rsidR="005B311A" w:rsidRPr="005B311A" w:rsidRDefault="005B311A" w:rsidP="005B311A">
            <w:pPr>
              <w:jc w:val="center"/>
              <w:rPr>
                <w:rFonts w:ascii="Arial" w:hAnsi="Arial" w:cs="Arial"/>
              </w:rPr>
            </w:pPr>
            <w:r w:rsidRPr="005B311A">
              <w:rPr>
                <w:rFonts w:ascii="Arial" w:hAnsi="Arial" w:cs="Arial"/>
              </w:rPr>
              <w:t>49.5%</w:t>
            </w:r>
          </w:p>
        </w:tc>
      </w:tr>
      <w:tr w:rsidR="005B311A" w:rsidRPr="005B311A" w14:paraId="48279006" w14:textId="77777777" w:rsidTr="005B311A">
        <w:trPr>
          <w:trHeight w:val="300"/>
        </w:trPr>
        <w:tc>
          <w:tcPr>
            <w:tcW w:w="803" w:type="dxa"/>
            <w:noWrap/>
            <w:vAlign w:val="center"/>
            <w:hideMark/>
          </w:tcPr>
          <w:p w14:paraId="6B67EEEB" w14:textId="77777777" w:rsidR="005B311A" w:rsidRPr="005B311A" w:rsidRDefault="005B311A" w:rsidP="005B311A">
            <w:pPr>
              <w:jc w:val="center"/>
              <w:rPr>
                <w:rFonts w:ascii="Arial" w:hAnsi="Arial" w:cs="Arial"/>
              </w:rPr>
            </w:pPr>
            <w:r w:rsidRPr="005B311A">
              <w:rPr>
                <w:rFonts w:ascii="Arial" w:hAnsi="Arial" w:cs="Arial"/>
              </w:rPr>
              <w:t>345</w:t>
            </w:r>
          </w:p>
        </w:tc>
        <w:tc>
          <w:tcPr>
            <w:tcW w:w="6216" w:type="dxa"/>
            <w:noWrap/>
            <w:hideMark/>
          </w:tcPr>
          <w:p w14:paraId="0D459500" w14:textId="77777777" w:rsidR="005B311A" w:rsidRPr="005B311A" w:rsidRDefault="005B311A">
            <w:pPr>
              <w:rPr>
                <w:rFonts w:ascii="Arial" w:hAnsi="Arial" w:cs="Arial"/>
              </w:rPr>
            </w:pPr>
            <w:r w:rsidRPr="005B311A">
              <w:rPr>
                <w:rFonts w:ascii="Arial" w:hAnsi="Arial" w:cs="Arial"/>
              </w:rPr>
              <w:t>Medical Records and Health Information Technicians</w:t>
            </w:r>
          </w:p>
        </w:tc>
        <w:tc>
          <w:tcPr>
            <w:tcW w:w="1615" w:type="dxa"/>
            <w:noWrap/>
            <w:vAlign w:val="center"/>
            <w:hideMark/>
          </w:tcPr>
          <w:p w14:paraId="4171DC91" w14:textId="77777777" w:rsidR="005B311A" w:rsidRPr="005B311A" w:rsidRDefault="005B311A" w:rsidP="005B311A">
            <w:pPr>
              <w:jc w:val="center"/>
              <w:rPr>
                <w:rFonts w:ascii="Arial" w:hAnsi="Arial" w:cs="Arial"/>
              </w:rPr>
            </w:pPr>
            <w:r w:rsidRPr="005B311A">
              <w:rPr>
                <w:rFonts w:ascii="Arial" w:hAnsi="Arial" w:cs="Arial"/>
              </w:rPr>
              <w:t>49.4%</w:t>
            </w:r>
          </w:p>
        </w:tc>
      </w:tr>
      <w:tr w:rsidR="005B311A" w:rsidRPr="005B311A" w14:paraId="7BD77BD8" w14:textId="77777777" w:rsidTr="005B311A">
        <w:trPr>
          <w:trHeight w:val="300"/>
        </w:trPr>
        <w:tc>
          <w:tcPr>
            <w:tcW w:w="803" w:type="dxa"/>
            <w:noWrap/>
            <w:vAlign w:val="center"/>
            <w:hideMark/>
          </w:tcPr>
          <w:p w14:paraId="30CD1EDB" w14:textId="77777777" w:rsidR="005B311A" w:rsidRPr="005B311A" w:rsidRDefault="005B311A" w:rsidP="005B311A">
            <w:pPr>
              <w:jc w:val="center"/>
              <w:rPr>
                <w:rFonts w:ascii="Arial" w:hAnsi="Arial" w:cs="Arial"/>
              </w:rPr>
            </w:pPr>
            <w:r w:rsidRPr="005B311A">
              <w:rPr>
                <w:rFonts w:ascii="Arial" w:hAnsi="Arial" w:cs="Arial"/>
              </w:rPr>
              <w:t>346</w:t>
            </w:r>
          </w:p>
        </w:tc>
        <w:tc>
          <w:tcPr>
            <w:tcW w:w="6216" w:type="dxa"/>
            <w:noWrap/>
            <w:hideMark/>
          </w:tcPr>
          <w:p w14:paraId="482587E2" w14:textId="77777777" w:rsidR="005B311A" w:rsidRPr="005B311A" w:rsidRDefault="005B311A">
            <w:pPr>
              <w:rPr>
                <w:rFonts w:ascii="Arial" w:hAnsi="Arial" w:cs="Arial"/>
              </w:rPr>
            </w:pPr>
            <w:r w:rsidRPr="005B311A">
              <w:rPr>
                <w:rFonts w:ascii="Arial" w:hAnsi="Arial" w:cs="Arial"/>
              </w:rPr>
              <w:t>Ophthalmic Medical Technicians</w:t>
            </w:r>
          </w:p>
        </w:tc>
        <w:tc>
          <w:tcPr>
            <w:tcW w:w="1615" w:type="dxa"/>
            <w:noWrap/>
            <w:vAlign w:val="center"/>
            <w:hideMark/>
          </w:tcPr>
          <w:p w14:paraId="62DAB826" w14:textId="77777777" w:rsidR="005B311A" w:rsidRPr="005B311A" w:rsidRDefault="005B311A" w:rsidP="005B311A">
            <w:pPr>
              <w:jc w:val="center"/>
              <w:rPr>
                <w:rFonts w:ascii="Arial" w:hAnsi="Arial" w:cs="Arial"/>
              </w:rPr>
            </w:pPr>
            <w:r w:rsidRPr="005B311A">
              <w:rPr>
                <w:rFonts w:ascii="Arial" w:hAnsi="Arial" w:cs="Arial"/>
              </w:rPr>
              <w:t>49.3%</w:t>
            </w:r>
          </w:p>
        </w:tc>
      </w:tr>
      <w:tr w:rsidR="005B311A" w:rsidRPr="005B311A" w14:paraId="6E9A317B" w14:textId="77777777" w:rsidTr="005B311A">
        <w:trPr>
          <w:trHeight w:val="300"/>
        </w:trPr>
        <w:tc>
          <w:tcPr>
            <w:tcW w:w="803" w:type="dxa"/>
            <w:noWrap/>
            <w:vAlign w:val="center"/>
            <w:hideMark/>
          </w:tcPr>
          <w:p w14:paraId="14B6F8D8" w14:textId="77777777" w:rsidR="005B311A" w:rsidRPr="005B311A" w:rsidRDefault="005B311A" w:rsidP="005B311A">
            <w:pPr>
              <w:jc w:val="center"/>
              <w:rPr>
                <w:rFonts w:ascii="Arial" w:hAnsi="Arial" w:cs="Arial"/>
              </w:rPr>
            </w:pPr>
            <w:r w:rsidRPr="005B311A">
              <w:rPr>
                <w:rFonts w:ascii="Arial" w:hAnsi="Arial" w:cs="Arial"/>
              </w:rPr>
              <w:t>347</w:t>
            </w:r>
          </w:p>
        </w:tc>
        <w:tc>
          <w:tcPr>
            <w:tcW w:w="6216" w:type="dxa"/>
            <w:noWrap/>
            <w:hideMark/>
          </w:tcPr>
          <w:p w14:paraId="4A75352F" w14:textId="77777777" w:rsidR="005B311A" w:rsidRPr="005B311A" w:rsidRDefault="005B311A">
            <w:pPr>
              <w:rPr>
                <w:rFonts w:ascii="Arial" w:hAnsi="Arial" w:cs="Arial"/>
              </w:rPr>
            </w:pPr>
            <w:r w:rsidRPr="005B311A">
              <w:rPr>
                <w:rFonts w:ascii="Arial" w:hAnsi="Arial" w:cs="Arial"/>
              </w:rPr>
              <w:t>Telemarketers</w:t>
            </w:r>
          </w:p>
        </w:tc>
        <w:tc>
          <w:tcPr>
            <w:tcW w:w="1615" w:type="dxa"/>
            <w:noWrap/>
            <w:vAlign w:val="center"/>
            <w:hideMark/>
          </w:tcPr>
          <w:p w14:paraId="0D862731" w14:textId="77777777" w:rsidR="005B311A" w:rsidRPr="005B311A" w:rsidRDefault="005B311A" w:rsidP="005B311A">
            <w:pPr>
              <w:jc w:val="center"/>
              <w:rPr>
                <w:rFonts w:ascii="Arial" w:hAnsi="Arial" w:cs="Arial"/>
              </w:rPr>
            </w:pPr>
            <w:r w:rsidRPr="005B311A">
              <w:rPr>
                <w:rFonts w:ascii="Arial" w:hAnsi="Arial" w:cs="Arial"/>
              </w:rPr>
              <w:t>49.1%</w:t>
            </w:r>
          </w:p>
        </w:tc>
      </w:tr>
      <w:tr w:rsidR="005B311A" w:rsidRPr="005B311A" w14:paraId="40C82BD4" w14:textId="77777777" w:rsidTr="005B311A">
        <w:trPr>
          <w:trHeight w:val="300"/>
        </w:trPr>
        <w:tc>
          <w:tcPr>
            <w:tcW w:w="803" w:type="dxa"/>
            <w:noWrap/>
            <w:vAlign w:val="center"/>
            <w:hideMark/>
          </w:tcPr>
          <w:p w14:paraId="2C691BBE" w14:textId="77777777" w:rsidR="005B311A" w:rsidRPr="005B311A" w:rsidRDefault="005B311A" w:rsidP="005B311A">
            <w:pPr>
              <w:jc w:val="center"/>
              <w:rPr>
                <w:rFonts w:ascii="Arial" w:hAnsi="Arial" w:cs="Arial"/>
              </w:rPr>
            </w:pPr>
            <w:r w:rsidRPr="005B311A">
              <w:rPr>
                <w:rFonts w:ascii="Arial" w:hAnsi="Arial" w:cs="Arial"/>
              </w:rPr>
              <w:t>348</w:t>
            </w:r>
          </w:p>
        </w:tc>
        <w:tc>
          <w:tcPr>
            <w:tcW w:w="6216" w:type="dxa"/>
            <w:noWrap/>
            <w:hideMark/>
          </w:tcPr>
          <w:p w14:paraId="575A1CC4" w14:textId="77777777" w:rsidR="005B311A" w:rsidRPr="005B311A" w:rsidRDefault="005B311A">
            <w:pPr>
              <w:rPr>
                <w:rFonts w:ascii="Arial" w:hAnsi="Arial" w:cs="Arial"/>
              </w:rPr>
            </w:pPr>
            <w:r w:rsidRPr="005B311A">
              <w:rPr>
                <w:rFonts w:ascii="Arial" w:hAnsi="Arial" w:cs="Arial"/>
              </w:rPr>
              <w:t>Production, Planning, and Expediting Clerks</w:t>
            </w:r>
          </w:p>
        </w:tc>
        <w:tc>
          <w:tcPr>
            <w:tcW w:w="1615" w:type="dxa"/>
            <w:noWrap/>
            <w:vAlign w:val="center"/>
            <w:hideMark/>
          </w:tcPr>
          <w:p w14:paraId="370E75C1" w14:textId="77777777" w:rsidR="005B311A" w:rsidRPr="005B311A" w:rsidRDefault="005B311A" w:rsidP="005B311A">
            <w:pPr>
              <w:jc w:val="center"/>
              <w:rPr>
                <w:rFonts w:ascii="Arial" w:hAnsi="Arial" w:cs="Arial"/>
              </w:rPr>
            </w:pPr>
            <w:r w:rsidRPr="005B311A">
              <w:rPr>
                <w:rFonts w:ascii="Arial" w:hAnsi="Arial" w:cs="Arial"/>
              </w:rPr>
              <w:t>48.9%</w:t>
            </w:r>
          </w:p>
        </w:tc>
      </w:tr>
      <w:tr w:rsidR="005B311A" w:rsidRPr="005B311A" w14:paraId="7171DC52" w14:textId="77777777" w:rsidTr="005B311A">
        <w:trPr>
          <w:trHeight w:val="300"/>
        </w:trPr>
        <w:tc>
          <w:tcPr>
            <w:tcW w:w="803" w:type="dxa"/>
            <w:noWrap/>
            <w:vAlign w:val="center"/>
            <w:hideMark/>
          </w:tcPr>
          <w:p w14:paraId="5A463F21" w14:textId="77777777" w:rsidR="005B311A" w:rsidRPr="005B311A" w:rsidRDefault="005B311A" w:rsidP="005B311A">
            <w:pPr>
              <w:jc w:val="center"/>
              <w:rPr>
                <w:rFonts w:ascii="Arial" w:hAnsi="Arial" w:cs="Arial"/>
              </w:rPr>
            </w:pPr>
            <w:r w:rsidRPr="005B311A">
              <w:rPr>
                <w:rFonts w:ascii="Arial" w:hAnsi="Arial" w:cs="Arial"/>
              </w:rPr>
              <w:t>349</w:t>
            </w:r>
          </w:p>
        </w:tc>
        <w:tc>
          <w:tcPr>
            <w:tcW w:w="6216" w:type="dxa"/>
            <w:noWrap/>
            <w:hideMark/>
          </w:tcPr>
          <w:p w14:paraId="53F0AA08" w14:textId="77777777" w:rsidR="005B311A" w:rsidRPr="005B311A" w:rsidRDefault="005B311A">
            <w:pPr>
              <w:rPr>
                <w:rFonts w:ascii="Arial" w:hAnsi="Arial" w:cs="Arial"/>
              </w:rPr>
            </w:pPr>
            <w:r w:rsidRPr="005B311A">
              <w:rPr>
                <w:rFonts w:ascii="Arial" w:hAnsi="Arial" w:cs="Arial"/>
              </w:rPr>
              <w:t>Tax Preparers</w:t>
            </w:r>
          </w:p>
        </w:tc>
        <w:tc>
          <w:tcPr>
            <w:tcW w:w="1615" w:type="dxa"/>
            <w:noWrap/>
            <w:vAlign w:val="center"/>
            <w:hideMark/>
          </w:tcPr>
          <w:p w14:paraId="52B7D4F7" w14:textId="77777777" w:rsidR="005B311A" w:rsidRPr="005B311A" w:rsidRDefault="005B311A" w:rsidP="005B311A">
            <w:pPr>
              <w:jc w:val="center"/>
              <w:rPr>
                <w:rFonts w:ascii="Arial" w:hAnsi="Arial" w:cs="Arial"/>
              </w:rPr>
            </w:pPr>
            <w:r w:rsidRPr="005B311A">
              <w:rPr>
                <w:rFonts w:ascii="Arial" w:hAnsi="Arial" w:cs="Arial"/>
              </w:rPr>
              <w:t>48.9%</w:t>
            </w:r>
          </w:p>
        </w:tc>
      </w:tr>
      <w:tr w:rsidR="005B311A" w:rsidRPr="005B311A" w14:paraId="6B545136" w14:textId="77777777" w:rsidTr="005B311A">
        <w:trPr>
          <w:trHeight w:val="300"/>
        </w:trPr>
        <w:tc>
          <w:tcPr>
            <w:tcW w:w="803" w:type="dxa"/>
            <w:noWrap/>
            <w:vAlign w:val="center"/>
            <w:hideMark/>
          </w:tcPr>
          <w:p w14:paraId="381E38C4" w14:textId="77777777" w:rsidR="005B311A" w:rsidRPr="005B311A" w:rsidRDefault="005B311A" w:rsidP="005B311A">
            <w:pPr>
              <w:jc w:val="center"/>
              <w:rPr>
                <w:rFonts w:ascii="Arial" w:hAnsi="Arial" w:cs="Arial"/>
              </w:rPr>
            </w:pPr>
            <w:r w:rsidRPr="005B311A">
              <w:rPr>
                <w:rFonts w:ascii="Arial" w:hAnsi="Arial" w:cs="Arial"/>
              </w:rPr>
              <w:t>350</w:t>
            </w:r>
          </w:p>
        </w:tc>
        <w:tc>
          <w:tcPr>
            <w:tcW w:w="6216" w:type="dxa"/>
            <w:noWrap/>
            <w:hideMark/>
          </w:tcPr>
          <w:p w14:paraId="7A747E28" w14:textId="77777777" w:rsidR="005B311A" w:rsidRPr="005B311A" w:rsidRDefault="005B311A">
            <w:pPr>
              <w:rPr>
                <w:rFonts w:ascii="Arial" w:hAnsi="Arial" w:cs="Arial"/>
              </w:rPr>
            </w:pPr>
            <w:r w:rsidRPr="005B311A">
              <w:rPr>
                <w:rFonts w:ascii="Arial" w:hAnsi="Arial" w:cs="Arial"/>
              </w:rPr>
              <w:t>Farmworkers and Laborers, Crop, Nursery, and Greenhouse</w:t>
            </w:r>
          </w:p>
        </w:tc>
        <w:tc>
          <w:tcPr>
            <w:tcW w:w="1615" w:type="dxa"/>
            <w:noWrap/>
            <w:vAlign w:val="center"/>
            <w:hideMark/>
          </w:tcPr>
          <w:p w14:paraId="6218C542" w14:textId="77777777" w:rsidR="005B311A" w:rsidRPr="005B311A" w:rsidRDefault="005B311A" w:rsidP="005B311A">
            <w:pPr>
              <w:jc w:val="center"/>
              <w:rPr>
                <w:rFonts w:ascii="Arial" w:hAnsi="Arial" w:cs="Arial"/>
              </w:rPr>
            </w:pPr>
            <w:r w:rsidRPr="005B311A">
              <w:rPr>
                <w:rFonts w:ascii="Arial" w:hAnsi="Arial" w:cs="Arial"/>
              </w:rPr>
              <w:t>48.7%</w:t>
            </w:r>
          </w:p>
        </w:tc>
      </w:tr>
      <w:tr w:rsidR="005B311A" w:rsidRPr="005B311A" w14:paraId="37267DEB" w14:textId="77777777" w:rsidTr="005B311A">
        <w:trPr>
          <w:trHeight w:val="300"/>
        </w:trPr>
        <w:tc>
          <w:tcPr>
            <w:tcW w:w="803" w:type="dxa"/>
            <w:noWrap/>
            <w:vAlign w:val="center"/>
            <w:hideMark/>
          </w:tcPr>
          <w:p w14:paraId="1CBC7576" w14:textId="77777777" w:rsidR="005B311A" w:rsidRPr="005B311A" w:rsidRDefault="005B311A" w:rsidP="005B311A">
            <w:pPr>
              <w:jc w:val="center"/>
              <w:rPr>
                <w:rFonts w:ascii="Arial" w:hAnsi="Arial" w:cs="Arial"/>
              </w:rPr>
            </w:pPr>
            <w:r w:rsidRPr="005B311A">
              <w:rPr>
                <w:rFonts w:ascii="Arial" w:hAnsi="Arial" w:cs="Arial"/>
              </w:rPr>
              <w:t>351</w:t>
            </w:r>
          </w:p>
        </w:tc>
        <w:tc>
          <w:tcPr>
            <w:tcW w:w="6216" w:type="dxa"/>
            <w:noWrap/>
            <w:hideMark/>
          </w:tcPr>
          <w:p w14:paraId="04F2F8A0" w14:textId="77777777" w:rsidR="005B311A" w:rsidRPr="005B311A" w:rsidRDefault="005B311A">
            <w:pPr>
              <w:rPr>
                <w:rFonts w:ascii="Arial" w:hAnsi="Arial" w:cs="Arial"/>
              </w:rPr>
            </w:pPr>
            <w:r w:rsidRPr="005B311A">
              <w:rPr>
                <w:rFonts w:ascii="Arial" w:hAnsi="Arial" w:cs="Arial"/>
              </w:rPr>
              <w:t>Cashiers</w:t>
            </w:r>
          </w:p>
        </w:tc>
        <w:tc>
          <w:tcPr>
            <w:tcW w:w="1615" w:type="dxa"/>
            <w:noWrap/>
            <w:vAlign w:val="center"/>
            <w:hideMark/>
          </w:tcPr>
          <w:p w14:paraId="7838D3E9" w14:textId="77777777" w:rsidR="005B311A" w:rsidRPr="005B311A" w:rsidRDefault="005B311A" w:rsidP="005B311A">
            <w:pPr>
              <w:jc w:val="center"/>
              <w:rPr>
                <w:rFonts w:ascii="Arial" w:hAnsi="Arial" w:cs="Arial"/>
              </w:rPr>
            </w:pPr>
            <w:r w:rsidRPr="005B311A">
              <w:rPr>
                <w:rFonts w:ascii="Arial" w:hAnsi="Arial" w:cs="Arial"/>
              </w:rPr>
              <w:t>48.6%</w:t>
            </w:r>
          </w:p>
        </w:tc>
      </w:tr>
      <w:tr w:rsidR="005B311A" w:rsidRPr="005B311A" w14:paraId="4B4C37E8" w14:textId="77777777" w:rsidTr="005B311A">
        <w:trPr>
          <w:trHeight w:val="300"/>
        </w:trPr>
        <w:tc>
          <w:tcPr>
            <w:tcW w:w="803" w:type="dxa"/>
            <w:noWrap/>
            <w:vAlign w:val="center"/>
            <w:hideMark/>
          </w:tcPr>
          <w:p w14:paraId="5AB965FA" w14:textId="77777777" w:rsidR="005B311A" w:rsidRPr="005B311A" w:rsidRDefault="005B311A" w:rsidP="005B311A">
            <w:pPr>
              <w:jc w:val="center"/>
              <w:rPr>
                <w:rFonts w:ascii="Arial" w:hAnsi="Arial" w:cs="Arial"/>
              </w:rPr>
            </w:pPr>
            <w:r w:rsidRPr="005B311A">
              <w:rPr>
                <w:rFonts w:ascii="Arial" w:hAnsi="Arial" w:cs="Arial"/>
              </w:rPr>
              <w:t>352</w:t>
            </w:r>
          </w:p>
        </w:tc>
        <w:tc>
          <w:tcPr>
            <w:tcW w:w="6216" w:type="dxa"/>
            <w:noWrap/>
            <w:hideMark/>
          </w:tcPr>
          <w:p w14:paraId="158A1E36" w14:textId="77777777" w:rsidR="005B311A" w:rsidRPr="005B311A" w:rsidRDefault="005B311A">
            <w:pPr>
              <w:rPr>
                <w:rFonts w:ascii="Arial" w:hAnsi="Arial" w:cs="Arial"/>
              </w:rPr>
            </w:pPr>
            <w:r w:rsidRPr="005B311A">
              <w:rPr>
                <w:rFonts w:ascii="Arial" w:hAnsi="Arial" w:cs="Arial"/>
              </w:rPr>
              <w:t>Bailiffs</w:t>
            </w:r>
          </w:p>
        </w:tc>
        <w:tc>
          <w:tcPr>
            <w:tcW w:w="1615" w:type="dxa"/>
            <w:noWrap/>
            <w:vAlign w:val="center"/>
            <w:hideMark/>
          </w:tcPr>
          <w:p w14:paraId="6EB5B0CA" w14:textId="77777777" w:rsidR="005B311A" w:rsidRPr="005B311A" w:rsidRDefault="005B311A" w:rsidP="005B311A">
            <w:pPr>
              <w:jc w:val="center"/>
              <w:rPr>
                <w:rFonts w:ascii="Arial" w:hAnsi="Arial" w:cs="Arial"/>
              </w:rPr>
            </w:pPr>
            <w:r w:rsidRPr="005B311A">
              <w:rPr>
                <w:rFonts w:ascii="Arial" w:hAnsi="Arial" w:cs="Arial"/>
              </w:rPr>
              <w:t>48.1%</w:t>
            </w:r>
          </w:p>
        </w:tc>
      </w:tr>
      <w:tr w:rsidR="005B311A" w:rsidRPr="005B311A" w14:paraId="24EE1D14" w14:textId="77777777" w:rsidTr="005B311A">
        <w:trPr>
          <w:trHeight w:val="300"/>
        </w:trPr>
        <w:tc>
          <w:tcPr>
            <w:tcW w:w="803" w:type="dxa"/>
            <w:noWrap/>
            <w:vAlign w:val="center"/>
            <w:hideMark/>
          </w:tcPr>
          <w:p w14:paraId="4609A94E" w14:textId="77777777" w:rsidR="005B311A" w:rsidRPr="005B311A" w:rsidRDefault="005B311A" w:rsidP="005B311A">
            <w:pPr>
              <w:jc w:val="center"/>
              <w:rPr>
                <w:rFonts w:ascii="Arial" w:hAnsi="Arial" w:cs="Arial"/>
              </w:rPr>
            </w:pPr>
            <w:r w:rsidRPr="005B311A">
              <w:rPr>
                <w:rFonts w:ascii="Arial" w:hAnsi="Arial" w:cs="Arial"/>
              </w:rPr>
              <w:t>353</w:t>
            </w:r>
          </w:p>
        </w:tc>
        <w:tc>
          <w:tcPr>
            <w:tcW w:w="6216" w:type="dxa"/>
            <w:noWrap/>
            <w:hideMark/>
          </w:tcPr>
          <w:p w14:paraId="7BB0EFFF" w14:textId="77777777" w:rsidR="005B311A" w:rsidRPr="005B311A" w:rsidRDefault="005B311A">
            <w:pPr>
              <w:rPr>
                <w:rFonts w:ascii="Arial" w:hAnsi="Arial" w:cs="Arial"/>
              </w:rPr>
            </w:pPr>
            <w:r w:rsidRPr="005B311A">
              <w:rPr>
                <w:rFonts w:ascii="Arial" w:hAnsi="Arial" w:cs="Arial"/>
              </w:rPr>
              <w:t>Diagnostic Medical Sonographers</w:t>
            </w:r>
          </w:p>
        </w:tc>
        <w:tc>
          <w:tcPr>
            <w:tcW w:w="1615" w:type="dxa"/>
            <w:noWrap/>
            <w:vAlign w:val="center"/>
            <w:hideMark/>
          </w:tcPr>
          <w:p w14:paraId="4DF40199" w14:textId="77777777" w:rsidR="005B311A" w:rsidRPr="005B311A" w:rsidRDefault="005B311A" w:rsidP="005B311A">
            <w:pPr>
              <w:jc w:val="center"/>
              <w:rPr>
                <w:rFonts w:ascii="Arial" w:hAnsi="Arial" w:cs="Arial"/>
              </w:rPr>
            </w:pPr>
            <w:r w:rsidRPr="005B311A">
              <w:rPr>
                <w:rFonts w:ascii="Arial" w:hAnsi="Arial" w:cs="Arial"/>
              </w:rPr>
              <w:t>48.1%</w:t>
            </w:r>
          </w:p>
        </w:tc>
      </w:tr>
      <w:tr w:rsidR="005B311A" w:rsidRPr="005B311A" w14:paraId="71550CB5" w14:textId="77777777" w:rsidTr="005B311A">
        <w:trPr>
          <w:trHeight w:val="300"/>
        </w:trPr>
        <w:tc>
          <w:tcPr>
            <w:tcW w:w="803" w:type="dxa"/>
            <w:noWrap/>
            <w:vAlign w:val="center"/>
            <w:hideMark/>
          </w:tcPr>
          <w:p w14:paraId="5DDE6194" w14:textId="77777777" w:rsidR="005B311A" w:rsidRPr="005B311A" w:rsidRDefault="005B311A" w:rsidP="005B311A">
            <w:pPr>
              <w:jc w:val="center"/>
              <w:rPr>
                <w:rFonts w:ascii="Arial" w:hAnsi="Arial" w:cs="Arial"/>
              </w:rPr>
            </w:pPr>
            <w:r w:rsidRPr="005B311A">
              <w:rPr>
                <w:rFonts w:ascii="Arial" w:hAnsi="Arial" w:cs="Arial"/>
              </w:rPr>
              <w:t>354</w:t>
            </w:r>
          </w:p>
        </w:tc>
        <w:tc>
          <w:tcPr>
            <w:tcW w:w="6216" w:type="dxa"/>
            <w:noWrap/>
            <w:hideMark/>
          </w:tcPr>
          <w:p w14:paraId="37525863" w14:textId="77777777" w:rsidR="005B311A" w:rsidRPr="005B311A" w:rsidRDefault="005B311A">
            <w:pPr>
              <w:rPr>
                <w:rFonts w:ascii="Arial" w:hAnsi="Arial" w:cs="Arial"/>
              </w:rPr>
            </w:pPr>
            <w:r w:rsidRPr="005B311A">
              <w:rPr>
                <w:rFonts w:ascii="Arial" w:hAnsi="Arial" w:cs="Arial"/>
              </w:rPr>
              <w:t>Radiologic Technologists</w:t>
            </w:r>
          </w:p>
        </w:tc>
        <w:tc>
          <w:tcPr>
            <w:tcW w:w="1615" w:type="dxa"/>
            <w:noWrap/>
            <w:vAlign w:val="center"/>
            <w:hideMark/>
          </w:tcPr>
          <w:p w14:paraId="6D159DD6" w14:textId="77777777" w:rsidR="005B311A" w:rsidRPr="005B311A" w:rsidRDefault="005B311A" w:rsidP="005B311A">
            <w:pPr>
              <w:jc w:val="center"/>
              <w:rPr>
                <w:rFonts w:ascii="Arial" w:hAnsi="Arial" w:cs="Arial"/>
              </w:rPr>
            </w:pPr>
            <w:r w:rsidRPr="005B311A">
              <w:rPr>
                <w:rFonts w:ascii="Arial" w:hAnsi="Arial" w:cs="Arial"/>
              </w:rPr>
              <w:t>47.4%</w:t>
            </w:r>
          </w:p>
        </w:tc>
      </w:tr>
      <w:tr w:rsidR="005B311A" w:rsidRPr="005B311A" w14:paraId="72198E40" w14:textId="77777777" w:rsidTr="005B311A">
        <w:trPr>
          <w:trHeight w:val="300"/>
        </w:trPr>
        <w:tc>
          <w:tcPr>
            <w:tcW w:w="803" w:type="dxa"/>
            <w:noWrap/>
            <w:vAlign w:val="center"/>
            <w:hideMark/>
          </w:tcPr>
          <w:p w14:paraId="66D5603B" w14:textId="77777777" w:rsidR="005B311A" w:rsidRPr="005B311A" w:rsidRDefault="005B311A" w:rsidP="005B311A">
            <w:pPr>
              <w:jc w:val="center"/>
              <w:rPr>
                <w:rFonts w:ascii="Arial" w:hAnsi="Arial" w:cs="Arial"/>
              </w:rPr>
            </w:pPr>
            <w:r w:rsidRPr="005B311A">
              <w:rPr>
                <w:rFonts w:ascii="Arial" w:hAnsi="Arial" w:cs="Arial"/>
              </w:rPr>
              <w:t>355</w:t>
            </w:r>
          </w:p>
        </w:tc>
        <w:tc>
          <w:tcPr>
            <w:tcW w:w="6216" w:type="dxa"/>
            <w:noWrap/>
            <w:hideMark/>
          </w:tcPr>
          <w:p w14:paraId="22D9A79A" w14:textId="77777777" w:rsidR="005B311A" w:rsidRPr="005B311A" w:rsidRDefault="005B311A">
            <w:pPr>
              <w:rPr>
                <w:rFonts w:ascii="Arial" w:hAnsi="Arial" w:cs="Arial"/>
              </w:rPr>
            </w:pPr>
            <w:r w:rsidRPr="005B311A">
              <w:rPr>
                <w:rFonts w:ascii="Arial" w:hAnsi="Arial" w:cs="Arial"/>
              </w:rPr>
              <w:t>Microbiologists</w:t>
            </w:r>
          </w:p>
        </w:tc>
        <w:tc>
          <w:tcPr>
            <w:tcW w:w="1615" w:type="dxa"/>
            <w:noWrap/>
            <w:vAlign w:val="center"/>
            <w:hideMark/>
          </w:tcPr>
          <w:p w14:paraId="12FF9591" w14:textId="77777777" w:rsidR="005B311A" w:rsidRPr="005B311A" w:rsidRDefault="005B311A" w:rsidP="005B311A">
            <w:pPr>
              <w:jc w:val="center"/>
              <w:rPr>
                <w:rFonts w:ascii="Arial" w:hAnsi="Arial" w:cs="Arial"/>
              </w:rPr>
            </w:pPr>
            <w:r w:rsidRPr="005B311A">
              <w:rPr>
                <w:rFonts w:ascii="Arial" w:hAnsi="Arial" w:cs="Arial"/>
              </w:rPr>
              <w:t>47.4%</w:t>
            </w:r>
          </w:p>
        </w:tc>
      </w:tr>
      <w:tr w:rsidR="005B311A" w:rsidRPr="005B311A" w14:paraId="3D2D99E4" w14:textId="77777777" w:rsidTr="005B311A">
        <w:trPr>
          <w:trHeight w:val="300"/>
        </w:trPr>
        <w:tc>
          <w:tcPr>
            <w:tcW w:w="803" w:type="dxa"/>
            <w:noWrap/>
            <w:vAlign w:val="center"/>
            <w:hideMark/>
          </w:tcPr>
          <w:p w14:paraId="59731E64" w14:textId="77777777" w:rsidR="005B311A" w:rsidRPr="005B311A" w:rsidRDefault="005B311A" w:rsidP="005B311A">
            <w:pPr>
              <w:jc w:val="center"/>
              <w:rPr>
                <w:rFonts w:ascii="Arial" w:hAnsi="Arial" w:cs="Arial"/>
              </w:rPr>
            </w:pPr>
            <w:r w:rsidRPr="005B311A">
              <w:rPr>
                <w:rFonts w:ascii="Arial" w:hAnsi="Arial" w:cs="Arial"/>
              </w:rPr>
              <w:t>356</w:t>
            </w:r>
          </w:p>
        </w:tc>
        <w:tc>
          <w:tcPr>
            <w:tcW w:w="6216" w:type="dxa"/>
            <w:noWrap/>
            <w:hideMark/>
          </w:tcPr>
          <w:p w14:paraId="3061C6F5" w14:textId="77777777" w:rsidR="005B311A" w:rsidRPr="005B311A" w:rsidRDefault="005B311A">
            <w:pPr>
              <w:rPr>
                <w:rFonts w:ascii="Arial" w:hAnsi="Arial" w:cs="Arial"/>
              </w:rPr>
            </w:pPr>
            <w:r w:rsidRPr="005B311A">
              <w:rPr>
                <w:rFonts w:ascii="Arial" w:hAnsi="Arial" w:cs="Arial"/>
              </w:rPr>
              <w:t>First-Line Supervisors of Police and Detectives</w:t>
            </w:r>
          </w:p>
        </w:tc>
        <w:tc>
          <w:tcPr>
            <w:tcW w:w="1615" w:type="dxa"/>
            <w:noWrap/>
            <w:vAlign w:val="center"/>
            <w:hideMark/>
          </w:tcPr>
          <w:p w14:paraId="321A7CAC" w14:textId="77777777" w:rsidR="005B311A" w:rsidRPr="005B311A" w:rsidRDefault="005B311A" w:rsidP="005B311A">
            <w:pPr>
              <w:jc w:val="center"/>
              <w:rPr>
                <w:rFonts w:ascii="Arial" w:hAnsi="Arial" w:cs="Arial"/>
              </w:rPr>
            </w:pPr>
            <w:r w:rsidRPr="005B311A">
              <w:rPr>
                <w:rFonts w:ascii="Arial" w:hAnsi="Arial" w:cs="Arial"/>
              </w:rPr>
              <w:t>47.1%</w:t>
            </w:r>
          </w:p>
        </w:tc>
      </w:tr>
      <w:tr w:rsidR="005B311A" w:rsidRPr="005B311A" w14:paraId="10446EB1" w14:textId="77777777" w:rsidTr="005B311A">
        <w:trPr>
          <w:trHeight w:val="300"/>
        </w:trPr>
        <w:tc>
          <w:tcPr>
            <w:tcW w:w="803" w:type="dxa"/>
            <w:noWrap/>
            <w:vAlign w:val="center"/>
            <w:hideMark/>
          </w:tcPr>
          <w:p w14:paraId="19759DA4" w14:textId="77777777" w:rsidR="005B311A" w:rsidRPr="005B311A" w:rsidRDefault="005B311A" w:rsidP="005B311A">
            <w:pPr>
              <w:jc w:val="center"/>
              <w:rPr>
                <w:rFonts w:ascii="Arial" w:hAnsi="Arial" w:cs="Arial"/>
              </w:rPr>
            </w:pPr>
            <w:r w:rsidRPr="005B311A">
              <w:rPr>
                <w:rFonts w:ascii="Arial" w:hAnsi="Arial" w:cs="Arial"/>
              </w:rPr>
              <w:t>357</w:t>
            </w:r>
          </w:p>
        </w:tc>
        <w:tc>
          <w:tcPr>
            <w:tcW w:w="6216" w:type="dxa"/>
            <w:noWrap/>
            <w:hideMark/>
          </w:tcPr>
          <w:p w14:paraId="502D5FF0" w14:textId="77777777" w:rsidR="005B311A" w:rsidRPr="005B311A" w:rsidRDefault="005B311A">
            <w:pPr>
              <w:rPr>
                <w:rFonts w:ascii="Arial" w:hAnsi="Arial" w:cs="Arial"/>
              </w:rPr>
            </w:pPr>
            <w:r w:rsidRPr="005B311A">
              <w:rPr>
                <w:rFonts w:ascii="Arial" w:hAnsi="Arial" w:cs="Arial"/>
              </w:rPr>
              <w:t>Pharmacists</w:t>
            </w:r>
          </w:p>
        </w:tc>
        <w:tc>
          <w:tcPr>
            <w:tcW w:w="1615" w:type="dxa"/>
            <w:noWrap/>
            <w:vAlign w:val="center"/>
            <w:hideMark/>
          </w:tcPr>
          <w:p w14:paraId="77C65F56" w14:textId="77777777" w:rsidR="005B311A" w:rsidRPr="005B311A" w:rsidRDefault="005B311A" w:rsidP="005B311A">
            <w:pPr>
              <w:jc w:val="center"/>
              <w:rPr>
                <w:rFonts w:ascii="Arial" w:hAnsi="Arial" w:cs="Arial"/>
              </w:rPr>
            </w:pPr>
            <w:r w:rsidRPr="005B311A">
              <w:rPr>
                <w:rFonts w:ascii="Arial" w:hAnsi="Arial" w:cs="Arial"/>
              </w:rPr>
              <w:t>47.0%</w:t>
            </w:r>
          </w:p>
        </w:tc>
      </w:tr>
      <w:tr w:rsidR="005B311A" w:rsidRPr="005B311A" w14:paraId="010CAA91" w14:textId="77777777" w:rsidTr="005B311A">
        <w:trPr>
          <w:trHeight w:val="300"/>
        </w:trPr>
        <w:tc>
          <w:tcPr>
            <w:tcW w:w="803" w:type="dxa"/>
            <w:noWrap/>
            <w:vAlign w:val="center"/>
            <w:hideMark/>
          </w:tcPr>
          <w:p w14:paraId="2C5726F0" w14:textId="77777777" w:rsidR="005B311A" w:rsidRPr="005B311A" w:rsidRDefault="005B311A" w:rsidP="005B311A">
            <w:pPr>
              <w:jc w:val="center"/>
              <w:rPr>
                <w:rFonts w:ascii="Arial" w:hAnsi="Arial" w:cs="Arial"/>
              </w:rPr>
            </w:pPr>
            <w:r w:rsidRPr="005B311A">
              <w:rPr>
                <w:rFonts w:ascii="Arial" w:hAnsi="Arial" w:cs="Arial"/>
              </w:rPr>
              <w:t>358</w:t>
            </w:r>
          </w:p>
        </w:tc>
        <w:tc>
          <w:tcPr>
            <w:tcW w:w="6216" w:type="dxa"/>
            <w:noWrap/>
            <w:hideMark/>
          </w:tcPr>
          <w:p w14:paraId="267D863A" w14:textId="77777777" w:rsidR="005B311A" w:rsidRPr="005B311A" w:rsidRDefault="005B311A">
            <w:pPr>
              <w:rPr>
                <w:rFonts w:ascii="Arial" w:hAnsi="Arial" w:cs="Arial"/>
              </w:rPr>
            </w:pPr>
            <w:r w:rsidRPr="005B311A">
              <w:rPr>
                <w:rFonts w:ascii="Arial" w:hAnsi="Arial" w:cs="Arial"/>
              </w:rPr>
              <w:t>Retail Salespersons</w:t>
            </w:r>
          </w:p>
        </w:tc>
        <w:tc>
          <w:tcPr>
            <w:tcW w:w="1615" w:type="dxa"/>
            <w:noWrap/>
            <w:vAlign w:val="center"/>
            <w:hideMark/>
          </w:tcPr>
          <w:p w14:paraId="38932C06" w14:textId="77777777" w:rsidR="005B311A" w:rsidRPr="005B311A" w:rsidRDefault="005B311A" w:rsidP="005B311A">
            <w:pPr>
              <w:jc w:val="center"/>
              <w:rPr>
                <w:rFonts w:ascii="Arial" w:hAnsi="Arial" w:cs="Arial"/>
              </w:rPr>
            </w:pPr>
            <w:r w:rsidRPr="005B311A">
              <w:rPr>
                <w:rFonts w:ascii="Arial" w:hAnsi="Arial" w:cs="Arial"/>
              </w:rPr>
              <w:t>46.8%</w:t>
            </w:r>
          </w:p>
        </w:tc>
      </w:tr>
      <w:tr w:rsidR="005B311A" w:rsidRPr="005B311A" w14:paraId="0FD39905" w14:textId="77777777" w:rsidTr="005B311A">
        <w:trPr>
          <w:trHeight w:val="300"/>
        </w:trPr>
        <w:tc>
          <w:tcPr>
            <w:tcW w:w="803" w:type="dxa"/>
            <w:noWrap/>
            <w:vAlign w:val="center"/>
            <w:hideMark/>
          </w:tcPr>
          <w:p w14:paraId="5DF81B9F" w14:textId="77777777" w:rsidR="005B311A" w:rsidRPr="005B311A" w:rsidRDefault="005B311A" w:rsidP="005B311A">
            <w:pPr>
              <w:jc w:val="center"/>
              <w:rPr>
                <w:rFonts w:ascii="Arial" w:hAnsi="Arial" w:cs="Arial"/>
              </w:rPr>
            </w:pPr>
            <w:r w:rsidRPr="005B311A">
              <w:rPr>
                <w:rFonts w:ascii="Arial" w:hAnsi="Arial" w:cs="Arial"/>
              </w:rPr>
              <w:t>359</w:t>
            </w:r>
          </w:p>
        </w:tc>
        <w:tc>
          <w:tcPr>
            <w:tcW w:w="6216" w:type="dxa"/>
            <w:noWrap/>
            <w:hideMark/>
          </w:tcPr>
          <w:p w14:paraId="12487D48" w14:textId="77777777" w:rsidR="005B311A" w:rsidRPr="005B311A" w:rsidRDefault="005B311A">
            <w:pPr>
              <w:rPr>
                <w:rFonts w:ascii="Arial" w:hAnsi="Arial" w:cs="Arial"/>
              </w:rPr>
            </w:pPr>
            <w:r w:rsidRPr="005B311A">
              <w:rPr>
                <w:rFonts w:ascii="Arial" w:hAnsi="Arial" w:cs="Arial"/>
              </w:rPr>
              <w:t>Helpers--Carpenters</w:t>
            </w:r>
          </w:p>
        </w:tc>
        <w:tc>
          <w:tcPr>
            <w:tcW w:w="1615" w:type="dxa"/>
            <w:noWrap/>
            <w:vAlign w:val="center"/>
            <w:hideMark/>
          </w:tcPr>
          <w:p w14:paraId="01FADBEC" w14:textId="77777777" w:rsidR="005B311A" w:rsidRPr="005B311A" w:rsidRDefault="005B311A" w:rsidP="005B311A">
            <w:pPr>
              <w:jc w:val="center"/>
              <w:rPr>
                <w:rFonts w:ascii="Arial" w:hAnsi="Arial" w:cs="Arial"/>
              </w:rPr>
            </w:pPr>
            <w:r w:rsidRPr="005B311A">
              <w:rPr>
                <w:rFonts w:ascii="Arial" w:hAnsi="Arial" w:cs="Arial"/>
              </w:rPr>
              <w:t>46.7%</w:t>
            </w:r>
          </w:p>
        </w:tc>
      </w:tr>
      <w:tr w:rsidR="005B311A" w:rsidRPr="005B311A" w14:paraId="25700DCC" w14:textId="77777777" w:rsidTr="005B311A">
        <w:trPr>
          <w:trHeight w:val="300"/>
        </w:trPr>
        <w:tc>
          <w:tcPr>
            <w:tcW w:w="803" w:type="dxa"/>
            <w:noWrap/>
            <w:vAlign w:val="center"/>
            <w:hideMark/>
          </w:tcPr>
          <w:p w14:paraId="43A215B5" w14:textId="77777777" w:rsidR="005B311A" w:rsidRPr="005B311A" w:rsidRDefault="005B311A" w:rsidP="005B311A">
            <w:pPr>
              <w:jc w:val="center"/>
              <w:rPr>
                <w:rFonts w:ascii="Arial" w:hAnsi="Arial" w:cs="Arial"/>
              </w:rPr>
            </w:pPr>
            <w:r w:rsidRPr="005B311A">
              <w:rPr>
                <w:rFonts w:ascii="Arial" w:hAnsi="Arial" w:cs="Arial"/>
              </w:rPr>
              <w:t>360</w:t>
            </w:r>
          </w:p>
        </w:tc>
        <w:tc>
          <w:tcPr>
            <w:tcW w:w="6216" w:type="dxa"/>
            <w:noWrap/>
            <w:hideMark/>
          </w:tcPr>
          <w:p w14:paraId="3C2796C6" w14:textId="77777777" w:rsidR="005B311A" w:rsidRPr="005B311A" w:rsidRDefault="005B311A">
            <w:pPr>
              <w:rPr>
                <w:rFonts w:ascii="Arial" w:hAnsi="Arial" w:cs="Arial"/>
              </w:rPr>
            </w:pPr>
            <w:r w:rsidRPr="005B311A">
              <w:rPr>
                <w:rFonts w:ascii="Arial" w:hAnsi="Arial" w:cs="Arial"/>
              </w:rPr>
              <w:t>Makeup Artists, Theatrical and Performance</w:t>
            </w:r>
          </w:p>
        </w:tc>
        <w:tc>
          <w:tcPr>
            <w:tcW w:w="1615" w:type="dxa"/>
            <w:noWrap/>
            <w:vAlign w:val="center"/>
            <w:hideMark/>
          </w:tcPr>
          <w:p w14:paraId="55CFF17C" w14:textId="77777777" w:rsidR="005B311A" w:rsidRPr="005B311A" w:rsidRDefault="005B311A" w:rsidP="005B311A">
            <w:pPr>
              <w:jc w:val="center"/>
              <w:rPr>
                <w:rFonts w:ascii="Arial" w:hAnsi="Arial" w:cs="Arial"/>
              </w:rPr>
            </w:pPr>
            <w:r w:rsidRPr="005B311A">
              <w:rPr>
                <w:rFonts w:ascii="Arial" w:hAnsi="Arial" w:cs="Arial"/>
              </w:rPr>
              <w:t>46.6%</w:t>
            </w:r>
          </w:p>
        </w:tc>
      </w:tr>
      <w:tr w:rsidR="005B311A" w:rsidRPr="005B311A" w14:paraId="25225937" w14:textId="77777777" w:rsidTr="005B311A">
        <w:trPr>
          <w:trHeight w:val="300"/>
        </w:trPr>
        <w:tc>
          <w:tcPr>
            <w:tcW w:w="803" w:type="dxa"/>
            <w:noWrap/>
            <w:vAlign w:val="center"/>
            <w:hideMark/>
          </w:tcPr>
          <w:p w14:paraId="56CE063A" w14:textId="77777777" w:rsidR="005B311A" w:rsidRPr="005B311A" w:rsidRDefault="005B311A" w:rsidP="005B311A">
            <w:pPr>
              <w:jc w:val="center"/>
              <w:rPr>
                <w:rFonts w:ascii="Arial" w:hAnsi="Arial" w:cs="Arial"/>
              </w:rPr>
            </w:pPr>
            <w:r w:rsidRPr="005B311A">
              <w:rPr>
                <w:rFonts w:ascii="Arial" w:hAnsi="Arial" w:cs="Arial"/>
              </w:rPr>
              <w:t>361</w:t>
            </w:r>
          </w:p>
        </w:tc>
        <w:tc>
          <w:tcPr>
            <w:tcW w:w="6216" w:type="dxa"/>
            <w:noWrap/>
            <w:hideMark/>
          </w:tcPr>
          <w:p w14:paraId="38D1C4F9" w14:textId="77777777" w:rsidR="005B311A" w:rsidRPr="005B311A" w:rsidRDefault="005B311A">
            <w:pPr>
              <w:rPr>
                <w:rFonts w:ascii="Arial" w:hAnsi="Arial" w:cs="Arial"/>
              </w:rPr>
            </w:pPr>
            <w:r w:rsidRPr="005B311A">
              <w:rPr>
                <w:rFonts w:ascii="Arial" w:hAnsi="Arial" w:cs="Arial"/>
              </w:rPr>
              <w:t>Drywall and Ceiling Tile Installers</w:t>
            </w:r>
          </w:p>
        </w:tc>
        <w:tc>
          <w:tcPr>
            <w:tcW w:w="1615" w:type="dxa"/>
            <w:noWrap/>
            <w:vAlign w:val="center"/>
            <w:hideMark/>
          </w:tcPr>
          <w:p w14:paraId="627E5F7E" w14:textId="77777777" w:rsidR="005B311A" w:rsidRPr="005B311A" w:rsidRDefault="005B311A" w:rsidP="005B311A">
            <w:pPr>
              <w:jc w:val="center"/>
              <w:rPr>
                <w:rFonts w:ascii="Arial" w:hAnsi="Arial" w:cs="Arial"/>
              </w:rPr>
            </w:pPr>
            <w:r w:rsidRPr="005B311A">
              <w:rPr>
                <w:rFonts w:ascii="Arial" w:hAnsi="Arial" w:cs="Arial"/>
              </w:rPr>
              <w:t>46.5%</w:t>
            </w:r>
          </w:p>
        </w:tc>
      </w:tr>
      <w:tr w:rsidR="005B311A" w:rsidRPr="005B311A" w14:paraId="43A53FF1" w14:textId="77777777" w:rsidTr="005B311A">
        <w:trPr>
          <w:trHeight w:val="300"/>
        </w:trPr>
        <w:tc>
          <w:tcPr>
            <w:tcW w:w="803" w:type="dxa"/>
            <w:noWrap/>
            <w:vAlign w:val="center"/>
            <w:hideMark/>
          </w:tcPr>
          <w:p w14:paraId="31C550CC" w14:textId="77777777" w:rsidR="005B311A" w:rsidRPr="005B311A" w:rsidRDefault="005B311A" w:rsidP="005B311A">
            <w:pPr>
              <w:jc w:val="center"/>
              <w:rPr>
                <w:rFonts w:ascii="Arial" w:hAnsi="Arial" w:cs="Arial"/>
              </w:rPr>
            </w:pPr>
            <w:r w:rsidRPr="005B311A">
              <w:rPr>
                <w:rFonts w:ascii="Arial" w:hAnsi="Arial" w:cs="Arial"/>
              </w:rPr>
              <w:t>362</w:t>
            </w:r>
          </w:p>
        </w:tc>
        <w:tc>
          <w:tcPr>
            <w:tcW w:w="6216" w:type="dxa"/>
            <w:noWrap/>
            <w:hideMark/>
          </w:tcPr>
          <w:p w14:paraId="79B97653" w14:textId="77777777" w:rsidR="005B311A" w:rsidRPr="005B311A" w:rsidRDefault="005B311A">
            <w:pPr>
              <w:rPr>
                <w:rFonts w:ascii="Arial" w:hAnsi="Arial" w:cs="Arial"/>
              </w:rPr>
            </w:pPr>
            <w:r w:rsidRPr="005B311A">
              <w:rPr>
                <w:rFonts w:ascii="Arial" w:hAnsi="Arial" w:cs="Arial"/>
              </w:rPr>
              <w:t>Extraction Workers, All Other</w:t>
            </w:r>
          </w:p>
        </w:tc>
        <w:tc>
          <w:tcPr>
            <w:tcW w:w="1615" w:type="dxa"/>
            <w:noWrap/>
            <w:vAlign w:val="center"/>
            <w:hideMark/>
          </w:tcPr>
          <w:p w14:paraId="5AFD54A6" w14:textId="77777777" w:rsidR="005B311A" w:rsidRPr="005B311A" w:rsidRDefault="005B311A" w:rsidP="005B311A">
            <w:pPr>
              <w:jc w:val="center"/>
              <w:rPr>
                <w:rFonts w:ascii="Arial" w:hAnsi="Arial" w:cs="Arial"/>
              </w:rPr>
            </w:pPr>
            <w:r w:rsidRPr="005B311A">
              <w:rPr>
                <w:rFonts w:ascii="Arial" w:hAnsi="Arial" w:cs="Arial"/>
              </w:rPr>
              <w:t>46.5%</w:t>
            </w:r>
          </w:p>
        </w:tc>
      </w:tr>
      <w:tr w:rsidR="005B311A" w:rsidRPr="005B311A" w14:paraId="44711EC3" w14:textId="77777777" w:rsidTr="005B311A">
        <w:trPr>
          <w:trHeight w:val="300"/>
        </w:trPr>
        <w:tc>
          <w:tcPr>
            <w:tcW w:w="803" w:type="dxa"/>
            <w:noWrap/>
            <w:vAlign w:val="center"/>
            <w:hideMark/>
          </w:tcPr>
          <w:p w14:paraId="3592E003" w14:textId="77777777" w:rsidR="005B311A" w:rsidRPr="005B311A" w:rsidRDefault="005B311A" w:rsidP="005B311A">
            <w:pPr>
              <w:jc w:val="center"/>
              <w:rPr>
                <w:rFonts w:ascii="Arial" w:hAnsi="Arial" w:cs="Arial"/>
              </w:rPr>
            </w:pPr>
            <w:r w:rsidRPr="005B311A">
              <w:rPr>
                <w:rFonts w:ascii="Arial" w:hAnsi="Arial" w:cs="Arial"/>
              </w:rPr>
              <w:t>363</w:t>
            </w:r>
          </w:p>
        </w:tc>
        <w:tc>
          <w:tcPr>
            <w:tcW w:w="6216" w:type="dxa"/>
            <w:noWrap/>
            <w:hideMark/>
          </w:tcPr>
          <w:p w14:paraId="5EA8964D" w14:textId="77777777" w:rsidR="005B311A" w:rsidRPr="005B311A" w:rsidRDefault="005B311A">
            <w:pPr>
              <w:rPr>
                <w:rFonts w:ascii="Arial" w:hAnsi="Arial" w:cs="Arial"/>
              </w:rPr>
            </w:pPr>
            <w:r w:rsidRPr="005B311A">
              <w:rPr>
                <w:rFonts w:ascii="Arial" w:hAnsi="Arial" w:cs="Arial"/>
              </w:rPr>
              <w:t>Agricultural Workers, All Other</w:t>
            </w:r>
          </w:p>
        </w:tc>
        <w:tc>
          <w:tcPr>
            <w:tcW w:w="1615" w:type="dxa"/>
            <w:noWrap/>
            <w:vAlign w:val="center"/>
            <w:hideMark/>
          </w:tcPr>
          <w:p w14:paraId="049ADF31" w14:textId="77777777" w:rsidR="005B311A" w:rsidRPr="005B311A" w:rsidRDefault="005B311A" w:rsidP="005B311A">
            <w:pPr>
              <w:jc w:val="center"/>
              <w:rPr>
                <w:rFonts w:ascii="Arial" w:hAnsi="Arial" w:cs="Arial"/>
              </w:rPr>
            </w:pPr>
            <w:r w:rsidRPr="005B311A">
              <w:rPr>
                <w:rFonts w:ascii="Arial" w:hAnsi="Arial" w:cs="Arial"/>
              </w:rPr>
              <w:t>46.4%</w:t>
            </w:r>
          </w:p>
        </w:tc>
      </w:tr>
      <w:tr w:rsidR="005B311A" w:rsidRPr="005B311A" w14:paraId="43F89CD8" w14:textId="77777777" w:rsidTr="005B311A">
        <w:trPr>
          <w:trHeight w:val="300"/>
        </w:trPr>
        <w:tc>
          <w:tcPr>
            <w:tcW w:w="803" w:type="dxa"/>
            <w:noWrap/>
            <w:vAlign w:val="center"/>
            <w:hideMark/>
          </w:tcPr>
          <w:p w14:paraId="42B5EF03" w14:textId="77777777" w:rsidR="005B311A" w:rsidRPr="005B311A" w:rsidRDefault="005B311A" w:rsidP="005B311A">
            <w:pPr>
              <w:jc w:val="center"/>
              <w:rPr>
                <w:rFonts w:ascii="Arial" w:hAnsi="Arial" w:cs="Arial"/>
              </w:rPr>
            </w:pPr>
            <w:r w:rsidRPr="005B311A">
              <w:rPr>
                <w:rFonts w:ascii="Arial" w:hAnsi="Arial" w:cs="Arial"/>
              </w:rPr>
              <w:t>364</w:t>
            </w:r>
          </w:p>
        </w:tc>
        <w:tc>
          <w:tcPr>
            <w:tcW w:w="6216" w:type="dxa"/>
            <w:noWrap/>
            <w:hideMark/>
          </w:tcPr>
          <w:p w14:paraId="589F2D91" w14:textId="77777777" w:rsidR="005B311A" w:rsidRPr="005B311A" w:rsidRDefault="005B311A">
            <w:pPr>
              <w:rPr>
                <w:rFonts w:ascii="Arial" w:hAnsi="Arial" w:cs="Arial"/>
              </w:rPr>
            </w:pPr>
            <w:r w:rsidRPr="005B311A">
              <w:rPr>
                <w:rFonts w:ascii="Arial" w:hAnsi="Arial" w:cs="Arial"/>
              </w:rPr>
              <w:t>Legal Support Workers, All Other</w:t>
            </w:r>
          </w:p>
        </w:tc>
        <w:tc>
          <w:tcPr>
            <w:tcW w:w="1615" w:type="dxa"/>
            <w:noWrap/>
            <w:vAlign w:val="center"/>
            <w:hideMark/>
          </w:tcPr>
          <w:p w14:paraId="6DA3E798" w14:textId="77777777" w:rsidR="005B311A" w:rsidRPr="005B311A" w:rsidRDefault="005B311A" w:rsidP="005B311A">
            <w:pPr>
              <w:jc w:val="center"/>
              <w:rPr>
                <w:rFonts w:ascii="Arial" w:hAnsi="Arial" w:cs="Arial"/>
              </w:rPr>
            </w:pPr>
            <w:r w:rsidRPr="005B311A">
              <w:rPr>
                <w:rFonts w:ascii="Arial" w:hAnsi="Arial" w:cs="Arial"/>
              </w:rPr>
              <w:t>46.4%</w:t>
            </w:r>
          </w:p>
        </w:tc>
      </w:tr>
      <w:tr w:rsidR="005B311A" w:rsidRPr="005B311A" w14:paraId="600172E0" w14:textId="77777777" w:rsidTr="005B311A">
        <w:trPr>
          <w:trHeight w:val="300"/>
        </w:trPr>
        <w:tc>
          <w:tcPr>
            <w:tcW w:w="803" w:type="dxa"/>
            <w:noWrap/>
            <w:vAlign w:val="center"/>
            <w:hideMark/>
          </w:tcPr>
          <w:p w14:paraId="33A5D03A" w14:textId="77777777" w:rsidR="005B311A" w:rsidRPr="005B311A" w:rsidRDefault="005B311A" w:rsidP="005B311A">
            <w:pPr>
              <w:jc w:val="center"/>
              <w:rPr>
                <w:rFonts w:ascii="Arial" w:hAnsi="Arial" w:cs="Arial"/>
              </w:rPr>
            </w:pPr>
            <w:r w:rsidRPr="005B311A">
              <w:rPr>
                <w:rFonts w:ascii="Arial" w:hAnsi="Arial" w:cs="Arial"/>
              </w:rPr>
              <w:t>365</w:t>
            </w:r>
          </w:p>
        </w:tc>
        <w:tc>
          <w:tcPr>
            <w:tcW w:w="6216" w:type="dxa"/>
            <w:noWrap/>
            <w:hideMark/>
          </w:tcPr>
          <w:p w14:paraId="7B321F07" w14:textId="77777777" w:rsidR="005B311A" w:rsidRPr="005B311A" w:rsidRDefault="005B311A">
            <w:pPr>
              <w:rPr>
                <w:rFonts w:ascii="Arial" w:hAnsi="Arial" w:cs="Arial"/>
              </w:rPr>
            </w:pPr>
            <w:r w:rsidRPr="005B311A">
              <w:rPr>
                <w:rFonts w:ascii="Arial" w:hAnsi="Arial" w:cs="Arial"/>
              </w:rPr>
              <w:t>Refractory Materials Repairers, Except Brickmasons</w:t>
            </w:r>
          </w:p>
        </w:tc>
        <w:tc>
          <w:tcPr>
            <w:tcW w:w="1615" w:type="dxa"/>
            <w:noWrap/>
            <w:vAlign w:val="center"/>
            <w:hideMark/>
          </w:tcPr>
          <w:p w14:paraId="4CDD4734" w14:textId="77777777" w:rsidR="005B311A" w:rsidRPr="005B311A" w:rsidRDefault="005B311A" w:rsidP="005B311A">
            <w:pPr>
              <w:jc w:val="center"/>
              <w:rPr>
                <w:rFonts w:ascii="Arial" w:hAnsi="Arial" w:cs="Arial"/>
              </w:rPr>
            </w:pPr>
            <w:r w:rsidRPr="005B311A">
              <w:rPr>
                <w:rFonts w:ascii="Arial" w:hAnsi="Arial" w:cs="Arial"/>
              </w:rPr>
              <w:t>46.3%</w:t>
            </w:r>
          </w:p>
        </w:tc>
      </w:tr>
      <w:tr w:rsidR="005B311A" w:rsidRPr="005B311A" w14:paraId="08B818DE" w14:textId="77777777" w:rsidTr="005B311A">
        <w:trPr>
          <w:trHeight w:val="300"/>
        </w:trPr>
        <w:tc>
          <w:tcPr>
            <w:tcW w:w="803" w:type="dxa"/>
            <w:noWrap/>
            <w:vAlign w:val="center"/>
            <w:hideMark/>
          </w:tcPr>
          <w:p w14:paraId="32A0E52D" w14:textId="77777777" w:rsidR="005B311A" w:rsidRPr="005B311A" w:rsidRDefault="005B311A" w:rsidP="005B311A">
            <w:pPr>
              <w:jc w:val="center"/>
              <w:rPr>
                <w:rFonts w:ascii="Arial" w:hAnsi="Arial" w:cs="Arial"/>
              </w:rPr>
            </w:pPr>
            <w:r w:rsidRPr="005B311A">
              <w:rPr>
                <w:rFonts w:ascii="Arial" w:hAnsi="Arial" w:cs="Arial"/>
              </w:rPr>
              <w:lastRenderedPageBreak/>
              <w:t>366</w:t>
            </w:r>
          </w:p>
        </w:tc>
        <w:tc>
          <w:tcPr>
            <w:tcW w:w="6216" w:type="dxa"/>
            <w:noWrap/>
            <w:hideMark/>
          </w:tcPr>
          <w:p w14:paraId="6184B51B" w14:textId="77777777" w:rsidR="005B311A" w:rsidRPr="005B311A" w:rsidRDefault="005B311A">
            <w:pPr>
              <w:rPr>
                <w:rFonts w:ascii="Arial" w:hAnsi="Arial" w:cs="Arial"/>
              </w:rPr>
            </w:pPr>
            <w:r w:rsidRPr="005B311A">
              <w:rPr>
                <w:rFonts w:ascii="Arial" w:hAnsi="Arial" w:cs="Arial"/>
              </w:rPr>
              <w:t>Pile-Driver Operators</w:t>
            </w:r>
          </w:p>
        </w:tc>
        <w:tc>
          <w:tcPr>
            <w:tcW w:w="1615" w:type="dxa"/>
            <w:noWrap/>
            <w:vAlign w:val="center"/>
            <w:hideMark/>
          </w:tcPr>
          <w:p w14:paraId="3B24AAC5" w14:textId="77777777" w:rsidR="005B311A" w:rsidRPr="005B311A" w:rsidRDefault="005B311A" w:rsidP="005B311A">
            <w:pPr>
              <w:jc w:val="center"/>
              <w:rPr>
                <w:rFonts w:ascii="Arial" w:hAnsi="Arial" w:cs="Arial"/>
              </w:rPr>
            </w:pPr>
            <w:r w:rsidRPr="005B311A">
              <w:rPr>
                <w:rFonts w:ascii="Arial" w:hAnsi="Arial" w:cs="Arial"/>
              </w:rPr>
              <w:t>46.3%</w:t>
            </w:r>
          </w:p>
        </w:tc>
      </w:tr>
      <w:tr w:rsidR="005B311A" w:rsidRPr="005B311A" w14:paraId="017884B1" w14:textId="77777777" w:rsidTr="005B311A">
        <w:trPr>
          <w:trHeight w:val="300"/>
        </w:trPr>
        <w:tc>
          <w:tcPr>
            <w:tcW w:w="803" w:type="dxa"/>
            <w:noWrap/>
            <w:vAlign w:val="center"/>
            <w:hideMark/>
          </w:tcPr>
          <w:p w14:paraId="199EB333" w14:textId="77777777" w:rsidR="005B311A" w:rsidRPr="005B311A" w:rsidRDefault="005B311A" w:rsidP="005B311A">
            <w:pPr>
              <w:jc w:val="center"/>
              <w:rPr>
                <w:rFonts w:ascii="Arial" w:hAnsi="Arial" w:cs="Arial"/>
              </w:rPr>
            </w:pPr>
            <w:r w:rsidRPr="005B311A">
              <w:rPr>
                <w:rFonts w:ascii="Arial" w:hAnsi="Arial" w:cs="Arial"/>
              </w:rPr>
              <w:t>367</w:t>
            </w:r>
          </w:p>
        </w:tc>
        <w:tc>
          <w:tcPr>
            <w:tcW w:w="6216" w:type="dxa"/>
            <w:noWrap/>
            <w:hideMark/>
          </w:tcPr>
          <w:p w14:paraId="784D67FE" w14:textId="77777777" w:rsidR="005B311A" w:rsidRPr="005B311A" w:rsidRDefault="005B311A">
            <w:pPr>
              <w:rPr>
                <w:rFonts w:ascii="Arial" w:hAnsi="Arial" w:cs="Arial"/>
              </w:rPr>
            </w:pPr>
            <w:r w:rsidRPr="005B311A">
              <w:rPr>
                <w:rFonts w:ascii="Arial" w:hAnsi="Arial" w:cs="Arial"/>
              </w:rPr>
              <w:t>Control and Valve Installers and Repairers, Except Mechanical Door</w:t>
            </w:r>
          </w:p>
        </w:tc>
        <w:tc>
          <w:tcPr>
            <w:tcW w:w="1615" w:type="dxa"/>
            <w:noWrap/>
            <w:vAlign w:val="center"/>
            <w:hideMark/>
          </w:tcPr>
          <w:p w14:paraId="4C9B6B84" w14:textId="77777777" w:rsidR="005B311A" w:rsidRPr="005B311A" w:rsidRDefault="005B311A" w:rsidP="005B311A">
            <w:pPr>
              <w:jc w:val="center"/>
              <w:rPr>
                <w:rFonts w:ascii="Arial" w:hAnsi="Arial" w:cs="Arial"/>
              </w:rPr>
            </w:pPr>
            <w:r w:rsidRPr="005B311A">
              <w:rPr>
                <w:rFonts w:ascii="Arial" w:hAnsi="Arial" w:cs="Arial"/>
              </w:rPr>
              <w:t>46.1%</w:t>
            </w:r>
          </w:p>
        </w:tc>
      </w:tr>
      <w:tr w:rsidR="005B311A" w:rsidRPr="005B311A" w14:paraId="30CC1CBA" w14:textId="77777777" w:rsidTr="005B311A">
        <w:trPr>
          <w:trHeight w:val="300"/>
        </w:trPr>
        <w:tc>
          <w:tcPr>
            <w:tcW w:w="803" w:type="dxa"/>
            <w:noWrap/>
            <w:vAlign w:val="center"/>
            <w:hideMark/>
          </w:tcPr>
          <w:p w14:paraId="078736B2" w14:textId="77777777" w:rsidR="005B311A" w:rsidRPr="005B311A" w:rsidRDefault="005B311A" w:rsidP="005B311A">
            <w:pPr>
              <w:jc w:val="center"/>
              <w:rPr>
                <w:rFonts w:ascii="Arial" w:hAnsi="Arial" w:cs="Arial"/>
              </w:rPr>
            </w:pPr>
            <w:r w:rsidRPr="005B311A">
              <w:rPr>
                <w:rFonts w:ascii="Arial" w:hAnsi="Arial" w:cs="Arial"/>
              </w:rPr>
              <w:t>368</w:t>
            </w:r>
          </w:p>
        </w:tc>
        <w:tc>
          <w:tcPr>
            <w:tcW w:w="6216" w:type="dxa"/>
            <w:noWrap/>
            <w:hideMark/>
          </w:tcPr>
          <w:p w14:paraId="694A0D93" w14:textId="77777777" w:rsidR="005B311A" w:rsidRPr="005B311A" w:rsidRDefault="005B311A">
            <w:pPr>
              <w:rPr>
                <w:rFonts w:ascii="Arial" w:hAnsi="Arial" w:cs="Arial"/>
              </w:rPr>
            </w:pPr>
            <w:r w:rsidRPr="005B311A">
              <w:rPr>
                <w:rFonts w:ascii="Arial" w:hAnsi="Arial" w:cs="Arial"/>
              </w:rPr>
              <w:t>Securities, Commodities, and Financial Services Sales Agents</w:t>
            </w:r>
          </w:p>
        </w:tc>
        <w:tc>
          <w:tcPr>
            <w:tcW w:w="1615" w:type="dxa"/>
            <w:noWrap/>
            <w:vAlign w:val="center"/>
            <w:hideMark/>
          </w:tcPr>
          <w:p w14:paraId="58F7AD9C" w14:textId="77777777" w:rsidR="005B311A" w:rsidRPr="005B311A" w:rsidRDefault="005B311A" w:rsidP="005B311A">
            <w:pPr>
              <w:jc w:val="center"/>
              <w:rPr>
                <w:rFonts w:ascii="Arial" w:hAnsi="Arial" w:cs="Arial"/>
              </w:rPr>
            </w:pPr>
            <w:r w:rsidRPr="005B311A">
              <w:rPr>
                <w:rFonts w:ascii="Arial" w:hAnsi="Arial" w:cs="Arial"/>
              </w:rPr>
              <w:t>46.0%</w:t>
            </w:r>
          </w:p>
        </w:tc>
      </w:tr>
      <w:tr w:rsidR="005B311A" w:rsidRPr="005B311A" w14:paraId="3BF16C09" w14:textId="77777777" w:rsidTr="005B311A">
        <w:trPr>
          <w:trHeight w:val="300"/>
        </w:trPr>
        <w:tc>
          <w:tcPr>
            <w:tcW w:w="803" w:type="dxa"/>
            <w:noWrap/>
            <w:vAlign w:val="center"/>
            <w:hideMark/>
          </w:tcPr>
          <w:p w14:paraId="2176EA5B" w14:textId="77777777" w:rsidR="005B311A" w:rsidRPr="005B311A" w:rsidRDefault="005B311A" w:rsidP="005B311A">
            <w:pPr>
              <w:jc w:val="center"/>
              <w:rPr>
                <w:rFonts w:ascii="Arial" w:hAnsi="Arial" w:cs="Arial"/>
              </w:rPr>
            </w:pPr>
            <w:r w:rsidRPr="005B311A">
              <w:rPr>
                <w:rFonts w:ascii="Arial" w:hAnsi="Arial" w:cs="Arial"/>
              </w:rPr>
              <w:t>369</w:t>
            </w:r>
          </w:p>
        </w:tc>
        <w:tc>
          <w:tcPr>
            <w:tcW w:w="6216" w:type="dxa"/>
            <w:noWrap/>
            <w:hideMark/>
          </w:tcPr>
          <w:p w14:paraId="6A097647" w14:textId="77777777" w:rsidR="005B311A" w:rsidRPr="005B311A" w:rsidRDefault="005B311A">
            <w:pPr>
              <w:rPr>
                <w:rFonts w:ascii="Arial" w:hAnsi="Arial" w:cs="Arial"/>
              </w:rPr>
            </w:pPr>
            <w:r w:rsidRPr="005B311A">
              <w:rPr>
                <w:rFonts w:ascii="Arial" w:hAnsi="Arial" w:cs="Arial"/>
              </w:rPr>
              <w:t>Railroad Conductors and Yardmasters</w:t>
            </w:r>
          </w:p>
        </w:tc>
        <w:tc>
          <w:tcPr>
            <w:tcW w:w="1615" w:type="dxa"/>
            <w:noWrap/>
            <w:vAlign w:val="center"/>
            <w:hideMark/>
          </w:tcPr>
          <w:p w14:paraId="080B7E1A" w14:textId="77777777" w:rsidR="005B311A" w:rsidRPr="005B311A" w:rsidRDefault="005B311A" w:rsidP="005B311A">
            <w:pPr>
              <w:jc w:val="center"/>
              <w:rPr>
                <w:rFonts w:ascii="Arial" w:hAnsi="Arial" w:cs="Arial"/>
              </w:rPr>
            </w:pPr>
            <w:r w:rsidRPr="005B311A">
              <w:rPr>
                <w:rFonts w:ascii="Arial" w:hAnsi="Arial" w:cs="Arial"/>
              </w:rPr>
              <w:t>45.9%</w:t>
            </w:r>
          </w:p>
        </w:tc>
      </w:tr>
      <w:tr w:rsidR="005B311A" w:rsidRPr="005B311A" w14:paraId="2906FAF2" w14:textId="77777777" w:rsidTr="005B311A">
        <w:trPr>
          <w:trHeight w:val="300"/>
        </w:trPr>
        <w:tc>
          <w:tcPr>
            <w:tcW w:w="803" w:type="dxa"/>
            <w:noWrap/>
            <w:vAlign w:val="center"/>
            <w:hideMark/>
          </w:tcPr>
          <w:p w14:paraId="37CA5EC6" w14:textId="77777777" w:rsidR="005B311A" w:rsidRPr="005B311A" w:rsidRDefault="005B311A" w:rsidP="005B311A">
            <w:pPr>
              <w:jc w:val="center"/>
              <w:rPr>
                <w:rFonts w:ascii="Arial" w:hAnsi="Arial" w:cs="Arial"/>
              </w:rPr>
            </w:pPr>
            <w:r w:rsidRPr="005B311A">
              <w:rPr>
                <w:rFonts w:ascii="Arial" w:hAnsi="Arial" w:cs="Arial"/>
              </w:rPr>
              <w:t>370</w:t>
            </w:r>
          </w:p>
        </w:tc>
        <w:tc>
          <w:tcPr>
            <w:tcW w:w="6216" w:type="dxa"/>
            <w:noWrap/>
            <w:hideMark/>
          </w:tcPr>
          <w:p w14:paraId="69A2B309" w14:textId="77777777" w:rsidR="005B311A" w:rsidRPr="005B311A" w:rsidRDefault="005B311A">
            <w:pPr>
              <w:rPr>
                <w:rFonts w:ascii="Arial" w:hAnsi="Arial" w:cs="Arial"/>
              </w:rPr>
            </w:pPr>
            <w:r w:rsidRPr="005B311A">
              <w:rPr>
                <w:rFonts w:ascii="Arial" w:hAnsi="Arial" w:cs="Arial"/>
              </w:rPr>
              <w:t>Painting, Coating, and Decorating Workers</w:t>
            </w:r>
          </w:p>
        </w:tc>
        <w:tc>
          <w:tcPr>
            <w:tcW w:w="1615" w:type="dxa"/>
            <w:noWrap/>
            <w:vAlign w:val="center"/>
            <w:hideMark/>
          </w:tcPr>
          <w:p w14:paraId="21BB49B2" w14:textId="77777777" w:rsidR="005B311A" w:rsidRPr="005B311A" w:rsidRDefault="005B311A" w:rsidP="005B311A">
            <w:pPr>
              <w:jc w:val="center"/>
              <w:rPr>
                <w:rFonts w:ascii="Arial" w:hAnsi="Arial" w:cs="Arial"/>
              </w:rPr>
            </w:pPr>
            <w:r w:rsidRPr="005B311A">
              <w:rPr>
                <w:rFonts w:ascii="Arial" w:hAnsi="Arial" w:cs="Arial"/>
              </w:rPr>
              <w:t>45.8%</w:t>
            </w:r>
          </w:p>
        </w:tc>
      </w:tr>
      <w:tr w:rsidR="005B311A" w:rsidRPr="005B311A" w14:paraId="047BAD78" w14:textId="77777777" w:rsidTr="005B311A">
        <w:trPr>
          <w:trHeight w:val="300"/>
        </w:trPr>
        <w:tc>
          <w:tcPr>
            <w:tcW w:w="803" w:type="dxa"/>
            <w:noWrap/>
            <w:vAlign w:val="center"/>
            <w:hideMark/>
          </w:tcPr>
          <w:p w14:paraId="0BD5E21F" w14:textId="77777777" w:rsidR="005B311A" w:rsidRPr="005B311A" w:rsidRDefault="005B311A" w:rsidP="005B311A">
            <w:pPr>
              <w:jc w:val="center"/>
              <w:rPr>
                <w:rFonts w:ascii="Arial" w:hAnsi="Arial" w:cs="Arial"/>
              </w:rPr>
            </w:pPr>
            <w:r w:rsidRPr="005B311A">
              <w:rPr>
                <w:rFonts w:ascii="Arial" w:hAnsi="Arial" w:cs="Arial"/>
              </w:rPr>
              <w:t>371</w:t>
            </w:r>
          </w:p>
        </w:tc>
        <w:tc>
          <w:tcPr>
            <w:tcW w:w="6216" w:type="dxa"/>
            <w:noWrap/>
            <w:hideMark/>
          </w:tcPr>
          <w:p w14:paraId="27506853" w14:textId="77777777" w:rsidR="005B311A" w:rsidRPr="005B311A" w:rsidRDefault="005B311A">
            <w:pPr>
              <w:rPr>
                <w:rFonts w:ascii="Arial" w:hAnsi="Arial" w:cs="Arial"/>
              </w:rPr>
            </w:pPr>
            <w:r w:rsidRPr="005B311A">
              <w:rPr>
                <w:rFonts w:ascii="Arial" w:hAnsi="Arial" w:cs="Arial"/>
              </w:rPr>
              <w:t>Boilermakers</w:t>
            </w:r>
          </w:p>
        </w:tc>
        <w:tc>
          <w:tcPr>
            <w:tcW w:w="1615" w:type="dxa"/>
            <w:noWrap/>
            <w:vAlign w:val="center"/>
            <w:hideMark/>
          </w:tcPr>
          <w:p w14:paraId="52BF004F" w14:textId="77777777" w:rsidR="005B311A" w:rsidRPr="005B311A" w:rsidRDefault="005B311A" w:rsidP="005B311A">
            <w:pPr>
              <w:jc w:val="center"/>
              <w:rPr>
                <w:rFonts w:ascii="Arial" w:hAnsi="Arial" w:cs="Arial"/>
              </w:rPr>
            </w:pPr>
            <w:r w:rsidRPr="005B311A">
              <w:rPr>
                <w:rFonts w:ascii="Arial" w:hAnsi="Arial" w:cs="Arial"/>
              </w:rPr>
              <w:t>45.8%</w:t>
            </w:r>
          </w:p>
        </w:tc>
      </w:tr>
      <w:tr w:rsidR="005B311A" w:rsidRPr="005B311A" w14:paraId="43D4774F" w14:textId="77777777" w:rsidTr="005B311A">
        <w:trPr>
          <w:trHeight w:val="300"/>
        </w:trPr>
        <w:tc>
          <w:tcPr>
            <w:tcW w:w="803" w:type="dxa"/>
            <w:noWrap/>
            <w:vAlign w:val="center"/>
            <w:hideMark/>
          </w:tcPr>
          <w:p w14:paraId="17BA951C" w14:textId="77777777" w:rsidR="005B311A" w:rsidRPr="005B311A" w:rsidRDefault="005B311A" w:rsidP="005B311A">
            <w:pPr>
              <w:jc w:val="center"/>
              <w:rPr>
                <w:rFonts w:ascii="Arial" w:hAnsi="Arial" w:cs="Arial"/>
              </w:rPr>
            </w:pPr>
            <w:r w:rsidRPr="005B311A">
              <w:rPr>
                <w:rFonts w:ascii="Arial" w:hAnsi="Arial" w:cs="Arial"/>
              </w:rPr>
              <w:t>372</w:t>
            </w:r>
          </w:p>
        </w:tc>
        <w:tc>
          <w:tcPr>
            <w:tcW w:w="6216" w:type="dxa"/>
            <w:noWrap/>
            <w:hideMark/>
          </w:tcPr>
          <w:p w14:paraId="6BF715B5" w14:textId="77777777" w:rsidR="005B311A" w:rsidRPr="005B311A" w:rsidRDefault="005B311A">
            <w:pPr>
              <w:rPr>
                <w:rFonts w:ascii="Arial" w:hAnsi="Arial" w:cs="Arial"/>
              </w:rPr>
            </w:pPr>
            <w:r w:rsidRPr="005B311A">
              <w:rPr>
                <w:rFonts w:ascii="Arial" w:hAnsi="Arial" w:cs="Arial"/>
              </w:rPr>
              <w:t>Computer, Automated Teller, and Office Machine Repairers</w:t>
            </w:r>
          </w:p>
        </w:tc>
        <w:tc>
          <w:tcPr>
            <w:tcW w:w="1615" w:type="dxa"/>
            <w:noWrap/>
            <w:vAlign w:val="center"/>
            <w:hideMark/>
          </w:tcPr>
          <w:p w14:paraId="0108A5FC" w14:textId="77777777" w:rsidR="005B311A" w:rsidRPr="005B311A" w:rsidRDefault="005B311A" w:rsidP="005B311A">
            <w:pPr>
              <w:jc w:val="center"/>
              <w:rPr>
                <w:rFonts w:ascii="Arial" w:hAnsi="Arial" w:cs="Arial"/>
              </w:rPr>
            </w:pPr>
            <w:r w:rsidRPr="005B311A">
              <w:rPr>
                <w:rFonts w:ascii="Arial" w:hAnsi="Arial" w:cs="Arial"/>
              </w:rPr>
              <w:t>45.6%</w:t>
            </w:r>
          </w:p>
        </w:tc>
      </w:tr>
      <w:tr w:rsidR="005B311A" w:rsidRPr="005B311A" w14:paraId="3A988E25" w14:textId="77777777" w:rsidTr="005B311A">
        <w:trPr>
          <w:trHeight w:val="300"/>
        </w:trPr>
        <w:tc>
          <w:tcPr>
            <w:tcW w:w="803" w:type="dxa"/>
            <w:noWrap/>
            <w:vAlign w:val="center"/>
            <w:hideMark/>
          </w:tcPr>
          <w:p w14:paraId="48F1E578" w14:textId="77777777" w:rsidR="005B311A" w:rsidRPr="005B311A" w:rsidRDefault="005B311A" w:rsidP="005B311A">
            <w:pPr>
              <w:jc w:val="center"/>
              <w:rPr>
                <w:rFonts w:ascii="Arial" w:hAnsi="Arial" w:cs="Arial"/>
              </w:rPr>
            </w:pPr>
            <w:r w:rsidRPr="005B311A">
              <w:rPr>
                <w:rFonts w:ascii="Arial" w:hAnsi="Arial" w:cs="Arial"/>
              </w:rPr>
              <w:t>373</w:t>
            </w:r>
          </w:p>
        </w:tc>
        <w:tc>
          <w:tcPr>
            <w:tcW w:w="6216" w:type="dxa"/>
            <w:noWrap/>
            <w:hideMark/>
          </w:tcPr>
          <w:p w14:paraId="02FD14C0" w14:textId="77777777" w:rsidR="005B311A" w:rsidRPr="005B311A" w:rsidRDefault="005B311A">
            <w:pPr>
              <w:rPr>
                <w:rFonts w:ascii="Arial" w:hAnsi="Arial" w:cs="Arial"/>
              </w:rPr>
            </w:pPr>
            <w:r w:rsidRPr="005B311A">
              <w:rPr>
                <w:rFonts w:ascii="Arial" w:hAnsi="Arial" w:cs="Arial"/>
              </w:rPr>
              <w:t>Manufactured Building and Mobile Home Installers</w:t>
            </w:r>
          </w:p>
        </w:tc>
        <w:tc>
          <w:tcPr>
            <w:tcW w:w="1615" w:type="dxa"/>
            <w:noWrap/>
            <w:vAlign w:val="center"/>
            <w:hideMark/>
          </w:tcPr>
          <w:p w14:paraId="4211A94C" w14:textId="77777777" w:rsidR="005B311A" w:rsidRPr="005B311A" w:rsidRDefault="005B311A" w:rsidP="005B311A">
            <w:pPr>
              <w:jc w:val="center"/>
              <w:rPr>
                <w:rFonts w:ascii="Arial" w:hAnsi="Arial" w:cs="Arial"/>
              </w:rPr>
            </w:pPr>
            <w:r w:rsidRPr="005B311A">
              <w:rPr>
                <w:rFonts w:ascii="Arial" w:hAnsi="Arial" w:cs="Arial"/>
              </w:rPr>
              <w:t>45.5%</w:t>
            </w:r>
          </w:p>
        </w:tc>
      </w:tr>
      <w:tr w:rsidR="005B311A" w:rsidRPr="005B311A" w14:paraId="206D64D7" w14:textId="77777777" w:rsidTr="005B311A">
        <w:trPr>
          <w:trHeight w:val="300"/>
        </w:trPr>
        <w:tc>
          <w:tcPr>
            <w:tcW w:w="803" w:type="dxa"/>
            <w:noWrap/>
            <w:vAlign w:val="center"/>
            <w:hideMark/>
          </w:tcPr>
          <w:p w14:paraId="09920181" w14:textId="77777777" w:rsidR="005B311A" w:rsidRPr="005B311A" w:rsidRDefault="005B311A" w:rsidP="005B311A">
            <w:pPr>
              <w:jc w:val="center"/>
              <w:rPr>
                <w:rFonts w:ascii="Arial" w:hAnsi="Arial" w:cs="Arial"/>
              </w:rPr>
            </w:pPr>
            <w:r w:rsidRPr="005B311A">
              <w:rPr>
                <w:rFonts w:ascii="Arial" w:hAnsi="Arial" w:cs="Arial"/>
              </w:rPr>
              <w:t>374</w:t>
            </w:r>
          </w:p>
        </w:tc>
        <w:tc>
          <w:tcPr>
            <w:tcW w:w="6216" w:type="dxa"/>
            <w:noWrap/>
            <w:hideMark/>
          </w:tcPr>
          <w:p w14:paraId="41506018" w14:textId="77777777" w:rsidR="005B311A" w:rsidRPr="005B311A" w:rsidRDefault="005B311A">
            <w:pPr>
              <w:rPr>
                <w:rFonts w:ascii="Arial" w:hAnsi="Arial" w:cs="Arial"/>
              </w:rPr>
            </w:pPr>
            <w:r w:rsidRPr="005B311A">
              <w:rPr>
                <w:rFonts w:ascii="Arial" w:hAnsi="Arial" w:cs="Arial"/>
              </w:rPr>
              <w:t>First-Line Supervisors of Fire Fighting and Prevention Workers</w:t>
            </w:r>
          </w:p>
        </w:tc>
        <w:tc>
          <w:tcPr>
            <w:tcW w:w="1615" w:type="dxa"/>
            <w:noWrap/>
            <w:vAlign w:val="center"/>
            <w:hideMark/>
          </w:tcPr>
          <w:p w14:paraId="43835555" w14:textId="77777777" w:rsidR="005B311A" w:rsidRPr="005B311A" w:rsidRDefault="005B311A" w:rsidP="005B311A">
            <w:pPr>
              <w:jc w:val="center"/>
              <w:rPr>
                <w:rFonts w:ascii="Arial" w:hAnsi="Arial" w:cs="Arial"/>
              </w:rPr>
            </w:pPr>
            <w:r w:rsidRPr="005B311A">
              <w:rPr>
                <w:rFonts w:ascii="Arial" w:hAnsi="Arial" w:cs="Arial"/>
              </w:rPr>
              <w:t>45.5%</w:t>
            </w:r>
          </w:p>
        </w:tc>
      </w:tr>
      <w:tr w:rsidR="005B311A" w:rsidRPr="005B311A" w14:paraId="318A12EE" w14:textId="77777777" w:rsidTr="005B311A">
        <w:trPr>
          <w:trHeight w:val="300"/>
        </w:trPr>
        <w:tc>
          <w:tcPr>
            <w:tcW w:w="803" w:type="dxa"/>
            <w:noWrap/>
            <w:vAlign w:val="center"/>
            <w:hideMark/>
          </w:tcPr>
          <w:p w14:paraId="1FC2401C" w14:textId="77777777" w:rsidR="005B311A" w:rsidRPr="005B311A" w:rsidRDefault="005B311A" w:rsidP="005B311A">
            <w:pPr>
              <w:jc w:val="center"/>
              <w:rPr>
                <w:rFonts w:ascii="Arial" w:hAnsi="Arial" w:cs="Arial"/>
              </w:rPr>
            </w:pPr>
            <w:r w:rsidRPr="005B311A">
              <w:rPr>
                <w:rFonts w:ascii="Arial" w:hAnsi="Arial" w:cs="Arial"/>
              </w:rPr>
              <w:t>375</w:t>
            </w:r>
          </w:p>
        </w:tc>
        <w:tc>
          <w:tcPr>
            <w:tcW w:w="6216" w:type="dxa"/>
            <w:noWrap/>
            <w:hideMark/>
          </w:tcPr>
          <w:p w14:paraId="7A2227E4" w14:textId="77777777" w:rsidR="005B311A" w:rsidRPr="005B311A" w:rsidRDefault="005B311A">
            <w:pPr>
              <w:rPr>
                <w:rFonts w:ascii="Arial" w:hAnsi="Arial" w:cs="Arial"/>
              </w:rPr>
            </w:pPr>
            <w:r w:rsidRPr="005B311A">
              <w:rPr>
                <w:rFonts w:ascii="Arial" w:hAnsi="Arial" w:cs="Arial"/>
              </w:rPr>
              <w:t>Pipelayers</w:t>
            </w:r>
          </w:p>
        </w:tc>
        <w:tc>
          <w:tcPr>
            <w:tcW w:w="1615" w:type="dxa"/>
            <w:noWrap/>
            <w:vAlign w:val="center"/>
            <w:hideMark/>
          </w:tcPr>
          <w:p w14:paraId="0B615F1A" w14:textId="77777777" w:rsidR="005B311A" w:rsidRPr="005B311A" w:rsidRDefault="005B311A" w:rsidP="005B311A">
            <w:pPr>
              <w:jc w:val="center"/>
              <w:rPr>
                <w:rFonts w:ascii="Arial" w:hAnsi="Arial" w:cs="Arial"/>
              </w:rPr>
            </w:pPr>
            <w:r w:rsidRPr="005B311A">
              <w:rPr>
                <w:rFonts w:ascii="Arial" w:hAnsi="Arial" w:cs="Arial"/>
              </w:rPr>
              <w:t>45.4%</w:t>
            </w:r>
          </w:p>
        </w:tc>
      </w:tr>
      <w:tr w:rsidR="005B311A" w:rsidRPr="005B311A" w14:paraId="1B6C1A18" w14:textId="77777777" w:rsidTr="005B311A">
        <w:trPr>
          <w:trHeight w:val="300"/>
        </w:trPr>
        <w:tc>
          <w:tcPr>
            <w:tcW w:w="803" w:type="dxa"/>
            <w:noWrap/>
            <w:vAlign w:val="center"/>
            <w:hideMark/>
          </w:tcPr>
          <w:p w14:paraId="19050DEE" w14:textId="77777777" w:rsidR="005B311A" w:rsidRPr="005B311A" w:rsidRDefault="005B311A" w:rsidP="005B311A">
            <w:pPr>
              <w:jc w:val="center"/>
              <w:rPr>
                <w:rFonts w:ascii="Arial" w:hAnsi="Arial" w:cs="Arial"/>
              </w:rPr>
            </w:pPr>
            <w:r w:rsidRPr="005B311A">
              <w:rPr>
                <w:rFonts w:ascii="Arial" w:hAnsi="Arial" w:cs="Arial"/>
              </w:rPr>
              <w:t>376</w:t>
            </w:r>
          </w:p>
        </w:tc>
        <w:tc>
          <w:tcPr>
            <w:tcW w:w="6216" w:type="dxa"/>
            <w:noWrap/>
            <w:hideMark/>
          </w:tcPr>
          <w:p w14:paraId="71F4124A" w14:textId="77777777" w:rsidR="005B311A" w:rsidRPr="005B311A" w:rsidRDefault="005B311A">
            <w:pPr>
              <w:rPr>
                <w:rFonts w:ascii="Arial" w:hAnsi="Arial" w:cs="Arial"/>
              </w:rPr>
            </w:pPr>
            <w:r w:rsidRPr="005B311A">
              <w:rPr>
                <w:rFonts w:ascii="Arial" w:hAnsi="Arial" w:cs="Arial"/>
              </w:rPr>
              <w:t>Electrical and Electronics Repairers, Commercial and Industrial Equipment</w:t>
            </w:r>
          </w:p>
        </w:tc>
        <w:tc>
          <w:tcPr>
            <w:tcW w:w="1615" w:type="dxa"/>
            <w:noWrap/>
            <w:vAlign w:val="center"/>
            <w:hideMark/>
          </w:tcPr>
          <w:p w14:paraId="3B6E8EE1" w14:textId="77777777" w:rsidR="005B311A" w:rsidRPr="005B311A" w:rsidRDefault="005B311A" w:rsidP="005B311A">
            <w:pPr>
              <w:jc w:val="center"/>
              <w:rPr>
                <w:rFonts w:ascii="Arial" w:hAnsi="Arial" w:cs="Arial"/>
              </w:rPr>
            </w:pPr>
            <w:r w:rsidRPr="005B311A">
              <w:rPr>
                <w:rFonts w:ascii="Arial" w:hAnsi="Arial" w:cs="Arial"/>
              </w:rPr>
              <w:t>45.4%</w:t>
            </w:r>
          </w:p>
        </w:tc>
      </w:tr>
      <w:tr w:rsidR="005B311A" w:rsidRPr="005B311A" w14:paraId="7AF5BC1A" w14:textId="77777777" w:rsidTr="005B311A">
        <w:trPr>
          <w:trHeight w:val="300"/>
        </w:trPr>
        <w:tc>
          <w:tcPr>
            <w:tcW w:w="803" w:type="dxa"/>
            <w:noWrap/>
            <w:vAlign w:val="center"/>
            <w:hideMark/>
          </w:tcPr>
          <w:p w14:paraId="1D31C1B8" w14:textId="77777777" w:rsidR="005B311A" w:rsidRPr="005B311A" w:rsidRDefault="005B311A" w:rsidP="005B311A">
            <w:pPr>
              <w:jc w:val="center"/>
              <w:rPr>
                <w:rFonts w:ascii="Arial" w:hAnsi="Arial" w:cs="Arial"/>
              </w:rPr>
            </w:pPr>
            <w:r w:rsidRPr="005B311A">
              <w:rPr>
                <w:rFonts w:ascii="Arial" w:hAnsi="Arial" w:cs="Arial"/>
              </w:rPr>
              <w:t>377</w:t>
            </w:r>
          </w:p>
        </w:tc>
        <w:tc>
          <w:tcPr>
            <w:tcW w:w="6216" w:type="dxa"/>
            <w:noWrap/>
            <w:hideMark/>
          </w:tcPr>
          <w:p w14:paraId="18E16FC3" w14:textId="77777777" w:rsidR="005B311A" w:rsidRPr="005B311A" w:rsidRDefault="005B311A">
            <w:pPr>
              <w:rPr>
                <w:rFonts w:ascii="Arial" w:hAnsi="Arial" w:cs="Arial"/>
              </w:rPr>
            </w:pPr>
            <w:r w:rsidRPr="005B311A">
              <w:rPr>
                <w:rFonts w:ascii="Arial" w:hAnsi="Arial" w:cs="Arial"/>
              </w:rPr>
              <w:t>Bill and Account Collectors</w:t>
            </w:r>
          </w:p>
        </w:tc>
        <w:tc>
          <w:tcPr>
            <w:tcW w:w="1615" w:type="dxa"/>
            <w:noWrap/>
            <w:vAlign w:val="center"/>
            <w:hideMark/>
          </w:tcPr>
          <w:p w14:paraId="1B893CFF" w14:textId="77777777" w:rsidR="005B311A" w:rsidRPr="005B311A" w:rsidRDefault="005B311A" w:rsidP="005B311A">
            <w:pPr>
              <w:jc w:val="center"/>
              <w:rPr>
                <w:rFonts w:ascii="Arial" w:hAnsi="Arial" w:cs="Arial"/>
              </w:rPr>
            </w:pPr>
            <w:r w:rsidRPr="005B311A">
              <w:rPr>
                <w:rFonts w:ascii="Arial" w:hAnsi="Arial" w:cs="Arial"/>
              </w:rPr>
              <w:t>45.3%</w:t>
            </w:r>
          </w:p>
        </w:tc>
      </w:tr>
      <w:tr w:rsidR="005B311A" w:rsidRPr="005B311A" w14:paraId="5823C8AC" w14:textId="77777777" w:rsidTr="005B311A">
        <w:trPr>
          <w:trHeight w:val="300"/>
        </w:trPr>
        <w:tc>
          <w:tcPr>
            <w:tcW w:w="803" w:type="dxa"/>
            <w:noWrap/>
            <w:vAlign w:val="center"/>
            <w:hideMark/>
          </w:tcPr>
          <w:p w14:paraId="403E3DDC" w14:textId="77777777" w:rsidR="005B311A" w:rsidRPr="005B311A" w:rsidRDefault="005B311A" w:rsidP="005B311A">
            <w:pPr>
              <w:jc w:val="center"/>
              <w:rPr>
                <w:rFonts w:ascii="Arial" w:hAnsi="Arial" w:cs="Arial"/>
              </w:rPr>
            </w:pPr>
            <w:r w:rsidRPr="005B311A">
              <w:rPr>
                <w:rFonts w:ascii="Arial" w:hAnsi="Arial" w:cs="Arial"/>
              </w:rPr>
              <w:t>378</w:t>
            </w:r>
          </w:p>
        </w:tc>
        <w:tc>
          <w:tcPr>
            <w:tcW w:w="6216" w:type="dxa"/>
            <w:noWrap/>
            <w:hideMark/>
          </w:tcPr>
          <w:p w14:paraId="2ED80A0C" w14:textId="77777777" w:rsidR="005B311A" w:rsidRPr="005B311A" w:rsidRDefault="005B311A">
            <w:pPr>
              <w:rPr>
                <w:rFonts w:ascii="Arial" w:hAnsi="Arial" w:cs="Arial"/>
              </w:rPr>
            </w:pPr>
            <w:r w:rsidRPr="005B311A">
              <w:rPr>
                <w:rFonts w:ascii="Arial" w:hAnsi="Arial" w:cs="Arial"/>
              </w:rPr>
              <w:t>Cardiovascular Technologists and Technicians</w:t>
            </w:r>
          </w:p>
        </w:tc>
        <w:tc>
          <w:tcPr>
            <w:tcW w:w="1615" w:type="dxa"/>
            <w:noWrap/>
            <w:vAlign w:val="center"/>
            <w:hideMark/>
          </w:tcPr>
          <w:p w14:paraId="31064221" w14:textId="77777777" w:rsidR="005B311A" w:rsidRPr="005B311A" w:rsidRDefault="005B311A" w:rsidP="005B311A">
            <w:pPr>
              <w:jc w:val="center"/>
              <w:rPr>
                <w:rFonts w:ascii="Arial" w:hAnsi="Arial" w:cs="Arial"/>
              </w:rPr>
            </w:pPr>
            <w:r w:rsidRPr="005B311A">
              <w:rPr>
                <w:rFonts w:ascii="Arial" w:hAnsi="Arial" w:cs="Arial"/>
              </w:rPr>
              <w:t>45.3%</w:t>
            </w:r>
          </w:p>
        </w:tc>
      </w:tr>
      <w:tr w:rsidR="005B311A" w:rsidRPr="005B311A" w14:paraId="7A83F4AA" w14:textId="77777777" w:rsidTr="005B311A">
        <w:trPr>
          <w:trHeight w:val="300"/>
        </w:trPr>
        <w:tc>
          <w:tcPr>
            <w:tcW w:w="803" w:type="dxa"/>
            <w:noWrap/>
            <w:vAlign w:val="center"/>
            <w:hideMark/>
          </w:tcPr>
          <w:p w14:paraId="6FD662C5" w14:textId="77777777" w:rsidR="005B311A" w:rsidRPr="005B311A" w:rsidRDefault="005B311A" w:rsidP="005B311A">
            <w:pPr>
              <w:jc w:val="center"/>
              <w:rPr>
                <w:rFonts w:ascii="Arial" w:hAnsi="Arial" w:cs="Arial"/>
              </w:rPr>
            </w:pPr>
            <w:r w:rsidRPr="005B311A">
              <w:rPr>
                <w:rFonts w:ascii="Arial" w:hAnsi="Arial" w:cs="Arial"/>
              </w:rPr>
              <w:t>379</w:t>
            </w:r>
          </w:p>
        </w:tc>
        <w:tc>
          <w:tcPr>
            <w:tcW w:w="6216" w:type="dxa"/>
            <w:noWrap/>
            <w:hideMark/>
          </w:tcPr>
          <w:p w14:paraId="0E981C2D" w14:textId="77777777" w:rsidR="005B311A" w:rsidRPr="005B311A" w:rsidRDefault="005B311A">
            <w:pPr>
              <w:rPr>
                <w:rFonts w:ascii="Arial" w:hAnsi="Arial" w:cs="Arial"/>
              </w:rPr>
            </w:pPr>
            <w:r w:rsidRPr="005B311A">
              <w:rPr>
                <w:rFonts w:ascii="Arial" w:hAnsi="Arial" w:cs="Arial"/>
              </w:rPr>
              <w:t>Tour Guides and Escorts</w:t>
            </w:r>
          </w:p>
        </w:tc>
        <w:tc>
          <w:tcPr>
            <w:tcW w:w="1615" w:type="dxa"/>
            <w:noWrap/>
            <w:vAlign w:val="center"/>
            <w:hideMark/>
          </w:tcPr>
          <w:p w14:paraId="7C7DA084" w14:textId="77777777" w:rsidR="005B311A" w:rsidRPr="005B311A" w:rsidRDefault="005B311A" w:rsidP="005B311A">
            <w:pPr>
              <w:jc w:val="center"/>
              <w:rPr>
                <w:rFonts w:ascii="Arial" w:hAnsi="Arial" w:cs="Arial"/>
              </w:rPr>
            </w:pPr>
            <w:r w:rsidRPr="005B311A">
              <w:rPr>
                <w:rFonts w:ascii="Arial" w:hAnsi="Arial" w:cs="Arial"/>
              </w:rPr>
              <w:t>45.2%</w:t>
            </w:r>
          </w:p>
        </w:tc>
      </w:tr>
      <w:tr w:rsidR="005B311A" w:rsidRPr="005B311A" w14:paraId="59387845" w14:textId="77777777" w:rsidTr="005B311A">
        <w:trPr>
          <w:trHeight w:val="300"/>
        </w:trPr>
        <w:tc>
          <w:tcPr>
            <w:tcW w:w="803" w:type="dxa"/>
            <w:noWrap/>
            <w:vAlign w:val="center"/>
            <w:hideMark/>
          </w:tcPr>
          <w:p w14:paraId="334E22C2" w14:textId="77777777" w:rsidR="005B311A" w:rsidRPr="005B311A" w:rsidRDefault="005B311A" w:rsidP="005B311A">
            <w:pPr>
              <w:jc w:val="center"/>
              <w:rPr>
                <w:rFonts w:ascii="Arial" w:hAnsi="Arial" w:cs="Arial"/>
              </w:rPr>
            </w:pPr>
            <w:r w:rsidRPr="005B311A">
              <w:rPr>
                <w:rFonts w:ascii="Arial" w:hAnsi="Arial" w:cs="Arial"/>
              </w:rPr>
              <w:t>380</w:t>
            </w:r>
          </w:p>
        </w:tc>
        <w:tc>
          <w:tcPr>
            <w:tcW w:w="6216" w:type="dxa"/>
            <w:noWrap/>
            <w:hideMark/>
          </w:tcPr>
          <w:p w14:paraId="57982FD6" w14:textId="77777777" w:rsidR="005B311A" w:rsidRPr="005B311A" w:rsidRDefault="005B311A">
            <w:pPr>
              <w:rPr>
                <w:rFonts w:ascii="Arial" w:hAnsi="Arial" w:cs="Arial"/>
              </w:rPr>
            </w:pPr>
            <w:r w:rsidRPr="005B311A">
              <w:rPr>
                <w:rFonts w:ascii="Arial" w:hAnsi="Arial" w:cs="Arial"/>
              </w:rPr>
              <w:t>Medical and Clinical Laboratory Technologists</w:t>
            </w:r>
          </w:p>
        </w:tc>
        <w:tc>
          <w:tcPr>
            <w:tcW w:w="1615" w:type="dxa"/>
            <w:noWrap/>
            <w:vAlign w:val="center"/>
            <w:hideMark/>
          </w:tcPr>
          <w:p w14:paraId="047009E6" w14:textId="77777777" w:rsidR="005B311A" w:rsidRPr="005B311A" w:rsidRDefault="005B311A" w:rsidP="005B311A">
            <w:pPr>
              <w:jc w:val="center"/>
              <w:rPr>
                <w:rFonts w:ascii="Arial" w:hAnsi="Arial" w:cs="Arial"/>
              </w:rPr>
            </w:pPr>
            <w:r w:rsidRPr="005B311A">
              <w:rPr>
                <w:rFonts w:ascii="Arial" w:hAnsi="Arial" w:cs="Arial"/>
              </w:rPr>
              <w:t>45.1%</w:t>
            </w:r>
          </w:p>
        </w:tc>
      </w:tr>
      <w:tr w:rsidR="005B311A" w:rsidRPr="005B311A" w14:paraId="4A9787D1" w14:textId="77777777" w:rsidTr="005B311A">
        <w:trPr>
          <w:trHeight w:val="300"/>
        </w:trPr>
        <w:tc>
          <w:tcPr>
            <w:tcW w:w="803" w:type="dxa"/>
            <w:noWrap/>
            <w:vAlign w:val="center"/>
            <w:hideMark/>
          </w:tcPr>
          <w:p w14:paraId="666AE65A" w14:textId="77777777" w:rsidR="005B311A" w:rsidRPr="005B311A" w:rsidRDefault="005B311A" w:rsidP="005B311A">
            <w:pPr>
              <w:jc w:val="center"/>
              <w:rPr>
                <w:rFonts w:ascii="Arial" w:hAnsi="Arial" w:cs="Arial"/>
              </w:rPr>
            </w:pPr>
            <w:r w:rsidRPr="005B311A">
              <w:rPr>
                <w:rFonts w:ascii="Arial" w:hAnsi="Arial" w:cs="Arial"/>
              </w:rPr>
              <w:t>381</w:t>
            </w:r>
          </w:p>
        </w:tc>
        <w:tc>
          <w:tcPr>
            <w:tcW w:w="6216" w:type="dxa"/>
            <w:noWrap/>
            <w:hideMark/>
          </w:tcPr>
          <w:p w14:paraId="2E13EB21" w14:textId="77777777" w:rsidR="005B311A" w:rsidRPr="005B311A" w:rsidRDefault="005B311A">
            <w:pPr>
              <w:rPr>
                <w:rFonts w:ascii="Arial" w:hAnsi="Arial" w:cs="Arial"/>
              </w:rPr>
            </w:pPr>
            <w:r w:rsidRPr="005B311A">
              <w:rPr>
                <w:rFonts w:ascii="Arial" w:hAnsi="Arial" w:cs="Arial"/>
              </w:rPr>
              <w:t>First-Line Supervisors of Personal Service Workers</w:t>
            </w:r>
          </w:p>
        </w:tc>
        <w:tc>
          <w:tcPr>
            <w:tcW w:w="1615" w:type="dxa"/>
            <w:noWrap/>
            <w:vAlign w:val="center"/>
            <w:hideMark/>
          </w:tcPr>
          <w:p w14:paraId="4D30220F" w14:textId="77777777" w:rsidR="005B311A" w:rsidRPr="005B311A" w:rsidRDefault="005B311A" w:rsidP="005B311A">
            <w:pPr>
              <w:jc w:val="center"/>
              <w:rPr>
                <w:rFonts w:ascii="Arial" w:hAnsi="Arial" w:cs="Arial"/>
              </w:rPr>
            </w:pPr>
            <w:r w:rsidRPr="005B311A">
              <w:rPr>
                <w:rFonts w:ascii="Arial" w:hAnsi="Arial" w:cs="Arial"/>
              </w:rPr>
              <w:t>45.1%</w:t>
            </w:r>
          </w:p>
        </w:tc>
      </w:tr>
      <w:tr w:rsidR="005B311A" w:rsidRPr="005B311A" w14:paraId="0BC2B738" w14:textId="77777777" w:rsidTr="005B311A">
        <w:trPr>
          <w:trHeight w:val="300"/>
        </w:trPr>
        <w:tc>
          <w:tcPr>
            <w:tcW w:w="803" w:type="dxa"/>
            <w:noWrap/>
            <w:vAlign w:val="center"/>
            <w:hideMark/>
          </w:tcPr>
          <w:p w14:paraId="32424C1F" w14:textId="77777777" w:rsidR="005B311A" w:rsidRPr="005B311A" w:rsidRDefault="005B311A" w:rsidP="005B311A">
            <w:pPr>
              <w:jc w:val="center"/>
              <w:rPr>
                <w:rFonts w:ascii="Arial" w:hAnsi="Arial" w:cs="Arial"/>
              </w:rPr>
            </w:pPr>
            <w:r w:rsidRPr="005B311A">
              <w:rPr>
                <w:rFonts w:ascii="Arial" w:hAnsi="Arial" w:cs="Arial"/>
              </w:rPr>
              <w:t>382</w:t>
            </w:r>
          </w:p>
        </w:tc>
        <w:tc>
          <w:tcPr>
            <w:tcW w:w="6216" w:type="dxa"/>
            <w:noWrap/>
            <w:hideMark/>
          </w:tcPr>
          <w:p w14:paraId="346F0A05" w14:textId="77777777" w:rsidR="005B311A" w:rsidRPr="005B311A" w:rsidRDefault="005B311A">
            <w:pPr>
              <w:rPr>
                <w:rFonts w:ascii="Arial" w:hAnsi="Arial" w:cs="Arial"/>
              </w:rPr>
            </w:pPr>
            <w:r w:rsidRPr="005B311A">
              <w:rPr>
                <w:rFonts w:ascii="Arial" w:hAnsi="Arial" w:cs="Arial"/>
              </w:rPr>
              <w:t>Audio-Visual and Multimedia Collections Specialists</w:t>
            </w:r>
          </w:p>
        </w:tc>
        <w:tc>
          <w:tcPr>
            <w:tcW w:w="1615" w:type="dxa"/>
            <w:noWrap/>
            <w:vAlign w:val="center"/>
            <w:hideMark/>
          </w:tcPr>
          <w:p w14:paraId="22E0239B" w14:textId="77777777" w:rsidR="005B311A" w:rsidRPr="005B311A" w:rsidRDefault="005B311A" w:rsidP="005B311A">
            <w:pPr>
              <w:jc w:val="center"/>
              <w:rPr>
                <w:rFonts w:ascii="Arial" w:hAnsi="Arial" w:cs="Arial"/>
              </w:rPr>
            </w:pPr>
            <w:r w:rsidRPr="005B311A">
              <w:rPr>
                <w:rFonts w:ascii="Arial" w:hAnsi="Arial" w:cs="Arial"/>
              </w:rPr>
              <w:t>44.9%</w:t>
            </w:r>
          </w:p>
        </w:tc>
      </w:tr>
      <w:tr w:rsidR="005B311A" w:rsidRPr="005B311A" w14:paraId="3EB8AA92" w14:textId="77777777" w:rsidTr="005B311A">
        <w:trPr>
          <w:trHeight w:val="300"/>
        </w:trPr>
        <w:tc>
          <w:tcPr>
            <w:tcW w:w="803" w:type="dxa"/>
            <w:noWrap/>
            <w:vAlign w:val="center"/>
            <w:hideMark/>
          </w:tcPr>
          <w:p w14:paraId="47FBA4E1" w14:textId="77777777" w:rsidR="005B311A" w:rsidRPr="005B311A" w:rsidRDefault="005B311A" w:rsidP="005B311A">
            <w:pPr>
              <w:jc w:val="center"/>
              <w:rPr>
                <w:rFonts w:ascii="Arial" w:hAnsi="Arial" w:cs="Arial"/>
              </w:rPr>
            </w:pPr>
            <w:r w:rsidRPr="005B311A">
              <w:rPr>
                <w:rFonts w:ascii="Arial" w:hAnsi="Arial" w:cs="Arial"/>
              </w:rPr>
              <w:t>383</w:t>
            </w:r>
          </w:p>
        </w:tc>
        <w:tc>
          <w:tcPr>
            <w:tcW w:w="6216" w:type="dxa"/>
            <w:noWrap/>
            <w:hideMark/>
          </w:tcPr>
          <w:p w14:paraId="1BF114CC" w14:textId="77777777" w:rsidR="005B311A" w:rsidRPr="005B311A" w:rsidRDefault="005B311A">
            <w:pPr>
              <w:rPr>
                <w:rFonts w:ascii="Arial" w:hAnsi="Arial" w:cs="Arial"/>
              </w:rPr>
            </w:pPr>
            <w:r w:rsidRPr="005B311A">
              <w:rPr>
                <w:rFonts w:ascii="Arial" w:hAnsi="Arial" w:cs="Arial"/>
              </w:rPr>
              <w:t>Transportation Workers, All Other</w:t>
            </w:r>
          </w:p>
        </w:tc>
        <w:tc>
          <w:tcPr>
            <w:tcW w:w="1615" w:type="dxa"/>
            <w:noWrap/>
            <w:vAlign w:val="center"/>
            <w:hideMark/>
          </w:tcPr>
          <w:p w14:paraId="0AB78D69" w14:textId="77777777" w:rsidR="005B311A" w:rsidRPr="005B311A" w:rsidRDefault="005B311A" w:rsidP="005B311A">
            <w:pPr>
              <w:jc w:val="center"/>
              <w:rPr>
                <w:rFonts w:ascii="Arial" w:hAnsi="Arial" w:cs="Arial"/>
              </w:rPr>
            </w:pPr>
            <w:r w:rsidRPr="005B311A">
              <w:rPr>
                <w:rFonts w:ascii="Arial" w:hAnsi="Arial" w:cs="Arial"/>
              </w:rPr>
              <w:t>44.8%</w:t>
            </w:r>
          </w:p>
        </w:tc>
      </w:tr>
      <w:tr w:rsidR="005B311A" w:rsidRPr="005B311A" w14:paraId="18A3D11A" w14:textId="77777777" w:rsidTr="005B311A">
        <w:trPr>
          <w:trHeight w:val="300"/>
        </w:trPr>
        <w:tc>
          <w:tcPr>
            <w:tcW w:w="803" w:type="dxa"/>
            <w:noWrap/>
            <w:vAlign w:val="center"/>
            <w:hideMark/>
          </w:tcPr>
          <w:p w14:paraId="4D746A12" w14:textId="77777777" w:rsidR="005B311A" w:rsidRPr="005B311A" w:rsidRDefault="005B311A" w:rsidP="005B311A">
            <w:pPr>
              <w:jc w:val="center"/>
              <w:rPr>
                <w:rFonts w:ascii="Arial" w:hAnsi="Arial" w:cs="Arial"/>
              </w:rPr>
            </w:pPr>
            <w:r w:rsidRPr="005B311A">
              <w:rPr>
                <w:rFonts w:ascii="Arial" w:hAnsi="Arial" w:cs="Arial"/>
              </w:rPr>
              <w:t>384</w:t>
            </w:r>
          </w:p>
        </w:tc>
        <w:tc>
          <w:tcPr>
            <w:tcW w:w="6216" w:type="dxa"/>
            <w:noWrap/>
            <w:hideMark/>
          </w:tcPr>
          <w:p w14:paraId="061615E0" w14:textId="77777777" w:rsidR="005B311A" w:rsidRPr="005B311A" w:rsidRDefault="005B311A">
            <w:pPr>
              <w:rPr>
                <w:rFonts w:ascii="Arial" w:hAnsi="Arial" w:cs="Arial"/>
              </w:rPr>
            </w:pPr>
            <w:r w:rsidRPr="005B311A">
              <w:rPr>
                <w:rFonts w:ascii="Arial" w:hAnsi="Arial" w:cs="Arial"/>
              </w:rPr>
              <w:t>Occupational Therapy Aides</w:t>
            </w:r>
          </w:p>
        </w:tc>
        <w:tc>
          <w:tcPr>
            <w:tcW w:w="1615" w:type="dxa"/>
            <w:noWrap/>
            <w:vAlign w:val="center"/>
            <w:hideMark/>
          </w:tcPr>
          <w:p w14:paraId="1851E3FB" w14:textId="77777777" w:rsidR="005B311A" w:rsidRPr="005B311A" w:rsidRDefault="005B311A" w:rsidP="005B311A">
            <w:pPr>
              <w:jc w:val="center"/>
              <w:rPr>
                <w:rFonts w:ascii="Arial" w:hAnsi="Arial" w:cs="Arial"/>
              </w:rPr>
            </w:pPr>
            <w:r w:rsidRPr="005B311A">
              <w:rPr>
                <w:rFonts w:ascii="Arial" w:hAnsi="Arial" w:cs="Arial"/>
              </w:rPr>
              <w:t>44.6%</w:t>
            </w:r>
          </w:p>
        </w:tc>
      </w:tr>
      <w:tr w:rsidR="005B311A" w:rsidRPr="005B311A" w14:paraId="08294F2B" w14:textId="77777777" w:rsidTr="005B311A">
        <w:trPr>
          <w:trHeight w:val="300"/>
        </w:trPr>
        <w:tc>
          <w:tcPr>
            <w:tcW w:w="803" w:type="dxa"/>
            <w:noWrap/>
            <w:vAlign w:val="center"/>
            <w:hideMark/>
          </w:tcPr>
          <w:p w14:paraId="5F999FC5" w14:textId="77777777" w:rsidR="005B311A" w:rsidRPr="005B311A" w:rsidRDefault="005B311A" w:rsidP="005B311A">
            <w:pPr>
              <w:jc w:val="center"/>
              <w:rPr>
                <w:rFonts w:ascii="Arial" w:hAnsi="Arial" w:cs="Arial"/>
              </w:rPr>
            </w:pPr>
            <w:r w:rsidRPr="005B311A">
              <w:rPr>
                <w:rFonts w:ascii="Arial" w:hAnsi="Arial" w:cs="Arial"/>
              </w:rPr>
              <w:t>385</w:t>
            </w:r>
          </w:p>
        </w:tc>
        <w:tc>
          <w:tcPr>
            <w:tcW w:w="6216" w:type="dxa"/>
            <w:noWrap/>
            <w:hideMark/>
          </w:tcPr>
          <w:p w14:paraId="239333CA" w14:textId="77777777" w:rsidR="005B311A" w:rsidRPr="005B311A" w:rsidRDefault="005B311A">
            <w:pPr>
              <w:rPr>
                <w:rFonts w:ascii="Arial" w:hAnsi="Arial" w:cs="Arial"/>
              </w:rPr>
            </w:pPr>
            <w:r w:rsidRPr="005B311A">
              <w:rPr>
                <w:rFonts w:ascii="Arial" w:hAnsi="Arial" w:cs="Arial"/>
              </w:rPr>
              <w:t>Radiation Therapists</w:t>
            </w:r>
          </w:p>
        </w:tc>
        <w:tc>
          <w:tcPr>
            <w:tcW w:w="1615" w:type="dxa"/>
            <w:noWrap/>
            <w:vAlign w:val="center"/>
            <w:hideMark/>
          </w:tcPr>
          <w:p w14:paraId="6136A373" w14:textId="77777777" w:rsidR="005B311A" w:rsidRPr="005B311A" w:rsidRDefault="005B311A" w:rsidP="005B311A">
            <w:pPr>
              <w:jc w:val="center"/>
              <w:rPr>
                <w:rFonts w:ascii="Arial" w:hAnsi="Arial" w:cs="Arial"/>
              </w:rPr>
            </w:pPr>
            <w:r w:rsidRPr="005B311A">
              <w:rPr>
                <w:rFonts w:ascii="Arial" w:hAnsi="Arial" w:cs="Arial"/>
              </w:rPr>
              <w:t>44.3%</w:t>
            </w:r>
          </w:p>
        </w:tc>
      </w:tr>
      <w:tr w:rsidR="005B311A" w:rsidRPr="005B311A" w14:paraId="7BFC083C" w14:textId="77777777" w:rsidTr="005B311A">
        <w:trPr>
          <w:trHeight w:val="300"/>
        </w:trPr>
        <w:tc>
          <w:tcPr>
            <w:tcW w:w="803" w:type="dxa"/>
            <w:noWrap/>
            <w:vAlign w:val="center"/>
            <w:hideMark/>
          </w:tcPr>
          <w:p w14:paraId="33CED6AD" w14:textId="77777777" w:rsidR="005B311A" w:rsidRPr="005B311A" w:rsidRDefault="005B311A" w:rsidP="005B311A">
            <w:pPr>
              <w:jc w:val="center"/>
              <w:rPr>
                <w:rFonts w:ascii="Arial" w:hAnsi="Arial" w:cs="Arial"/>
              </w:rPr>
            </w:pPr>
            <w:r w:rsidRPr="005B311A">
              <w:rPr>
                <w:rFonts w:ascii="Arial" w:hAnsi="Arial" w:cs="Arial"/>
              </w:rPr>
              <w:t>386</w:t>
            </w:r>
          </w:p>
        </w:tc>
        <w:tc>
          <w:tcPr>
            <w:tcW w:w="6216" w:type="dxa"/>
            <w:noWrap/>
            <w:hideMark/>
          </w:tcPr>
          <w:p w14:paraId="210E6B37" w14:textId="77777777" w:rsidR="005B311A" w:rsidRPr="005B311A" w:rsidRDefault="005B311A">
            <w:pPr>
              <w:rPr>
                <w:rFonts w:ascii="Arial" w:hAnsi="Arial" w:cs="Arial"/>
              </w:rPr>
            </w:pPr>
            <w:r w:rsidRPr="005B311A">
              <w:rPr>
                <w:rFonts w:ascii="Arial" w:hAnsi="Arial" w:cs="Arial"/>
              </w:rPr>
              <w:t>Nursing Assistants</w:t>
            </w:r>
          </w:p>
        </w:tc>
        <w:tc>
          <w:tcPr>
            <w:tcW w:w="1615" w:type="dxa"/>
            <w:noWrap/>
            <w:vAlign w:val="center"/>
            <w:hideMark/>
          </w:tcPr>
          <w:p w14:paraId="4133D195" w14:textId="77777777" w:rsidR="005B311A" w:rsidRPr="005B311A" w:rsidRDefault="005B311A" w:rsidP="005B311A">
            <w:pPr>
              <w:jc w:val="center"/>
              <w:rPr>
                <w:rFonts w:ascii="Arial" w:hAnsi="Arial" w:cs="Arial"/>
              </w:rPr>
            </w:pPr>
            <w:r w:rsidRPr="005B311A">
              <w:rPr>
                <w:rFonts w:ascii="Arial" w:hAnsi="Arial" w:cs="Arial"/>
              </w:rPr>
              <w:t>44.2%</w:t>
            </w:r>
          </w:p>
        </w:tc>
      </w:tr>
      <w:tr w:rsidR="005B311A" w:rsidRPr="005B311A" w14:paraId="69EDC8EA" w14:textId="77777777" w:rsidTr="005B311A">
        <w:trPr>
          <w:trHeight w:val="300"/>
        </w:trPr>
        <w:tc>
          <w:tcPr>
            <w:tcW w:w="803" w:type="dxa"/>
            <w:noWrap/>
            <w:vAlign w:val="center"/>
            <w:hideMark/>
          </w:tcPr>
          <w:p w14:paraId="0ED4CE1A" w14:textId="77777777" w:rsidR="005B311A" w:rsidRPr="005B311A" w:rsidRDefault="005B311A" w:rsidP="005B311A">
            <w:pPr>
              <w:jc w:val="center"/>
              <w:rPr>
                <w:rFonts w:ascii="Arial" w:hAnsi="Arial" w:cs="Arial"/>
              </w:rPr>
            </w:pPr>
            <w:r w:rsidRPr="005B311A">
              <w:rPr>
                <w:rFonts w:ascii="Arial" w:hAnsi="Arial" w:cs="Arial"/>
              </w:rPr>
              <w:t>387</w:t>
            </w:r>
          </w:p>
        </w:tc>
        <w:tc>
          <w:tcPr>
            <w:tcW w:w="6216" w:type="dxa"/>
            <w:noWrap/>
            <w:hideMark/>
          </w:tcPr>
          <w:p w14:paraId="14F368EE" w14:textId="77777777" w:rsidR="005B311A" w:rsidRPr="005B311A" w:rsidRDefault="005B311A">
            <w:pPr>
              <w:rPr>
                <w:rFonts w:ascii="Arial" w:hAnsi="Arial" w:cs="Arial"/>
              </w:rPr>
            </w:pPr>
            <w:r w:rsidRPr="005B311A">
              <w:rPr>
                <w:rFonts w:ascii="Arial" w:hAnsi="Arial" w:cs="Arial"/>
              </w:rPr>
              <w:t>Dietitians and Nutritionists</w:t>
            </w:r>
          </w:p>
        </w:tc>
        <w:tc>
          <w:tcPr>
            <w:tcW w:w="1615" w:type="dxa"/>
            <w:noWrap/>
            <w:vAlign w:val="center"/>
            <w:hideMark/>
          </w:tcPr>
          <w:p w14:paraId="590D2FC0" w14:textId="77777777" w:rsidR="005B311A" w:rsidRPr="005B311A" w:rsidRDefault="005B311A" w:rsidP="005B311A">
            <w:pPr>
              <w:jc w:val="center"/>
              <w:rPr>
                <w:rFonts w:ascii="Arial" w:hAnsi="Arial" w:cs="Arial"/>
              </w:rPr>
            </w:pPr>
            <w:r w:rsidRPr="005B311A">
              <w:rPr>
                <w:rFonts w:ascii="Arial" w:hAnsi="Arial" w:cs="Arial"/>
              </w:rPr>
              <w:t>44.2%</w:t>
            </w:r>
          </w:p>
        </w:tc>
      </w:tr>
      <w:tr w:rsidR="005B311A" w:rsidRPr="005B311A" w14:paraId="3BD890F0" w14:textId="77777777" w:rsidTr="005B311A">
        <w:trPr>
          <w:trHeight w:val="300"/>
        </w:trPr>
        <w:tc>
          <w:tcPr>
            <w:tcW w:w="803" w:type="dxa"/>
            <w:noWrap/>
            <w:vAlign w:val="center"/>
            <w:hideMark/>
          </w:tcPr>
          <w:p w14:paraId="6241B5FD" w14:textId="77777777" w:rsidR="005B311A" w:rsidRPr="005B311A" w:rsidRDefault="005B311A" w:rsidP="005B311A">
            <w:pPr>
              <w:jc w:val="center"/>
              <w:rPr>
                <w:rFonts w:ascii="Arial" w:hAnsi="Arial" w:cs="Arial"/>
              </w:rPr>
            </w:pPr>
            <w:r w:rsidRPr="005B311A">
              <w:rPr>
                <w:rFonts w:ascii="Arial" w:hAnsi="Arial" w:cs="Arial"/>
              </w:rPr>
              <w:t>388</w:t>
            </w:r>
          </w:p>
        </w:tc>
        <w:tc>
          <w:tcPr>
            <w:tcW w:w="6216" w:type="dxa"/>
            <w:noWrap/>
            <w:hideMark/>
          </w:tcPr>
          <w:p w14:paraId="0DEF83DA" w14:textId="77777777" w:rsidR="005B311A" w:rsidRPr="005B311A" w:rsidRDefault="005B311A">
            <w:pPr>
              <w:rPr>
                <w:rFonts w:ascii="Arial" w:hAnsi="Arial" w:cs="Arial"/>
              </w:rPr>
            </w:pPr>
            <w:r w:rsidRPr="005B311A">
              <w:rPr>
                <w:rFonts w:ascii="Arial" w:hAnsi="Arial" w:cs="Arial"/>
              </w:rPr>
              <w:t>First-Line Supervisors of Transportation and Material-Moving Machine and Vehicle Operators</w:t>
            </w:r>
          </w:p>
        </w:tc>
        <w:tc>
          <w:tcPr>
            <w:tcW w:w="1615" w:type="dxa"/>
            <w:noWrap/>
            <w:vAlign w:val="center"/>
            <w:hideMark/>
          </w:tcPr>
          <w:p w14:paraId="38A20CF9" w14:textId="77777777" w:rsidR="005B311A" w:rsidRPr="005B311A" w:rsidRDefault="005B311A" w:rsidP="005B311A">
            <w:pPr>
              <w:jc w:val="center"/>
              <w:rPr>
                <w:rFonts w:ascii="Arial" w:hAnsi="Arial" w:cs="Arial"/>
              </w:rPr>
            </w:pPr>
            <w:r w:rsidRPr="005B311A">
              <w:rPr>
                <w:rFonts w:ascii="Arial" w:hAnsi="Arial" w:cs="Arial"/>
              </w:rPr>
              <w:t>43.9%</w:t>
            </w:r>
          </w:p>
        </w:tc>
      </w:tr>
      <w:tr w:rsidR="005B311A" w:rsidRPr="005B311A" w14:paraId="56DCDD03" w14:textId="77777777" w:rsidTr="005B311A">
        <w:trPr>
          <w:trHeight w:val="300"/>
        </w:trPr>
        <w:tc>
          <w:tcPr>
            <w:tcW w:w="803" w:type="dxa"/>
            <w:noWrap/>
            <w:vAlign w:val="center"/>
            <w:hideMark/>
          </w:tcPr>
          <w:p w14:paraId="7E3D10EA" w14:textId="77777777" w:rsidR="005B311A" w:rsidRPr="005B311A" w:rsidRDefault="005B311A" w:rsidP="005B311A">
            <w:pPr>
              <w:jc w:val="center"/>
              <w:rPr>
                <w:rFonts w:ascii="Arial" w:hAnsi="Arial" w:cs="Arial"/>
              </w:rPr>
            </w:pPr>
            <w:r w:rsidRPr="005B311A">
              <w:rPr>
                <w:rFonts w:ascii="Arial" w:hAnsi="Arial" w:cs="Arial"/>
              </w:rPr>
              <w:t>389</w:t>
            </w:r>
          </w:p>
        </w:tc>
        <w:tc>
          <w:tcPr>
            <w:tcW w:w="6216" w:type="dxa"/>
            <w:noWrap/>
            <w:hideMark/>
          </w:tcPr>
          <w:p w14:paraId="07BED706" w14:textId="77777777" w:rsidR="005B311A" w:rsidRPr="005B311A" w:rsidRDefault="005B311A">
            <w:pPr>
              <w:rPr>
                <w:rFonts w:ascii="Arial" w:hAnsi="Arial" w:cs="Arial"/>
              </w:rPr>
            </w:pPr>
            <w:r w:rsidRPr="005B311A">
              <w:rPr>
                <w:rFonts w:ascii="Arial" w:hAnsi="Arial" w:cs="Arial"/>
              </w:rPr>
              <w:t>First-Line Supervisors of Correctional Officers</w:t>
            </w:r>
          </w:p>
        </w:tc>
        <w:tc>
          <w:tcPr>
            <w:tcW w:w="1615" w:type="dxa"/>
            <w:noWrap/>
            <w:vAlign w:val="center"/>
            <w:hideMark/>
          </w:tcPr>
          <w:p w14:paraId="3F4BB7F4" w14:textId="77777777" w:rsidR="005B311A" w:rsidRPr="005B311A" w:rsidRDefault="005B311A" w:rsidP="005B311A">
            <w:pPr>
              <w:jc w:val="center"/>
              <w:rPr>
                <w:rFonts w:ascii="Arial" w:hAnsi="Arial" w:cs="Arial"/>
              </w:rPr>
            </w:pPr>
            <w:r w:rsidRPr="005B311A">
              <w:rPr>
                <w:rFonts w:ascii="Arial" w:hAnsi="Arial" w:cs="Arial"/>
              </w:rPr>
              <w:t>43.8%</w:t>
            </w:r>
          </w:p>
        </w:tc>
      </w:tr>
      <w:tr w:rsidR="005B311A" w:rsidRPr="005B311A" w14:paraId="72E1146B" w14:textId="77777777" w:rsidTr="005B311A">
        <w:trPr>
          <w:trHeight w:val="300"/>
        </w:trPr>
        <w:tc>
          <w:tcPr>
            <w:tcW w:w="803" w:type="dxa"/>
            <w:noWrap/>
            <w:vAlign w:val="center"/>
            <w:hideMark/>
          </w:tcPr>
          <w:p w14:paraId="72179FF7" w14:textId="77777777" w:rsidR="005B311A" w:rsidRPr="005B311A" w:rsidRDefault="005B311A" w:rsidP="005B311A">
            <w:pPr>
              <w:jc w:val="center"/>
              <w:rPr>
                <w:rFonts w:ascii="Arial" w:hAnsi="Arial" w:cs="Arial"/>
              </w:rPr>
            </w:pPr>
            <w:r w:rsidRPr="005B311A">
              <w:rPr>
                <w:rFonts w:ascii="Arial" w:hAnsi="Arial" w:cs="Arial"/>
              </w:rPr>
              <w:t>390</w:t>
            </w:r>
          </w:p>
        </w:tc>
        <w:tc>
          <w:tcPr>
            <w:tcW w:w="6216" w:type="dxa"/>
            <w:noWrap/>
            <w:hideMark/>
          </w:tcPr>
          <w:p w14:paraId="0F60CBCE" w14:textId="77777777" w:rsidR="005B311A" w:rsidRPr="005B311A" w:rsidRDefault="005B311A">
            <w:pPr>
              <w:rPr>
                <w:rFonts w:ascii="Arial" w:hAnsi="Arial" w:cs="Arial"/>
              </w:rPr>
            </w:pPr>
            <w:r w:rsidRPr="005B311A">
              <w:rPr>
                <w:rFonts w:ascii="Arial" w:hAnsi="Arial" w:cs="Arial"/>
              </w:rPr>
              <w:t>First-Line Supervisors of Protective Service Workers, All Other</w:t>
            </w:r>
          </w:p>
        </w:tc>
        <w:tc>
          <w:tcPr>
            <w:tcW w:w="1615" w:type="dxa"/>
            <w:noWrap/>
            <w:vAlign w:val="center"/>
            <w:hideMark/>
          </w:tcPr>
          <w:p w14:paraId="0F776818" w14:textId="77777777" w:rsidR="005B311A" w:rsidRPr="005B311A" w:rsidRDefault="005B311A" w:rsidP="005B311A">
            <w:pPr>
              <w:jc w:val="center"/>
              <w:rPr>
                <w:rFonts w:ascii="Arial" w:hAnsi="Arial" w:cs="Arial"/>
              </w:rPr>
            </w:pPr>
            <w:r w:rsidRPr="005B311A">
              <w:rPr>
                <w:rFonts w:ascii="Arial" w:hAnsi="Arial" w:cs="Arial"/>
              </w:rPr>
              <w:t>43.6%</w:t>
            </w:r>
          </w:p>
        </w:tc>
      </w:tr>
      <w:tr w:rsidR="005B311A" w:rsidRPr="005B311A" w14:paraId="4A9ED984" w14:textId="77777777" w:rsidTr="005B311A">
        <w:trPr>
          <w:trHeight w:val="300"/>
        </w:trPr>
        <w:tc>
          <w:tcPr>
            <w:tcW w:w="803" w:type="dxa"/>
            <w:noWrap/>
            <w:vAlign w:val="center"/>
            <w:hideMark/>
          </w:tcPr>
          <w:p w14:paraId="3FD93373" w14:textId="77777777" w:rsidR="005B311A" w:rsidRPr="005B311A" w:rsidRDefault="005B311A" w:rsidP="005B311A">
            <w:pPr>
              <w:jc w:val="center"/>
              <w:rPr>
                <w:rFonts w:ascii="Arial" w:hAnsi="Arial" w:cs="Arial"/>
              </w:rPr>
            </w:pPr>
            <w:r w:rsidRPr="005B311A">
              <w:rPr>
                <w:rFonts w:ascii="Arial" w:hAnsi="Arial" w:cs="Arial"/>
              </w:rPr>
              <w:t>391</w:t>
            </w:r>
          </w:p>
        </w:tc>
        <w:tc>
          <w:tcPr>
            <w:tcW w:w="6216" w:type="dxa"/>
            <w:noWrap/>
            <w:hideMark/>
          </w:tcPr>
          <w:p w14:paraId="0A978FE2" w14:textId="77777777" w:rsidR="005B311A" w:rsidRPr="005B311A" w:rsidRDefault="005B311A">
            <w:pPr>
              <w:rPr>
                <w:rFonts w:ascii="Arial" w:hAnsi="Arial" w:cs="Arial"/>
              </w:rPr>
            </w:pPr>
            <w:r w:rsidRPr="005B311A">
              <w:rPr>
                <w:rFonts w:ascii="Arial" w:hAnsi="Arial" w:cs="Arial"/>
              </w:rPr>
              <w:t>Audiologists</w:t>
            </w:r>
          </w:p>
        </w:tc>
        <w:tc>
          <w:tcPr>
            <w:tcW w:w="1615" w:type="dxa"/>
            <w:noWrap/>
            <w:vAlign w:val="center"/>
            <w:hideMark/>
          </w:tcPr>
          <w:p w14:paraId="7377810E" w14:textId="77777777" w:rsidR="005B311A" w:rsidRPr="005B311A" w:rsidRDefault="005B311A" w:rsidP="005B311A">
            <w:pPr>
              <w:jc w:val="center"/>
              <w:rPr>
                <w:rFonts w:ascii="Arial" w:hAnsi="Arial" w:cs="Arial"/>
              </w:rPr>
            </w:pPr>
            <w:r w:rsidRPr="005B311A">
              <w:rPr>
                <w:rFonts w:ascii="Arial" w:hAnsi="Arial" w:cs="Arial"/>
              </w:rPr>
              <w:t>43.3%</w:t>
            </w:r>
          </w:p>
        </w:tc>
      </w:tr>
      <w:tr w:rsidR="005B311A" w:rsidRPr="005B311A" w14:paraId="717C699E" w14:textId="77777777" w:rsidTr="005B311A">
        <w:trPr>
          <w:trHeight w:val="300"/>
        </w:trPr>
        <w:tc>
          <w:tcPr>
            <w:tcW w:w="803" w:type="dxa"/>
            <w:noWrap/>
            <w:vAlign w:val="center"/>
            <w:hideMark/>
          </w:tcPr>
          <w:p w14:paraId="4B0B784A" w14:textId="77777777" w:rsidR="005B311A" w:rsidRPr="005B311A" w:rsidRDefault="005B311A" w:rsidP="005B311A">
            <w:pPr>
              <w:jc w:val="center"/>
              <w:rPr>
                <w:rFonts w:ascii="Arial" w:hAnsi="Arial" w:cs="Arial"/>
              </w:rPr>
            </w:pPr>
            <w:r w:rsidRPr="005B311A">
              <w:rPr>
                <w:rFonts w:ascii="Arial" w:hAnsi="Arial" w:cs="Arial"/>
              </w:rPr>
              <w:t>392</w:t>
            </w:r>
          </w:p>
        </w:tc>
        <w:tc>
          <w:tcPr>
            <w:tcW w:w="6216" w:type="dxa"/>
            <w:noWrap/>
            <w:hideMark/>
          </w:tcPr>
          <w:p w14:paraId="121298D6" w14:textId="77777777" w:rsidR="005B311A" w:rsidRPr="005B311A" w:rsidRDefault="005B311A">
            <w:pPr>
              <w:rPr>
                <w:rFonts w:ascii="Arial" w:hAnsi="Arial" w:cs="Arial"/>
              </w:rPr>
            </w:pPr>
            <w:r w:rsidRPr="005B311A">
              <w:rPr>
                <w:rFonts w:ascii="Arial" w:hAnsi="Arial" w:cs="Arial"/>
              </w:rPr>
              <w:t>Ship Engineers</w:t>
            </w:r>
          </w:p>
        </w:tc>
        <w:tc>
          <w:tcPr>
            <w:tcW w:w="1615" w:type="dxa"/>
            <w:noWrap/>
            <w:vAlign w:val="center"/>
            <w:hideMark/>
          </w:tcPr>
          <w:p w14:paraId="6E7DF712" w14:textId="77777777" w:rsidR="005B311A" w:rsidRPr="005B311A" w:rsidRDefault="005B311A" w:rsidP="005B311A">
            <w:pPr>
              <w:jc w:val="center"/>
              <w:rPr>
                <w:rFonts w:ascii="Arial" w:hAnsi="Arial" w:cs="Arial"/>
              </w:rPr>
            </w:pPr>
            <w:r w:rsidRPr="005B311A">
              <w:rPr>
                <w:rFonts w:ascii="Arial" w:hAnsi="Arial" w:cs="Arial"/>
              </w:rPr>
              <w:t>43.1%</w:t>
            </w:r>
          </w:p>
        </w:tc>
      </w:tr>
      <w:tr w:rsidR="005B311A" w:rsidRPr="005B311A" w14:paraId="3F897D69" w14:textId="77777777" w:rsidTr="005B311A">
        <w:trPr>
          <w:trHeight w:val="300"/>
        </w:trPr>
        <w:tc>
          <w:tcPr>
            <w:tcW w:w="803" w:type="dxa"/>
            <w:noWrap/>
            <w:vAlign w:val="center"/>
            <w:hideMark/>
          </w:tcPr>
          <w:p w14:paraId="4CECCACF" w14:textId="77777777" w:rsidR="005B311A" w:rsidRPr="005B311A" w:rsidRDefault="005B311A" w:rsidP="005B311A">
            <w:pPr>
              <w:jc w:val="center"/>
              <w:rPr>
                <w:rFonts w:ascii="Arial" w:hAnsi="Arial" w:cs="Arial"/>
              </w:rPr>
            </w:pPr>
            <w:r w:rsidRPr="005B311A">
              <w:rPr>
                <w:rFonts w:ascii="Arial" w:hAnsi="Arial" w:cs="Arial"/>
              </w:rPr>
              <w:t>393</w:t>
            </w:r>
          </w:p>
        </w:tc>
        <w:tc>
          <w:tcPr>
            <w:tcW w:w="6216" w:type="dxa"/>
            <w:noWrap/>
            <w:hideMark/>
          </w:tcPr>
          <w:p w14:paraId="332D3D25" w14:textId="77777777" w:rsidR="005B311A" w:rsidRPr="005B311A" w:rsidRDefault="005B311A">
            <w:pPr>
              <w:rPr>
                <w:rFonts w:ascii="Arial" w:hAnsi="Arial" w:cs="Arial"/>
              </w:rPr>
            </w:pPr>
            <w:r w:rsidRPr="005B311A">
              <w:rPr>
                <w:rFonts w:ascii="Arial" w:hAnsi="Arial" w:cs="Arial"/>
              </w:rPr>
              <w:t>Librarians</w:t>
            </w:r>
          </w:p>
        </w:tc>
        <w:tc>
          <w:tcPr>
            <w:tcW w:w="1615" w:type="dxa"/>
            <w:noWrap/>
            <w:vAlign w:val="center"/>
            <w:hideMark/>
          </w:tcPr>
          <w:p w14:paraId="698F7507" w14:textId="77777777" w:rsidR="005B311A" w:rsidRPr="005B311A" w:rsidRDefault="005B311A" w:rsidP="005B311A">
            <w:pPr>
              <w:jc w:val="center"/>
              <w:rPr>
                <w:rFonts w:ascii="Arial" w:hAnsi="Arial" w:cs="Arial"/>
              </w:rPr>
            </w:pPr>
            <w:r w:rsidRPr="005B311A">
              <w:rPr>
                <w:rFonts w:ascii="Arial" w:hAnsi="Arial" w:cs="Arial"/>
              </w:rPr>
              <w:t>43.0%</w:t>
            </w:r>
          </w:p>
        </w:tc>
      </w:tr>
      <w:tr w:rsidR="005B311A" w:rsidRPr="005B311A" w14:paraId="32117A31" w14:textId="77777777" w:rsidTr="005B311A">
        <w:trPr>
          <w:trHeight w:val="300"/>
        </w:trPr>
        <w:tc>
          <w:tcPr>
            <w:tcW w:w="803" w:type="dxa"/>
            <w:noWrap/>
            <w:vAlign w:val="center"/>
            <w:hideMark/>
          </w:tcPr>
          <w:p w14:paraId="189D0641" w14:textId="77777777" w:rsidR="005B311A" w:rsidRPr="005B311A" w:rsidRDefault="005B311A" w:rsidP="005B311A">
            <w:pPr>
              <w:jc w:val="center"/>
              <w:rPr>
                <w:rFonts w:ascii="Arial" w:hAnsi="Arial" w:cs="Arial"/>
              </w:rPr>
            </w:pPr>
            <w:r w:rsidRPr="005B311A">
              <w:rPr>
                <w:rFonts w:ascii="Arial" w:hAnsi="Arial" w:cs="Arial"/>
              </w:rPr>
              <w:t>394</w:t>
            </w:r>
          </w:p>
        </w:tc>
        <w:tc>
          <w:tcPr>
            <w:tcW w:w="6216" w:type="dxa"/>
            <w:noWrap/>
            <w:hideMark/>
          </w:tcPr>
          <w:p w14:paraId="5B05AEAC" w14:textId="77777777" w:rsidR="005B311A" w:rsidRPr="005B311A" w:rsidRDefault="005B311A">
            <w:pPr>
              <w:rPr>
                <w:rFonts w:ascii="Arial" w:hAnsi="Arial" w:cs="Arial"/>
              </w:rPr>
            </w:pPr>
            <w:r w:rsidRPr="005B311A">
              <w:rPr>
                <w:rFonts w:ascii="Arial" w:hAnsi="Arial" w:cs="Arial"/>
              </w:rPr>
              <w:t>Web Developers</w:t>
            </w:r>
          </w:p>
        </w:tc>
        <w:tc>
          <w:tcPr>
            <w:tcW w:w="1615" w:type="dxa"/>
            <w:noWrap/>
            <w:vAlign w:val="center"/>
            <w:hideMark/>
          </w:tcPr>
          <w:p w14:paraId="040AEC22" w14:textId="77777777" w:rsidR="005B311A" w:rsidRPr="005B311A" w:rsidRDefault="005B311A" w:rsidP="005B311A">
            <w:pPr>
              <w:jc w:val="center"/>
              <w:rPr>
                <w:rFonts w:ascii="Arial" w:hAnsi="Arial" w:cs="Arial"/>
              </w:rPr>
            </w:pPr>
            <w:r w:rsidRPr="005B311A">
              <w:rPr>
                <w:rFonts w:ascii="Arial" w:hAnsi="Arial" w:cs="Arial"/>
              </w:rPr>
              <w:t>42.6%</w:t>
            </w:r>
          </w:p>
        </w:tc>
      </w:tr>
      <w:tr w:rsidR="005B311A" w:rsidRPr="005B311A" w14:paraId="1C71619F" w14:textId="77777777" w:rsidTr="005B311A">
        <w:trPr>
          <w:trHeight w:val="300"/>
        </w:trPr>
        <w:tc>
          <w:tcPr>
            <w:tcW w:w="803" w:type="dxa"/>
            <w:noWrap/>
            <w:vAlign w:val="center"/>
            <w:hideMark/>
          </w:tcPr>
          <w:p w14:paraId="63897939" w14:textId="77777777" w:rsidR="005B311A" w:rsidRPr="005B311A" w:rsidRDefault="005B311A" w:rsidP="005B311A">
            <w:pPr>
              <w:jc w:val="center"/>
              <w:rPr>
                <w:rFonts w:ascii="Arial" w:hAnsi="Arial" w:cs="Arial"/>
              </w:rPr>
            </w:pPr>
            <w:r w:rsidRPr="005B311A">
              <w:rPr>
                <w:rFonts w:ascii="Arial" w:hAnsi="Arial" w:cs="Arial"/>
              </w:rPr>
              <w:t>395</w:t>
            </w:r>
          </w:p>
        </w:tc>
        <w:tc>
          <w:tcPr>
            <w:tcW w:w="6216" w:type="dxa"/>
            <w:noWrap/>
            <w:hideMark/>
          </w:tcPr>
          <w:p w14:paraId="2BFC6E3A" w14:textId="77777777" w:rsidR="005B311A" w:rsidRPr="005B311A" w:rsidRDefault="005B311A">
            <w:pPr>
              <w:rPr>
                <w:rFonts w:ascii="Arial" w:hAnsi="Arial" w:cs="Arial"/>
              </w:rPr>
            </w:pPr>
            <w:r w:rsidRPr="005B311A">
              <w:rPr>
                <w:rFonts w:ascii="Arial" w:hAnsi="Arial" w:cs="Arial"/>
              </w:rPr>
              <w:t>Dietetic Technicians</w:t>
            </w:r>
          </w:p>
        </w:tc>
        <w:tc>
          <w:tcPr>
            <w:tcW w:w="1615" w:type="dxa"/>
            <w:noWrap/>
            <w:vAlign w:val="center"/>
            <w:hideMark/>
          </w:tcPr>
          <w:p w14:paraId="0E1D7DD7" w14:textId="77777777" w:rsidR="005B311A" w:rsidRPr="005B311A" w:rsidRDefault="005B311A" w:rsidP="005B311A">
            <w:pPr>
              <w:jc w:val="center"/>
              <w:rPr>
                <w:rFonts w:ascii="Arial" w:hAnsi="Arial" w:cs="Arial"/>
              </w:rPr>
            </w:pPr>
            <w:r w:rsidRPr="005B311A">
              <w:rPr>
                <w:rFonts w:ascii="Arial" w:hAnsi="Arial" w:cs="Arial"/>
              </w:rPr>
              <w:t>42.5%</w:t>
            </w:r>
          </w:p>
        </w:tc>
      </w:tr>
      <w:tr w:rsidR="005B311A" w:rsidRPr="005B311A" w14:paraId="4854B18C" w14:textId="77777777" w:rsidTr="005B311A">
        <w:trPr>
          <w:trHeight w:val="300"/>
        </w:trPr>
        <w:tc>
          <w:tcPr>
            <w:tcW w:w="803" w:type="dxa"/>
            <w:noWrap/>
            <w:vAlign w:val="center"/>
            <w:hideMark/>
          </w:tcPr>
          <w:p w14:paraId="44BAD34C" w14:textId="77777777" w:rsidR="005B311A" w:rsidRPr="005B311A" w:rsidRDefault="005B311A" w:rsidP="005B311A">
            <w:pPr>
              <w:jc w:val="center"/>
              <w:rPr>
                <w:rFonts w:ascii="Arial" w:hAnsi="Arial" w:cs="Arial"/>
              </w:rPr>
            </w:pPr>
            <w:r w:rsidRPr="005B311A">
              <w:rPr>
                <w:rFonts w:ascii="Arial" w:hAnsi="Arial" w:cs="Arial"/>
              </w:rPr>
              <w:t>396</w:t>
            </w:r>
          </w:p>
        </w:tc>
        <w:tc>
          <w:tcPr>
            <w:tcW w:w="6216" w:type="dxa"/>
            <w:noWrap/>
            <w:hideMark/>
          </w:tcPr>
          <w:p w14:paraId="4E48EFD6" w14:textId="77777777" w:rsidR="005B311A" w:rsidRPr="005B311A" w:rsidRDefault="005B311A">
            <w:pPr>
              <w:rPr>
                <w:rFonts w:ascii="Arial" w:hAnsi="Arial" w:cs="Arial"/>
              </w:rPr>
            </w:pPr>
            <w:r w:rsidRPr="005B311A">
              <w:rPr>
                <w:rFonts w:ascii="Arial" w:hAnsi="Arial" w:cs="Arial"/>
              </w:rPr>
              <w:t>Camera Operators, Television, Video, and Motion Picture</w:t>
            </w:r>
          </w:p>
        </w:tc>
        <w:tc>
          <w:tcPr>
            <w:tcW w:w="1615" w:type="dxa"/>
            <w:noWrap/>
            <w:vAlign w:val="center"/>
            <w:hideMark/>
          </w:tcPr>
          <w:p w14:paraId="5F25CDCA" w14:textId="77777777" w:rsidR="005B311A" w:rsidRPr="005B311A" w:rsidRDefault="005B311A" w:rsidP="005B311A">
            <w:pPr>
              <w:jc w:val="center"/>
              <w:rPr>
                <w:rFonts w:ascii="Arial" w:hAnsi="Arial" w:cs="Arial"/>
              </w:rPr>
            </w:pPr>
            <w:r w:rsidRPr="005B311A">
              <w:rPr>
                <w:rFonts w:ascii="Arial" w:hAnsi="Arial" w:cs="Arial"/>
              </w:rPr>
              <w:t>42.5%</w:t>
            </w:r>
          </w:p>
        </w:tc>
      </w:tr>
      <w:tr w:rsidR="005B311A" w:rsidRPr="005B311A" w14:paraId="72A2BED2" w14:textId="77777777" w:rsidTr="005B311A">
        <w:trPr>
          <w:trHeight w:val="300"/>
        </w:trPr>
        <w:tc>
          <w:tcPr>
            <w:tcW w:w="803" w:type="dxa"/>
            <w:noWrap/>
            <w:vAlign w:val="center"/>
            <w:hideMark/>
          </w:tcPr>
          <w:p w14:paraId="742C28AA" w14:textId="77777777" w:rsidR="005B311A" w:rsidRPr="005B311A" w:rsidRDefault="005B311A" w:rsidP="005B311A">
            <w:pPr>
              <w:jc w:val="center"/>
              <w:rPr>
                <w:rFonts w:ascii="Arial" w:hAnsi="Arial" w:cs="Arial"/>
              </w:rPr>
            </w:pPr>
            <w:r w:rsidRPr="005B311A">
              <w:rPr>
                <w:rFonts w:ascii="Arial" w:hAnsi="Arial" w:cs="Arial"/>
              </w:rPr>
              <w:t>397</w:t>
            </w:r>
          </w:p>
        </w:tc>
        <w:tc>
          <w:tcPr>
            <w:tcW w:w="6216" w:type="dxa"/>
            <w:noWrap/>
            <w:hideMark/>
          </w:tcPr>
          <w:p w14:paraId="5D20F5AC" w14:textId="77777777" w:rsidR="005B311A" w:rsidRPr="005B311A" w:rsidRDefault="005B311A">
            <w:pPr>
              <w:rPr>
                <w:rFonts w:ascii="Arial" w:hAnsi="Arial" w:cs="Arial"/>
              </w:rPr>
            </w:pPr>
            <w:r w:rsidRPr="005B311A">
              <w:rPr>
                <w:rFonts w:ascii="Arial" w:hAnsi="Arial" w:cs="Arial"/>
              </w:rPr>
              <w:t>Electricians</w:t>
            </w:r>
          </w:p>
        </w:tc>
        <w:tc>
          <w:tcPr>
            <w:tcW w:w="1615" w:type="dxa"/>
            <w:noWrap/>
            <w:vAlign w:val="center"/>
            <w:hideMark/>
          </w:tcPr>
          <w:p w14:paraId="547DA153" w14:textId="77777777" w:rsidR="005B311A" w:rsidRPr="005B311A" w:rsidRDefault="005B311A" w:rsidP="005B311A">
            <w:pPr>
              <w:jc w:val="center"/>
              <w:rPr>
                <w:rFonts w:ascii="Arial" w:hAnsi="Arial" w:cs="Arial"/>
              </w:rPr>
            </w:pPr>
            <w:r w:rsidRPr="005B311A">
              <w:rPr>
                <w:rFonts w:ascii="Arial" w:hAnsi="Arial" w:cs="Arial"/>
              </w:rPr>
              <w:t>42.4%</w:t>
            </w:r>
          </w:p>
        </w:tc>
      </w:tr>
      <w:tr w:rsidR="005B311A" w:rsidRPr="005B311A" w14:paraId="7FD3ACBB" w14:textId="77777777" w:rsidTr="005B311A">
        <w:trPr>
          <w:trHeight w:val="300"/>
        </w:trPr>
        <w:tc>
          <w:tcPr>
            <w:tcW w:w="803" w:type="dxa"/>
            <w:noWrap/>
            <w:vAlign w:val="center"/>
            <w:hideMark/>
          </w:tcPr>
          <w:p w14:paraId="687F7E0A" w14:textId="77777777" w:rsidR="005B311A" w:rsidRPr="005B311A" w:rsidRDefault="005B311A" w:rsidP="005B311A">
            <w:pPr>
              <w:jc w:val="center"/>
              <w:rPr>
                <w:rFonts w:ascii="Arial" w:hAnsi="Arial" w:cs="Arial"/>
              </w:rPr>
            </w:pPr>
            <w:r w:rsidRPr="005B311A">
              <w:rPr>
                <w:rFonts w:ascii="Arial" w:hAnsi="Arial" w:cs="Arial"/>
              </w:rPr>
              <w:t>398</w:t>
            </w:r>
          </w:p>
        </w:tc>
        <w:tc>
          <w:tcPr>
            <w:tcW w:w="6216" w:type="dxa"/>
            <w:noWrap/>
            <w:hideMark/>
          </w:tcPr>
          <w:p w14:paraId="7E133A4B" w14:textId="77777777" w:rsidR="005B311A" w:rsidRPr="005B311A" w:rsidRDefault="005B311A">
            <w:pPr>
              <w:rPr>
                <w:rFonts w:ascii="Arial" w:hAnsi="Arial" w:cs="Arial"/>
              </w:rPr>
            </w:pPr>
            <w:r w:rsidRPr="005B311A">
              <w:rPr>
                <w:rFonts w:ascii="Arial" w:hAnsi="Arial" w:cs="Arial"/>
              </w:rPr>
              <w:t>Technical Writers</w:t>
            </w:r>
          </w:p>
        </w:tc>
        <w:tc>
          <w:tcPr>
            <w:tcW w:w="1615" w:type="dxa"/>
            <w:noWrap/>
            <w:vAlign w:val="center"/>
            <w:hideMark/>
          </w:tcPr>
          <w:p w14:paraId="42B04855" w14:textId="77777777" w:rsidR="005B311A" w:rsidRPr="005B311A" w:rsidRDefault="005B311A" w:rsidP="005B311A">
            <w:pPr>
              <w:jc w:val="center"/>
              <w:rPr>
                <w:rFonts w:ascii="Arial" w:hAnsi="Arial" w:cs="Arial"/>
              </w:rPr>
            </w:pPr>
            <w:r w:rsidRPr="005B311A">
              <w:rPr>
                <w:rFonts w:ascii="Arial" w:hAnsi="Arial" w:cs="Arial"/>
              </w:rPr>
              <w:t>42.3%</w:t>
            </w:r>
          </w:p>
        </w:tc>
      </w:tr>
      <w:tr w:rsidR="005B311A" w:rsidRPr="005B311A" w14:paraId="46B4D602" w14:textId="77777777" w:rsidTr="005B311A">
        <w:trPr>
          <w:trHeight w:val="300"/>
        </w:trPr>
        <w:tc>
          <w:tcPr>
            <w:tcW w:w="803" w:type="dxa"/>
            <w:noWrap/>
            <w:vAlign w:val="center"/>
            <w:hideMark/>
          </w:tcPr>
          <w:p w14:paraId="7696898D" w14:textId="77777777" w:rsidR="005B311A" w:rsidRPr="005B311A" w:rsidRDefault="005B311A" w:rsidP="005B311A">
            <w:pPr>
              <w:jc w:val="center"/>
              <w:rPr>
                <w:rFonts w:ascii="Arial" w:hAnsi="Arial" w:cs="Arial"/>
              </w:rPr>
            </w:pPr>
            <w:r w:rsidRPr="005B311A">
              <w:rPr>
                <w:rFonts w:ascii="Arial" w:hAnsi="Arial" w:cs="Arial"/>
              </w:rPr>
              <w:t>399</w:t>
            </w:r>
          </w:p>
        </w:tc>
        <w:tc>
          <w:tcPr>
            <w:tcW w:w="6216" w:type="dxa"/>
            <w:noWrap/>
            <w:hideMark/>
          </w:tcPr>
          <w:p w14:paraId="0827DDBD" w14:textId="77777777" w:rsidR="005B311A" w:rsidRPr="005B311A" w:rsidRDefault="005B311A">
            <w:pPr>
              <w:rPr>
                <w:rFonts w:ascii="Arial" w:hAnsi="Arial" w:cs="Arial"/>
              </w:rPr>
            </w:pPr>
            <w:r w:rsidRPr="005B311A">
              <w:rPr>
                <w:rFonts w:ascii="Arial" w:hAnsi="Arial" w:cs="Arial"/>
              </w:rPr>
              <w:t>Audio and Video Equipment Technicians</w:t>
            </w:r>
          </w:p>
        </w:tc>
        <w:tc>
          <w:tcPr>
            <w:tcW w:w="1615" w:type="dxa"/>
            <w:noWrap/>
            <w:vAlign w:val="center"/>
            <w:hideMark/>
          </w:tcPr>
          <w:p w14:paraId="7C724458" w14:textId="77777777" w:rsidR="005B311A" w:rsidRPr="005B311A" w:rsidRDefault="005B311A" w:rsidP="005B311A">
            <w:pPr>
              <w:jc w:val="center"/>
              <w:rPr>
                <w:rFonts w:ascii="Arial" w:hAnsi="Arial" w:cs="Arial"/>
              </w:rPr>
            </w:pPr>
            <w:r w:rsidRPr="005B311A">
              <w:rPr>
                <w:rFonts w:ascii="Arial" w:hAnsi="Arial" w:cs="Arial"/>
              </w:rPr>
              <w:t>41.9%</w:t>
            </w:r>
          </w:p>
        </w:tc>
      </w:tr>
      <w:tr w:rsidR="005B311A" w:rsidRPr="005B311A" w14:paraId="7F29EA48" w14:textId="77777777" w:rsidTr="005B311A">
        <w:trPr>
          <w:trHeight w:val="300"/>
        </w:trPr>
        <w:tc>
          <w:tcPr>
            <w:tcW w:w="803" w:type="dxa"/>
            <w:noWrap/>
            <w:vAlign w:val="center"/>
            <w:hideMark/>
          </w:tcPr>
          <w:p w14:paraId="2282F640" w14:textId="77777777" w:rsidR="005B311A" w:rsidRPr="005B311A" w:rsidRDefault="005B311A" w:rsidP="005B311A">
            <w:pPr>
              <w:jc w:val="center"/>
              <w:rPr>
                <w:rFonts w:ascii="Arial" w:hAnsi="Arial" w:cs="Arial"/>
              </w:rPr>
            </w:pPr>
            <w:r w:rsidRPr="005B311A">
              <w:rPr>
                <w:rFonts w:ascii="Arial" w:hAnsi="Arial" w:cs="Arial"/>
              </w:rPr>
              <w:t>400</w:t>
            </w:r>
          </w:p>
        </w:tc>
        <w:tc>
          <w:tcPr>
            <w:tcW w:w="6216" w:type="dxa"/>
            <w:noWrap/>
            <w:hideMark/>
          </w:tcPr>
          <w:p w14:paraId="152DC1D4" w14:textId="77777777" w:rsidR="005B311A" w:rsidRPr="005B311A" w:rsidRDefault="005B311A">
            <w:pPr>
              <w:rPr>
                <w:rFonts w:ascii="Arial" w:hAnsi="Arial" w:cs="Arial"/>
              </w:rPr>
            </w:pPr>
            <w:r w:rsidRPr="005B311A">
              <w:rPr>
                <w:rFonts w:ascii="Arial" w:hAnsi="Arial" w:cs="Arial"/>
              </w:rPr>
              <w:t>Glaziers</w:t>
            </w:r>
          </w:p>
        </w:tc>
        <w:tc>
          <w:tcPr>
            <w:tcW w:w="1615" w:type="dxa"/>
            <w:noWrap/>
            <w:vAlign w:val="center"/>
            <w:hideMark/>
          </w:tcPr>
          <w:p w14:paraId="1771ADEC" w14:textId="77777777" w:rsidR="005B311A" w:rsidRPr="005B311A" w:rsidRDefault="005B311A" w:rsidP="005B311A">
            <w:pPr>
              <w:jc w:val="center"/>
              <w:rPr>
                <w:rFonts w:ascii="Arial" w:hAnsi="Arial" w:cs="Arial"/>
              </w:rPr>
            </w:pPr>
            <w:r w:rsidRPr="005B311A">
              <w:rPr>
                <w:rFonts w:ascii="Arial" w:hAnsi="Arial" w:cs="Arial"/>
              </w:rPr>
              <w:t>41.8%</w:t>
            </w:r>
          </w:p>
        </w:tc>
      </w:tr>
      <w:tr w:rsidR="005B311A" w:rsidRPr="005B311A" w14:paraId="356F800B" w14:textId="77777777" w:rsidTr="005B311A">
        <w:trPr>
          <w:trHeight w:val="300"/>
        </w:trPr>
        <w:tc>
          <w:tcPr>
            <w:tcW w:w="803" w:type="dxa"/>
            <w:noWrap/>
            <w:vAlign w:val="center"/>
            <w:hideMark/>
          </w:tcPr>
          <w:p w14:paraId="060DCB2A" w14:textId="77777777" w:rsidR="005B311A" w:rsidRPr="005B311A" w:rsidRDefault="005B311A" w:rsidP="005B311A">
            <w:pPr>
              <w:jc w:val="center"/>
              <w:rPr>
                <w:rFonts w:ascii="Arial" w:hAnsi="Arial" w:cs="Arial"/>
              </w:rPr>
            </w:pPr>
            <w:r w:rsidRPr="005B311A">
              <w:rPr>
                <w:rFonts w:ascii="Arial" w:hAnsi="Arial" w:cs="Arial"/>
              </w:rPr>
              <w:t>401</w:t>
            </w:r>
          </w:p>
        </w:tc>
        <w:tc>
          <w:tcPr>
            <w:tcW w:w="6216" w:type="dxa"/>
            <w:noWrap/>
            <w:hideMark/>
          </w:tcPr>
          <w:p w14:paraId="5A37B93D" w14:textId="77777777" w:rsidR="005B311A" w:rsidRPr="005B311A" w:rsidRDefault="005B311A">
            <w:pPr>
              <w:rPr>
                <w:rFonts w:ascii="Arial" w:hAnsi="Arial" w:cs="Arial"/>
              </w:rPr>
            </w:pPr>
            <w:r w:rsidRPr="005B311A">
              <w:rPr>
                <w:rFonts w:ascii="Arial" w:hAnsi="Arial" w:cs="Arial"/>
              </w:rPr>
              <w:t>Correctional Officers and Jailers</w:t>
            </w:r>
          </w:p>
        </w:tc>
        <w:tc>
          <w:tcPr>
            <w:tcW w:w="1615" w:type="dxa"/>
            <w:noWrap/>
            <w:vAlign w:val="center"/>
            <w:hideMark/>
          </w:tcPr>
          <w:p w14:paraId="26CA2EBB" w14:textId="77777777" w:rsidR="005B311A" w:rsidRPr="005B311A" w:rsidRDefault="005B311A" w:rsidP="005B311A">
            <w:pPr>
              <w:jc w:val="center"/>
              <w:rPr>
                <w:rFonts w:ascii="Arial" w:hAnsi="Arial" w:cs="Arial"/>
              </w:rPr>
            </w:pPr>
            <w:r w:rsidRPr="005B311A">
              <w:rPr>
                <w:rFonts w:ascii="Arial" w:hAnsi="Arial" w:cs="Arial"/>
              </w:rPr>
              <w:t>41.7%</w:t>
            </w:r>
          </w:p>
        </w:tc>
      </w:tr>
      <w:tr w:rsidR="005B311A" w:rsidRPr="005B311A" w14:paraId="4F3C4656" w14:textId="77777777" w:rsidTr="005B311A">
        <w:trPr>
          <w:trHeight w:val="300"/>
        </w:trPr>
        <w:tc>
          <w:tcPr>
            <w:tcW w:w="803" w:type="dxa"/>
            <w:noWrap/>
            <w:vAlign w:val="center"/>
            <w:hideMark/>
          </w:tcPr>
          <w:p w14:paraId="1190041C" w14:textId="77777777" w:rsidR="005B311A" w:rsidRPr="005B311A" w:rsidRDefault="005B311A" w:rsidP="005B311A">
            <w:pPr>
              <w:jc w:val="center"/>
              <w:rPr>
                <w:rFonts w:ascii="Arial" w:hAnsi="Arial" w:cs="Arial"/>
              </w:rPr>
            </w:pPr>
            <w:r w:rsidRPr="005B311A">
              <w:rPr>
                <w:rFonts w:ascii="Arial" w:hAnsi="Arial" w:cs="Arial"/>
              </w:rPr>
              <w:lastRenderedPageBreak/>
              <w:t>402</w:t>
            </w:r>
          </w:p>
        </w:tc>
        <w:tc>
          <w:tcPr>
            <w:tcW w:w="6216" w:type="dxa"/>
            <w:noWrap/>
            <w:hideMark/>
          </w:tcPr>
          <w:p w14:paraId="5CFA5F0A" w14:textId="77777777" w:rsidR="005B311A" w:rsidRPr="005B311A" w:rsidRDefault="005B311A">
            <w:pPr>
              <w:rPr>
                <w:rFonts w:ascii="Arial" w:hAnsi="Arial" w:cs="Arial"/>
              </w:rPr>
            </w:pPr>
            <w:r w:rsidRPr="005B311A">
              <w:rPr>
                <w:rFonts w:ascii="Arial" w:hAnsi="Arial" w:cs="Arial"/>
              </w:rPr>
              <w:t>Electric Motor, Power Tool, and Related Repairers</w:t>
            </w:r>
          </w:p>
        </w:tc>
        <w:tc>
          <w:tcPr>
            <w:tcW w:w="1615" w:type="dxa"/>
            <w:noWrap/>
            <w:vAlign w:val="center"/>
            <w:hideMark/>
          </w:tcPr>
          <w:p w14:paraId="0C1CFDAB" w14:textId="77777777" w:rsidR="005B311A" w:rsidRPr="005B311A" w:rsidRDefault="005B311A" w:rsidP="005B311A">
            <w:pPr>
              <w:jc w:val="center"/>
              <w:rPr>
                <w:rFonts w:ascii="Arial" w:hAnsi="Arial" w:cs="Arial"/>
              </w:rPr>
            </w:pPr>
            <w:r w:rsidRPr="005B311A">
              <w:rPr>
                <w:rFonts w:ascii="Arial" w:hAnsi="Arial" w:cs="Arial"/>
              </w:rPr>
              <w:t>41.6%</w:t>
            </w:r>
          </w:p>
        </w:tc>
      </w:tr>
      <w:tr w:rsidR="005B311A" w:rsidRPr="005B311A" w14:paraId="2230B494" w14:textId="77777777" w:rsidTr="005B311A">
        <w:trPr>
          <w:trHeight w:val="300"/>
        </w:trPr>
        <w:tc>
          <w:tcPr>
            <w:tcW w:w="803" w:type="dxa"/>
            <w:noWrap/>
            <w:vAlign w:val="center"/>
            <w:hideMark/>
          </w:tcPr>
          <w:p w14:paraId="56633A71" w14:textId="77777777" w:rsidR="005B311A" w:rsidRPr="005B311A" w:rsidRDefault="005B311A" w:rsidP="005B311A">
            <w:pPr>
              <w:jc w:val="center"/>
              <w:rPr>
                <w:rFonts w:ascii="Arial" w:hAnsi="Arial" w:cs="Arial"/>
              </w:rPr>
            </w:pPr>
            <w:r w:rsidRPr="005B311A">
              <w:rPr>
                <w:rFonts w:ascii="Arial" w:hAnsi="Arial" w:cs="Arial"/>
              </w:rPr>
              <w:t>403</w:t>
            </w:r>
          </w:p>
        </w:tc>
        <w:tc>
          <w:tcPr>
            <w:tcW w:w="6216" w:type="dxa"/>
            <w:noWrap/>
            <w:hideMark/>
          </w:tcPr>
          <w:p w14:paraId="37C5DBCA" w14:textId="77777777" w:rsidR="005B311A" w:rsidRPr="005B311A" w:rsidRDefault="005B311A">
            <w:pPr>
              <w:rPr>
                <w:rFonts w:ascii="Arial" w:hAnsi="Arial" w:cs="Arial"/>
              </w:rPr>
            </w:pPr>
            <w:r w:rsidRPr="005B311A">
              <w:rPr>
                <w:rFonts w:ascii="Arial" w:hAnsi="Arial" w:cs="Arial"/>
              </w:rPr>
              <w:t>Nuclear Medicine Technologists</w:t>
            </w:r>
          </w:p>
        </w:tc>
        <w:tc>
          <w:tcPr>
            <w:tcW w:w="1615" w:type="dxa"/>
            <w:noWrap/>
            <w:vAlign w:val="center"/>
            <w:hideMark/>
          </w:tcPr>
          <w:p w14:paraId="3C8DACF3" w14:textId="77777777" w:rsidR="005B311A" w:rsidRPr="005B311A" w:rsidRDefault="005B311A" w:rsidP="005B311A">
            <w:pPr>
              <w:jc w:val="center"/>
              <w:rPr>
                <w:rFonts w:ascii="Arial" w:hAnsi="Arial" w:cs="Arial"/>
              </w:rPr>
            </w:pPr>
            <w:r w:rsidRPr="005B311A">
              <w:rPr>
                <w:rFonts w:ascii="Arial" w:hAnsi="Arial" w:cs="Arial"/>
              </w:rPr>
              <w:t>41.6%</w:t>
            </w:r>
          </w:p>
        </w:tc>
      </w:tr>
      <w:tr w:rsidR="005B311A" w:rsidRPr="005B311A" w14:paraId="0D6BAA5E" w14:textId="77777777" w:rsidTr="005B311A">
        <w:trPr>
          <w:trHeight w:val="300"/>
        </w:trPr>
        <w:tc>
          <w:tcPr>
            <w:tcW w:w="803" w:type="dxa"/>
            <w:noWrap/>
            <w:vAlign w:val="center"/>
            <w:hideMark/>
          </w:tcPr>
          <w:p w14:paraId="418C647D" w14:textId="77777777" w:rsidR="005B311A" w:rsidRPr="005B311A" w:rsidRDefault="005B311A" w:rsidP="005B311A">
            <w:pPr>
              <w:jc w:val="center"/>
              <w:rPr>
                <w:rFonts w:ascii="Arial" w:hAnsi="Arial" w:cs="Arial"/>
              </w:rPr>
            </w:pPr>
            <w:r w:rsidRPr="005B311A">
              <w:rPr>
                <w:rFonts w:ascii="Arial" w:hAnsi="Arial" w:cs="Arial"/>
              </w:rPr>
              <w:t>404</w:t>
            </w:r>
          </w:p>
        </w:tc>
        <w:tc>
          <w:tcPr>
            <w:tcW w:w="6216" w:type="dxa"/>
            <w:noWrap/>
            <w:hideMark/>
          </w:tcPr>
          <w:p w14:paraId="41F7D744" w14:textId="77777777" w:rsidR="005B311A" w:rsidRPr="005B311A" w:rsidRDefault="005B311A">
            <w:pPr>
              <w:rPr>
                <w:rFonts w:ascii="Arial" w:hAnsi="Arial" w:cs="Arial"/>
              </w:rPr>
            </w:pPr>
            <w:r w:rsidRPr="005B311A">
              <w:rPr>
                <w:rFonts w:ascii="Arial" w:hAnsi="Arial" w:cs="Arial"/>
              </w:rPr>
              <w:t>Social and Human Service Assistants</w:t>
            </w:r>
          </w:p>
        </w:tc>
        <w:tc>
          <w:tcPr>
            <w:tcW w:w="1615" w:type="dxa"/>
            <w:noWrap/>
            <w:vAlign w:val="center"/>
            <w:hideMark/>
          </w:tcPr>
          <w:p w14:paraId="5C0A2CF5" w14:textId="77777777" w:rsidR="005B311A" w:rsidRPr="005B311A" w:rsidRDefault="005B311A" w:rsidP="005B311A">
            <w:pPr>
              <w:jc w:val="center"/>
              <w:rPr>
                <w:rFonts w:ascii="Arial" w:hAnsi="Arial" w:cs="Arial"/>
              </w:rPr>
            </w:pPr>
            <w:r w:rsidRPr="005B311A">
              <w:rPr>
                <w:rFonts w:ascii="Arial" w:hAnsi="Arial" w:cs="Arial"/>
              </w:rPr>
              <w:t>41.5%</w:t>
            </w:r>
          </w:p>
        </w:tc>
      </w:tr>
      <w:tr w:rsidR="005B311A" w:rsidRPr="005B311A" w14:paraId="555B8A4C" w14:textId="77777777" w:rsidTr="005B311A">
        <w:trPr>
          <w:trHeight w:val="300"/>
        </w:trPr>
        <w:tc>
          <w:tcPr>
            <w:tcW w:w="803" w:type="dxa"/>
            <w:noWrap/>
            <w:vAlign w:val="center"/>
            <w:hideMark/>
          </w:tcPr>
          <w:p w14:paraId="7673992F" w14:textId="77777777" w:rsidR="005B311A" w:rsidRPr="005B311A" w:rsidRDefault="005B311A" w:rsidP="005B311A">
            <w:pPr>
              <w:jc w:val="center"/>
              <w:rPr>
                <w:rFonts w:ascii="Arial" w:hAnsi="Arial" w:cs="Arial"/>
              </w:rPr>
            </w:pPr>
            <w:r w:rsidRPr="005B311A">
              <w:rPr>
                <w:rFonts w:ascii="Arial" w:hAnsi="Arial" w:cs="Arial"/>
              </w:rPr>
              <w:t>405</w:t>
            </w:r>
          </w:p>
        </w:tc>
        <w:tc>
          <w:tcPr>
            <w:tcW w:w="6216" w:type="dxa"/>
            <w:noWrap/>
            <w:hideMark/>
          </w:tcPr>
          <w:p w14:paraId="4BC89363" w14:textId="77777777" w:rsidR="005B311A" w:rsidRPr="005B311A" w:rsidRDefault="005B311A">
            <w:pPr>
              <w:rPr>
                <w:rFonts w:ascii="Arial" w:hAnsi="Arial" w:cs="Arial"/>
              </w:rPr>
            </w:pPr>
            <w:r w:rsidRPr="005B311A">
              <w:rPr>
                <w:rFonts w:ascii="Arial" w:hAnsi="Arial" w:cs="Arial"/>
              </w:rPr>
              <w:t>Gaming Supervisors</w:t>
            </w:r>
          </w:p>
        </w:tc>
        <w:tc>
          <w:tcPr>
            <w:tcW w:w="1615" w:type="dxa"/>
            <w:noWrap/>
            <w:vAlign w:val="center"/>
            <w:hideMark/>
          </w:tcPr>
          <w:p w14:paraId="68CB2BC8" w14:textId="77777777" w:rsidR="005B311A" w:rsidRPr="005B311A" w:rsidRDefault="005B311A" w:rsidP="005B311A">
            <w:pPr>
              <w:jc w:val="center"/>
              <w:rPr>
                <w:rFonts w:ascii="Arial" w:hAnsi="Arial" w:cs="Arial"/>
              </w:rPr>
            </w:pPr>
            <w:r w:rsidRPr="005B311A">
              <w:rPr>
                <w:rFonts w:ascii="Arial" w:hAnsi="Arial" w:cs="Arial"/>
              </w:rPr>
              <w:t>41.4%</w:t>
            </w:r>
          </w:p>
        </w:tc>
      </w:tr>
      <w:tr w:rsidR="005B311A" w:rsidRPr="005B311A" w14:paraId="03FC8786" w14:textId="77777777" w:rsidTr="005B311A">
        <w:trPr>
          <w:trHeight w:val="300"/>
        </w:trPr>
        <w:tc>
          <w:tcPr>
            <w:tcW w:w="803" w:type="dxa"/>
            <w:noWrap/>
            <w:vAlign w:val="center"/>
            <w:hideMark/>
          </w:tcPr>
          <w:p w14:paraId="33D55C01" w14:textId="77777777" w:rsidR="005B311A" w:rsidRPr="005B311A" w:rsidRDefault="005B311A" w:rsidP="005B311A">
            <w:pPr>
              <w:jc w:val="center"/>
              <w:rPr>
                <w:rFonts w:ascii="Arial" w:hAnsi="Arial" w:cs="Arial"/>
              </w:rPr>
            </w:pPr>
            <w:r w:rsidRPr="005B311A">
              <w:rPr>
                <w:rFonts w:ascii="Arial" w:hAnsi="Arial" w:cs="Arial"/>
              </w:rPr>
              <w:t>406</w:t>
            </w:r>
          </w:p>
        </w:tc>
        <w:tc>
          <w:tcPr>
            <w:tcW w:w="6216" w:type="dxa"/>
            <w:noWrap/>
            <w:hideMark/>
          </w:tcPr>
          <w:p w14:paraId="1B375667" w14:textId="77777777" w:rsidR="005B311A" w:rsidRPr="005B311A" w:rsidRDefault="005B311A">
            <w:pPr>
              <w:rPr>
                <w:rFonts w:ascii="Arial" w:hAnsi="Arial" w:cs="Arial"/>
              </w:rPr>
            </w:pPr>
            <w:r w:rsidRPr="005B311A">
              <w:rPr>
                <w:rFonts w:ascii="Arial" w:hAnsi="Arial" w:cs="Arial"/>
              </w:rPr>
              <w:t>Industrial Machinery Mechanics</w:t>
            </w:r>
          </w:p>
        </w:tc>
        <w:tc>
          <w:tcPr>
            <w:tcW w:w="1615" w:type="dxa"/>
            <w:noWrap/>
            <w:vAlign w:val="center"/>
            <w:hideMark/>
          </w:tcPr>
          <w:p w14:paraId="34FA5E33" w14:textId="77777777" w:rsidR="005B311A" w:rsidRPr="005B311A" w:rsidRDefault="005B311A" w:rsidP="005B311A">
            <w:pPr>
              <w:jc w:val="center"/>
              <w:rPr>
                <w:rFonts w:ascii="Arial" w:hAnsi="Arial" w:cs="Arial"/>
              </w:rPr>
            </w:pPr>
            <w:r w:rsidRPr="005B311A">
              <w:rPr>
                <w:rFonts w:ascii="Arial" w:hAnsi="Arial" w:cs="Arial"/>
              </w:rPr>
              <w:t>41.0%</w:t>
            </w:r>
          </w:p>
        </w:tc>
      </w:tr>
      <w:tr w:rsidR="005B311A" w:rsidRPr="005B311A" w14:paraId="1A946C61" w14:textId="77777777" w:rsidTr="005B311A">
        <w:trPr>
          <w:trHeight w:val="300"/>
        </w:trPr>
        <w:tc>
          <w:tcPr>
            <w:tcW w:w="803" w:type="dxa"/>
            <w:noWrap/>
            <w:vAlign w:val="center"/>
            <w:hideMark/>
          </w:tcPr>
          <w:p w14:paraId="09E7CD9D" w14:textId="77777777" w:rsidR="005B311A" w:rsidRPr="005B311A" w:rsidRDefault="005B311A" w:rsidP="005B311A">
            <w:pPr>
              <w:jc w:val="center"/>
              <w:rPr>
                <w:rFonts w:ascii="Arial" w:hAnsi="Arial" w:cs="Arial"/>
              </w:rPr>
            </w:pPr>
            <w:r w:rsidRPr="005B311A">
              <w:rPr>
                <w:rFonts w:ascii="Arial" w:hAnsi="Arial" w:cs="Arial"/>
              </w:rPr>
              <w:t>407</w:t>
            </w:r>
          </w:p>
        </w:tc>
        <w:tc>
          <w:tcPr>
            <w:tcW w:w="6216" w:type="dxa"/>
            <w:noWrap/>
            <w:hideMark/>
          </w:tcPr>
          <w:p w14:paraId="1CC7C0C7" w14:textId="77777777" w:rsidR="005B311A" w:rsidRPr="005B311A" w:rsidRDefault="005B311A">
            <w:pPr>
              <w:rPr>
                <w:rFonts w:ascii="Arial" w:hAnsi="Arial" w:cs="Arial"/>
              </w:rPr>
            </w:pPr>
            <w:r w:rsidRPr="005B311A">
              <w:rPr>
                <w:rFonts w:ascii="Arial" w:hAnsi="Arial" w:cs="Arial"/>
              </w:rPr>
              <w:t>Reservation and Transportation Ticket Agents and Travel Clerks</w:t>
            </w:r>
          </w:p>
        </w:tc>
        <w:tc>
          <w:tcPr>
            <w:tcW w:w="1615" w:type="dxa"/>
            <w:noWrap/>
            <w:vAlign w:val="center"/>
            <w:hideMark/>
          </w:tcPr>
          <w:p w14:paraId="363B435F" w14:textId="77777777" w:rsidR="005B311A" w:rsidRPr="005B311A" w:rsidRDefault="005B311A" w:rsidP="005B311A">
            <w:pPr>
              <w:jc w:val="center"/>
              <w:rPr>
                <w:rFonts w:ascii="Arial" w:hAnsi="Arial" w:cs="Arial"/>
              </w:rPr>
            </w:pPr>
            <w:r w:rsidRPr="005B311A">
              <w:rPr>
                <w:rFonts w:ascii="Arial" w:hAnsi="Arial" w:cs="Arial"/>
              </w:rPr>
              <w:t>40.8%</w:t>
            </w:r>
          </w:p>
        </w:tc>
      </w:tr>
      <w:tr w:rsidR="005B311A" w:rsidRPr="005B311A" w14:paraId="7D95DB60" w14:textId="77777777" w:rsidTr="005B311A">
        <w:trPr>
          <w:trHeight w:val="300"/>
        </w:trPr>
        <w:tc>
          <w:tcPr>
            <w:tcW w:w="803" w:type="dxa"/>
            <w:noWrap/>
            <w:vAlign w:val="center"/>
            <w:hideMark/>
          </w:tcPr>
          <w:p w14:paraId="4B0E890C" w14:textId="77777777" w:rsidR="005B311A" w:rsidRPr="005B311A" w:rsidRDefault="005B311A" w:rsidP="005B311A">
            <w:pPr>
              <w:jc w:val="center"/>
              <w:rPr>
                <w:rFonts w:ascii="Arial" w:hAnsi="Arial" w:cs="Arial"/>
              </w:rPr>
            </w:pPr>
            <w:r w:rsidRPr="005B311A">
              <w:rPr>
                <w:rFonts w:ascii="Arial" w:hAnsi="Arial" w:cs="Arial"/>
              </w:rPr>
              <w:t>408</w:t>
            </w:r>
          </w:p>
        </w:tc>
        <w:tc>
          <w:tcPr>
            <w:tcW w:w="6216" w:type="dxa"/>
            <w:noWrap/>
            <w:hideMark/>
          </w:tcPr>
          <w:p w14:paraId="07AC79F7" w14:textId="77777777" w:rsidR="005B311A" w:rsidRPr="005B311A" w:rsidRDefault="005B311A">
            <w:pPr>
              <w:rPr>
                <w:rFonts w:ascii="Arial" w:hAnsi="Arial" w:cs="Arial"/>
              </w:rPr>
            </w:pPr>
            <w:r w:rsidRPr="005B311A">
              <w:rPr>
                <w:rFonts w:ascii="Arial" w:hAnsi="Arial" w:cs="Arial"/>
              </w:rPr>
              <w:t>Farmworkers, Farm, Ranch, and Aquacultural Animals</w:t>
            </w:r>
          </w:p>
        </w:tc>
        <w:tc>
          <w:tcPr>
            <w:tcW w:w="1615" w:type="dxa"/>
            <w:noWrap/>
            <w:vAlign w:val="center"/>
            <w:hideMark/>
          </w:tcPr>
          <w:p w14:paraId="7ECF9BB8" w14:textId="77777777" w:rsidR="005B311A" w:rsidRPr="005B311A" w:rsidRDefault="005B311A" w:rsidP="005B311A">
            <w:pPr>
              <w:jc w:val="center"/>
              <w:rPr>
                <w:rFonts w:ascii="Arial" w:hAnsi="Arial" w:cs="Arial"/>
              </w:rPr>
            </w:pPr>
            <w:r w:rsidRPr="005B311A">
              <w:rPr>
                <w:rFonts w:ascii="Arial" w:hAnsi="Arial" w:cs="Arial"/>
              </w:rPr>
              <w:t>40.8%</w:t>
            </w:r>
          </w:p>
        </w:tc>
      </w:tr>
      <w:tr w:rsidR="005B311A" w:rsidRPr="005B311A" w14:paraId="041BB8D3" w14:textId="77777777" w:rsidTr="005B311A">
        <w:trPr>
          <w:trHeight w:val="300"/>
        </w:trPr>
        <w:tc>
          <w:tcPr>
            <w:tcW w:w="803" w:type="dxa"/>
            <w:noWrap/>
            <w:vAlign w:val="center"/>
            <w:hideMark/>
          </w:tcPr>
          <w:p w14:paraId="790DE3B0" w14:textId="77777777" w:rsidR="005B311A" w:rsidRPr="005B311A" w:rsidRDefault="005B311A" w:rsidP="005B311A">
            <w:pPr>
              <w:jc w:val="center"/>
              <w:rPr>
                <w:rFonts w:ascii="Arial" w:hAnsi="Arial" w:cs="Arial"/>
              </w:rPr>
            </w:pPr>
            <w:r w:rsidRPr="005B311A">
              <w:rPr>
                <w:rFonts w:ascii="Arial" w:hAnsi="Arial" w:cs="Arial"/>
              </w:rPr>
              <w:t>409</w:t>
            </w:r>
          </w:p>
        </w:tc>
        <w:tc>
          <w:tcPr>
            <w:tcW w:w="6216" w:type="dxa"/>
            <w:noWrap/>
            <w:hideMark/>
          </w:tcPr>
          <w:p w14:paraId="24E4D3D8" w14:textId="77777777" w:rsidR="005B311A" w:rsidRPr="005B311A" w:rsidRDefault="005B311A">
            <w:pPr>
              <w:rPr>
                <w:rFonts w:ascii="Arial" w:hAnsi="Arial" w:cs="Arial"/>
              </w:rPr>
            </w:pPr>
            <w:r w:rsidRPr="005B311A">
              <w:rPr>
                <w:rFonts w:ascii="Arial" w:hAnsi="Arial" w:cs="Arial"/>
              </w:rPr>
              <w:t>Home Appliance Repairers</w:t>
            </w:r>
          </w:p>
        </w:tc>
        <w:tc>
          <w:tcPr>
            <w:tcW w:w="1615" w:type="dxa"/>
            <w:noWrap/>
            <w:vAlign w:val="center"/>
            <w:hideMark/>
          </w:tcPr>
          <w:p w14:paraId="799FD783" w14:textId="77777777" w:rsidR="005B311A" w:rsidRPr="005B311A" w:rsidRDefault="005B311A" w:rsidP="005B311A">
            <w:pPr>
              <w:jc w:val="center"/>
              <w:rPr>
                <w:rFonts w:ascii="Arial" w:hAnsi="Arial" w:cs="Arial"/>
              </w:rPr>
            </w:pPr>
            <w:r w:rsidRPr="005B311A">
              <w:rPr>
                <w:rFonts w:ascii="Arial" w:hAnsi="Arial" w:cs="Arial"/>
              </w:rPr>
              <w:t>40.6%</w:t>
            </w:r>
          </w:p>
        </w:tc>
      </w:tr>
      <w:tr w:rsidR="005B311A" w:rsidRPr="005B311A" w14:paraId="521B2747" w14:textId="77777777" w:rsidTr="005B311A">
        <w:trPr>
          <w:trHeight w:val="300"/>
        </w:trPr>
        <w:tc>
          <w:tcPr>
            <w:tcW w:w="803" w:type="dxa"/>
            <w:noWrap/>
            <w:vAlign w:val="center"/>
            <w:hideMark/>
          </w:tcPr>
          <w:p w14:paraId="368E306C" w14:textId="77777777" w:rsidR="005B311A" w:rsidRPr="005B311A" w:rsidRDefault="005B311A" w:rsidP="005B311A">
            <w:pPr>
              <w:jc w:val="center"/>
              <w:rPr>
                <w:rFonts w:ascii="Arial" w:hAnsi="Arial" w:cs="Arial"/>
              </w:rPr>
            </w:pPr>
            <w:r w:rsidRPr="005B311A">
              <w:rPr>
                <w:rFonts w:ascii="Arial" w:hAnsi="Arial" w:cs="Arial"/>
              </w:rPr>
              <w:t>410</w:t>
            </w:r>
          </w:p>
        </w:tc>
        <w:tc>
          <w:tcPr>
            <w:tcW w:w="6216" w:type="dxa"/>
            <w:noWrap/>
            <w:hideMark/>
          </w:tcPr>
          <w:p w14:paraId="07E47ACD" w14:textId="77777777" w:rsidR="005B311A" w:rsidRPr="005B311A" w:rsidRDefault="005B311A">
            <w:pPr>
              <w:rPr>
                <w:rFonts w:ascii="Arial" w:hAnsi="Arial" w:cs="Arial"/>
              </w:rPr>
            </w:pPr>
            <w:r w:rsidRPr="005B311A">
              <w:rPr>
                <w:rFonts w:ascii="Arial" w:hAnsi="Arial" w:cs="Arial"/>
              </w:rPr>
              <w:t>Dispatchers, Except Police, Fire, and Ambulance</w:t>
            </w:r>
          </w:p>
        </w:tc>
        <w:tc>
          <w:tcPr>
            <w:tcW w:w="1615" w:type="dxa"/>
            <w:noWrap/>
            <w:vAlign w:val="center"/>
            <w:hideMark/>
          </w:tcPr>
          <w:p w14:paraId="6347BC99" w14:textId="77777777" w:rsidR="005B311A" w:rsidRPr="005B311A" w:rsidRDefault="005B311A" w:rsidP="005B311A">
            <w:pPr>
              <w:jc w:val="center"/>
              <w:rPr>
                <w:rFonts w:ascii="Arial" w:hAnsi="Arial" w:cs="Arial"/>
              </w:rPr>
            </w:pPr>
            <w:r w:rsidRPr="005B311A">
              <w:rPr>
                <w:rFonts w:ascii="Arial" w:hAnsi="Arial" w:cs="Arial"/>
              </w:rPr>
              <w:t>40.5%</w:t>
            </w:r>
          </w:p>
        </w:tc>
      </w:tr>
      <w:tr w:rsidR="005B311A" w:rsidRPr="005B311A" w14:paraId="2D444E65" w14:textId="77777777" w:rsidTr="005B311A">
        <w:trPr>
          <w:trHeight w:val="300"/>
        </w:trPr>
        <w:tc>
          <w:tcPr>
            <w:tcW w:w="803" w:type="dxa"/>
            <w:noWrap/>
            <w:vAlign w:val="center"/>
            <w:hideMark/>
          </w:tcPr>
          <w:p w14:paraId="76BEA5A2" w14:textId="77777777" w:rsidR="005B311A" w:rsidRPr="005B311A" w:rsidRDefault="005B311A" w:rsidP="005B311A">
            <w:pPr>
              <w:jc w:val="center"/>
              <w:rPr>
                <w:rFonts w:ascii="Arial" w:hAnsi="Arial" w:cs="Arial"/>
              </w:rPr>
            </w:pPr>
            <w:r w:rsidRPr="005B311A">
              <w:rPr>
                <w:rFonts w:ascii="Arial" w:hAnsi="Arial" w:cs="Arial"/>
              </w:rPr>
              <w:t>411</w:t>
            </w:r>
          </w:p>
        </w:tc>
        <w:tc>
          <w:tcPr>
            <w:tcW w:w="6216" w:type="dxa"/>
            <w:noWrap/>
            <w:hideMark/>
          </w:tcPr>
          <w:p w14:paraId="0AE525B3" w14:textId="77777777" w:rsidR="005B311A" w:rsidRPr="005B311A" w:rsidRDefault="005B311A">
            <w:pPr>
              <w:rPr>
                <w:rFonts w:ascii="Arial" w:hAnsi="Arial" w:cs="Arial"/>
              </w:rPr>
            </w:pPr>
            <w:r w:rsidRPr="005B311A">
              <w:rPr>
                <w:rFonts w:ascii="Arial" w:hAnsi="Arial" w:cs="Arial"/>
              </w:rPr>
              <w:t>Speech-Language Pathologists</w:t>
            </w:r>
          </w:p>
        </w:tc>
        <w:tc>
          <w:tcPr>
            <w:tcW w:w="1615" w:type="dxa"/>
            <w:noWrap/>
            <w:vAlign w:val="center"/>
            <w:hideMark/>
          </w:tcPr>
          <w:p w14:paraId="13E40298" w14:textId="77777777" w:rsidR="005B311A" w:rsidRPr="005B311A" w:rsidRDefault="005B311A" w:rsidP="005B311A">
            <w:pPr>
              <w:jc w:val="center"/>
              <w:rPr>
                <w:rFonts w:ascii="Arial" w:hAnsi="Arial" w:cs="Arial"/>
              </w:rPr>
            </w:pPr>
            <w:r w:rsidRPr="005B311A">
              <w:rPr>
                <w:rFonts w:ascii="Arial" w:hAnsi="Arial" w:cs="Arial"/>
              </w:rPr>
              <w:t>40.4%</w:t>
            </w:r>
          </w:p>
        </w:tc>
      </w:tr>
      <w:tr w:rsidR="005B311A" w:rsidRPr="005B311A" w14:paraId="06F78196" w14:textId="77777777" w:rsidTr="005B311A">
        <w:trPr>
          <w:trHeight w:val="300"/>
        </w:trPr>
        <w:tc>
          <w:tcPr>
            <w:tcW w:w="803" w:type="dxa"/>
            <w:noWrap/>
            <w:vAlign w:val="center"/>
            <w:hideMark/>
          </w:tcPr>
          <w:p w14:paraId="308055FA" w14:textId="77777777" w:rsidR="005B311A" w:rsidRPr="005B311A" w:rsidRDefault="005B311A" w:rsidP="005B311A">
            <w:pPr>
              <w:jc w:val="center"/>
              <w:rPr>
                <w:rFonts w:ascii="Arial" w:hAnsi="Arial" w:cs="Arial"/>
              </w:rPr>
            </w:pPr>
            <w:r w:rsidRPr="005B311A">
              <w:rPr>
                <w:rFonts w:ascii="Arial" w:hAnsi="Arial" w:cs="Arial"/>
              </w:rPr>
              <w:t>412</w:t>
            </w:r>
          </w:p>
        </w:tc>
        <w:tc>
          <w:tcPr>
            <w:tcW w:w="6216" w:type="dxa"/>
            <w:noWrap/>
            <w:hideMark/>
          </w:tcPr>
          <w:p w14:paraId="466F3721" w14:textId="77777777" w:rsidR="005B311A" w:rsidRPr="005B311A" w:rsidRDefault="005B311A">
            <w:pPr>
              <w:rPr>
                <w:rFonts w:ascii="Arial" w:hAnsi="Arial" w:cs="Arial"/>
              </w:rPr>
            </w:pPr>
            <w:r w:rsidRPr="005B311A">
              <w:rPr>
                <w:rFonts w:ascii="Arial" w:hAnsi="Arial" w:cs="Arial"/>
              </w:rPr>
              <w:t>First-Line Supervisors of Farming, Fishing, and Forestry Workers</w:t>
            </w:r>
          </w:p>
        </w:tc>
        <w:tc>
          <w:tcPr>
            <w:tcW w:w="1615" w:type="dxa"/>
            <w:noWrap/>
            <w:vAlign w:val="center"/>
            <w:hideMark/>
          </w:tcPr>
          <w:p w14:paraId="33A2C8A0" w14:textId="77777777" w:rsidR="005B311A" w:rsidRPr="005B311A" w:rsidRDefault="005B311A" w:rsidP="005B311A">
            <w:pPr>
              <w:jc w:val="center"/>
              <w:rPr>
                <w:rFonts w:ascii="Arial" w:hAnsi="Arial" w:cs="Arial"/>
              </w:rPr>
            </w:pPr>
            <w:r w:rsidRPr="005B311A">
              <w:rPr>
                <w:rFonts w:ascii="Arial" w:hAnsi="Arial" w:cs="Arial"/>
              </w:rPr>
              <w:t>40.3%</w:t>
            </w:r>
          </w:p>
        </w:tc>
      </w:tr>
      <w:tr w:rsidR="005B311A" w:rsidRPr="005B311A" w14:paraId="76BFFD06" w14:textId="77777777" w:rsidTr="005B311A">
        <w:trPr>
          <w:trHeight w:val="300"/>
        </w:trPr>
        <w:tc>
          <w:tcPr>
            <w:tcW w:w="803" w:type="dxa"/>
            <w:noWrap/>
            <w:vAlign w:val="center"/>
            <w:hideMark/>
          </w:tcPr>
          <w:p w14:paraId="60331AB4" w14:textId="77777777" w:rsidR="005B311A" w:rsidRPr="005B311A" w:rsidRDefault="005B311A" w:rsidP="005B311A">
            <w:pPr>
              <w:jc w:val="center"/>
              <w:rPr>
                <w:rFonts w:ascii="Arial" w:hAnsi="Arial" w:cs="Arial"/>
              </w:rPr>
            </w:pPr>
            <w:r w:rsidRPr="005B311A">
              <w:rPr>
                <w:rFonts w:ascii="Arial" w:hAnsi="Arial" w:cs="Arial"/>
              </w:rPr>
              <w:t>413</w:t>
            </w:r>
          </w:p>
        </w:tc>
        <w:tc>
          <w:tcPr>
            <w:tcW w:w="6216" w:type="dxa"/>
            <w:noWrap/>
            <w:hideMark/>
          </w:tcPr>
          <w:p w14:paraId="2394429C" w14:textId="77777777" w:rsidR="005B311A" w:rsidRPr="005B311A" w:rsidRDefault="005B311A">
            <w:pPr>
              <w:rPr>
                <w:rFonts w:ascii="Arial" w:hAnsi="Arial" w:cs="Arial"/>
              </w:rPr>
            </w:pPr>
            <w:r w:rsidRPr="005B311A">
              <w:rPr>
                <w:rFonts w:ascii="Arial" w:hAnsi="Arial" w:cs="Arial"/>
              </w:rPr>
              <w:t>Helpers--Brickmasons, Blockmasons, Stonemasons, and Tile and Marble Setters</w:t>
            </w:r>
          </w:p>
        </w:tc>
        <w:tc>
          <w:tcPr>
            <w:tcW w:w="1615" w:type="dxa"/>
            <w:noWrap/>
            <w:vAlign w:val="center"/>
            <w:hideMark/>
          </w:tcPr>
          <w:p w14:paraId="09CC1EA3" w14:textId="77777777" w:rsidR="005B311A" w:rsidRPr="005B311A" w:rsidRDefault="005B311A" w:rsidP="005B311A">
            <w:pPr>
              <w:jc w:val="center"/>
              <w:rPr>
                <w:rFonts w:ascii="Arial" w:hAnsi="Arial" w:cs="Arial"/>
              </w:rPr>
            </w:pPr>
            <w:r w:rsidRPr="005B311A">
              <w:rPr>
                <w:rFonts w:ascii="Arial" w:hAnsi="Arial" w:cs="Arial"/>
              </w:rPr>
              <w:t>40.2%</w:t>
            </w:r>
          </w:p>
        </w:tc>
      </w:tr>
      <w:tr w:rsidR="005B311A" w:rsidRPr="005B311A" w14:paraId="33A4DF7E" w14:textId="77777777" w:rsidTr="005B311A">
        <w:trPr>
          <w:trHeight w:val="300"/>
        </w:trPr>
        <w:tc>
          <w:tcPr>
            <w:tcW w:w="803" w:type="dxa"/>
            <w:noWrap/>
            <w:vAlign w:val="center"/>
            <w:hideMark/>
          </w:tcPr>
          <w:p w14:paraId="3E5AB6A8" w14:textId="77777777" w:rsidR="005B311A" w:rsidRPr="005B311A" w:rsidRDefault="005B311A" w:rsidP="005B311A">
            <w:pPr>
              <w:jc w:val="center"/>
              <w:rPr>
                <w:rFonts w:ascii="Arial" w:hAnsi="Arial" w:cs="Arial"/>
              </w:rPr>
            </w:pPr>
            <w:r w:rsidRPr="005B311A">
              <w:rPr>
                <w:rFonts w:ascii="Arial" w:hAnsi="Arial" w:cs="Arial"/>
              </w:rPr>
              <w:t>414</w:t>
            </w:r>
          </w:p>
        </w:tc>
        <w:tc>
          <w:tcPr>
            <w:tcW w:w="6216" w:type="dxa"/>
            <w:noWrap/>
            <w:hideMark/>
          </w:tcPr>
          <w:p w14:paraId="391E1F07" w14:textId="77777777" w:rsidR="005B311A" w:rsidRPr="005B311A" w:rsidRDefault="005B311A">
            <w:pPr>
              <w:rPr>
                <w:rFonts w:ascii="Arial" w:hAnsi="Arial" w:cs="Arial"/>
              </w:rPr>
            </w:pPr>
            <w:r w:rsidRPr="005B311A">
              <w:rPr>
                <w:rFonts w:ascii="Arial" w:hAnsi="Arial" w:cs="Arial"/>
              </w:rPr>
              <w:t>Physical Therapist Aides</w:t>
            </w:r>
          </w:p>
        </w:tc>
        <w:tc>
          <w:tcPr>
            <w:tcW w:w="1615" w:type="dxa"/>
            <w:noWrap/>
            <w:vAlign w:val="center"/>
            <w:hideMark/>
          </w:tcPr>
          <w:p w14:paraId="53991AC5" w14:textId="77777777" w:rsidR="005B311A" w:rsidRPr="005B311A" w:rsidRDefault="005B311A" w:rsidP="005B311A">
            <w:pPr>
              <w:jc w:val="center"/>
              <w:rPr>
                <w:rFonts w:ascii="Arial" w:hAnsi="Arial" w:cs="Arial"/>
              </w:rPr>
            </w:pPr>
            <w:r w:rsidRPr="005B311A">
              <w:rPr>
                <w:rFonts w:ascii="Arial" w:hAnsi="Arial" w:cs="Arial"/>
              </w:rPr>
              <w:t>40.2%</w:t>
            </w:r>
          </w:p>
        </w:tc>
      </w:tr>
      <w:tr w:rsidR="005B311A" w:rsidRPr="005B311A" w14:paraId="194245FA" w14:textId="77777777" w:rsidTr="005B311A">
        <w:trPr>
          <w:trHeight w:val="300"/>
        </w:trPr>
        <w:tc>
          <w:tcPr>
            <w:tcW w:w="803" w:type="dxa"/>
            <w:noWrap/>
            <w:vAlign w:val="center"/>
            <w:hideMark/>
          </w:tcPr>
          <w:p w14:paraId="571EBC24" w14:textId="77777777" w:rsidR="005B311A" w:rsidRPr="005B311A" w:rsidRDefault="005B311A" w:rsidP="005B311A">
            <w:pPr>
              <w:jc w:val="center"/>
              <w:rPr>
                <w:rFonts w:ascii="Arial" w:hAnsi="Arial" w:cs="Arial"/>
              </w:rPr>
            </w:pPr>
            <w:r w:rsidRPr="005B311A">
              <w:rPr>
                <w:rFonts w:ascii="Arial" w:hAnsi="Arial" w:cs="Arial"/>
              </w:rPr>
              <w:t>415</w:t>
            </w:r>
          </w:p>
        </w:tc>
        <w:tc>
          <w:tcPr>
            <w:tcW w:w="6216" w:type="dxa"/>
            <w:noWrap/>
            <w:hideMark/>
          </w:tcPr>
          <w:p w14:paraId="512482F9" w14:textId="77777777" w:rsidR="005B311A" w:rsidRPr="005B311A" w:rsidRDefault="005B311A">
            <w:pPr>
              <w:rPr>
                <w:rFonts w:ascii="Arial" w:hAnsi="Arial" w:cs="Arial"/>
              </w:rPr>
            </w:pPr>
            <w:r w:rsidRPr="005B311A">
              <w:rPr>
                <w:rFonts w:ascii="Arial" w:hAnsi="Arial" w:cs="Arial"/>
              </w:rPr>
              <w:t>Lodging Managers</w:t>
            </w:r>
          </w:p>
        </w:tc>
        <w:tc>
          <w:tcPr>
            <w:tcW w:w="1615" w:type="dxa"/>
            <w:noWrap/>
            <w:vAlign w:val="center"/>
            <w:hideMark/>
          </w:tcPr>
          <w:p w14:paraId="00C178C1" w14:textId="77777777" w:rsidR="005B311A" w:rsidRPr="005B311A" w:rsidRDefault="005B311A" w:rsidP="005B311A">
            <w:pPr>
              <w:jc w:val="center"/>
              <w:rPr>
                <w:rFonts w:ascii="Arial" w:hAnsi="Arial" w:cs="Arial"/>
              </w:rPr>
            </w:pPr>
            <w:r w:rsidRPr="005B311A">
              <w:rPr>
                <w:rFonts w:ascii="Arial" w:hAnsi="Arial" w:cs="Arial"/>
              </w:rPr>
              <w:t>39.8%</w:t>
            </w:r>
          </w:p>
        </w:tc>
      </w:tr>
      <w:tr w:rsidR="005B311A" w:rsidRPr="005B311A" w14:paraId="61FB770A" w14:textId="77777777" w:rsidTr="005B311A">
        <w:trPr>
          <w:trHeight w:val="300"/>
        </w:trPr>
        <w:tc>
          <w:tcPr>
            <w:tcW w:w="803" w:type="dxa"/>
            <w:noWrap/>
            <w:vAlign w:val="center"/>
            <w:hideMark/>
          </w:tcPr>
          <w:p w14:paraId="1E8354B3" w14:textId="77777777" w:rsidR="005B311A" w:rsidRPr="005B311A" w:rsidRDefault="005B311A" w:rsidP="005B311A">
            <w:pPr>
              <w:jc w:val="center"/>
              <w:rPr>
                <w:rFonts w:ascii="Arial" w:hAnsi="Arial" w:cs="Arial"/>
              </w:rPr>
            </w:pPr>
            <w:r w:rsidRPr="005B311A">
              <w:rPr>
                <w:rFonts w:ascii="Arial" w:hAnsi="Arial" w:cs="Arial"/>
              </w:rPr>
              <w:t>416</w:t>
            </w:r>
          </w:p>
        </w:tc>
        <w:tc>
          <w:tcPr>
            <w:tcW w:w="6216" w:type="dxa"/>
            <w:noWrap/>
            <w:hideMark/>
          </w:tcPr>
          <w:p w14:paraId="2F5523F1" w14:textId="77777777" w:rsidR="005B311A" w:rsidRPr="005B311A" w:rsidRDefault="005B311A">
            <w:pPr>
              <w:rPr>
                <w:rFonts w:ascii="Arial" w:hAnsi="Arial" w:cs="Arial"/>
              </w:rPr>
            </w:pPr>
            <w:r w:rsidRPr="005B311A">
              <w:rPr>
                <w:rFonts w:ascii="Arial" w:hAnsi="Arial" w:cs="Arial"/>
              </w:rPr>
              <w:t>Forensic Science Technicians</w:t>
            </w:r>
          </w:p>
        </w:tc>
        <w:tc>
          <w:tcPr>
            <w:tcW w:w="1615" w:type="dxa"/>
            <w:noWrap/>
            <w:vAlign w:val="center"/>
            <w:hideMark/>
          </w:tcPr>
          <w:p w14:paraId="7050ACA0" w14:textId="77777777" w:rsidR="005B311A" w:rsidRPr="005B311A" w:rsidRDefault="005B311A" w:rsidP="005B311A">
            <w:pPr>
              <w:jc w:val="center"/>
              <w:rPr>
                <w:rFonts w:ascii="Arial" w:hAnsi="Arial" w:cs="Arial"/>
              </w:rPr>
            </w:pPr>
            <w:r w:rsidRPr="005B311A">
              <w:rPr>
                <w:rFonts w:ascii="Arial" w:hAnsi="Arial" w:cs="Arial"/>
              </w:rPr>
              <w:t>39.6%</w:t>
            </w:r>
          </w:p>
        </w:tc>
      </w:tr>
      <w:tr w:rsidR="005B311A" w:rsidRPr="005B311A" w14:paraId="23A62BAA" w14:textId="77777777" w:rsidTr="005B311A">
        <w:trPr>
          <w:trHeight w:val="300"/>
        </w:trPr>
        <w:tc>
          <w:tcPr>
            <w:tcW w:w="803" w:type="dxa"/>
            <w:noWrap/>
            <w:vAlign w:val="center"/>
            <w:hideMark/>
          </w:tcPr>
          <w:p w14:paraId="07129513" w14:textId="77777777" w:rsidR="005B311A" w:rsidRPr="005B311A" w:rsidRDefault="005B311A" w:rsidP="005B311A">
            <w:pPr>
              <w:jc w:val="center"/>
              <w:rPr>
                <w:rFonts w:ascii="Arial" w:hAnsi="Arial" w:cs="Arial"/>
              </w:rPr>
            </w:pPr>
            <w:r w:rsidRPr="005B311A">
              <w:rPr>
                <w:rFonts w:ascii="Arial" w:hAnsi="Arial" w:cs="Arial"/>
              </w:rPr>
              <w:t>417</w:t>
            </w:r>
          </w:p>
        </w:tc>
        <w:tc>
          <w:tcPr>
            <w:tcW w:w="6216" w:type="dxa"/>
            <w:noWrap/>
            <w:hideMark/>
          </w:tcPr>
          <w:p w14:paraId="6EEDB697" w14:textId="77777777" w:rsidR="005B311A" w:rsidRPr="005B311A" w:rsidRDefault="005B311A">
            <w:pPr>
              <w:rPr>
                <w:rFonts w:ascii="Arial" w:hAnsi="Arial" w:cs="Arial"/>
              </w:rPr>
            </w:pPr>
            <w:r w:rsidRPr="005B311A">
              <w:rPr>
                <w:rFonts w:ascii="Arial" w:hAnsi="Arial" w:cs="Arial"/>
              </w:rPr>
              <w:t>Travel Guides</w:t>
            </w:r>
          </w:p>
        </w:tc>
        <w:tc>
          <w:tcPr>
            <w:tcW w:w="1615" w:type="dxa"/>
            <w:noWrap/>
            <w:vAlign w:val="center"/>
            <w:hideMark/>
          </w:tcPr>
          <w:p w14:paraId="3082C401" w14:textId="77777777" w:rsidR="005B311A" w:rsidRPr="005B311A" w:rsidRDefault="005B311A" w:rsidP="005B311A">
            <w:pPr>
              <w:jc w:val="center"/>
              <w:rPr>
                <w:rFonts w:ascii="Arial" w:hAnsi="Arial" w:cs="Arial"/>
              </w:rPr>
            </w:pPr>
            <w:r w:rsidRPr="005B311A">
              <w:rPr>
                <w:rFonts w:ascii="Arial" w:hAnsi="Arial" w:cs="Arial"/>
              </w:rPr>
              <w:t>39.6%</w:t>
            </w:r>
          </w:p>
        </w:tc>
      </w:tr>
      <w:tr w:rsidR="005B311A" w:rsidRPr="005B311A" w14:paraId="26E5F116" w14:textId="77777777" w:rsidTr="005B311A">
        <w:trPr>
          <w:trHeight w:val="300"/>
        </w:trPr>
        <w:tc>
          <w:tcPr>
            <w:tcW w:w="803" w:type="dxa"/>
            <w:noWrap/>
            <w:vAlign w:val="center"/>
            <w:hideMark/>
          </w:tcPr>
          <w:p w14:paraId="38E5CF4E" w14:textId="77777777" w:rsidR="005B311A" w:rsidRPr="005B311A" w:rsidRDefault="005B311A" w:rsidP="005B311A">
            <w:pPr>
              <w:jc w:val="center"/>
              <w:rPr>
                <w:rFonts w:ascii="Arial" w:hAnsi="Arial" w:cs="Arial"/>
              </w:rPr>
            </w:pPr>
            <w:r w:rsidRPr="005B311A">
              <w:rPr>
                <w:rFonts w:ascii="Arial" w:hAnsi="Arial" w:cs="Arial"/>
              </w:rPr>
              <w:t>418</w:t>
            </w:r>
          </w:p>
        </w:tc>
        <w:tc>
          <w:tcPr>
            <w:tcW w:w="6216" w:type="dxa"/>
            <w:noWrap/>
            <w:hideMark/>
          </w:tcPr>
          <w:p w14:paraId="634EC62A" w14:textId="77777777" w:rsidR="005B311A" w:rsidRPr="005B311A" w:rsidRDefault="005B311A">
            <w:pPr>
              <w:rPr>
                <w:rFonts w:ascii="Arial" w:hAnsi="Arial" w:cs="Arial"/>
              </w:rPr>
            </w:pPr>
            <w:r w:rsidRPr="005B311A">
              <w:rPr>
                <w:rFonts w:ascii="Arial" w:hAnsi="Arial" w:cs="Arial"/>
              </w:rPr>
              <w:t>Firefighters</w:t>
            </w:r>
          </w:p>
        </w:tc>
        <w:tc>
          <w:tcPr>
            <w:tcW w:w="1615" w:type="dxa"/>
            <w:noWrap/>
            <w:vAlign w:val="center"/>
            <w:hideMark/>
          </w:tcPr>
          <w:p w14:paraId="60152980" w14:textId="77777777" w:rsidR="005B311A" w:rsidRPr="005B311A" w:rsidRDefault="005B311A" w:rsidP="005B311A">
            <w:pPr>
              <w:jc w:val="center"/>
              <w:rPr>
                <w:rFonts w:ascii="Arial" w:hAnsi="Arial" w:cs="Arial"/>
              </w:rPr>
            </w:pPr>
            <w:r w:rsidRPr="005B311A">
              <w:rPr>
                <w:rFonts w:ascii="Arial" w:hAnsi="Arial" w:cs="Arial"/>
              </w:rPr>
              <w:t>39.5%</w:t>
            </w:r>
          </w:p>
        </w:tc>
      </w:tr>
      <w:tr w:rsidR="005B311A" w:rsidRPr="005B311A" w14:paraId="2E532454" w14:textId="77777777" w:rsidTr="005B311A">
        <w:trPr>
          <w:trHeight w:val="300"/>
        </w:trPr>
        <w:tc>
          <w:tcPr>
            <w:tcW w:w="803" w:type="dxa"/>
            <w:noWrap/>
            <w:vAlign w:val="center"/>
            <w:hideMark/>
          </w:tcPr>
          <w:p w14:paraId="5E5EADCF" w14:textId="77777777" w:rsidR="005B311A" w:rsidRPr="005B311A" w:rsidRDefault="005B311A" w:rsidP="005B311A">
            <w:pPr>
              <w:jc w:val="center"/>
              <w:rPr>
                <w:rFonts w:ascii="Arial" w:hAnsi="Arial" w:cs="Arial"/>
              </w:rPr>
            </w:pPr>
            <w:r w:rsidRPr="005B311A">
              <w:rPr>
                <w:rFonts w:ascii="Arial" w:hAnsi="Arial" w:cs="Arial"/>
              </w:rPr>
              <w:t>419</w:t>
            </w:r>
          </w:p>
        </w:tc>
        <w:tc>
          <w:tcPr>
            <w:tcW w:w="6216" w:type="dxa"/>
            <w:noWrap/>
            <w:hideMark/>
          </w:tcPr>
          <w:p w14:paraId="713ECFB7" w14:textId="77777777" w:rsidR="005B311A" w:rsidRPr="005B311A" w:rsidRDefault="005B311A">
            <w:pPr>
              <w:rPr>
                <w:rFonts w:ascii="Arial" w:hAnsi="Arial" w:cs="Arial"/>
              </w:rPr>
            </w:pPr>
            <w:r w:rsidRPr="005B311A">
              <w:rPr>
                <w:rFonts w:ascii="Arial" w:hAnsi="Arial" w:cs="Arial"/>
              </w:rPr>
              <w:t>Door-to-Door Sales Workers, News and Street Vendors, and Related Workers</w:t>
            </w:r>
          </w:p>
        </w:tc>
        <w:tc>
          <w:tcPr>
            <w:tcW w:w="1615" w:type="dxa"/>
            <w:noWrap/>
            <w:vAlign w:val="center"/>
            <w:hideMark/>
          </w:tcPr>
          <w:p w14:paraId="11B38071" w14:textId="77777777" w:rsidR="005B311A" w:rsidRPr="005B311A" w:rsidRDefault="005B311A" w:rsidP="005B311A">
            <w:pPr>
              <w:jc w:val="center"/>
              <w:rPr>
                <w:rFonts w:ascii="Arial" w:hAnsi="Arial" w:cs="Arial"/>
              </w:rPr>
            </w:pPr>
            <w:r w:rsidRPr="005B311A">
              <w:rPr>
                <w:rFonts w:ascii="Arial" w:hAnsi="Arial" w:cs="Arial"/>
              </w:rPr>
              <w:t>39.5%</w:t>
            </w:r>
          </w:p>
        </w:tc>
      </w:tr>
      <w:tr w:rsidR="005B311A" w:rsidRPr="005B311A" w14:paraId="408C00C5" w14:textId="77777777" w:rsidTr="005B311A">
        <w:trPr>
          <w:trHeight w:val="300"/>
        </w:trPr>
        <w:tc>
          <w:tcPr>
            <w:tcW w:w="803" w:type="dxa"/>
            <w:noWrap/>
            <w:vAlign w:val="center"/>
            <w:hideMark/>
          </w:tcPr>
          <w:p w14:paraId="46A5639C" w14:textId="77777777" w:rsidR="005B311A" w:rsidRPr="005B311A" w:rsidRDefault="005B311A" w:rsidP="005B311A">
            <w:pPr>
              <w:jc w:val="center"/>
              <w:rPr>
                <w:rFonts w:ascii="Arial" w:hAnsi="Arial" w:cs="Arial"/>
              </w:rPr>
            </w:pPr>
            <w:r w:rsidRPr="005B311A">
              <w:rPr>
                <w:rFonts w:ascii="Arial" w:hAnsi="Arial" w:cs="Arial"/>
              </w:rPr>
              <w:t>420</w:t>
            </w:r>
          </w:p>
        </w:tc>
        <w:tc>
          <w:tcPr>
            <w:tcW w:w="6216" w:type="dxa"/>
            <w:noWrap/>
            <w:hideMark/>
          </w:tcPr>
          <w:p w14:paraId="51EB413F" w14:textId="77777777" w:rsidR="005B311A" w:rsidRPr="005B311A" w:rsidRDefault="005B311A">
            <w:pPr>
              <w:rPr>
                <w:rFonts w:ascii="Arial" w:hAnsi="Arial" w:cs="Arial"/>
              </w:rPr>
            </w:pPr>
            <w:r w:rsidRPr="005B311A">
              <w:rPr>
                <w:rFonts w:ascii="Arial" w:hAnsi="Arial" w:cs="Arial"/>
              </w:rPr>
              <w:t>Drafters, All Other</w:t>
            </w:r>
          </w:p>
        </w:tc>
        <w:tc>
          <w:tcPr>
            <w:tcW w:w="1615" w:type="dxa"/>
            <w:noWrap/>
            <w:vAlign w:val="center"/>
            <w:hideMark/>
          </w:tcPr>
          <w:p w14:paraId="4932E51A" w14:textId="77777777" w:rsidR="005B311A" w:rsidRPr="005B311A" w:rsidRDefault="005B311A" w:rsidP="005B311A">
            <w:pPr>
              <w:jc w:val="center"/>
              <w:rPr>
                <w:rFonts w:ascii="Arial" w:hAnsi="Arial" w:cs="Arial"/>
              </w:rPr>
            </w:pPr>
            <w:r w:rsidRPr="005B311A">
              <w:rPr>
                <w:rFonts w:ascii="Arial" w:hAnsi="Arial" w:cs="Arial"/>
              </w:rPr>
              <w:t>39.5%</w:t>
            </w:r>
          </w:p>
        </w:tc>
      </w:tr>
      <w:tr w:rsidR="005B311A" w:rsidRPr="005B311A" w14:paraId="5819EE79" w14:textId="77777777" w:rsidTr="005B311A">
        <w:trPr>
          <w:trHeight w:val="300"/>
        </w:trPr>
        <w:tc>
          <w:tcPr>
            <w:tcW w:w="803" w:type="dxa"/>
            <w:noWrap/>
            <w:vAlign w:val="center"/>
            <w:hideMark/>
          </w:tcPr>
          <w:p w14:paraId="560655BD" w14:textId="77777777" w:rsidR="005B311A" w:rsidRPr="005B311A" w:rsidRDefault="005B311A" w:rsidP="005B311A">
            <w:pPr>
              <w:jc w:val="center"/>
              <w:rPr>
                <w:rFonts w:ascii="Arial" w:hAnsi="Arial" w:cs="Arial"/>
              </w:rPr>
            </w:pPr>
            <w:r w:rsidRPr="005B311A">
              <w:rPr>
                <w:rFonts w:ascii="Arial" w:hAnsi="Arial" w:cs="Arial"/>
              </w:rPr>
              <w:t>421</w:t>
            </w:r>
          </w:p>
        </w:tc>
        <w:tc>
          <w:tcPr>
            <w:tcW w:w="6216" w:type="dxa"/>
            <w:noWrap/>
            <w:hideMark/>
          </w:tcPr>
          <w:p w14:paraId="4C141B23" w14:textId="77777777" w:rsidR="005B311A" w:rsidRPr="005B311A" w:rsidRDefault="005B311A">
            <w:pPr>
              <w:rPr>
                <w:rFonts w:ascii="Arial" w:hAnsi="Arial" w:cs="Arial"/>
              </w:rPr>
            </w:pPr>
            <w:r w:rsidRPr="005B311A">
              <w:rPr>
                <w:rFonts w:ascii="Arial" w:hAnsi="Arial" w:cs="Arial"/>
              </w:rPr>
              <w:t>Security Guards</w:t>
            </w:r>
          </w:p>
        </w:tc>
        <w:tc>
          <w:tcPr>
            <w:tcW w:w="1615" w:type="dxa"/>
            <w:noWrap/>
            <w:vAlign w:val="center"/>
            <w:hideMark/>
          </w:tcPr>
          <w:p w14:paraId="3A61E1A3" w14:textId="77777777" w:rsidR="005B311A" w:rsidRPr="005B311A" w:rsidRDefault="005B311A" w:rsidP="005B311A">
            <w:pPr>
              <w:jc w:val="center"/>
              <w:rPr>
                <w:rFonts w:ascii="Arial" w:hAnsi="Arial" w:cs="Arial"/>
              </w:rPr>
            </w:pPr>
            <w:r w:rsidRPr="005B311A">
              <w:rPr>
                <w:rFonts w:ascii="Arial" w:hAnsi="Arial" w:cs="Arial"/>
              </w:rPr>
              <w:t>39.4%</w:t>
            </w:r>
          </w:p>
        </w:tc>
      </w:tr>
      <w:tr w:rsidR="005B311A" w:rsidRPr="005B311A" w14:paraId="6903D5CD" w14:textId="77777777" w:rsidTr="005B311A">
        <w:trPr>
          <w:trHeight w:val="300"/>
        </w:trPr>
        <w:tc>
          <w:tcPr>
            <w:tcW w:w="803" w:type="dxa"/>
            <w:noWrap/>
            <w:vAlign w:val="center"/>
            <w:hideMark/>
          </w:tcPr>
          <w:p w14:paraId="75DE8400" w14:textId="77777777" w:rsidR="005B311A" w:rsidRPr="005B311A" w:rsidRDefault="005B311A" w:rsidP="005B311A">
            <w:pPr>
              <w:jc w:val="center"/>
              <w:rPr>
                <w:rFonts w:ascii="Arial" w:hAnsi="Arial" w:cs="Arial"/>
              </w:rPr>
            </w:pPr>
            <w:r w:rsidRPr="005B311A">
              <w:rPr>
                <w:rFonts w:ascii="Arial" w:hAnsi="Arial" w:cs="Arial"/>
              </w:rPr>
              <w:t>422</w:t>
            </w:r>
          </w:p>
        </w:tc>
        <w:tc>
          <w:tcPr>
            <w:tcW w:w="6216" w:type="dxa"/>
            <w:noWrap/>
            <w:hideMark/>
          </w:tcPr>
          <w:p w14:paraId="747AF15A" w14:textId="77777777" w:rsidR="005B311A" w:rsidRPr="005B311A" w:rsidRDefault="005B311A">
            <w:pPr>
              <w:rPr>
                <w:rFonts w:ascii="Arial" w:hAnsi="Arial" w:cs="Arial"/>
              </w:rPr>
            </w:pPr>
            <w:r w:rsidRPr="005B311A">
              <w:rPr>
                <w:rFonts w:ascii="Arial" w:hAnsi="Arial" w:cs="Arial"/>
              </w:rPr>
              <w:t>Helpers--Electricians</w:t>
            </w:r>
          </w:p>
        </w:tc>
        <w:tc>
          <w:tcPr>
            <w:tcW w:w="1615" w:type="dxa"/>
            <w:noWrap/>
            <w:vAlign w:val="center"/>
            <w:hideMark/>
          </w:tcPr>
          <w:p w14:paraId="2B8A058E" w14:textId="77777777" w:rsidR="005B311A" w:rsidRPr="005B311A" w:rsidRDefault="005B311A" w:rsidP="005B311A">
            <w:pPr>
              <w:jc w:val="center"/>
              <w:rPr>
                <w:rFonts w:ascii="Arial" w:hAnsi="Arial" w:cs="Arial"/>
              </w:rPr>
            </w:pPr>
            <w:r w:rsidRPr="005B311A">
              <w:rPr>
                <w:rFonts w:ascii="Arial" w:hAnsi="Arial" w:cs="Arial"/>
              </w:rPr>
              <w:t>39.3%</w:t>
            </w:r>
          </w:p>
        </w:tc>
      </w:tr>
      <w:tr w:rsidR="005B311A" w:rsidRPr="005B311A" w14:paraId="4B35B5BB" w14:textId="77777777" w:rsidTr="005B311A">
        <w:trPr>
          <w:trHeight w:val="300"/>
        </w:trPr>
        <w:tc>
          <w:tcPr>
            <w:tcW w:w="803" w:type="dxa"/>
            <w:noWrap/>
            <w:vAlign w:val="center"/>
            <w:hideMark/>
          </w:tcPr>
          <w:p w14:paraId="532E02AC" w14:textId="77777777" w:rsidR="005B311A" w:rsidRPr="005B311A" w:rsidRDefault="005B311A" w:rsidP="005B311A">
            <w:pPr>
              <w:jc w:val="center"/>
              <w:rPr>
                <w:rFonts w:ascii="Arial" w:hAnsi="Arial" w:cs="Arial"/>
              </w:rPr>
            </w:pPr>
            <w:r w:rsidRPr="005B311A">
              <w:rPr>
                <w:rFonts w:ascii="Arial" w:hAnsi="Arial" w:cs="Arial"/>
              </w:rPr>
              <w:t>423</w:t>
            </w:r>
          </w:p>
        </w:tc>
        <w:tc>
          <w:tcPr>
            <w:tcW w:w="6216" w:type="dxa"/>
            <w:noWrap/>
            <w:hideMark/>
          </w:tcPr>
          <w:p w14:paraId="27295B39" w14:textId="77777777" w:rsidR="005B311A" w:rsidRPr="005B311A" w:rsidRDefault="005B311A">
            <w:pPr>
              <w:rPr>
                <w:rFonts w:ascii="Arial" w:hAnsi="Arial" w:cs="Arial"/>
              </w:rPr>
            </w:pPr>
            <w:r w:rsidRPr="005B311A">
              <w:rPr>
                <w:rFonts w:ascii="Arial" w:hAnsi="Arial" w:cs="Arial"/>
              </w:rPr>
              <w:t>Couriers and Messengers</w:t>
            </w:r>
          </w:p>
        </w:tc>
        <w:tc>
          <w:tcPr>
            <w:tcW w:w="1615" w:type="dxa"/>
            <w:noWrap/>
            <w:vAlign w:val="center"/>
            <w:hideMark/>
          </w:tcPr>
          <w:p w14:paraId="789D7245" w14:textId="77777777" w:rsidR="005B311A" w:rsidRPr="005B311A" w:rsidRDefault="005B311A" w:rsidP="005B311A">
            <w:pPr>
              <w:jc w:val="center"/>
              <w:rPr>
                <w:rFonts w:ascii="Arial" w:hAnsi="Arial" w:cs="Arial"/>
              </w:rPr>
            </w:pPr>
            <w:r w:rsidRPr="005B311A">
              <w:rPr>
                <w:rFonts w:ascii="Arial" w:hAnsi="Arial" w:cs="Arial"/>
              </w:rPr>
              <w:t>39.2%</w:t>
            </w:r>
          </w:p>
        </w:tc>
      </w:tr>
      <w:tr w:rsidR="005B311A" w:rsidRPr="005B311A" w14:paraId="71A49C68" w14:textId="77777777" w:rsidTr="005B311A">
        <w:trPr>
          <w:trHeight w:val="300"/>
        </w:trPr>
        <w:tc>
          <w:tcPr>
            <w:tcW w:w="803" w:type="dxa"/>
            <w:noWrap/>
            <w:vAlign w:val="center"/>
            <w:hideMark/>
          </w:tcPr>
          <w:p w14:paraId="668999BA" w14:textId="77777777" w:rsidR="005B311A" w:rsidRPr="005B311A" w:rsidRDefault="005B311A" w:rsidP="005B311A">
            <w:pPr>
              <w:jc w:val="center"/>
              <w:rPr>
                <w:rFonts w:ascii="Arial" w:hAnsi="Arial" w:cs="Arial"/>
              </w:rPr>
            </w:pPr>
            <w:r w:rsidRPr="005B311A">
              <w:rPr>
                <w:rFonts w:ascii="Arial" w:hAnsi="Arial" w:cs="Arial"/>
              </w:rPr>
              <w:t>424</w:t>
            </w:r>
          </w:p>
        </w:tc>
        <w:tc>
          <w:tcPr>
            <w:tcW w:w="6216" w:type="dxa"/>
            <w:noWrap/>
            <w:hideMark/>
          </w:tcPr>
          <w:p w14:paraId="47DB69C2" w14:textId="77777777" w:rsidR="005B311A" w:rsidRPr="005B311A" w:rsidRDefault="005B311A">
            <w:pPr>
              <w:rPr>
                <w:rFonts w:ascii="Arial" w:hAnsi="Arial" w:cs="Arial"/>
              </w:rPr>
            </w:pPr>
            <w:r w:rsidRPr="005B311A">
              <w:rPr>
                <w:rFonts w:ascii="Arial" w:hAnsi="Arial" w:cs="Arial"/>
              </w:rPr>
              <w:t>Solar Photovoltaic Installers</w:t>
            </w:r>
          </w:p>
        </w:tc>
        <w:tc>
          <w:tcPr>
            <w:tcW w:w="1615" w:type="dxa"/>
            <w:noWrap/>
            <w:vAlign w:val="center"/>
            <w:hideMark/>
          </w:tcPr>
          <w:p w14:paraId="4775149D" w14:textId="77777777" w:rsidR="005B311A" w:rsidRPr="005B311A" w:rsidRDefault="005B311A" w:rsidP="005B311A">
            <w:pPr>
              <w:jc w:val="center"/>
              <w:rPr>
                <w:rFonts w:ascii="Arial" w:hAnsi="Arial" w:cs="Arial"/>
              </w:rPr>
            </w:pPr>
            <w:r w:rsidRPr="005B311A">
              <w:rPr>
                <w:rFonts w:ascii="Arial" w:hAnsi="Arial" w:cs="Arial"/>
              </w:rPr>
              <w:t>39.0%</w:t>
            </w:r>
          </w:p>
        </w:tc>
      </w:tr>
      <w:tr w:rsidR="005B311A" w:rsidRPr="005B311A" w14:paraId="335C62C5" w14:textId="77777777" w:rsidTr="005B311A">
        <w:trPr>
          <w:trHeight w:val="300"/>
        </w:trPr>
        <w:tc>
          <w:tcPr>
            <w:tcW w:w="803" w:type="dxa"/>
            <w:noWrap/>
            <w:vAlign w:val="center"/>
            <w:hideMark/>
          </w:tcPr>
          <w:p w14:paraId="531125A9" w14:textId="77777777" w:rsidR="005B311A" w:rsidRPr="005B311A" w:rsidRDefault="005B311A" w:rsidP="005B311A">
            <w:pPr>
              <w:jc w:val="center"/>
              <w:rPr>
                <w:rFonts w:ascii="Arial" w:hAnsi="Arial" w:cs="Arial"/>
              </w:rPr>
            </w:pPr>
            <w:r w:rsidRPr="005B311A">
              <w:rPr>
                <w:rFonts w:ascii="Arial" w:hAnsi="Arial" w:cs="Arial"/>
              </w:rPr>
              <w:t>425</w:t>
            </w:r>
          </w:p>
        </w:tc>
        <w:tc>
          <w:tcPr>
            <w:tcW w:w="6216" w:type="dxa"/>
            <w:noWrap/>
            <w:hideMark/>
          </w:tcPr>
          <w:p w14:paraId="53DEA32E" w14:textId="77777777" w:rsidR="005B311A" w:rsidRPr="005B311A" w:rsidRDefault="005B311A">
            <w:pPr>
              <w:rPr>
                <w:rFonts w:ascii="Arial" w:hAnsi="Arial" w:cs="Arial"/>
              </w:rPr>
            </w:pPr>
            <w:r w:rsidRPr="005B311A">
              <w:rPr>
                <w:rFonts w:ascii="Arial" w:hAnsi="Arial" w:cs="Arial"/>
              </w:rPr>
              <w:t>Respiratory Therapists</w:t>
            </w:r>
          </w:p>
        </w:tc>
        <w:tc>
          <w:tcPr>
            <w:tcW w:w="1615" w:type="dxa"/>
            <w:noWrap/>
            <w:vAlign w:val="center"/>
            <w:hideMark/>
          </w:tcPr>
          <w:p w14:paraId="1F26ECEF" w14:textId="77777777" w:rsidR="005B311A" w:rsidRPr="005B311A" w:rsidRDefault="005B311A" w:rsidP="005B311A">
            <w:pPr>
              <w:jc w:val="center"/>
              <w:rPr>
                <w:rFonts w:ascii="Arial" w:hAnsi="Arial" w:cs="Arial"/>
              </w:rPr>
            </w:pPr>
            <w:r w:rsidRPr="005B311A">
              <w:rPr>
                <w:rFonts w:ascii="Arial" w:hAnsi="Arial" w:cs="Arial"/>
              </w:rPr>
              <w:t>39.0%</w:t>
            </w:r>
          </w:p>
        </w:tc>
      </w:tr>
      <w:tr w:rsidR="005B311A" w:rsidRPr="005B311A" w14:paraId="7DA9A62B" w14:textId="77777777" w:rsidTr="005B311A">
        <w:trPr>
          <w:trHeight w:val="300"/>
        </w:trPr>
        <w:tc>
          <w:tcPr>
            <w:tcW w:w="803" w:type="dxa"/>
            <w:noWrap/>
            <w:vAlign w:val="center"/>
            <w:hideMark/>
          </w:tcPr>
          <w:p w14:paraId="7A45E027" w14:textId="77777777" w:rsidR="005B311A" w:rsidRPr="005B311A" w:rsidRDefault="005B311A" w:rsidP="005B311A">
            <w:pPr>
              <w:jc w:val="center"/>
              <w:rPr>
                <w:rFonts w:ascii="Arial" w:hAnsi="Arial" w:cs="Arial"/>
              </w:rPr>
            </w:pPr>
            <w:r w:rsidRPr="005B311A">
              <w:rPr>
                <w:rFonts w:ascii="Arial" w:hAnsi="Arial" w:cs="Arial"/>
              </w:rPr>
              <w:t>426</w:t>
            </w:r>
          </w:p>
        </w:tc>
        <w:tc>
          <w:tcPr>
            <w:tcW w:w="6216" w:type="dxa"/>
            <w:noWrap/>
            <w:hideMark/>
          </w:tcPr>
          <w:p w14:paraId="65B52809" w14:textId="77777777" w:rsidR="005B311A" w:rsidRPr="005B311A" w:rsidRDefault="005B311A">
            <w:pPr>
              <w:rPr>
                <w:rFonts w:ascii="Arial" w:hAnsi="Arial" w:cs="Arial"/>
              </w:rPr>
            </w:pPr>
            <w:r w:rsidRPr="005B311A">
              <w:rPr>
                <w:rFonts w:ascii="Arial" w:hAnsi="Arial" w:cs="Arial"/>
              </w:rPr>
              <w:t>Signal and Track Switch Repairers</w:t>
            </w:r>
          </w:p>
        </w:tc>
        <w:tc>
          <w:tcPr>
            <w:tcW w:w="1615" w:type="dxa"/>
            <w:noWrap/>
            <w:vAlign w:val="center"/>
            <w:hideMark/>
          </w:tcPr>
          <w:p w14:paraId="71CDC273" w14:textId="77777777" w:rsidR="005B311A" w:rsidRPr="005B311A" w:rsidRDefault="005B311A" w:rsidP="005B311A">
            <w:pPr>
              <w:jc w:val="center"/>
              <w:rPr>
                <w:rFonts w:ascii="Arial" w:hAnsi="Arial" w:cs="Arial"/>
              </w:rPr>
            </w:pPr>
            <w:r w:rsidRPr="005B311A">
              <w:rPr>
                <w:rFonts w:ascii="Arial" w:hAnsi="Arial" w:cs="Arial"/>
              </w:rPr>
              <w:t>39.0%</w:t>
            </w:r>
          </w:p>
        </w:tc>
      </w:tr>
      <w:tr w:rsidR="005B311A" w:rsidRPr="005B311A" w14:paraId="3CB1A485" w14:textId="77777777" w:rsidTr="005B311A">
        <w:trPr>
          <w:trHeight w:val="300"/>
        </w:trPr>
        <w:tc>
          <w:tcPr>
            <w:tcW w:w="803" w:type="dxa"/>
            <w:noWrap/>
            <w:vAlign w:val="center"/>
            <w:hideMark/>
          </w:tcPr>
          <w:p w14:paraId="7058AB24" w14:textId="77777777" w:rsidR="005B311A" w:rsidRPr="005B311A" w:rsidRDefault="005B311A" w:rsidP="005B311A">
            <w:pPr>
              <w:jc w:val="center"/>
              <w:rPr>
                <w:rFonts w:ascii="Arial" w:hAnsi="Arial" w:cs="Arial"/>
              </w:rPr>
            </w:pPr>
            <w:r w:rsidRPr="005B311A">
              <w:rPr>
                <w:rFonts w:ascii="Arial" w:hAnsi="Arial" w:cs="Arial"/>
              </w:rPr>
              <w:t>427</w:t>
            </w:r>
          </w:p>
        </w:tc>
        <w:tc>
          <w:tcPr>
            <w:tcW w:w="6216" w:type="dxa"/>
            <w:noWrap/>
            <w:hideMark/>
          </w:tcPr>
          <w:p w14:paraId="14AA7719" w14:textId="77777777" w:rsidR="005B311A" w:rsidRPr="005B311A" w:rsidRDefault="005B311A">
            <w:pPr>
              <w:rPr>
                <w:rFonts w:ascii="Arial" w:hAnsi="Arial" w:cs="Arial"/>
              </w:rPr>
            </w:pPr>
            <w:r w:rsidRPr="005B311A">
              <w:rPr>
                <w:rFonts w:ascii="Arial" w:hAnsi="Arial" w:cs="Arial"/>
              </w:rPr>
              <w:t>Gaming and Sports Book Writers and Runners</w:t>
            </w:r>
          </w:p>
        </w:tc>
        <w:tc>
          <w:tcPr>
            <w:tcW w:w="1615" w:type="dxa"/>
            <w:noWrap/>
            <w:vAlign w:val="center"/>
            <w:hideMark/>
          </w:tcPr>
          <w:p w14:paraId="6AA7A6A9" w14:textId="77777777" w:rsidR="005B311A" w:rsidRPr="005B311A" w:rsidRDefault="005B311A" w:rsidP="005B311A">
            <w:pPr>
              <w:jc w:val="center"/>
              <w:rPr>
                <w:rFonts w:ascii="Arial" w:hAnsi="Arial" w:cs="Arial"/>
              </w:rPr>
            </w:pPr>
            <w:r w:rsidRPr="005B311A">
              <w:rPr>
                <w:rFonts w:ascii="Arial" w:hAnsi="Arial" w:cs="Arial"/>
              </w:rPr>
              <w:t>38.9%</w:t>
            </w:r>
          </w:p>
        </w:tc>
      </w:tr>
      <w:tr w:rsidR="005B311A" w:rsidRPr="005B311A" w14:paraId="7F7E9B12" w14:textId="77777777" w:rsidTr="005B311A">
        <w:trPr>
          <w:trHeight w:val="300"/>
        </w:trPr>
        <w:tc>
          <w:tcPr>
            <w:tcW w:w="803" w:type="dxa"/>
            <w:noWrap/>
            <w:vAlign w:val="center"/>
            <w:hideMark/>
          </w:tcPr>
          <w:p w14:paraId="06015737" w14:textId="77777777" w:rsidR="005B311A" w:rsidRPr="005B311A" w:rsidRDefault="005B311A" w:rsidP="005B311A">
            <w:pPr>
              <w:jc w:val="center"/>
              <w:rPr>
                <w:rFonts w:ascii="Arial" w:hAnsi="Arial" w:cs="Arial"/>
              </w:rPr>
            </w:pPr>
            <w:r w:rsidRPr="005B311A">
              <w:rPr>
                <w:rFonts w:ascii="Arial" w:hAnsi="Arial" w:cs="Arial"/>
              </w:rPr>
              <w:t>428</w:t>
            </w:r>
          </w:p>
        </w:tc>
        <w:tc>
          <w:tcPr>
            <w:tcW w:w="6216" w:type="dxa"/>
            <w:noWrap/>
            <w:hideMark/>
          </w:tcPr>
          <w:p w14:paraId="7C7B84BC" w14:textId="77777777" w:rsidR="005B311A" w:rsidRPr="005B311A" w:rsidRDefault="005B311A">
            <w:pPr>
              <w:rPr>
                <w:rFonts w:ascii="Arial" w:hAnsi="Arial" w:cs="Arial"/>
              </w:rPr>
            </w:pPr>
            <w:r w:rsidRPr="005B311A">
              <w:rPr>
                <w:rFonts w:ascii="Arial" w:hAnsi="Arial" w:cs="Arial"/>
              </w:rPr>
              <w:t>Tank Car, Truck, and Ship Loaders</w:t>
            </w:r>
          </w:p>
        </w:tc>
        <w:tc>
          <w:tcPr>
            <w:tcW w:w="1615" w:type="dxa"/>
            <w:noWrap/>
            <w:vAlign w:val="center"/>
            <w:hideMark/>
          </w:tcPr>
          <w:p w14:paraId="29A0237F" w14:textId="77777777" w:rsidR="005B311A" w:rsidRPr="005B311A" w:rsidRDefault="005B311A" w:rsidP="005B311A">
            <w:pPr>
              <w:jc w:val="center"/>
              <w:rPr>
                <w:rFonts w:ascii="Arial" w:hAnsi="Arial" w:cs="Arial"/>
              </w:rPr>
            </w:pPr>
            <w:r w:rsidRPr="005B311A">
              <w:rPr>
                <w:rFonts w:ascii="Arial" w:hAnsi="Arial" w:cs="Arial"/>
              </w:rPr>
              <w:t>38.7%</w:t>
            </w:r>
          </w:p>
        </w:tc>
      </w:tr>
      <w:tr w:rsidR="005B311A" w:rsidRPr="005B311A" w14:paraId="48A02B10" w14:textId="77777777" w:rsidTr="005B311A">
        <w:trPr>
          <w:trHeight w:val="300"/>
        </w:trPr>
        <w:tc>
          <w:tcPr>
            <w:tcW w:w="803" w:type="dxa"/>
            <w:noWrap/>
            <w:vAlign w:val="center"/>
            <w:hideMark/>
          </w:tcPr>
          <w:p w14:paraId="370FFCDF" w14:textId="77777777" w:rsidR="005B311A" w:rsidRPr="005B311A" w:rsidRDefault="005B311A" w:rsidP="005B311A">
            <w:pPr>
              <w:jc w:val="center"/>
              <w:rPr>
                <w:rFonts w:ascii="Arial" w:hAnsi="Arial" w:cs="Arial"/>
              </w:rPr>
            </w:pPr>
            <w:r w:rsidRPr="005B311A">
              <w:rPr>
                <w:rFonts w:ascii="Arial" w:hAnsi="Arial" w:cs="Arial"/>
              </w:rPr>
              <w:t>429</w:t>
            </w:r>
          </w:p>
        </w:tc>
        <w:tc>
          <w:tcPr>
            <w:tcW w:w="6216" w:type="dxa"/>
            <w:noWrap/>
            <w:hideMark/>
          </w:tcPr>
          <w:p w14:paraId="7B64D03F" w14:textId="77777777" w:rsidR="005B311A" w:rsidRPr="005B311A" w:rsidRDefault="005B311A">
            <w:pPr>
              <w:rPr>
                <w:rFonts w:ascii="Arial" w:hAnsi="Arial" w:cs="Arial"/>
              </w:rPr>
            </w:pPr>
            <w:r w:rsidRPr="005B311A">
              <w:rPr>
                <w:rFonts w:ascii="Arial" w:hAnsi="Arial" w:cs="Arial"/>
              </w:rPr>
              <w:t>Sheet Metal Workers</w:t>
            </w:r>
          </w:p>
        </w:tc>
        <w:tc>
          <w:tcPr>
            <w:tcW w:w="1615" w:type="dxa"/>
            <w:noWrap/>
            <w:vAlign w:val="center"/>
            <w:hideMark/>
          </w:tcPr>
          <w:p w14:paraId="65960DE6" w14:textId="77777777" w:rsidR="005B311A" w:rsidRPr="005B311A" w:rsidRDefault="005B311A" w:rsidP="005B311A">
            <w:pPr>
              <w:jc w:val="center"/>
              <w:rPr>
                <w:rFonts w:ascii="Arial" w:hAnsi="Arial" w:cs="Arial"/>
              </w:rPr>
            </w:pPr>
            <w:r w:rsidRPr="005B311A">
              <w:rPr>
                <w:rFonts w:ascii="Arial" w:hAnsi="Arial" w:cs="Arial"/>
              </w:rPr>
              <w:t>38.6%</w:t>
            </w:r>
          </w:p>
        </w:tc>
      </w:tr>
      <w:tr w:rsidR="005B311A" w:rsidRPr="005B311A" w14:paraId="103A3B0A" w14:textId="77777777" w:rsidTr="005B311A">
        <w:trPr>
          <w:trHeight w:val="300"/>
        </w:trPr>
        <w:tc>
          <w:tcPr>
            <w:tcW w:w="803" w:type="dxa"/>
            <w:noWrap/>
            <w:vAlign w:val="center"/>
            <w:hideMark/>
          </w:tcPr>
          <w:p w14:paraId="43A0DDFA" w14:textId="77777777" w:rsidR="005B311A" w:rsidRPr="005B311A" w:rsidRDefault="005B311A" w:rsidP="005B311A">
            <w:pPr>
              <w:jc w:val="center"/>
              <w:rPr>
                <w:rFonts w:ascii="Arial" w:hAnsi="Arial" w:cs="Arial"/>
              </w:rPr>
            </w:pPr>
            <w:r w:rsidRPr="005B311A">
              <w:rPr>
                <w:rFonts w:ascii="Arial" w:hAnsi="Arial" w:cs="Arial"/>
              </w:rPr>
              <w:t>430</w:t>
            </w:r>
          </w:p>
        </w:tc>
        <w:tc>
          <w:tcPr>
            <w:tcW w:w="6216" w:type="dxa"/>
            <w:noWrap/>
            <w:hideMark/>
          </w:tcPr>
          <w:p w14:paraId="0D709F82" w14:textId="77777777" w:rsidR="005B311A" w:rsidRPr="005B311A" w:rsidRDefault="005B311A">
            <w:pPr>
              <w:rPr>
                <w:rFonts w:ascii="Arial" w:hAnsi="Arial" w:cs="Arial"/>
              </w:rPr>
            </w:pPr>
            <w:r w:rsidRPr="005B311A">
              <w:rPr>
                <w:rFonts w:ascii="Arial" w:hAnsi="Arial" w:cs="Arial"/>
              </w:rPr>
              <w:t>Material Moving Workers, All Other</w:t>
            </w:r>
          </w:p>
        </w:tc>
        <w:tc>
          <w:tcPr>
            <w:tcW w:w="1615" w:type="dxa"/>
            <w:noWrap/>
            <w:vAlign w:val="center"/>
            <w:hideMark/>
          </w:tcPr>
          <w:p w14:paraId="34A3EFFB" w14:textId="77777777" w:rsidR="005B311A" w:rsidRPr="005B311A" w:rsidRDefault="005B311A" w:rsidP="005B311A">
            <w:pPr>
              <w:jc w:val="center"/>
              <w:rPr>
                <w:rFonts w:ascii="Arial" w:hAnsi="Arial" w:cs="Arial"/>
              </w:rPr>
            </w:pPr>
            <w:r w:rsidRPr="005B311A">
              <w:rPr>
                <w:rFonts w:ascii="Arial" w:hAnsi="Arial" w:cs="Arial"/>
              </w:rPr>
              <w:t>38.5%</w:t>
            </w:r>
          </w:p>
        </w:tc>
      </w:tr>
      <w:tr w:rsidR="005B311A" w:rsidRPr="005B311A" w14:paraId="79CAE5CB" w14:textId="77777777" w:rsidTr="005B311A">
        <w:trPr>
          <w:trHeight w:val="300"/>
        </w:trPr>
        <w:tc>
          <w:tcPr>
            <w:tcW w:w="803" w:type="dxa"/>
            <w:noWrap/>
            <w:vAlign w:val="center"/>
            <w:hideMark/>
          </w:tcPr>
          <w:p w14:paraId="24F7B3B8" w14:textId="77777777" w:rsidR="005B311A" w:rsidRPr="005B311A" w:rsidRDefault="005B311A" w:rsidP="005B311A">
            <w:pPr>
              <w:jc w:val="center"/>
              <w:rPr>
                <w:rFonts w:ascii="Arial" w:hAnsi="Arial" w:cs="Arial"/>
              </w:rPr>
            </w:pPr>
            <w:r w:rsidRPr="005B311A">
              <w:rPr>
                <w:rFonts w:ascii="Arial" w:hAnsi="Arial" w:cs="Arial"/>
              </w:rPr>
              <w:t>431</w:t>
            </w:r>
          </w:p>
        </w:tc>
        <w:tc>
          <w:tcPr>
            <w:tcW w:w="6216" w:type="dxa"/>
            <w:noWrap/>
            <w:hideMark/>
          </w:tcPr>
          <w:p w14:paraId="4DB65F74" w14:textId="77777777" w:rsidR="005B311A" w:rsidRPr="005B311A" w:rsidRDefault="005B311A">
            <w:pPr>
              <w:rPr>
                <w:rFonts w:ascii="Arial" w:hAnsi="Arial" w:cs="Arial"/>
              </w:rPr>
            </w:pPr>
            <w:r w:rsidRPr="005B311A">
              <w:rPr>
                <w:rFonts w:ascii="Arial" w:hAnsi="Arial" w:cs="Arial"/>
              </w:rPr>
              <w:t>Computer Programmers</w:t>
            </w:r>
          </w:p>
        </w:tc>
        <w:tc>
          <w:tcPr>
            <w:tcW w:w="1615" w:type="dxa"/>
            <w:noWrap/>
            <w:vAlign w:val="center"/>
            <w:hideMark/>
          </w:tcPr>
          <w:p w14:paraId="6878B529" w14:textId="77777777" w:rsidR="005B311A" w:rsidRPr="005B311A" w:rsidRDefault="005B311A" w:rsidP="005B311A">
            <w:pPr>
              <w:jc w:val="center"/>
              <w:rPr>
                <w:rFonts w:ascii="Arial" w:hAnsi="Arial" w:cs="Arial"/>
              </w:rPr>
            </w:pPr>
            <w:r w:rsidRPr="005B311A">
              <w:rPr>
                <w:rFonts w:ascii="Arial" w:hAnsi="Arial" w:cs="Arial"/>
              </w:rPr>
              <w:t>38.4%</w:t>
            </w:r>
          </w:p>
        </w:tc>
      </w:tr>
      <w:tr w:rsidR="005B311A" w:rsidRPr="005B311A" w14:paraId="1B3A8E49" w14:textId="77777777" w:rsidTr="005B311A">
        <w:trPr>
          <w:trHeight w:val="300"/>
        </w:trPr>
        <w:tc>
          <w:tcPr>
            <w:tcW w:w="803" w:type="dxa"/>
            <w:noWrap/>
            <w:vAlign w:val="center"/>
            <w:hideMark/>
          </w:tcPr>
          <w:p w14:paraId="77DE9F45" w14:textId="77777777" w:rsidR="005B311A" w:rsidRPr="005B311A" w:rsidRDefault="005B311A" w:rsidP="005B311A">
            <w:pPr>
              <w:jc w:val="center"/>
              <w:rPr>
                <w:rFonts w:ascii="Arial" w:hAnsi="Arial" w:cs="Arial"/>
              </w:rPr>
            </w:pPr>
            <w:r w:rsidRPr="005B311A">
              <w:rPr>
                <w:rFonts w:ascii="Arial" w:hAnsi="Arial" w:cs="Arial"/>
              </w:rPr>
              <w:t>432</w:t>
            </w:r>
          </w:p>
        </w:tc>
        <w:tc>
          <w:tcPr>
            <w:tcW w:w="6216" w:type="dxa"/>
            <w:noWrap/>
            <w:hideMark/>
          </w:tcPr>
          <w:p w14:paraId="32910417" w14:textId="77777777" w:rsidR="005B311A" w:rsidRPr="005B311A" w:rsidRDefault="005B311A">
            <w:pPr>
              <w:rPr>
                <w:rFonts w:ascii="Arial" w:hAnsi="Arial" w:cs="Arial"/>
              </w:rPr>
            </w:pPr>
            <w:r w:rsidRPr="005B311A">
              <w:rPr>
                <w:rFonts w:ascii="Arial" w:hAnsi="Arial" w:cs="Arial"/>
              </w:rPr>
              <w:t>Training and Development Managers</w:t>
            </w:r>
          </w:p>
        </w:tc>
        <w:tc>
          <w:tcPr>
            <w:tcW w:w="1615" w:type="dxa"/>
            <w:noWrap/>
            <w:vAlign w:val="center"/>
            <w:hideMark/>
          </w:tcPr>
          <w:p w14:paraId="0056C119" w14:textId="77777777" w:rsidR="005B311A" w:rsidRPr="005B311A" w:rsidRDefault="005B311A" w:rsidP="005B311A">
            <w:pPr>
              <w:jc w:val="center"/>
              <w:rPr>
                <w:rFonts w:ascii="Arial" w:hAnsi="Arial" w:cs="Arial"/>
              </w:rPr>
            </w:pPr>
            <w:r w:rsidRPr="005B311A">
              <w:rPr>
                <w:rFonts w:ascii="Arial" w:hAnsi="Arial" w:cs="Arial"/>
              </w:rPr>
              <w:t>38.3%</w:t>
            </w:r>
          </w:p>
        </w:tc>
      </w:tr>
      <w:tr w:rsidR="005B311A" w:rsidRPr="005B311A" w14:paraId="5067292D" w14:textId="77777777" w:rsidTr="005B311A">
        <w:trPr>
          <w:trHeight w:val="300"/>
        </w:trPr>
        <w:tc>
          <w:tcPr>
            <w:tcW w:w="803" w:type="dxa"/>
            <w:noWrap/>
            <w:vAlign w:val="center"/>
            <w:hideMark/>
          </w:tcPr>
          <w:p w14:paraId="307154D3" w14:textId="77777777" w:rsidR="005B311A" w:rsidRPr="005B311A" w:rsidRDefault="005B311A" w:rsidP="005B311A">
            <w:pPr>
              <w:jc w:val="center"/>
              <w:rPr>
                <w:rFonts w:ascii="Arial" w:hAnsi="Arial" w:cs="Arial"/>
              </w:rPr>
            </w:pPr>
            <w:r w:rsidRPr="005B311A">
              <w:rPr>
                <w:rFonts w:ascii="Arial" w:hAnsi="Arial" w:cs="Arial"/>
              </w:rPr>
              <w:t>433</w:t>
            </w:r>
          </w:p>
        </w:tc>
        <w:tc>
          <w:tcPr>
            <w:tcW w:w="6216" w:type="dxa"/>
            <w:noWrap/>
            <w:hideMark/>
          </w:tcPr>
          <w:p w14:paraId="06CFDD66" w14:textId="77777777" w:rsidR="005B311A" w:rsidRPr="005B311A" w:rsidRDefault="005B311A">
            <w:pPr>
              <w:rPr>
                <w:rFonts w:ascii="Arial" w:hAnsi="Arial" w:cs="Arial"/>
              </w:rPr>
            </w:pPr>
            <w:r w:rsidRPr="005B311A">
              <w:rPr>
                <w:rFonts w:ascii="Arial" w:hAnsi="Arial" w:cs="Arial"/>
              </w:rPr>
              <w:t>Industrial Production Managers</w:t>
            </w:r>
          </w:p>
        </w:tc>
        <w:tc>
          <w:tcPr>
            <w:tcW w:w="1615" w:type="dxa"/>
            <w:noWrap/>
            <w:vAlign w:val="center"/>
            <w:hideMark/>
          </w:tcPr>
          <w:p w14:paraId="6F6D551D" w14:textId="77777777" w:rsidR="005B311A" w:rsidRPr="005B311A" w:rsidRDefault="005B311A" w:rsidP="005B311A">
            <w:pPr>
              <w:jc w:val="center"/>
              <w:rPr>
                <w:rFonts w:ascii="Arial" w:hAnsi="Arial" w:cs="Arial"/>
              </w:rPr>
            </w:pPr>
            <w:r w:rsidRPr="005B311A">
              <w:rPr>
                <w:rFonts w:ascii="Arial" w:hAnsi="Arial" w:cs="Arial"/>
              </w:rPr>
              <w:t>38.3%</w:t>
            </w:r>
          </w:p>
        </w:tc>
      </w:tr>
      <w:tr w:rsidR="005B311A" w:rsidRPr="005B311A" w14:paraId="68B430DB" w14:textId="77777777" w:rsidTr="005B311A">
        <w:trPr>
          <w:trHeight w:val="300"/>
        </w:trPr>
        <w:tc>
          <w:tcPr>
            <w:tcW w:w="803" w:type="dxa"/>
            <w:noWrap/>
            <w:vAlign w:val="center"/>
            <w:hideMark/>
          </w:tcPr>
          <w:p w14:paraId="20A39611" w14:textId="77777777" w:rsidR="005B311A" w:rsidRPr="005B311A" w:rsidRDefault="005B311A" w:rsidP="005B311A">
            <w:pPr>
              <w:jc w:val="center"/>
              <w:rPr>
                <w:rFonts w:ascii="Arial" w:hAnsi="Arial" w:cs="Arial"/>
              </w:rPr>
            </w:pPr>
            <w:r w:rsidRPr="005B311A">
              <w:rPr>
                <w:rFonts w:ascii="Arial" w:hAnsi="Arial" w:cs="Arial"/>
              </w:rPr>
              <w:t>434</w:t>
            </w:r>
          </w:p>
        </w:tc>
        <w:tc>
          <w:tcPr>
            <w:tcW w:w="6216" w:type="dxa"/>
            <w:noWrap/>
            <w:hideMark/>
          </w:tcPr>
          <w:p w14:paraId="3EC0C12C" w14:textId="77777777" w:rsidR="005B311A" w:rsidRPr="005B311A" w:rsidRDefault="005B311A">
            <w:pPr>
              <w:rPr>
                <w:rFonts w:ascii="Arial" w:hAnsi="Arial" w:cs="Arial"/>
              </w:rPr>
            </w:pPr>
            <w:r w:rsidRPr="005B311A">
              <w:rPr>
                <w:rFonts w:ascii="Arial" w:hAnsi="Arial" w:cs="Arial"/>
              </w:rPr>
              <w:t>Telecommunications Equipment Installers and Repairers, Except Line Installers</w:t>
            </w:r>
          </w:p>
        </w:tc>
        <w:tc>
          <w:tcPr>
            <w:tcW w:w="1615" w:type="dxa"/>
            <w:noWrap/>
            <w:vAlign w:val="center"/>
            <w:hideMark/>
          </w:tcPr>
          <w:p w14:paraId="03BF9B44" w14:textId="77777777" w:rsidR="005B311A" w:rsidRPr="005B311A" w:rsidRDefault="005B311A" w:rsidP="005B311A">
            <w:pPr>
              <w:jc w:val="center"/>
              <w:rPr>
                <w:rFonts w:ascii="Arial" w:hAnsi="Arial" w:cs="Arial"/>
              </w:rPr>
            </w:pPr>
            <w:r w:rsidRPr="005B311A">
              <w:rPr>
                <w:rFonts w:ascii="Arial" w:hAnsi="Arial" w:cs="Arial"/>
              </w:rPr>
              <w:t>38.2%</w:t>
            </w:r>
          </w:p>
        </w:tc>
      </w:tr>
      <w:tr w:rsidR="005B311A" w:rsidRPr="005B311A" w14:paraId="1B4F84D1" w14:textId="77777777" w:rsidTr="005B311A">
        <w:trPr>
          <w:trHeight w:val="300"/>
        </w:trPr>
        <w:tc>
          <w:tcPr>
            <w:tcW w:w="803" w:type="dxa"/>
            <w:noWrap/>
            <w:vAlign w:val="center"/>
            <w:hideMark/>
          </w:tcPr>
          <w:p w14:paraId="63C32164" w14:textId="77777777" w:rsidR="005B311A" w:rsidRPr="005B311A" w:rsidRDefault="005B311A" w:rsidP="005B311A">
            <w:pPr>
              <w:jc w:val="center"/>
              <w:rPr>
                <w:rFonts w:ascii="Arial" w:hAnsi="Arial" w:cs="Arial"/>
              </w:rPr>
            </w:pPr>
            <w:r w:rsidRPr="005B311A">
              <w:rPr>
                <w:rFonts w:ascii="Arial" w:hAnsi="Arial" w:cs="Arial"/>
              </w:rPr>
              <w:t>435</w:t>
            </w:r>
          </w:p>
        </w:tc>
        <w:tc>
          <w:tcPr>
            <w:tcW w:w="6216" w:type="dxa"/>
            <w:noWrap/>
            <w:hideMark/>
          </w:tcPr>
          <w:p w14:paraId="4FE4DF61" w14:textId="77777777" w:rsidR="005B311A" w:rsidRPr="005B311A" w:rsidRDefault="005B311A">
            <w:pPr>
              <w:rPr>
                <w:rFonts w:ascii="Arial" w:hAnsi="Arial" w:cs="Arial"/>
              </w:rPr>
            </w:pPr>
            <w:r w:rsidRPr="005B311A">
              <w:rPr>
                <w:rFonts w:ascii="Arial" w:hAnsi="Arial" w:cs="Arial"/>
              </w:rPr>
              <w:t>Chemical Engineers</w:t>
            </w:r>
          </w:p>
        </w:tc>
        <w:tc>
          <w:tcPr>
            <w:tcW w:w="1615" w:type="dxa"/>
            <w:noWrap/>
            <w:vAlign w:val="center"/>
            <w:hideMark/>
          </w:tcPr>
          <w:p w14:paraId="1A5A7537" w14:textId="77777777" w:rsidR="005B311A" w:rsidRPr="005B311A" w:rsidRDefault="005B311A" w:rsidP="005B311A">
            <w:pPr>
              <w:jc w:val="center"/>
              <w:rPr>
                <w:rFonts w:ascii="Arial" w:hAnsi="Arial" w:cs="Arial"/>
              </w:rPr>
            </w:pPr>
            <w:r w:rsidRPr="005B311A">
              <w:rPr>
                <w:rFonts w:ascii="Arial" w:hAnsi="Arial" w:cs="Arial"/>
              </w:rPr>
              <w:t>38.1%</w:t>
            </w:r>
          </w:p>
        </w:tc>
      </w:tr>
      <w:tr w:rsidR="005B311A" w:rsidRPr="005B311A" w14:paraId="3C4BF09F" w14:textId="77777777" w:rsidTr="005B311A">
        <w:trPr>
          <w:trHeight w:val="300"/>
        </w:trPr>
        <w:tc>
          <w:tcPr>
            <w:tcW w:w="803" w:type="dxa"/>
            <w:noWrap/>
            <w:vAlign w:val="center"/>
            <w:hideMark/>
          </w:tcPr>
          <w:p w14:paraId="54A7047D" w14:textId="77777777" w:rsidR="005B311A" w:rsidRPr="005B311A" w:rsidRDefault="005B311A" w:rsidP="005B311A">
            <w:pPr>
              <w:jc w:val="center"/>
              <w:rPr>
                <w:rFonts w:ascii="Arial" w:hAnsi="Arial" w:cs="Arial"/>
              </w:rPr>
            </w:pPr>
            <w:r w:rsidRPr="005B311A">
              <w:rPr>
                <w:rFonts w:ascii="Arial" w:hAnsi="Arial" w:cs="Arial"/>
              </w:rPr>
              <w:t>436</w:t>
            </w:r>
          </w:p>
        </w:tc>
        <w:tc>
          <w:tcPr>
            <w:tcW w:w="6216" w:type="dxa"/>
            <w:noWrap/>
            <w:hideMark/>
          </w:tcPr>
          <w:p w14:paraId="266422F4" w14:textId="77777777" w:rsidR="005B311A" w:rsidRPr="005B311A" w:rsidRDefault="005B311A">
            <w:pPr>
              <w:rPr>
                <w:rFonts w:ascii="Arial" w:hAnsi="Arial" w:cs="Arial"/>
              </w:rPr>
            </w:pPr>
            <w:r w:rsidRPr="005B311A">
              <w:rPr>
                <w:rFonts w:ascii="Arial" w:hAnsi="Arial" w:cs="Arial"/>
              </w:rPr>
              <w:t>Baggage Porters and Bellhops</w:t>
            </w:r>
          </w:p>
        </w:tc>
        <w:tc>
          <w:tcPr>
            <w:tcW w:w="1615" w:type="dxa"/>
            <w:noWrap/>
            <w:vAlign w:val="center"/>
            <w:hideMark/>
          </w:tcPr>
          <w:p w14:paraId="6A9DA190" w14:textId="77777777" w:rsidR="005B311A" w:rsidRPr="005B311A" w:rsidRDefault="005B311A" w:rsidP="005B311A">
            <w:pPr>
              <w:jc w:val="center"/>
              <w:rPr>
                <w:rFonts w:ascii="Arial" w:hAnsi="Arial" w:cs="Arial"/>
              </w:rPr>
            </w:pPr>
            <w:r w:rsidRPr="005B311A">
              <w:rPr>
                <w:rFonts w:ascii="Arial" w:hAnsi="Arial" w:cs="Arial"/>
              </w:rPr>
              <w:t>38.0%</w:t>
            </w:r>
          </w:p>
        </w:tc>
      </w:tr>
      <w:tr w:rsidR="005B311A" w:rsidRPr="005B311A" w14:paraId="6A296479" w14:textId="77777777" w:rsidTr="005B311A">
        <w:trPr>
          <w:trHeight w:val="300"/>
        </w:trPr>
        <w:tc>
          <w:tcPr>
            <w:tcW w:w="803" w:type="dxa"/>
            <w:noWrap/>
            <w:vAlign w:val="center"/>
            <w:hideMark/>
          </w:tcPr>
          <w:p w14:paraId="485ADF66" w14:textId="77777777" w:rsidR="005B311A" w:rsidRPr="005B311A" w:rsidRDefault="005B311A" w:rsidP="005B311A">
            <w:pPr>
              <w:jc w:val="center"/>
              <w:rPr>
                <w:rFonts w:ascii="Arial" w:hAnsi="Arial" w:cs="Arial"/>
              </w:rPr>
            </w:pPr>
            <w:r w:rsidRPr="005B311A">
              <w:rPr>
                <w:rFonts w:ascii="Arial" w:hAnsi="Arial" w:cs="Arial"/>
              </w:rPr>
              <w:t>437</w:t>
            </w:r>
          </w:p>
        </w:tc>
        <w:tc>
          <w:tcPr>
            <w:tcW w:w="6216" w:type="dxa"/>
            <w:noWrap/>
            <w:hideMark/>
          </w:tcPr>
          <w:p w14:paraId="61392B83" w14:textId="77777777" w:rsidR="005B311A" w:rsidRPr="005B311A" w:rsidRDefault="005B311A">
            <w:pPr>
              <w:rPr>
                <w:rFonts w:ascii="Arial" w:hAnsi="Arial" w:cs="Arial"/>
              </w:rPr>
            </w:pPr>
            <w:r w:rsidRPr="005B311A">
              <w:rPr>
                <w:rFonts w:ascii="Arial" w:hAnsi="Arial" w:cs="Arial"/>
              </w:rPr>
              <w:t>First-Line Supervisors of Construction Trades and Extraction Workers</w:t>
            </w:r>
          </w:p>
        </w:tc>
        <w:tc>
          <w:tcPr>
            <w:tcW w:w="1615" w:type="dxa"/>
            <w:noWrap/>
            <w:vAlign w:val="center"/>
            <w:hideMark/>
          </w:tcPr>
          <w:p w14:paraId="69472A29" w14:textId="77777777" w:rsidR="005B311A" w:rsidRPr="005B311A" w:rsidRDefault="005B311A" w:rsidP="005B311A">
            <w:pPr>
              <w:jc w:val="center"/>
              <w:rPr>
                <w:rFonts w:ascii="Arial" w:hAnsi="Arial" w:cs="Arial"/>
              </w:rPr>
            </w:pPr>
            <w:r w:rsidRPr="005B311A">
              <w:rPr>
                <w:rFonts w:ascii="Arial" w:hAnsi="Arial" w:cs="Arial"/>
              </w:rPr>
              <w:t>38.0%</w:t>
            </w:r>
          </w:p>
        </w:tc>
      </w:tr>
      <w:tr w:rsidR="005B311A" w:rsidRPr="005B311A" w14:paraId="543F1731" w14:textId="77777777" w:rsidTr="005B311A">
        <w:trPr>
          <w:trHeight w:val="300"/>
        </w:trPr>
        <w:tc>
          <w:tcPr>
            <w:tcW w:w="803" w:type="dxa"/>
            <w:noWrap/>
            <w:vAlign w:val="center"/>
            <w:hideMark/>
          </w:tcPr>
          <w:p w14:paraId="51006048" w14:textId="77777777" w:rsidR="005B311A" w:rsidRPr="005B311A" w:rsidRDefault="005B311A" w:rsidP="005B311A">
            <w:pPr>
              <w:jc w:val="center"/>
              <w:rPr>
                <w:rFonts w:ascii="Arial" w:hAnsi="Arial" w:cs="Arial"/>
              </w:rPr>
            </w:pPr>
            <w:r w:rsidRPr="005B311A">
              <w:rPr>
                <w:rFonts w:ascii="Arial" w:hAnsi="Arial" w:cs="Arial"/>
              </w:rPr>
              <w:t>438</w:t>
            </w:r>
          </w:p>
        </w:tc>
        <w:tc>
          <w:tcPr>
            <w:tcW w:w="6216" w:type="dxa"/>
            <w:noWrap/>
            <w:hideMark/>
          </w:tcPr>
          <w:p w14:paraId="167A7A55" w14:textId="77777777" w:rsidR="005B311A" w:rsidRPr="005B311A" w:rsidRDefault="005B311A">
            <w:pPr>
              <w:rPr>
                <w:rFonts w:ascii="Arial" w:hAnsi="Arial" w:cs="Arial"/>
              </w:rPr>
            </w:pPr>
            <w:r w:rsidRPr="005B311A">
              <w:rPr>
                <w:rFonts w:ascii="Arial" w:hAnsi="Arial" w:cs="Arial"/>
              </w:rPr>
              <w:t>Forest and Conservation Technicians</w:t>
            </w:r>
          </w:p>
        </w:tc>
        <w:tc>
          <w:tcPr>
            <w:tcW w:w="1615" w:type="dxa"/>
            <w:noWrap/>
            <w:vAlign w:val="center"/>
            <w:hideMark/>
          </w:tcPr>
          <w:p w14:paraId="73B3CFFD" w14:textId="77777777" w:rsidR="005B311A" w:rsidRPr="005B311A" w:rsidRDefault="005B311A" w:rsidP="005B311A">
            <w:pPr>
              <w:jc w:val="center"/>
              <w:rPr>
                <w:rFonts w:ascii="Arial" w:hAnsi="Arial" w:cs="Arial"/>
              </w:rPr>
            </w:pPr>
            <w:r w:rsidRPr="005B311A">
              <w:rPr>
                <w:rFonts w:ascii="Arial" w:hAnsi="Arial" w:cs="Arial"/>
              </w:rPr>
              <w:t>37.8%</w:t>
            </w:r>
          </w:p>
        </w:tc>
      </w:tr>
      <w:tr w:rsidR="005B311A" w:rsidRPr="005B311A" w14:paraId="2B0F4839" w14:textId="77777777" w:rsidTr="005B311A">
        <w:trPr>
          <w:trHeight w:val="300"/>
        </w:trPr>
        <w:tc>
          <w:tcPr>
            <w:tcW w:w="803" w:type="dxa"/>
            <w:noWrap/>
            <w:vAlign w:val="center"/>
            <w:hideMark/>
          </w:tcPr>
          <w:p w14:paraId="13699D6D" w14:textId="77777777" w:rsidR="005B311A" w:rsidRPr="005B311A" w:rsidRDefault="005B311A" w:rsidP="005B311A">
            <w:pPr>
              <w:jc w:val="center"/>
              <w:rPr>
                <w:rFonts w:ascii="Arial" w:hAnsi="Arial" w:cs="Arial"/>
              </w:rPr>
            </w:pPr>
            <w:r w:rsidRPr="005B311A">
              <w:rPr>
                <w:rFonts w:ascii="Arial" w:hAnsi="Arial" w:cs="Arial"/>
              </w:rPr>
              <w:t>439</w:t>
            </w:r>
          </w:p>
        </w:tc>
        <w:tc>
          <w:tcPr>
            <w:tcW w:w="6216" w:type="dxa"/>
            <w:noWrap/>
            <w:hideMark/>
          </w:tcPr>
          <w:p w14:paraId="55C92448" w14:textId="77777777" w:rsidR="005B311A" w:rsidRPr="005B311A" w:rsidRDefault="005B311A">
            <w:pPr>
              <w:rPr>
                <w:rFonts w:ascii="Arial" w:hAnsi="Arial" w:cs="Arial"/>
              </w:rPr>
            </w:pPr>
            <w:r w:rsidRPr="005B311A">
              <w:rPr>
                <w:rFonts w:ascii="Arial" w:hAnsi="Arial" w:cs="Arial"/>
              </w:rPr>
              <w:t>Credit Counselors</w:t>
            </w:r>
          </w:p>
        </w:tc>
        <w:tc>
          <w:tcPr>
            <w:tcW w:w="1615" w:type="dxa"/>
            <w:noWrap/>
            <w:vAlign w:val="center"/>
            <w:hideMark/>
          </w:tcPr>
          <w:p w14:paraId="2081B526" w14:textId="77777777" w:rsidR="005B311A" w:rsidRPr="005B311A" w:rsidRDefault="005B311A" w:rsidP="005B311A">
            <w:pPr>
              <w:jc w:val="center"/>
              <w:rPr>
                <w:rFonts w:ascii="Arial" w:hAnsi="Arial" w:cs="Arial"/>
              </w:rPr>
            </w:pPr>
            <w:r w:rsidRPr="005B311A">
              <w:rPr>
                <w:rFonts w:ascii="Arial" w:hAnsi="Arial" w:cs="Arial"/>
              </w:rPr>
              <w:t>37.7%</w:t>
            </w:r>
          </w:p>
        </w:tc>
      </w:tr>
      <w:tr w:rsidR="005B311A" w:rsidRPr="005B311A" w14:paraId="47B6A1B5" w14:textId="77777777" w:rsidTr="005B311A">
        <w:trPr>
          <w:trHeight w:val="300"/>
        </w:trPr>
        <w:tc>
          <w:tcPr>
            <w:tcW w:w="803" w:type="dxa"/>
            <w:noWrap/>
            <w:vAlign w:val="center"/>
            <w:hideMark/>
          </w:tcPr>
          <w:p w14:paraId="04528F3F" w14:textId="77777777" w:rsidR="005B311A" w:rsidRPr="005B311A" w:rsidRDefault="005B311A" w:rsidP="005B311A">
            <w:pPr>
              <w:jc w:val="center"/>
              <w:rPr>
                <w:rFonts w:ascii="Arial" w:hAnsi="Arial" w:cs="Arial"/>
              </w:rPr>
            </w:pPr>
            <w:r w:rsidRPr="005B311A">
              <w:rPr>
                <w:rFonts w:ascii="Arial" w:hAnsi="Arial" w:cs="Arial"/>
              </w:rPr>
              <w:lastRenderedPageBreak/>
              <w:t>440</w:t>
            </w:r>
          </w:p>
        </w:tc>
        <w:tc>
          <w:tcPr>
            <w:tcW w:w="6216" w:type="dxa"/>
            <w:noWrap/>
            <w:hideMark/>
          </w:tcPr>
          <w:p w14:paraId="6E4E23DF" w14:textId="77777777" w:rsidR="005B311A" w:rsidRPr="005B311A" w:rsidRDefault="005B311A">
            <w:pPr>
              <w:rPr>
                <w:rFonts w:ascii="Arial" w:hAnsi="Arial" w:cs="Arial"/>
              </w:rPr>
            </w:pPr>
            <w:r w:rsidRPr="005B311A">
              <w:rPr>
                <w:rFonts w:ascii="Arial" w:hAnsi="Arial" w:cs="Arial"/>
              </w:rPr>
              <w:t>Chemists</w:t>
            </w:r>
          </w:p>
        </w:tc>
        <w:tc>
          <w:tcPr>
            <w:tcW w:w="1615" w:type="dxa"/>
            <w:noWrap/>
            <w:vAlign w:val="center"/>
            <w:hideMark/>
          </w:tcPr>
          <w:p w14:paraId="46C326DC" w14:textId="77777777" w:rsidR="005B311A" w:rsidRPr="005B311A" w:rsidRDefault="005B311A" w:rsidP="005B311A">
            <w:pPr>
              <w:jc w:val="center"/>
              <w:rPr>
                <w:rFonts w:ascii="Arial" w:hAnsi="Arial" w:cs="Arial"/>
              </w:rPr>
            </w:pPr>
            <w:r w:rsidRPr="005B311A">
              <w:rPr>
                <w:rFonts w:ascii="Arial" w:hAnsi="Arial" w:cs="Arial"/>
              </w:rPr>
              <w:t>37.5%</w:t>
            </w:r>
          </w:p>
        </w:tc>
      </w:tr>
      <w:tr w:rsidR="005B311A" w:rsidRPr="005B311A" w14:paraId="74EA117D" w14:textId="77777777" w:rsidTr="005B311A">
        <w:trPr>
          <w:trHeight w:val="300"/>
        </w:trPr>
        <w:tc>
          <w:tcPr>
            <w:tcW w:w="803" w:type="dxa"/>
            <w:noWrap/>
            <w:vAlign w:val="center"/>
            <w:hideMark/>
          </w:tcPr>
          <w:p w14:paraId="44668A26" w14:textId="77777777" w:rsidR="005B311A" w:rsidRPr="005B311A" w:rsidRDefault="005B311A" w:rsidP="005B311A">
            <w:pPr>
              <w:jc w:val="center"/>
              <w:rPr>
                <w:rFonts w:ascii="Arial" w:hAnsi="Arial" w:cs="Arial"/>
              </w:rPr>
            </w:pPr>
            <w:r w:rsidRPr="005B311A">
              <w:rPr>
                <w:rFonts w:ascii="Arial" w:hAnsi="Arial" w:cs="Arial"/>
              </w:rPr>
              <w:t>441</w:t>
            </w:r>
          </w:p>
        </w:tc>
        <w:tc>
          <w:tcPr>
            <w:tcW w:w="6216" w:type="dxa"/>
            <w:noWrap/>
            <w:hideMark/>
          </w:tcPr>
          <w:p w14:paraId="2CCEB523" w14:textId="77777777" w:rsidR="005B311A" w:rsidRPr="005B311A" w:rsidRDefault="005B311A">
            <w:pPr>
              <w:rPr>
                <w:rFonts w:ascii="Arial" w:hAnsi="Arial" w:cs="Arial"/>
              </w:rPr>
            </w:pPr>
            <w:r w:rsidRPr="005B311A">
              <w:rPr>
                <w:rFonts w:ascii="Arial" w:hAnsi="Arial" w:cs="Arial"/>
              </w:rPr>
              <w:t>Sales Representatives, Wholesale and Manufacturing, Technical and Scientific Products</w:t>
            </w:r>
          </w:p>
        </w:tc>
        <w:tc>
          <w:tcPr>
            <w:tcW w:w="1615" w:type="dxa"/>
            <w:noWrap/>
            <w:vAlign w:val="center"/>
            <w:hideMark/>
          </w:tcPr>
          <w:p w14:paraId="1107D7AF" w14:textId="77777777" w:rsidR="005B311A" w:rsidRPr="005B311A" w:rsidRDefault="005B311A" w:rsidP="005B311A">
            <w:pPr>
              <w:jc w:val="center"/>
              <w:rPr>
                <w:rFonts w:ascii="Arial" w:hAnsi="Arial" w:cs="Arial"/>
              </w:rPr>
            </w:pPr>
            <w:r w:rsidRPr="005B311A">
              <w:rPr>
                <w:rFonts w:ascii="Arial" w:hAnsi="Arial" w:cs="Arial"/>
              </w:rPr>
              <w:t>37.3%</w:t>
            </w:r>
          </w:p>
        </w:tc>
      </w:tr>
      <w:tr w:rsidR="005B311A" w:rsidRPr="005B311A" w14:paraId="3FEC1CF4" w14:textId="77777777" w:rsidTr="005B311A">
        <w:trPr>
          <w:trHeight w:val="300"/>
        </w:trPr>
        <w:tc>
          <w:tcPr>
            <w:tcW w:w="803" w:type="dxa"/>
            <w:noWrap/>
            <w:vAlign w:val="center"/>
            <w:hideMark/>
          </w:tcPr>
          <w:p w14:paraId="52ADDC19" w14:textId="77777777" w:rsidR="005B311A" w:rsidRPr="005B311A" w:rsidRDefault="005B311A" w:rsidP="005B311A">
            <w:pPr>
              <w:jc w:val="center"/>
              <w:rPr>
                <w:rFonts w:ascii="Arial" w:hAnsi="Arial" w:cs="Arial"/>
              </w:rPr>
            </w:pPr>
            <w:r w:rsidRPr="005B311A">
              <w:rPr>
                <w:rFonts w:ascii="Arial" w:hAnsi="Arial" w:cs="Arial"/>
              </w:rPr>
              <w:t>442</w:t>
            </w:r>
          </w:p>
        </w:tc>
        <w:tc>
          <w:tcPr>
            <w:tcW w:w="6216" w:type="dxa"/>
            <w:noWrap/>
            <w:hideMark/>
          </w:tcPr>
          <w:p w14:paraId="72E1964D" w14:textId="77777777" w:rsidR="005B311A" w:rsidRPr="005B311A" w:rsidRDefault="005B311A">
            <w:pPr>
              <w:rPr>
                <w:rFonts w:ascii="Arial" w:hAnsi="Arial" w:cs="Arial"/>
              </w:rPr>
            </w:pPr>
            <w:r w:rsidRPr="005B311A">
              <w:rPr>
                <w:rFonts w:ascii="Arial" w:hAnsi="Arial" w:cs="Arial"/>
              </w:rPr>
              <w:t>Zoologists and Wildlife Biologists</w:t>
            </w:r>
          </w:p>
        </w:tc>
        <w:tc>
          <w:tcPr>
            <w:tcW w:w="1615" w:type="dxa"/>
            <w:noWrap/>
            <w:vAlign w:val="center"/>
            <w:hideMark/>
          </w:tcPr>
          <w:p w14:paraId="53500567" w14:textId="77777777" w:rsidR="005B311A" w:rsidRPr="005B311A" w:rsidRDefault="005B311A" w:rsidP="005B311A">
            <w:pPr>
              <w:jc w:val="center"/>
              <w:rPr>
                <w:rFonts w:ascii="Arial" w:hAnsi="Arial" w:cs="Arial"/>
              </w:rPr>
            </w:pPr>
            <w:r w:rsidRPr="005B311A">
              <w:rPr>
                <w:rFonts w:ascii="Arial" w:hAnsi="Arial" w:cs="Arial"/>
              </w:rPr>
              <w:t>37.3%</w:t>
            </w:r>
          </w:p>
        </w:tc>
      </w:tr>
      <w:tr w:rsidR="005B311A" w:rsidRPr="005B311A" w14:paraId="568495DD" w14:textId="77777777" w:rsidTr="005B311A">
        <w:trPr>
          <w:trHeight w:val="300"/>
        </w:trPr>
        <w:tc>
          <w:tcPr>
            <w:tcW w:w="803" w:type="dxa"/>
            <w:noWrap/>
            <w:vAlign w:val="center"/>
            <w:hideMark/>
          </w:tcPr>
          <w:p w14:paraId="601FA2FE" w14:textId="77777777" w:rsidR="005B311A" w:rsidRPr="005B311A" w:rsidRDefault="005B311A" w:rsidP="005B311A">
            <w:pPr>
              <w:jc w:val="center"/>
              <w:rPr>
                <w:rFonts w:ascii="Arial" w:hAnsi="Arial" w:cs="Arial"/>
              </w:rPr>
            </w:pPr>
            <w:r w:rsidRPr="005B311A">
              <w:rPr>
                <w:rFonts w:ascii="Arial" w:hAnsi="Arial" w:cs="Arial"/>
              </w:rPr>
              <w:t>443</w:t>
            </w:r>
          </w:p>
        </w:tc>
        <w:tc>
          <w:tcPr>
            <w:tcW w:w="6216" w:type="dxa"/>
            <w:noWrap/>
            <w:hideMark/>
          </w:tcPr>
          <w:p w14:paraId="38BCC8C2" w14:textId="77777777" w:rsidR="005B311A" w:rsidRPr="005B311A" w:rsidRDefault="005B311A">
            <w:pPr>
              <w:rPr>
                <w:rFonts w:ascii="Arial" w:hAnsi="Arial" w:cs="Arial"/>
              </w:rPr>
            </w:pPr>
            <w:r w:rsidRPr="005B311A">
              <w:rPr>
                <w:rFonts w:ascii="Arial" w:hAnsi="Arial" w:cs="Arial"/>
              </w:rPr>
              <w:t>First-Line Supervisors of Helpers, Laborers, and Material Movers, Hand</w:t>
            </w:r>
          </w:p>
        </w:tc>
        <w:tc>
          <w:tcPr>
            <w:tcW w:w="1615" w:type="dxa"/>
            <w:noWrap/>
            <w:vAlign w:val="center"/>
            <w:hideMark/>
          </w:tcPr>
          <w:p w14:paraId="3D6E9630" w14:textId="77777777" w:rsidR="005B311A" w:rsidRPr="005B311A" w:rsidRDefault="005B311A" w:rsidP="005B311A">
            <w:pPr>
              <w:jc w:val="center"/>
              <w:rPr>
                <w:rFonts w:ascii="Arial" w:hAnsi="Arial" w:cs="Arial"/>
              </w:rPr>
            </w:pPr>
            <w:r w:rsidRPr="005B311A">
              <w:rPr>
                <w:rFonts w:ascii="Arial" w:hAnsi="Arial" w:cs="Arial"/>
              </w:rPr>
              <w:t>37.1%</w:t>
            </w:r>
          </w:p>
        </w:tc>
      </w:tr>
      <w:tr w:rsidR="005B311A" w:rsidRPr="005B311A" w14:paraId="63B148A7" w14:textId="77777777" w:rsidTr="005B311A">
        <w:trPr>
          <w:trHeight w:val="300"/>
        </w:trPr>
        <w:tc>
          <w:tcPr>
            <w:tcW w:w="803" w:type="dxa"/>
            <w:noWrap/>
            <w:vAlign w:val="center"/>
            <w:hideMark/>
          </w:tcPr>
          <w:p w14:paraId="377624BD" w14:textId="77777777" w:rsidR="005B311A" w:rsidRPr="005B311A" w:rsidRDefault="005B311A" w:rsidP="005B311A">
            <w:pPr>
              <w:jc w:val="center"/>
              <w:rPr>
                <w:rFonts w:ascii="Arial" w:hAnsi="Arial" w:cs="Arial"/>
              </w:rPr>
            </w:pPr>
            <w:r w:rsidRPr="005B311A">
              <w:rPr>
                <w:rFonts w:ascii="Arial" w:hAnsi="Arial" w:cs="Arial"/>
              </w:rPr>
              <w:t>444</w:t>
            </w:r>
          </w:p>
        </w:tc>
        <w:tc>
          <w:tcPr>
            <w:tcW w:w="6216" w:type="dxa"/>
            <w:noWrap/>
            <w:hideMark/>
          </w:tcPr>
          <w:p w14:paraId="4A6C3E40" w14:textId="77777777" w:rsidR="005B311A" w:rsidRPr="005B311A" w:rsidRDefault="005B311A">
            <w:pPr>
              <w:rPr>
                <w:rFonts w:ascii="Arial" w:hAnsi="Arial" w:cs="Arial"/>
              </w:rPr>
            </w:pPr>
            <w:r w:rsidRPr="005B311A">
              <w:rPr>
                <w:rFonts w:ascii="Arial" w:hAnsi="Arial" w:cs="Arial"/>
              </w:rPr>
              <w:t>Physical Therapist Assistants</w:t>
            </w:r>
          </w:p>
        </w:tc>
        <w:tc>
          <w:tcPr>
            <w:tcW w:w="1615" w:type="dxa"/>
            <w:noWrap/>
            <w:vAlign w:val="center"/>
            <w:hideMark/>
          </w:tcPr>
          <w:p w14:paraId="359D040D" w14:textId="77777777" w:rsidR="005B311A" w:rsidRPr="005B311A" w:rsidRDefault="005B311A" w:rsidP="005B311A">
            <w:pPr>
              <w:jc w:val="center"/>
              <w:rPr>
                <w:rFonts w:ascii="Arial" w:hAnsi="Arial" w:cs="Arial"/>
              </w:rPr>
            </w:pPr>
            <w:r w:rsidRPr="005B311A">
              <w:rPr>
                <w:rFonts w:ascii="Arial" w:hAnsi="Arial" w:cs="Arial"/>
              </w:rPr>
              <w:t>37.1%</w:t>
            </w:r>
          </w:p>
        </w:tc>
      </w:tr>
      <w:tr w:rsidR="005B311A" w:rsidRPr="005B311A" w14:paraId="7ADED01C" w14:textId="77777777" w:rsidTr="005B311A">
        <w:trPr>
          <w:trHeight w:val="300"/>
        </w:trPr>
        <w:tc>
          <w:tcPr>
            <w:tcW w:w="803" w:type="dxa"/>
            <w:noWrap/>
            <w:vAlign w:val="center"/>
            <w:hideMark/>
          </w:tcPr>
          <w:p w14:paraId="233D1805" w14:textId="77777777" w:rsidR="005B311A" w:rsidRPr="005B311A" w:rsidRDefault="005B311A" w:rsidP="005B311A">
            <w:pPr>
              <w:jc w:val="center"/>
              <w:rPr>
                <w:rFonts w:ascii="Arial" w:hAnsi="Arial" w:cs="Arial"/>
              </w:rPr>
            </w:pPr>
            <w:r w:rsidRPr="005B311A">
              <w:rPr>
                <w:rFonts w:ascii="Arial" w:hAnsi="Arial" w:cs="Arial"/>
              </w:rPr>
              <w:t>445</w:t>
            </w:r>
          </w:p>
        </w:tc>
        <w:tc>
          <w:tcPr>
            <w:tcW w:w="6216" w:type="dxa"/>
            <w:noWrap/>
            <w:hideMark/>
          </w:tcPr>
          <w:p w14:paraId="79CF3A20" w14:textId="77777777" w:rsidR="005B311A" w:rsidRPr="005B311A" w:rsidRDefault="005B311A">
            <w:pPr>
              <w:rPr>
                <w:rFonts w:ascii="Arial" w:hAnsi="Arial" w:cs="Arial"/>
              </w:rPr>
            </w:pPr>
            <w:r w:rsidRPr="005B311A">
              <w:rPr>
                <w:rFonts w:ascii="Arial" w:hAnsi="Arial" w:cs="Arial"/>
              </w:rPr>
              <w:t>Database Administrators</w:t>
            </w:r>
          </w:p>
        </w:tc>
        <w:tc>
          <w:tcPr>
            <w:tcW w:w="1615" w:type="dxa"/>
            <w:noWrap/>
            <w:vAlign w:val="center"/>
            <w:hideMark/>
          </w:tcPr>
          <w:p w14:paraId="1DF5D450" w14:textId="77777777" w:rsidR="005B311A" w:rsidRPr="005B311A" w:rsidRDefault="005B311A" w:rsidP="005B311A">
            <w:pPr>
              <w:jc w:val="center"/>
              <w:rPr>
                <w:rFonts w:ascii="Arial" w:hAnsi="Arial" w:cs="Arial"/>
              </w:rPr>
            </w:pPr>
            <w:r w:rsidRPr="005B311A">
              <w:rPr>
                <w:rFonts w:ascii="Arial" w:hAnsi="Arial" w:cs="Arial"/>
              </w:rPr>
              <w:t>37.1%</w:t>
            </w:r>
          </w:p>
        </w:tc>
      </w:tr>
      <w:tr w:rsidR="005B311A" w:rsidRPr="005B311A" w14:paraId="34CBA4EF" w14:textId="77777777" w:rsidTr="005B311A">
        <w:trPr>
          <w:trHeight w:val="300"/>
        </w:trPr>
        <w:tc>
          <w:tcPr>
            <w:tcW w:w="803" w:type="dxa"/>
            <w:noWrap/>
            <w:vAlign w:val="center"/>
            <w:hideMark/>
          </w:tcPr>
          <w:p w14:paraId="50E2B436" w14:textId="77777777" w:rsidR="005B311A" w:rsidRPr="005B311A" w:rsidRDefault="005B311A" w:rsidP="005B311A">
            <w:pPr>
              <w:jc w:val="center"/>
              <w:rPr>
                <w:rFonts w:ascii="Arial" w:hAnsi="Arial" w:cs="Arial"/>
              </w:rPr>
            </w:pPr>
            <w:r w:rsidRPr="005B311A">
              <w:rPr>
                <w:rFonts w:ascii="Arial" w:hAnsi="Arial" w:cs="Arial"/>
              </w:rPr>
              <w:t>446</w:t>
            </w:r>
          </w:p>
        </w:tc>
        <w:tc>
          <w:tcPr>
            <w:tcW w:w="6216" w:type="dxa"/>
            <w:noWrap/>
            <w:hideMark/>
          </w:tcPr>
          <w:p w14:paraId="24286724" w14:textId="77777777" w:rsidR="005B311A" w:rsidRPr="005B311A" w:rsidRDefault="005B311A">
            <w:pPr>
              <w:rPr>
                <w:rFonts w:ascii="Arial" w:hAnsi="Arial" w:cs="Arial"/>
              </w:rPr>
            </w:pPr>
            <w:r w:rsidRPr="005B311A">
              <w:rPr>
                <w:rFonts w:ascii="Arial" w:hAnsi="Arial" w:cs="Arial"/>
              </w:rPr>
              <w:t>Coin, Vending, and Amusement Machine Servicers and Repairers</w:t>
            </w:r>
          </w:p>
        </w:tc>
        <w:tc>
          <w:tcPr>
            <w:tcW w:w="1615" w:type="dxa"/>
            <w:noWrap/>
            <w:vAlign w:val="center"/>
            <w:hideMark/>
          </w:tcPr>
          <w:p w14:paraId="3D099CA8" w14:textId="77777777" w:rsidR="005B311A" w:rsidRPr="005B311A" w:rsidRDefault="005B311A" w:rsidP="005B311A">
            <w:pPr>
              <w:jc w:val="center"/>
              <w:rPr>
                <w:rFonts w:ascii="Arial" w:hAnsi="Arial" w:cs="Arial"/>
              </w:rPr>
            </w:pPr>
            <w:r w:rsidRPr="005B311A">
              <w:rPr>
                <w:rFonts w:ascii="Arial" w:hAnsi="Arial" w:cs="Arial"/>
              </w:rPr>
              <w:t>37.0%</w:t>
            </w:r>
          </w:p>
        </w:tc>
      </w:tr>
      <w:tr w:rsidR="005B311A" w:rsidRPr="005B311A" w14:paraId="121C9520" w14:textId="77777777" w:rsidTr="005B311A">
        <w:trPr>
          <w:trHeight w:val="300"/>
        </w:trPr>
        <w:tc>
          <w:tcPr>
            <w:tcW w:w="803" w:type="dxa"/>
            <w:noWrap/>
            <w:vAlign w:val="center"/>
            <w:hideMark/>
          </w:tcPr>
          <w:p w14:paraId="03833EBE" w14:textId="77777777" w:rsidR="005B311A" w:rsidRPr="005B311A" w:rsidRDefault="005B311A" w:rsidP="005B311A">
            <w:pPr>
              <w:jc w:val="center"/>
              <w:rPr>
                <w:rFonts w:ascii="Arial" w:hAnsi="Arial" w:cs="Arial"/>
              </w:rPr>
            </w:pPr>
            <w:r w:rsidRPr="005B311A">
              <w:rPr>
                <w:rFonts w:ascii="Arial" w:hAnsi="Arial" w:cs="Arial"/>
              </w:rPr>
              <w:t>447</w:t>
            </w:r>
          </w:p>
        </w:tc>
        <w:tc>
          <w:tcPr>
            <w:tcW w:w="6216" w:type="dxa"/>
            <w:noWrap/>
            <w:hideMark/>
          </w:tcPr>
          <w:p w14:paraId="5D0AB14D" w14:textId="77777777" w:rsidR="005B311A" w:rsidRPr="005B311A" w:rsidRDefault="005B311A">
            <w:pPr>
              <w:rPr>
                <w:rFonts w:ascii="Arial" w:hAnsi="Arial" w:cs="Arial"/>
              </w:rPr>
            </w:pPr>
            <w:r w:rsidRPr="005B311A">
              <w:rPr>
                <w:rFonts w:ascii="Arial" w:hAnsi="Arial" w:cs="Arial"/>
              </w:rPr>
              <w:t>Eligibility Interviewers, Government Programs</w:t>
            </w:r>
          </w:p>
        </w:tc>
        <w:tc>
          <w:tcPr>
            <w:tcW w:w="1615" w:type="dxa"/>
            <w:noWrap/>
            <w:vAlign w:val="center"/>
            <w:hideMark/>
          </w:tcPr>
          <w:p w14:paraId="7E40AC3D" w14:textId="77777777" w:rsidR="005B311A" w:rsidRPr="005B311A" w:rsidRDefault="005B311A" w:rsidP="005B311A">
            <w:pPr>
              <w:jc w:val="center"/>
              <w:rPr>
                <w:rFonts w:ascii="Arial" w:hAnsi="Arial" w:cs="Arial"/>
              </w:rPr>
            </w:pPr>
            <w:r w:rsidRPr="005B311A">
              <w:rPr>
                <w:rFonts w:ascii="Arial" w:hAnsi="Arial" w:cs="Arial"/>
              </w:rPr>
              <w:t>37.0%</w:t>
            </w:r>
          </w:p>
        </w:tc>
      </w:tr>
      <w:tr w:rsidR="005B311A" w:rsidRPr="005B311A" w14:paraId="0166C47B" w14:textId="77777777" w:rsidTr="005B311A">
        <w:trPr>
          <w:trHeight w:val="300"/>
        </w:trPr>
        <w:tc>
          <w:tcPr>
            <w:tcW w:w="803" w:type="dxa"/>
            <w:noWrap/>
            <w:vAlign w:val="center"/>
            <w:hideMark/>
          </w:tcPr>
          <w:p w14:paraId="6D91B4EE" w14:textId="77777777" w:rsidR="005B311A" w:rsidRPr="005B311A" w:rsidRDefault="005B311A" w:rsidP="005B311A">
            <w:pPr>
              <w:jc w:val="center"/>
              <w:rPr>
                <w:rFonts w:ascii="Arial" w:hAnsi="Arial" w:cs="Arial"/>
              </w:rPr>
            </w:pPr>
            <w:r w:rsidRPr="005B311A">
              <w:rPr>
                <w:rFonts w:ascii="Arial" w:hAnsi="Arial" w:cs="Arial"/>
              </w:rPr>
              <w:t>448</w:t>
            </w:r>
          </w:p>
        </w:tc>
        <w:tc>
          <w:tcPr>
            <w:tcW w:w="6216" w:type="dxa"/>
            <w:noWrap/>
            <w:hideMark/>
          </w:tcPr>
          <w:p w14:paraId="09D6F32B" w14:textId="77777777" w:rsidR="005B311A" w:rsidRPr="005B311A" w:rsidRDefault="005B311A">
            <w:pPr>
              <w:rPr>
                <w:rFonts w:ascii="Arial" w:hAnsi="Arial" w:cs="Arial"/>
              </w:rPr>
            </w:pPr>
            <w:r w:rsidRPr="005B311A">
              <w:rPr>
                <w:rFonts w:ascii="Arial" w:hAnsi="Arial" w:cs="Arial"/>
              </w:rPr>
              <w:t>Construction and Building Inspectors</w:t>
            </w:r>
          </w:p>
        </w:tc>
        <w:tc>
          <w:tcPr>
            <w:tcW w:w="1615" w:type="dxa"/>
            <w:noWrap/>
            <w:vAlign w:val="center"/>
            <w:hideMark/>
          </w:tcPr>
          <w:p w14:paraId="163B70E5" w14:textId="77777777" w:rsidR="005B311A" w:rsidRPr="005B311A" w:rsidRDefault="005B311A" w:rsidP="005B311A">
            <w:pPr>
              <w:jc w:val="center"/>
              <w:rPr>
                <w:rFonts w:ascii="Arial" w:hAnsi="Arial" w:cs="Arial"/>
              </w:rPr>
            </w:pPr>
            <w:r w:rsidRPr="005B311A">
              <w:rPr>
                <w:rFonts w:ascii="Arial" w:hAnsi="Arial" w:cs="Arial"/>
              </w:rPr>
              <w:t>37.0%</w:t>
            </w:r>
          </w:p>
        </w:tc>
      </w:tr>
      <w:tr w:rsidR="005B311A" w:rsidRPr="005B311A" w14:paraId="0307EA61" w14:textId="77777777" w:rsidTr="005B311A">
        <w:trPr>
          <w:trHeight w:val="300"/>
        </w:trPr>
        <w:tc>
          <w:tcPr>
            <w:tcW w:w="803" w:type="dxa"/>
            <w:noWrap/>
            <w:vAlign w:val="center"/>
            <w:hideMark/>
          </w:tcPr>
          <w:p w14:paraId="5E8C5A81" w14:textId="77777777" w:rsidR="005B311A" w:rsidRPr="005B311A" w:rsidRDefault="005B311A" w:rsidP="005B311A">
            <w:pPr>
              <w:jc w:val="center"/>
              <w:rPr>
                <w:rFonts w:ascii="Arial" w:hAnsi="Arial" w:cs="Arial"/>
              </w:rPr>
            </w:pPr>
            <w:r w:rsidRPr="005B311A">
              <w:rPr>
                <w:rFonts w:ascii="Arial" w:hAnsi="Arial" w:cs="Arial"/>
              </w:rPr>
              <w:t>449</w:t>
            </w:r>
          </w:p>
        </w:tc>
        <w:tc>
          <w:tcPr>
            <w:tcW w:w="6216" w:type="dxa"/>
            <w:noWrap/>
            <w:hideMark/>
          </w:tcPr>
          <w:p w14:paraId="4978ED11" w14:textId="77777777" w:rsidR="005B311A" w:rsidRPr="005B311A" w:rsidRDefault="005B311A">
            <w:pPr>
              <w:rPr>
                <w:rFonts w:ascii="Arial" w:hAnsi="Arial" w:cs="Arial"/>
              </w:rPr>
            </w:pPr>
            <w:r w:rsidRPr="005B311A">
              <w:rPr>
                <w:rFonts w:ascii="Arial" w:hAnsi="Arial" w:cs="Arial"/>
              </w:rPr>
              <w:t>Appraisers and Assessors of Real Estate</w:t>
            </w:r>
          </w:p>
        </w:tc>
        <w:tc>
          <w:tcPr>
            <w:tcW w:w="1615" w:type="dxa"/>
            <w:noWrap/>
            <w:vAlign w:val="center"/>
            <w:hideMark/>
          </w:tcPr>
          <w:p w14:paraId="3F2B8130" w14:textId="77777777" w:rsidR="005B311A" w:rsidRPr="005B311A" w:rsidRDefault="005B311A" w:rsidP="005B311A">
            <w:pPr>
              <w:jc w:val="center"/>
              <w:rPr>
                <w:rFonts w:ascii="Arial" w:hAnsi="Arial" w:cs="Arial"/>
              </w:rPr>
            </w:pPr>
            <w:r w:rsidRPr="005B311A">
              <w:rPr>
                <w:rFonts w:ascii="Arial" w:hAnsi="Arial" w:cs="Arial"/>
              </w:rPr>
              <w:t>36.9%</w:t>
            </w:r>
          </w:p>
        </w:tc>
      </w:tr>
      <w:tr w:rsidR="005B311A" w:rsidRPr="005B311A" w14:paraId="59A7884A" w14:textId="77777777" w:rsidTr="005B311A">
        <w:trPr>
          <w:trHeight w:val="300"/>
        </w:trPr>
        <w:tc>
          <w:tcPr>
            <w:tcW w:w="803" w:type="dxa"/>
            <w:noWrap/>
            <w:vAlign w:val="center"/>
            <w:hideMark/>
          </w:tcPr>
          <w:p w14:paraId="61B739D8" w14:textId="77777777" w:rsidR="005B311A" w:rsidRPr="005B311A" w:rsidRDefault="005B311A" w:rsidP="005B311A">
            <w:pPr>
              <w:jc w:val="center"/>
              <w:rPr>
                <w:rFonts w:ascii="Arial" w:hAnsi="Arial" w:cs="Arial"/>
              </w:rPr>
            </w:pPr>
            <w:r w:rsidRPr="005B311A">
              <w:rPr>
                <w:rFonts w:ascii="Arial" w:hAnsi="Arial" w:cs="Arial"/>
              </w:rPr>
              <w:t>450</w:t>
            </w:r>
          </w:p>
        </w:tc>
        <w:tc>
          <w:tcPr>
            <w:tcW w:w="6216" w:type="dxa"/>
            <w:noWrap/>
            <w:hideMark/>
          </w:tcPr>
          <w:p w14:paraId="4D32EC8F" w14:textId="77777777" w:rsidR="005B311A" w:rsidRPr="005B311A" w:rsidRDefault="005B311A">
            <w:pPr>
              <w:rPr>
                <w:rFonts w:ascii="Arial" w:hAnsi="Arial" w:cs="Arial"/>
              </w:rPr>
            </w:pPr>
            <w:r w:rsidRPr="005B311A">
              <w:rPr>
                <w:rFonts w:ascii="Arial" w:hAnsi="Arial" w:cs="Arial"/>
              </w:rPr>
              <w:t>Farm and Home Management Advisors</w:t>
            </w:r>
          </w:p>
        </w:tc>
        <w:tc>
          <w:tcPr>
            <w:tcW w:w="1615" w:type="dxa"/>
            <w:noWrap/>
            <w:vAlign w:val="center"/>
            <w:hideMark/>
          </w:tcPr>
          <w:p w14:paraId="35AA19AB" w14:textId="77777777" w:rsidR="005B311A" w:rsidRPr="005B311A" w:rsidRDefault="005B311A" w:rsidP="005B311A">
            <w:pPr>
              <w:jc w:val="center"/>
              <w:rPr>
                <w:rFonts w:ascii="Arial" w:hAnsi="Arial" w:cs="Arial"/>
              </w:rPr>
            </w:pPr>
            <w:r w:rsidRPr="005B311A">
              <w:rPr>
                <w:rFonts w:ascii="Arial" w:hAnsi="Arial" w:cs="Arial"/>
              </w:rPr>
              <w:t>36.8%</w:t>
            </w:r>
          </w:p>
        </w:tc>
      </w:tr>
      <w:tr w:rsidR="005B311A" w:rsidRPr="005B311A" w14:paraId="587A1FB1" w14:textId="77777777" w:rsidTr="005B311A">
        <w:trPr>
          <w:trHeight w:val="300"/>
        </w:trPr>
        <w:tc>
          <w:tcPr>
            <w:tcW w:w="803" w:type="dxa"/>
            <w:noWrap/>
            <w:vAlign w:val="center"/>
            <w:hideMark/>
          </w:tcPr>
          <w:p w14:paraId="0B24708D" w14:textId="77777777" w:rsidR="005B311A" w:rsidRPr="005B311A" w:rsidRDefault="005B311A" w:rsidP="005B311A">
            <w:pPr>
              <w:jc w:val="center"/>
              <w:rPr>
                <w:rFonts w:ascii="Arial" w:hAnsi="Arial" w:cs="Arial"/>
              </w:rPr>
            </w:pPr>
            <w:r w:rsidRPr="005B311A">
              <w:rPr>
                <w:rFonts w:ascii="Arial" w:hAnsi="Arial" w:cs="Arial"/>
              </w:rPr>
              <w:t>451</w:t>
            </w:r>
          </w:p>
        </w:tc>
        <w:tc>
          <w:tcPr>
            <w:tcW w:w="6216" w:type="dxa"/>
            <w:noWrap/>
            <w:hideMark/>
          </w:tcPr>
          <w:p w14:paraId="0FFE99C2" w14:textId="77777777" w:rsidR="005B311A" w:rsidRPr="005B311A" w:rsidRDefault="005B311A">
            <w:pPr>
              <w:rPr>
                <w:rFonts w:ascii="Arial" w:hAnsi="Arial" w:cs="Arial"/>
              </w:rPr>
            </w:pPr>
            <w:r w:rsidRPr="005B311A">
              <w:rPr>
                <w:rFonts w:ascii="Arial" w:hAnsi="Arial" w:cs="Arial"/>
              </w:rPr>
              <w:t>Animal Breeders</w:t>
            </w:r>
          </w:p>
        </w:tc>
        <w:tc>
          <w:tcPr>
            <w:tcW w:w="1615" w:type="dxa"/>
            <w:noWrap/>
            <w:vAlign w:val="center"/>
            <w:hideMark/>
          </w:tcPr>
          <w:p w14:paraId="355D545C" w14:textId="77777777" w:rsidR="005B311A" w:rsidRPr="005B311A" w:rsidRDefault="005B311A" w:rsidP="005B311A">
            <w:pPr>
              <w:jc w:val="center"/>
              <w:rPr>
                <w:rFonts w:ascii="Arial" w:hAnsi="Arial" w:cs="Arial"/>
              </w:rPr>
            </w:pPr>
            <w:r w:rsidRPr="005B311A">
              <w:rPr>
                <w:rFonts w:ascii="Arial" w:hAnsi="Arial" w:cs="Arial"/>
              </w:rPr>
              <w:t>36.7%</w:t>
            </w:r>
          </w:p>
        </w:tc>
      </w:tr>
      <w:tr w:rsidR="005B311A" w:rsidRPr="005B311A" w14:paraId="36455921" w14:textId="77777777" w:rsidTr="005B311A">
        <w:trPr>
          <w:trHeight w:val="300"/>
        </w:trPr>
        <w:tc>
          <w:tcPr>
            <w:tcW w:w="803" w:type="dxa"/>
            <w:noWrap/>
            <w:vAlign w:val="center"/>
            <w:hideMark/>
          </w:tcPr>
          <w:p w14:paraId="601EB412" w14:textId="77777777" w:rsidR="005B311A" w:rsidRPr="005B311A" w:rsidRDefault="005B311A" w:rsidP="005B311A">
            <w:pPr>
              <w:jc w:val="center"/>
              <w:rPr>
                <w:rFonts w:ascii="Arial" w:hAnsi="Arial" w:cs="Arial"/>
              </w:rPr>
            </w:pPr>
            <w:r w:rsidRPr="005B311A">
              <w:rPr>
                <w:rFonts w:ascii="Arial" w:hAnsi="Arial" w:cs="Arial"/>
              </w:rPr>
              <w:t>452</w:t>
            </w:r>
          </w:p>
        </w:tc>
        <w:tc>
          <w:tcPr>
            <w:tcW w:w="6216" w:type="dxa"/>
            <w:noWrap/>
            <w:hideMark/>
          </w:tcPr>
          <w:p w14:paraId="14EF1086" w14:textId="77777777" w:rsidR="005B311A" w:rsidRPr="005B311A" w:rsidRDefault="005B311A">
            <w:pPr>
              <w:rPr>
                <w:rFonts w:ascii="Arial" w:hAnsi="Arial" w:cs="Arial"/>
              </w:rPr>
            </w:pPr>
            <w:r w:rsidRPr="005B311A">
              <w:rPr>
                <w:rFonts w:ascii="Arial" w:hAnsi="Arial" w:cs="Arial"/>
              </w:rPr>
              <w:t>Purchasing Managers</w:t>
            </w:r>
          </w:p>
        </w:tc>
        <w:tc>
          <w:tcPr>
            <w:tcW w:w="1615" w:type="dxa"/>
            <w:noWrap/>
            <w:vAlign w:val="center"/>
            <w:hideMark/>
          </w:tcPr>
          <w:p w14:paraId="3259B36E" w14:textId="77777777" w:rsidR="005B311A" w:rsidRPr="005B311A" w:rsidRDefault="005B311A" w:rsidP="005B311A">
            <w:pPr>
              <w:jc w:val="center"/>
              <w:rPr>
                <w:rFonts w:ascii="Arial" w:hAnsi="Arial" w:cs="Arial"/>
              </w:rPr>
            </w:pPr>
            <w:r w:rsidRPr="005B311A">
              <w:rPr>
                <w:rFonts w:ascii="Arial" w:hAnsi="Arial" w:cs="Arial"/>
              </w:rPr>
              <w:t>36.4%</w:t>
            </w:r>
          </w:p>
        </w:tc>
      </w:tr>
      <w:tr w:rsidR="005B311A" w:rsidRPr="005B311A" w14:paraId="4AA253FB" w14:textId="77777777" w:rsidTr="005B311A">
        <w:trPr>
          <w:trHeight w:val="300"/>
        </w:trPr>
        <w:tc>
          <w:tcPr>
            <w:tcW w:w="803" w:type="dxa"/>
            <w:noWrap/>
            <w:vAlign w:val="center"/>
            <w:hideMark/>
          </w:tcPr>
          <w:p w14:paraId="1D791C7C" w14:textId="77777777" w:rsidR="005B311A" w:rsidRPr="005B311A" w:rsidRDefault="005B311A" w:rsidP="005B311A">
            <w:pPr>
              <w:jc w:val="center"/>
              <w:rPr>
                <w:rFonts w:ascii="Arial" w:hAnsi="Arial" w:cs="Arial"/>
              </w:rPr>
            </w:pPr>
            <w:r w:rsidRPr="005B311A">
              <w:rPr>
                <w:rFonts w:ascii="Arial" w:hAnsi="Arial" w:cs="Arial"/>
              </w:rPr>
              <w:t>453</w:t>
            </w:r>
          </w:p>
        </w:tc>
        <w:tc>
          <w:tcPr>
            <w:tcW w:w="6216" w:type="dxa"/>
            <w:noWrap/>
            <w:hideMark/>
          </w:tcPr>
          <w:p w14:paraId="4A467E30" w14:textId="77777777" w:rsidR="005B311A" w:rsidRPr="005B311A" w:rsidRDefault="005B311A">
            <w:pPr>
              <w:rPr>
                <w:rFonts w:ascii="Arial" w:hAnsi="Arial" w:cs="Arial"/>
              </w:rPr>
            </w:pPr>
            <w:r w:rsidRPr="005B311A">
              <w:rPr>
                <w:rFonts w:ascii="Arial" w:hAnsi="Arial" w:cs="Arial"/>
              </w:rPr>
              <w:t>Medical and Health Services Managers</w:t>
            </w:r>
          </w:p>
        </w:tc>
        <w:tc>
          <w:tcPr>
            <w:tcW w:w="1615" w:type="dxa"/>
            <w:noWrap/>
            <w:vAlign w:val="center"/>
            <w:hideMark/>
          </w:tcPr>
          <w:p w14:paraId="0D63D9AC" w14:textId="77777777" w:rsidR="005B311A" w:rsidRPr="005B311A" w:rsidRDefault="005B311A" w:rsidP="005B311A">
            <w:pPr>
              <w:jc w:val="center"/>
              <w:rPr>
                <w:rFonts w:ascii="Arial" w:hAnsi="Arial" w:cs="Arial"/>
              </w:rPr>
            </w:pPr>
            <w:r w:rsidRPr="005B311A">
              <w:rPr>
                <w:rFonts w:ascii="Arial" w:hAnsi="Arial" w:cs="Arial"/>
              </w:rPr>
              <w:t>36.3%</w:t>
            </w:r>
          </w:p>
        </w:tc>
      </w:tr>
      <w:tr w:rsidR="005B311A" w:rsidRPr="005B311A" w14:paraId="02741D43" w14:textId="77777777" w:rsidTr="005B311A">
        <w:trPr>
          <w:trHeight w:val="300"/>
        </w:trPr>
        <w:tc>
          <w:tcPr>
            <w:tcW w:w="803" w:type="dxa"/>
            <w:noWrap/>
            <w:vAlign w:val="center"/>
            <w:hideMark/>
          </w:tcPr>
          <w:p w14:paraId="507C9C60" w14:textId="77777777" w:rsidR="005B311A" w:rsidRPr="005B311A" w:rsidRDefault="005B311A" w:rsidP="005B311A">
            <w:pPr>
              <w:jc w:val="center"/>
              <w:rPr>
                <w:rFonts w:ascii="Arial" w:hAnsi="Arial" w:cs="Arial"/>
              </w:rPr>
            </w:pPr>
            <w:r w:rsidRPr="005B311A">
              <w:rPr>
                <w:rFonts w:ascii="Arial" w:hAnsi="Arial" w:cs="Arial"/>
              </w:rPr>
              <w:t>454</w:t>
            </w:r>
          </w:p>
        </w:tc>
        <w:tc>
          <w:tcPr>
            <w:tcW w:w="6216" w:type="dxa"/>
            <w:noWrap/>
            <w:hideMark/>
          </w:tcPr>
          <w:p w14:paraId="5787E0B2" w14:textId="77777777" w:rsidR="005B311A" w:rsidRPr="005B311A" w:rsidRDefault="005B311A">
            <w:pPr>
              <w:rPr>
                <w:rFonts w:ascii="Arial" w:hAnsi="Arial" w:cs="Arial"/>
              </w:rPr>
            </w:pPr>
            <w:r w:rsidRPr="005B311A">
              <w:rPr>
                <w:rFonts w:ascii="Arial" w:hAnsi="Arial" w:cs="Arial"/>
              </w:rPr>
              <w:t>Pest Control Workers</w:t>
            </w:r>
          </w:p>
        </w:tc>
        <w:tc>
          <w:tcPr>
            <w:tcW w:w="1615" w:type="dxa"/>
            <w:noWrap/>
            <w:vAlign w:val="center"/>
            <w:hideMark/>
          </w:tcPr>
          <w:p w14:paraId="12C3F3FE" w14:textId="77777777" w:rsidR="005B311A" w:rsidRPr="005B311A" w:rsidRDefault="005B311A" w:rsidP="005B311A">
            <w:pPr>
              <w:jc w:val="center"/>
              <w:rPr>
                <w:rFonts w:ascii="Arial" w:hAnsi="Arial" w:cs="Arial"/>
              </w:rPr>
            </w:pPr>
            <w:r w:rsidRPr="005B311A">
              <w:rPr>
                <w:rFonts w:ascii="Arial" w:hAnsi="Arial" w:cs="Arial"/>
              </w:rPr>
              <w:t>36.3%</w:t>
            </w:r>
          </w:p>
        </w:tc>
      </w:tr>
      <w:tr w:rsidR="005B311A" w:rsidRPr="005B311A" w14:paraId="720699E2" w14:textId="77777777" w:rsidTr="005B311A">
        <w:trPr>
          <w:trHeight w:val="300"/>
        </w:trPr>
        <w:tc>
          <w:tcPr>
            <w:tcW w:w="803" w:type="dxa"/>
            <w:noWrap/>
            <w:vAlign w:val="center"/>
            <w:hideMark/>
          </w:tcPr>
          <w:p w14:paraId="3B93397B" w14:textId="77777777" w:rsidR="005B311A" w:rsidRPr="005B311A" w:rsidRDefault="005B311A" w:rsidP="005B311A">
            <w:pPr>
              <w:jc w:val="center"/>
              <w:rPr>
                <w:rFonts w:ascii="Arial" w:hAnsi="Arial" w:cs="Arial"/>
              </w:rPr>
            </w:pPr>
            <w:r w:rsidRPr="005B311A">
              <w:rPr>
                <w:rFonts w:ascii="Arial" w:hAnsi="Arial" w:cs="Arial"/>
              </w:rPr>
              <w:t>455</w:t>
            </w:r>
          </w:p>
        </w:tc>
        <w:tc>
          <w:tcPr>
            <w:tcW w:w="6216" w:type="dxa"/>
            <w:noWrap/>
            <w:hideMark/>
          </w:tcPr>
          <w:p w14:paraId="1A10E89F" w14:textId="77777777" w:rsidR="005B311A" w:rsidRPr="005B311A" w:rsidRDefault="005B311A">
            <w:pPr>
              <w:rPr>
                <w:rFonts w:ascii="Arial" w:hAnsi="Arial" w:cs="Arial"/>
              </w:rPr>
            </w:pPr>
            <w:r w:rsidRPr="005B311A">
              <w:rPr>
                <w:rFonts w:ascii="Arial" w:hAnsi="Arial" w:cs="Arial"/>
              </w:rPr>
              <w:t>Nurse Anesthetists</w:t>
            </w:r>
          </w:p>
        </w:tc>
        <w:tc>
          <w:tcPr>
            <w:tcW w:w="1615" w:type="dxa"/>
            <w:noWrap/>
            <w:vAlign w:val="center"/>
            <w:hideMark/>
          </w:tcPr>
          <w:p w14:paraId="15B8EA70" w14:textId="77777777" w:rsidR="005B311A" w:rsidRPr="005B311A" w:rsidRDefault="005B311A" w:rsidP="005B311A">
            <w:pPr>
              <w:jc w:val="center"/>
              <w:rPr>
                <w:rFonts w:ascii="Arial" w:hAnsi="Arial" w:cs="Arial"/>
              </w:rPr>
            </w:pPr>
            <w:r w:rsidRPr="005B311A">
              <w:rPr>
                <w:rFonts w:ascii="Arial" w:hAnsi="Arial" w:cs="Arial"/>
              </w:rPr>
              <w:t>36.2%</w:t>
            </w:r>
          </w:p>
        </w:tc>
      </w:tr>
      <w:tr w:rsidR="005B311A" w:rsidRPr="005B311A" w14:paraId="331B9298" w14:textId="77777777" w:rsidTr="005B311A">
        <w:trPr>
          <w:trHeight w:val="300"/>
        </w:trPr>
        <w:tc>
          <w:tcPr>
            <w:tcW w:w="803" w:type="dxa"/>
            <w:noWrap/>
            <w:vAlign w:val="center"/>
            <w:hideMark/>
          </w:tcPr>
          <w:p w14:paraId="024A7315" w14:textId="77777777" w:rsidR="005B311A" w:rsidRPr="005B311A" w:rsidRDefault="005B311A" w:rsidP="005B311A">
            <w:pPr>
              <w:jc w:val="center"/>
              <w:rPr>
                <w:rFonts w:ascii="Arial" w:hAnsi="Arial" w:cs="Arial"/>
              </w:rPr>
            </w:pPr>
            <w:r w:rsidRPr="005B311A">
              <w:rPr>
                <w:rFonts w:ascii="Arial" w:hAnsi="Arial" w:cs="Arial"/>
              </w:rPr>
              <w:t>456</w:t>
            </w:r>
          </w:p>
        </w:tc>
        <w:tc>
          <w:tcPr>
            <w:tcW w:w="6216" w:type="dxa"/>
            <w:noWrap/>
            <w:hideMark/>
          </w:tcPr>
          <w:p w14:paraId="7D2DA964" w14:textId="77777777" w:rsidR="005B311A" w:rsidRPr="005B311A" w:rsidRDefault="005B311A">
            <w:pPr>
              <w:rPr>
                <w:rFonts w:ascii="Arial" w:hAnsi="Arial" w:cs="Arial"/>
              </w:rPr>
            </w:pPr>
            <w:r w:rsidRPr="005B311A">
              <w:rPr>
                <w:rFonts w:ascii="Arial" w:hAnsi="Arial" w:cs="Arial"/>
              </w:rPr>
              <w:t>Helpers--Pipelayers, Plumbers, Pipefitters, and Steamfitters</w:t>
            </w:r>
          </w:p>
        </w:tc>
        <w:tc>
          <w:tcPr>
            <w:tcW w:w="1615" w:type="dxa"/>
            <w:noWrap/>
            <w:vAlign w:val="center"/>
            <w:hideMark/>
          </w:tcPr>
          <w:p w14:paraId="5BC86D72" w14:textId="77777777" w:rsidR="005B311A" w:rsidRPr="005B311A" w:rsidRDefault="005B311A" w:rsidP="005B311A">
            <w:pPr>
              <w:jc w:val="center"/>
              <w:rPr>
                <w:rFonts w:ascii="Arial" w:hAnsi="Arial" w:cs="Arial"/>
              </w:rPr>
            </w:pPr>
            <w:r w:rsidRPr="005B311A">
              <w:rPr>
                <w:rFonts w:ascii="Arial" w:hAnsi="Arial" w:cs="Arial"/>
              </w:rPr>
              <w:t>36.2%</w:t>
            </w:r>
          </w:p>
        </w:tc>
      </w:tr>
      <w:tr w:rsidR="005B311A" w:rsidRPr="005B311A" w14:paraId="40F4CBB0" w14:textId="77777777" w:rsidTr="005B311A">
        <w:trPr>
          <w:trHeight w:val="300"/>
        </w:trPr>
        <w:tc>
          <w:tcPr>
            <w:tcW w:w="803" w:type="dxa"/>
            <w:noWrap/>
            <w:vAlign w:val="center"/>
            <w:hideMark/>
          </w:tcPr>
          <w:p w14:paraId="43D3A570" w14:textId="77777777" w:rsidR="005B311A" w:rsidRPr="005B311A" w:rsidRDefault="005B311A" w:rsidP="005B311A">
            <w:pPr>
              <w:jc w:val="center"/>
              <w:rPr>
                <w:rFonts w:ascii="Arial" w:hAnsi="Arial" w:cs="Arial"/>
              </w:rPr>
            </w:pPr>
            <w:r w:rsidRPr="005B311A">
              <w:rPr>
                <w:rFonts w:ascii="Arial" w:hAnsi="Arial" w:cs="Arial"/>
              </w:rPr>
              <w:t>457</w:t>
            </w:r>
          </w:p>
        </w:tc>
        <w:tc>
          <w:tcPr>
            <w:tcW w:w="6216" w:type="dxa"/>
            <w:noWrap/>
            <w:hideMark/>
          </w:tcPr>
          <w:p w14:paraId="297E99D2" w14:textId="77777777" w:rsidR="005B311A" w:rsidRPr="005B311A" w:rsidRDefault="005B311A">
            <w:pPr>
              <w:rPr>
                <w:rFonts w:ascii="Arial" w:hAnsi="Arial" w:cs="Arial"/>
              </w:rPr>
            </w:pPr>
            <w:r w:rsidRPr="005B311A">
              <w:rPr>
                <w:rFonts w:ascii="Arial" w:hAnsi="Arial" w:cs="Arial"/>
              </w:rPr>
              <w:t>Optometrists</w:t>
            </w:r>
          </w:p>
        </w:tc>
        <w:tc>
          <w:tcPr>
            <w:tcW w:w="1615" w:type="dxa"/>
            <w:noWrap/>
            <w:vAlign w:val="center"/>
            <w:hideMark/>
          </w:tcPr>
          <w:p w14:paraId="78DFE8D9" w14:textId="77777777" w:rsidR="005B311A" w:rsidRPr="005B311A" w:rsidRDefault="005B311A" w:rsidP="005B311A">
            <w:pPr>
              <w:jc w:val="center"/>
              <w:rPr>
                <w:rFonts w:ascii="Arial" w:hAnsi="Arial" w:cs="Arial"/>
              </w:rPr>
            </w:pPr>
            <w:r w:rsidRPr="005B311A">
              <w:rPr>
                <w:rFonts w:ascii="Arial" w:hAnsi="Arial" w:cs="Arial"/>
              </w:rPr>
              <w:t>36.2%</w:t>
            </w:r>
          </w:p>
        </w:tc>
      </w:tr>
      <w:tr w:rsidR="005B311A" w:rsidRPr="005B311A" w14:paraId="304B7DAF" w14:textId="77777777" w:rsidTr="005B311A">
        <w:trPr>
          <w:trHeight w:val="300"/>
        </w:trPr>
        <w:tc>
          <w:tcPr>
            <w:tcW w:w="803" w:type="dxa"/>
            <w:noWrap/>
            <w:vAlign w:val="center"/>
            <w:hideMark/>
          </w:tcPr>
          <w:p w14:paraId="0A36E659" w14:textId="77777777" w:rsidR="005B311A" w:rsidRPr="005B311A" w:rsidRDefault="005B311A" w:rsidP="005B311A">
            <w:pPr>
              <w:jc w:val="center"/>
              <w:rPr>
                <w:rFonts w:ascii="Arial" w:hAnsi="Arial" w:cs="Arial"/>
              </w:rPr>
            </w:pPr>
            <w:r w:rsidRPr="005B311A">
              <w:rPr>
                <w:rFonts w:ascii="Arial" w:hAnsi="Arial" w:cs="Arial"/>
              </w:rPr>
              <w:t>458</w:t>
            </w:r>
          </w:p>
        </w:tc>
        <w:tc>
          <w:tcPr>
            <w:tcW w:w="6216" w:type="dxa"/>
            <w:noWrap/>
            <w:hideMark/>
          </w:tcPr>
          <w:p w14:paraId="772F9BC7" w14:textId="77777777" w:rsidR="005B311A" w:rsidRPr="005B311A" w:rsidRDefault="005B311A">
            <w:pPr>
              <w:rPr>
                <w:rFonts w:ascii="Arial" w:hAnsi="Arial" w:cs="Arial"/>
              </w:rPr>
            </w:pPr>
            <w:r w:rsidRPr="005B311A">
              <w:rPr>
                <w:rFonts w:ascii="Arial" w:hAnsi="Arial" w:cs="Arial"/>
              </w:rPr>
              <w:t>Gaming Dealers</w:t>
            </w:r>
          </w:p>
        </w:tc>
        <w:tc>
          <w:tcPr>
            <w:tcW w:w="1615" w:type="dxa"/>
            <w:noWrap/>
            <w:vAlign w:val="center"/>
            <w:hideMark/>
          </w:tcPr>
          <w:p w14:paraId="78780B04" w14:textId="77777777" w:rsidR="005B311A" w:rsidRPr="005B311A" w:rsidRDefault="005B311A" w:rsidP="005B311A">
            <w:pPr>
              <w:jc w:val="center"/>
              <w:rPr>
                <w:rFonts w:ascii="Arial" w:hAnsi="Arial" w:cs="Arial"/>
              </w:rPr>
            </w:pPr>
            <w:r w:rsidRPr="005B311A">
              <w:rPr>
                <w:rFonts w:ascii="Arial" w:hAnsi="Arial" w:cs="Arial"/>
              </w:rPr>
              <w:t>36.1%</w:t>
            </w:r>
          </w:p>
        </w:tc>
      </w:tr>
      <w:tr w:rsidR="005B311A" w:rsidRPr="005B311A" w14:paraId="5294FB38" w14:textId="77777777" w:rsidTr="005B311A">
        <w:trPr>
          <w:trHeight w:val="300"/>
        </w:trPr>
        <w:tc>
          <w:tcPr>
            <w:tcW w:w="803" w:type="dxa"/>
            <w:noWrap/>
            <w:vAlign w:val="center"/>
            <w:hideMark/>
          </w:tcPr>
          <w:p w14:paraId="5B216556" w14:textId="77777777" w:rsidR="005B311A" w:rsidRPr="005B311A" w:rsidRDefault="005B311A" w:rsidP="005B311A">
            <w:pPr>
              <w:jc w:val="center"/>
              <w:rPr>
                <w:rFonts w:ascii="Arial" w:hAnsi="Arial" w:cs="Arial"/>
              </w:rPr>
            </w:pPr>
            <w:r w:rsidRPr="005B311A">
              <w:rPr>
                <w:rFonts w:ascii="Arial" w:hAnsi="Arial" w:cs="Arial"/>
              </w:rPr>
              <w:t>459</w:t>
            </w:r>
          </w:p>
        </w:tc>
        <w:tc>
          <w:tcPr>
            <w:tcW w:w="6216" w:type="dxa"/>
            <w:noWrap/>
            <w:hideMark/>
          </w:tcPr>
          <w:p w14:paraId="2B396803" w14:textId="77777777" w:rsidR="005B311A" w:rsidRPr="005B311A" w:rsidRDefault="005B311A">
            <w:pPr>
              <w:rPr>
                <w:rFonts w:ascii="Arial" w:hAnsi="Arial" w:cs="Arial"/>
              </w:rPr>
            </w:pPr>
            <w:r w:rsidRPr="005B311A">
              <w:rPr>
                <w:rFonts w:ascii="Arial" w:hAnsi="Arial" w:cs="Arial"/>
              </w:rPr>
              <w:t>First-Line Supervisors of Landscaping, Lawn Service, and Groundskeeping Workers</w:t>
            </w:r>
          </w:p>
        </w:tc>
        <w:tc>
          <w:tcPr>
            <w:tcW w:w="1615" w:type="dxa"/>
            <w:noWrap/>
            <w:vAlign w:val="center"/>
            <w:hideMark/>
          </w:tcPr>
          <w:p w14:paraId="545817C6" w14:textId="77777777" w:rsidR="005B311A" w:rsidRPr="005B311A" w:rsidRDefault="005B311A" w:rsidP="005B311A">
            <w:pPr>
              <w:jc w:val="center"/>
              <w:rPr>
                <w:rFonts w:ascii="Arial" w:hAnsi="Arial" w:cs="Arial"/>
              </w:rPr>
            </w:pPr>
            <w:r w:rsidRPr="005B311A">
              <w:rPr>
                <w:rFonts w:ascii="Arial" w:hAnsi="Arial" w:cs="Arial"/>
              </w:rPr>
              <w:t>36.0%</w:t>
            </w:r>
          </w:p>
        </w:tc>
      </w:tr>
      <w:tr w:rsidR="005B311A" w:rsidRPr="005B311A" w14:paraId="09380BCA" w14:textId="77777777" w:rsidTr="005B311A">
        <w:trPr>
          <w:trHeight w:val="300"/>
        </w:trPr>
        <w:tc>
          <w:tcPr>
            <w:tcW w:w="803" w:type="dxa"/>
            <w:noWrap/>
            <w:vAlign w:val="center"/>
            <w:hideMark/>
          </w:tcPr>
          <w:p w14:paraId="38766996" w14:textId="77777777" w:rsidR="005B311A" w:rsidRPr="005B311A" w:rsidRDefault="005B311A" w:rsidP="005B311A">
            <w:pPr>
              <w:jc w:val="center"/>
              <w:rPr>
                <w:rFonts w:ascii="Arial" w:hAnsi="Arial" w:cs="Arial"/>
              </w:rPr>
            </w:pPr>
            <w:r w:rsidRPr="005B311A">
              <w:rPr>
                <w:rFonts w:ascii="Arial" w:hAnsi="Arial" w:cs="Arial"/>
              </w:rPr>
              <w:t>460</w:t>
            </w:r>
          </w:p>
        </w:tc>
        <w:tc>
          <w:tcPr>
            <w:tcW w:w="6216" w:type="dxa"/>
            <w:noWrap/>
            <w:hideMark/>
          </w:tcPr>
          <w:p w14:paraId="31BD7BF4" w14:textId="77777777" w:rsidR="005B311A" w:rsidRPr="005B311A" w:rsidRDefault="005B311A">
            <w:pPr>
              <w:rPr>
                <w:rFonts w:ascii="Arial" w:hAnsi="Arial" w:cs="Arial"/>
              </w:rPr>
            </w:pPr>
            <w:r w:rsidRPr="005B311A">
              <w:rPr>
                <w:rFonts w:ascii="Arial" w:hAnsi="Arial" w:cs="Arial"/>
              </w:rPr>
              <w:t>Sales Representatives, Services, All Other</w:t>
            </w:r>
          </w:p>
        </w:tc>
        <w:tc>
          <w:tcPr>
            <w:tcW w:w="1615" w:type="dxa"/>
            <w:noWrap/>
            <w:vAlign w:val="center"/>
            <w:hideMark/>
          </w:tcPr>
          <w:p w14:paraId="4D491F06" w14:textId="77777777" w:rsidR="005B311A" w:rsidRPr="005B311A" w:rsidRDefault="005B311A" w:rsidP="005B311A">
            <w:pPr>
              <w:jc w:val="center"/>
              <w:rPr>
                <w:rFonts w:ascii="Arial" w:hAnsi="Arial" w:cs="Arial"/>
              </w:rPr>
            </w:pPr>
            <w:r w:rsidRPr="005B311A">
              <w:rPr>
                <w:rFonts w:ascii="Arial" w:hAnsi="Arial" w:cs="Arial"/>
              </w:rPr>
              <w:t>35.9%</w:t>
            </w:r>
          </w:p>
        </w:tc>
      </w:tr>
      <w:tr w:rsidR="005B311A" w:rsidRPr="005B311A" w14:paraId="12E836F5" w14:textId="77777777" w:rsidTr="005B311A">
        <w:trPr>
          <w:trHeight w:val="300"/>
        </w:trPr>
        <w:tc>
          <w:tcPr>
            <w:tcW w:w="803" w:type="dxa"/>
            <w:noWrap/>
            <w:vAlign w:val="center"/>
            <w:hideMark/>
          </w:tcPr>
          <w:p w14:paraId="4628F95B" w14:textId="77777777" w:rsidR="005B311A" w:rsidRPr="005B311A" w:rsidRDefault="005B311A" w:rsidP="005B311A">
            <w:pPr>
              <w:jc w:val="center"/>
              <w:rPr>
                <w:rFonts w:ascii="Arial" w:hAnsi="Arial" w:cs="Arial"/>
              </w:rPr>
            </w:pPr>
            <w:r w:rsidRPr="005B311A">
              <w:rPr>
                <w:rFonts w:ascii="Arial" w:hAnsi="Arial" w:cs="Arial"/>
              </w:rPr>
              <w:t>461</w:t>
            </w:r>
          </w:p>
        </w:tc>
        <w:tc>
          <w:tcPr>
            <w:tcW w:w="6216" w:type="dxa"/>
            <w:noWrap/>
            <w:hideMark/>
          </w:tcPr>
          <w:p w14:paraId="2CF30202" w14:textId="77777777" w:rsidR="005B311A" w:rsidRPr="005B311A" w:rsidRDefault="005B311A">
            <w:pPr>
              <w:rPr>
                <w:rFonts w:ascii="Arial" w:hAnsi="Arial" w:cs="Arial"/>
              </w:rPr>
            </w:pPr>
            <w:r w:rsidRPr="005B311A">
              <w:rPr>
                <w:rFonts w:ascii="Arial" w:hAnsi="Arial" w:cs="Arial"/>
              </w:rPr>
              <w:t>Funeral Attendants</w:t>
            </w:r>
          </w:p>
        </w:tc>
        <w:tc>
          <w:tcPr>
            <w:tcW w:w="1615" w:type="dxa"/>
            <w:noWrap/>
            <w:vAlign w:val="center"/>
            <w:hideMark/>
          </w:tcPr>
          <w:p w14:paraId="01A0DA6D" w14:textId="77777777" w:rsidR="005B311A" w:rsidRPr="005B311A" w:rsidRDefault="005B311A" w:rsidP="005B311A">
            <w:pPr>
              <w:jc w:val="center"/>
              <w:rPr>
                <w:rFonts w:ascii="Arial" w:hAnsi="Arial" w:cs="Arial"/>
              </w:rPr>
            </w:pPr>
            <w:r w:rsidRPr="005B311A">
              <w:rPr>
                <w:rFonts w:ascii="Arial" w:hAnsi="Arial" w:cs="Arial"/>
              </w:rPr>
              <w:t>35.8%</w:t>
            </w:r>
          </w:p>
        </w:tc>
      </w:tr>
      <w:tr w:rsidR="005B311A" w:rsidRPr="005B311A" w14:paraId="663CD711" w14:textId="77777777" w:rsidTr="005B311A">
        <w:trPr>
          <w:trHeight w:val="300"/>
        </w:trPr>
        <w:tc>
          <w:tcPr>
            <w:tcW w:w="803" w:type="dxa"/>
            <w:noWrap/>
            <w:vAlign w:val="center"/>
            <w:hideMark/>
          </w:tcPr>
          <w:p w14:paraId="719100B0" w14:textId="77777777" w:rsidR="005B311A" w:rsidRPr="005B311A" w:rsidRDefault="005B311A" w:rsidP="005B311A">
            <w:pPr>
              <w:jc w:val="center"/>
              <w:rPr>
                <w:rFonts w:ascii="Arial" w:hAnsi="Arial" w:cs="Arial"/>
              </w:rPr>
            </w:pPr>
            <w:r w:rsidRPr="005B311A">
              <w:rPr>
                <w:rFonts w:ascii="Arial" w:hAnsi="Arial" w:cs="Arial"/>
              </w:rPr>
              <w:t>462</w:t>
            </w:r>
          </w:p>
        </w:tc>
        <w:tc>
          <w:tcPr>
            <w:tcW w:w="6216" w:type="dxa"/>
            <w:noWrap/>
            <w:hideMark/>
          </w:tcPr>
          <w:p w14:paraId="62D4414E" w14:textId="77777777" w:rsidR="005B311A" w:rsidRPr="005B311A" w:rsidRDefault="005B311A">
            <w:pPr>
              <w:rPr>
                <w:rFonts w:ascii="Arial" w:hAnsi="Arial" w:cs="Arial"/>
              </w:rPr>
            </w:pPr>
            <w:r w:rsidRPr="005B311A">
              <w:rPr>
                <w:rFonts w:ascii="Arial" w:hAnsi="Arial" w:cs="Arial"/>
              </w:rPr>
              <w:t>Electrical Power-Line Installers and Repairers</w:t>
            </w:r>
          </w:p>
        </w:tc>
        <w:tc>
          <w:tcPr>
            <w:tcW w:w="1615" w:type="dxa"/>
            <w:noWrap/>
            <w:vAlign w:val="center"/>
            <w:hideMark/>
          </w:tcPr>
          <w:p w14:paraId="03DA3C02" w14:textId="77777777" w:rsidR="005B311A" w:rsidRPr="005B311A" w:rsidRDefault="005B311A" w:rsidP="005B311A">
            <w:pPr>
              <w:jc w:val="center"/>
              <w:rPr>
                <w:rFonts w:ascii="Arial" w:hAnsi="Arial" w:cs="Arial"/>
              </w:rPr>
            </w:pPr>
            <w:r w:rsidRPr="005B311A">
              <w:rPr>
                <w:rFonts w:ascii="Arial" w:hAnsi="Arial" w:cs="Arial"/>
              </w:rPr>
              <w:t>35.6%</w:t>
            </w:r>
          </w:p>
        </w:tc>
      </w:tr>
      <w:tr w:rsidR="005B311A" w:rsidRPr="005B311A" w14:paraId="4FB9EDA8" w14:textId="77777777" w:rsidTr="005B311A">
        <w:trPr>
          <w:trHeight w:val="300"/>
        </w:trPr>
        <w:tc>
          <w:tcPr>
            <w:tcW w:w="803" w:type="dxa"/>
            <w:noWrap/>
            <w:vAlign w:val="center"/>
            <w:hideMark/>
          </w:tcPr>
          <w:p w14:paraId="471385CF" w14:textId="77777777" w:rsidR="005B311A" w:rsidRPr="005B311A" w:rsidRDefault="005B311A" w:rsidP="005B311A">
            <w:pPr>
              <w:jc w:val="center"/>
              <w:rPr>
                <w:rFonts w:ascii="Arial" w:hAnsi="Arial" w:cs="Arial"/>
              </w:rPr>
            </w:pPr>
            <w:r w:rsidRPr="005B311A">
              <w:rPr>
                <w:rFonts w:ascii="Arial" w:hAnsi="Arial" w:cs="Arial"/>
              </w:rPr>
              <w:t>463</w:t>
            </w:r>
          </w:p>
        </w:tc>
        <w:tc>
          <w:tcPr>
            <w:tcW w:w="6216" w:type="dxa"/>
            <w:noWrap/>
            <w:hideMark/>
          </w:tcPr>
          <w:p w14:paraId="53013FD9" w14:textId="77777777" w:rsidR="005B311A" w:rsidRPr="005B311A" w:rsidRDefault="005B311A">
            <w:pPr>
              <w:rPr>
                <w:rFonts w:ascii="Arial" w:hAnsi="Arial" w:cs="Arial"/>
              </w:rPr>
            </w:pPr>
            <w:r w:rsidRPr="005B311A">
              <w:rPr>
                <w:rFonts w:ascii="Arial" w:hAnsi="Arial" w:cs="Arial"/>
              </w:rPr>
              <w:t>Telecommunications Line Installers and Repairers</w:t>
            </w:r>
          </w:p>
        </w:tc>
        <w:tc>
          <w:tcPr>
            <w:tcW w:w="1615" w:type="dxa"/>
            <w:noWrap/>
            <w:vAlign w:val="center"/>
            <w:hideMark/>
          </w:tcPr>
          <w:p w14:paraId="71FB4604" w14:textId="77777777" w:rsidR="005B311A" w:rsidRPr="005B311A" w:rsidRDefault="005B311A" w:rsidP="005B311A">
            <w:pPr>
              <w:jc w:val="center"/>
              <w:rPr>
                <w:rFonts w:ascii="Arial" w:hAnsi="Arial" w:cs="Arial"/>
              </w:rPr>
            </w:pPr>
            <w:r w:rsidRPr="005B311A">
              <w:rPr>
                <w:rFonts w:ascii="Arial" w:hAnsi="Arial" w:cs="Arial"/>
              </w:rPr>
              <w:t>35.6%</w:t>
            </w:r>
          </w:p>
        </w:tc>
      </w:tr>
      <w:tr w:rsidR="005B311A" w:rsidRPr="005B311A" w14:paraId="1D4539D1" w14:textId="77777777" w:rsidTr="005B311A">
        <w:trPr>
          <w:trHeight w:val="300"/>
        </w:trPr>
        <w:tc>
          <w:tcPr>
            <w:tcW w:w="803" w:type="dxa"/>
            <w:noWrap/>
            <w:vAlign w:val="center"/>
            <w:hideMark/>
          </w:tcPr>
          <w:p w14:paraId="2ADF1695" w14:textId="77777777" w:rsidR="005B311A" w:rsidRPr="005B311A" w:rsidRDefault="005B311A" w:rsidP="005B311A">
            <w:pPr>
              <w:jc w:val="center"/>
              <w:rPr>
                <w:rFonts w:ascii="Arial" w:hAnsi="Arial" w:cs="Arial"/>
              </w:rPr>
            </w:pPr>
            <w:r w:rsidRPr="005B311A">
              <w:rPr>
                <w:rFonts w:ascii="Arial" w:hAnsi="Arial" w:cs="Arial"/>
              </w:rPr>
              <w:t>464</w:t>
            </w:r>
          </w:p>
        </w:tc>
        <w:tc>
          <w:tcPr>
            <w:tcW w:w="6216" w:type="dxa"/>
            <w:noWrap/>
            <w:hideMark/>
          </w:tcPr>
          <w:p w14:paraId="4B720FB8" w14:textId="77777777" w:rsidR="005B311A" w:rsidRPr="005B311A" w:rsidRDefault="005B311A">
            <w:pPr>
              <w:rPr>
                <w:rFonts w:ascii="Arial" w:hAnsi="Arial" w:cs="Arial"/>
              </w:rPr>
            </w:pPr>
            <w:r w:rsidRPr="005B311A">
              <w:rPr>
                <w:rFonts w:ascii="Arial" w:hAnsi="Arial" w:cs="Arial"/>
              </w:rPr>
              <w:t>Emergency Medical Technicians and Paramedics</w:t>
            </w:r>
          </w:p>
        </w:tc>
        <w:tc>
          <w:tcPr>
            <w:tcW w:w="1615" w:type="dxa"/>
            <w:noWrap/>
            <w:vAlign w:val="center"/>
            <w:hideMark/>
          </w:tcPr>
          <w:p w14:paraId="71D1EB85" w14:textId="77777777" w:rsidR="005B311A" w:rsidRPr="005B311A" w:rsidRDefault="005B311A" w:rsidP="005B311A">
            <w:pPr>
              <w:jc w:val="center"/>
              <w:rPr>
                <w:rFonts w:ascii="Arial" w:hAnsi="Arial" w:cs="Arial"/>
              </w:rPr>
            </w:pPr>
            <w:r w:rsidRPr="005B311A">
              <w:rPr>
                <w:rFonts w:ascii="Arial" w:hAnsi="Arial" w:cs="Arial"/>
              </w:rPr>
              <w:t>35.5%</w:t>
            </w:r>
          </w:p>
        </w:tc>
      </w:tr>
      <w:tr w:rsidR="005B311A" w:rsidRPr="005B311A" w14:paraId="03FBD93D" w14:textId="77777777" w:rsidTr="005B311A">
        <w:trPr>
          <w:trHeight w:val="300"/>
        </w:trPr>
        <w:tc>
          <w:tcPr>
            <w:tcW w:w="803" w:type="dxa"/>
            <w:noWrap/>
            <w:vAlign w:val="center"/>
            <w:hideMark/>
          </w:tcPr>
          <w:p w14:paraId="03C7BB01" w14:textId="77777777" w:rsidR="005B311A" w:rsidRPr="005B311A" w:rsidRDefault="005B311A" w:rsidP="005B311A">
            <w:pPr>
              <w:jc w:val="center"/>
              <w:rPr>
                <w:rFonts w:ascii="Arial" w:hAnsi="Arial" w:cs="Arial"/>
              </w:rPr>
            </w:pPr>
            <w:r w:rsidRPr="005B311A">
              <w:rPr>
                <w:rFonts w:ascii="Arial" w:hAnsi="Arial" w:cs="Arial"/>
              </w:rPr>
              <w:t>465</w:t>
            </w:r>
          </w:p>
        </w:tc>
        <w:tc>
          <w:tcPr>
            <w:tcW w:w="6216" w:type="dxa"/>
            <w:noWrap/>
            <w:hideMark/>
          </w:tcPr>
          <w:p w14:paraId="205DD20F" w14:textId="77777777" w:rsidR="005B311A" w:rsidRPr="005B311A" w:rsidRDefault="005B311A">
            <w:pPr>
              <w:rPr>
                <w:rFonts w:ascii="Arial" w:hAnsi="Arial" w:cs="Arial"/>
              </w:rPr>
            </w:pPr>
            <w:r w:rsidRPr="005B311A">
              <w:rPr>
                <w:rFonts w:ascii="Arial" w:hAnsi="Arial" w:cs="Arial"/>
              </w:rPr>
              <w:t>Insurance Underwriters</w:t>
            </w:r>
          </w:p>
        </w:tc>
        <w:tc>
          <w:tcPr>
            <w:tcW w:w="1615" w:type="dxa"/>
            <w:noWrap/>
            <w:vAlign w:val="center"/>
            <w:hideMark/>
          </w:tcPr>
          <w:p w14:paraId="4A5041DF" w14:textId="77777777" w:rsidR="005B311A" w:rsidRPr="005B311A" w:rsidRDefault="005B311A" w:rsidP="005B311A">
            <w:pPr>
              <w:jc w:val="center"/>
              <w:rPr>
                <w:rFonts w:ascii="Arial" w:hAnsi="Arial" w:cs="Arial"/>
              </w:rPr>
            </w:pPr>
            <w:r w:rsidRPr="005B311A">
              <w:rPr>
                <w:rFonts w:ascii="Arial" w:hAnsi="Arial" w:cs="Arial"/>
              </w:rPr>
              <w:t>35.1%</w:t>
            </w:r>
          </w:p>
        </w:tc>
      </w:tr>
      <w:tr w:rsidR="005B311A" w:rsidRPr="005B311A" w14:paraId="56DB67FB" w14:textId="77777777" w:rsidTr="005B311A">
        <w:trPr>
          <w:trHeight w:val="300"/>
        </w:trPr>
        <w:tc>
          <w:tcPr>
            <w:tcW w:w="803" w:type="dxa"/>
            <w:noWrap/>
            <w:vAlign w:val="center"/>
            <w:hideMark/>
          </w:tcPr>
          <w:p w14:paraId="6FC9A8BD" w14:textId="77777777" w:rsidR="005B311A" w:rsidRPr="005B311A" w:rsidRDefault="005B311A" w:rsidP="005B311A">
            <w:pPr>
              <w:jc w:val="center"/>
              <w:rPr>
                <w:rFonts w:ascii="Arial" w:hAnsi="Arial" w:cs="Arial"/>
              </w:rPr>
            </w:pPr>
            <w:r w:rsidRPr="005B311A">
              <w:rPr>
                <w:rFonts w:ascii="Arial" w:hAnsi="Arial" w:cs="Arial"/>
              </w:rPr>
              <w:t>466</w:t>
            </w:r>
          </w:p>
        </w:tc>
        <w:tc>
          <w:tcPr>
            <w:tcW w:w="6216" w:type="dxa"/>
            <w:noWrap/>
            <w:hideMark/>
          </w:tcPr>
          <w:p w14:paraId="265B419D" w14:textId="77777777" w:rsidR="005B311A" w:rsidRPr="005B311A" w:rsidRDefault="005B311A">
            <w:pPr>
              <w:rPr>
                <w:rFonts w:ascii="Arial" w:hAnsi="Arial" w:cs="Arial"/>
              </w:rPr>
            </w:pPr>
            <w:r w:rsidRPr="005B311A">
              <w:rPr>
                <w:rFonts w:ascii="Arial" w:hAnsi="Arial" w:cs="Arial"/>
              </w:rPr>
              <w:t>Construction Laborers</w:t>
            </w:r>
          </w:p>
        </w:tc>
        <w:tc>
          <w:tcPr>
            <w:tcW w:w="1615" w:type="dxa"/>
            <w:noWrap/>
            <w:vAlign w:val="center"/>
            <w:hideMark/>
          </w:tcPr>
          <w:p w14:paraId="15F0EDB1" w14:textId="77777777" w:rsidR="005B311A" w:rsidRPr="005B311A" w:rsidRDefault="005B311A" w:rsidP="005B311A">
            <w:pPr>
              <w:jc w:val="center"/>
              <w:rPr>
                <w:rFonts w:ascii="Arial" w:hAnsi="Arial" w:cs="Arial"/>
              </w:rPr>
            </w:pPr>
            <w:r w:rsidRPr="005B311A">
              <w:rPr>
                <w:rFonts w:ascii="Arial" w:hAnsi="Arial" w:cs="Arial"/>
              </w:rPr>
              <w:t>34.9%</w:t>
            </w:r>
          </w:p>
        </w:tc>
      </w:tr>
      <w:tr w:rsidR="005B311A" w:rsidRPr="005B311A" w14:paraId="7FDF0996" w14:textId="77777777" w:rsidTr="005B311A">
        <w:trPr>
          <w:trHeight w:val="300"/>
        </w:trPr>
        <w:tc>
          <w:tcPr>
            <w:tcW w:w="803" w:type="dxa"/>
            <w:noWrap/>
            <w:vAlign w:val="center"/>
            <w:hideMark/>
          </w:tcPr>
          <w:p w14:paraId="3A30E95E" w14:textId="77777777" w:rsidR="005B311A" w:rsidRPr="005B311A" w:rsidRDefault="005B311A" w:rsidP="005B311A">
            <w:pPr>
              <w:jc w:val="center"/>
              <w:rPr>
                <w:rFonts w:ascii="Arial" w:hAnsi="Arial" w:cs="Arial"/>
              </w:rPr>
            </w:pPr>
            <w:r w:rsidRPr="005B311A">
              <w:rPr>
                <w:rFonts w:ascii="Arial" w:hAnsi="Arial" w:cs="Arial"/>
              </w:rPr>
              <w:t>467</w:t>
            </w:r>
          </w:p>
        </w:tc>
        <w:tc>
          <w:tcPr>
            <w:tcW w:w="6216" w:type="dxa"/>
            <w:noWrap/>
            <w:hideMark/>
          </w:tcPr>
          <w:p w14:paraId="0175852F" w14:textId="77777777" w:rsidR="005B311A" w:rsidRPr="005B311A" w:rsidRDefault="005B311A">
            <w:pPr>
              <w:rPr>
                <w:rFonts w:ascii="Arial" w:hAnsi="Arial" w:cs="Arial"/>
              </w:rPr>
            </w:pPr>
            <w:r w:rsidRPr="005B311A">
              <w:rPr>
                <w:rFonts w:ascii="Arial" w:hAnsi="Arial" w:cs="Arial"/>
              </w:rPr>
              <w:t>Interviewers, Except Eligibility and Loan</w:t>
            </w:r>
          </w:p>
        </w:tc>
        <w:tc>
          <w:tcPr>
            <w:tcW w:w="1615" w:type="dxa"/>
            <w:noWrap/>
            <w:vAlign w:val="center"/>
            <w:hideMark/>
          </w:tcPr>
          <w:p w14:paraId="1482FADF" w14:textId="77777777" w:rsidR="005B311A" w:rsidRPr="005B311A" w:rsidRDefault="005B311A" w:rsidP="005B311A">
            <w:pPr>
              <w:jc w:val="center"/>
              <w:rPr>
                <w:rFonts w:ascii="Arial" w:hAnsi="Arial" w:cs="Arial"/>
              </w:rPr>
            </w:pPr>
            <w:r w:rsidRPr="005B311A">
              <w:rPr>
                <w:rFonts w:ascii="Arial" w:hAnsi="Arial" w:cs="Arial"/>
              </w:rPr>
              <w:t>34.8%</w:t>
            </w:r>
          </w:p>
        </w:tc>
      </w:tr>
      <w:tr w:rsidR="005B311A" w:rsidRPr="005B311A" w14:paraId="4A5E7A53" w14:textId="77777777" w:rsidTr="005B311A">
        <w:trPr>
          <w:trHeight w:val="300"/>
        </w:trPr>
        <w:tc>
          <w:tcPr>
            <w:tcW w:w="803" w:type="dxa"/>
            <w:noWrap/>
            <w:vAlign w:val="center"/>
            <w:hideMark/>
          </w:tcPr>
          <w:p w14:paraId="2A7FBD43" w14:textId="77777777" w:rsidR="005B311A" w:rsidRPr="005B311A" w:rsidRDefault="005B311A" w:rsidP="005B311A">
            <w:pPr>
              <w:jc w:val="center"/>
              <w:rPr>
                <w:rFonts w:ascii="Arial" w:hAnsi="Arial" w:cs="Arial"/>
              </w:rPr>
            </w:pPr>
            <w:r w:rsidRPr="005B311A">
              <w:rPr>
                <w:rFonts w:ascii="Arial" w:hAnsi="Arial" w:cs="Arial"/>
              </w:rPr>
              <w:t>468</w:t>
            </w:r>
          </w:p>
        </w:tc>
        <w:tc>
          <w:tcPr>
            <w:tcW w:w="6216" w:type="dxa"/>
            <w:noWrap/>
            <w:hideMark/>
          </w:tcPr>
          <w:p w14:paraId="018C75A8" w14:textId="77777777" w:rsidR="005B311A" w:rsidRPr="005B311A" w:rsidRDefault="005B311A">
            <w:pPr>
              <w:rPr>
                <w:rFonts w:ascii="Arial" w:hAnsi="Arial" w:cs="Arial"/>
              </w:rPr>
            </w:pPr>
            <w:r w:rsidRPr="005B311A">
              <w:rPr>
                <w:rFonts w:ascii="Arial" w:hAnsi="Arial" w:cs="Arial"/>
              </w:rPr>
              <w:t>Administrative Services Managers</w:t>
            </w:r>
          </w:p>
        </w:tc>
        <w:tc>
          <w:tcPr>
            <w:tcW w:w="1615" w:type="dxa"/>
            <w:noWrap/>
            <w:vAlign w:val="center"/>
            <w:hideMark/>
          </w:tcPr>
          <w:p w14:paraId="048A57FF" w14:textId="77777777" w:rsidR="005B311A" w:rsidRPr="005B311A" w:rsidRDefault="005B311A" w:rsidP="005B311A">
            <w:pPr>
              <w:jc w:val="center"/>
              <w:rPr>
                <w:rFonts w:ascii="Arial" w:hAnsi="Arial" w:cs="Arial"/>
              </w:rPr>
            </w:pPr>
            <w:r w:rsidRPr="005B311A">
              <w:rPr>
                <w:rFonts w:ascii="Arial" w:hAnsi="Arial" w:cs="Arial"/>
              </w:rPr>
              <w:t>34.6%</w:t>
            </w:r>
          </w:p>
        </w:tc>
      </w:tr>
      <w:tr w:rsidR="005B311A" w:rsidRPr="005B311A" w14:paraId="0337D472" w14:textId="77777777" w:rsidTr="005B311A">
        <w:trPr>
          <w:trHeight w:val="300"/>
        </w:trPr>
        <w:tc>
          <w:tcPr>
            <w:tcW w:w="803" w:type="dxa"/>
            <w:noWrap/>
            <w:vAlign w:val="center"/>
            <w:hideMark/>
          </w:tcPr>
          <w:p w14:paraId="25879954" w14:textId="77777777" w:rsidR="005B311A" w:rsidRPr="005B311A" w:rsidRDefault="005B311A" w:rsidP="005B311A">
            <w:pPr>
              <w:jc w:val="center"/>
              <w:rPr>
                <w:rFonts w:ascii="Arial" w:hAnsi="Arial" w:cs="Arial"/>
              </w:rPr>
            </w:pPr>
            <w:r w:rsidRPr="005B311A">
              <w:rPr>
                <w:rFonts w:ascii="Arial" w:hAnsi="Arial" w:cs="Arial"/>
              </w:rPr>
              <w:t>469</w:t>
            </w:r>
          </w:p>
        </w:tc>
        <w:tc>
          <w:tcPr>
            <w:tcW w:w="6216" w:type="dxa"/>
            <w:noWrap/>
            <w:hideMark/>
          </w:tcPr>
          <w:p w14:paraId="5E11F791" w14:textId="77777777" w:rsidR="005B311A" w:rsidRPr="005B311A" w:rsidRDefault="005B311A">
            <w:pPr>
              <w:rPr>
                <w:rFonts w:ascii="Arial" w:hAnsi="Arial" w:cs="Arial"/>
              </w:rPr>
            </w:pPr>
            <w:r w:rsidRPr="005B311A">
              <w:rPr>
                <w:rFonts w:ascii="Arial" w:hAnsi="Arial" w:cs="Arial"/>
              </w:rPr>
              <w:t>Heating, Air Conditioning, and Refrigeration Mechanics and Installers</w:t>
            </w:r>
          </w:p>
        </w:tc>
        <w:tc>
          <w:tcPr>
            <w:tcW w:w="1615" w:type="dxa"/>
            <w:noWrap/>
            <w:vAlign w:val="center"/>
            <w:hideMark/>
          </w:tcPr>
          <w:p w14:paraId="72535D86" w14:textId="77777777" w:rsidR="005B311A" w:rsidRPr="005B311A" w:rsidRDefault="005B311A" w:rsidP="005B311A">
            <w:pPr>
              <w:jc w:val="center"/>
              <w:rPr>
                <w:rFonts w:ascii="Arial" w:hAnsi="Arial" w:cs="Arial"/>
              </w:rPr>
            </w:pPr>
            <w:r w:rsidRPr="005B311A">
              <w:rPr>
                <w:rFonts w:ascii="Arial" w:hAnsi="Arial" w:cs="Arial"/>
              </w:rPr>
              <w:t>34.5%</w:t>
            </w:r>
          </w:p>
        </w:tc>
      </w:tr>
      <w:tr w:rsidR="005B311A" w:rsidRPr="005B311A" w14:paraId="5C0B2A36" w14:textId="77777777" w:rsidTr="005B311A">
        <w:trPr>
          <w:trHeight w:val="300"/>
        </w:trPr>
        <w:tc>
          <w:tcPr>
            <w:tcW w:w="803" w:type="dxa"/>
            <w:noWrap/>
            <w:vAlign w:val="center"/>
            <w:hideMark/>
          </w:tcPr>
          <w:p w14:paraId="0FDDC926" w14:textId="77777777" w:rsidR="005B311A" w:rsidRPr="005B311A" w:rsidRDefault="005B311A" w:rsidP="005B311A">
            <w:pPr>
              <w:jc w:val="center"/>
              <w:rPr>
                <w:rFonts w:ascii="Arial" w:hAnsi="Arial" w:cs="Arial"/>
              </w:rPr>
            </w:pPr>
            <w:r w:rsidRPr="005B311A">
              <w:rPr>
                <w:rFonts w:ascii="Arial" w:hAnsi="Arial" w:cs="Arial"/>
              </w:rPr>
              <w:t>470</w:t>
            </w:r>
          </w:p>
        </w:tc>
        <w:tc>
          <w:tcPr>
            <w:tcW w:w="6216" w:type="dxa"/>
            <w:noWrap/>
            <w:hideMark/>
          </w:tcPr>
          <w:p w14:paraId="4A7A5EF8" w14:textId="77777777" w:rsidR="005B311A" w:rsidRPr="005B311A" w:rsidRDefault="005B311A">
            <w:pPr>
              <w:rPr>
                <w:rFonts w:ascii="Arial" w:hAnsi="Arial" w:cs="Arial"/>
              </w:rPr>
            </w:pPr>
            <w:r w:rsidRPr="005B311A">
              <w:rPr>
                <w:rFonts w:ascii="Arial" w:hAnsi="Arial" w:cs="Arial"/>
              </w:rPr>
              <w:t>Agricultural and Food Science Technicians</w:t>
            </w:r>
          </w:p>
        </w:tc>
        <w:tc>
          <w:tcPr>
            <w:tcW w:w="1615" w:type="dxa"/>
            <w:noWrap/>
            <w:vAlign w:val="center"/>
            <w:hideMark/>
          </w:tcPr>
          <w:p w14:paraId="539A285C" w14:textId="77777777" w:rsidR="005B311A" w:rsidRPr="005B311A" w:rsidRDefault="005B311A" w:rsidP="005B311A">
            <w:pPr>
              <w:jc w:val="center"/>
              <w:rPr>
                <w:rFonts w:ascii="Arial" w:hAnsi="Arial" w:cs="Arial"/>
              </w:rPr>
            </w:pPr>
            <w:r w:rsidRPr="005B311A">
              <w:rPr>
                <w:rFonts w:ascii="Arial" w:hAnsi="Arial" w:cs="Arial"/>
              </w:rPr>
              <w:t>34.4%</w:t>
            </w:r>
          </w:p>
        </w:tc>
      </w:tr>
      <w:tr w:rsidR="005B311A" w:rsidRPr="005B311A" w14:paraId="38EECE3B" w14:textId="77777777" w:rsidTr="005B311A">
        <w:trPr>
          <w:trHeight w:val="300"/>
        </w:trPr>
        <w:tc>
          <w:tcPr>
            <w:tcW w:w="803" w:type="dxa"/>
            <w:noWrap/>
            <w:vAlign w:val="center"/>
            <w:hideMark/>
          </w:tcPr>
          <w:p w14:paraId="335F3CD3" w14:textId="77777777" w:rsidR="005B311A" w:rsidRPr="005B311A" w:rsidRDefault="005B311A" w:rsidP="005B311A">
            <w:pPr>
              <w:jc w:val="center"/>
              <w:rPr>
                <w:rFonts w:ascii="Arial" w:hAnsi="Arial" w:cs="Arial"/>
              </w:rPr>
            </w:pPr>
            <w:r w:rsidRPr="005B311A">
              <w:rPr>
                <w:rFonts w:ascii="Arial" w:hAnsi="Arial" w:cs="Arial"/>
              </w:rPr>
              <w:t>471</w:t>
            </w:r>
          </w:p>
        </w:tc>
        <w:tc>
          <w:tcPr>
            <w:tcW w:w="6216" w:type="dxa"/>
            <w:noWrap/>
            <w:hideMark/>
          </w:tcPr>
          <w:p w14:paraId="67AD3102" w14:textId="77777777" w:rsidR="005B311A" w:rsidRPr="005B311A" w:rsidRDefault="005B311A">
            <w:pPr>
              <w:rPr>
                <w:rFonts w:ascii="Arial" w:hAnsi="Arial" w:cs="Arial"/>
              </w:rPr>
            </w:pPr>
            <w:r w:rsidRPr="005B311A">
              <w:rPr>
                <w:rFonts w:ascii="Arial" w:hAnsi="Arial" w:cs="Arial"/>
              </w:rPr>
              <w:t>Locksmiths and Safe Repairers</w:t>
            </w:r>
          </w:p>
        </w:tc>
        <w:tc>
          <w:tcPr>
            <w:tcW w:w="1615" w:type="dxa"/>
            <w:noWrap/>
            <w:vAlign w:val="center"/>
            <w:hideMark/>
          </w:tcPr>
          <w:p w14:paraId="7A3E0911" w14:textId="77777777" w:rsidR="005B311A" w:rsidRPr="005B311A" w:rsidRDefault="005B311A" w:rsidP="005B311A">
            <w:pPr>
              <w:jc w:val="center"/>
              <w:rPr>
                <w:rFonts w:ascii="Arial" w:hAnsi="Arial" w:cs="Arial"/>
              </w:rPr>
            </w:pPr>
            <w:r w:rsidRPr="005B311A">
              <w:rPr>
                <w:rFonts w:ascii="Arial" w:hAnsi="Arial" w:cs="Arial"/>
              </w:rPr>
              <w:t>34.0%</w:t>
            </w:r>
          </w:p>
        </w:tc>
      </w:tr>
      <w:tr w:rsidR="005B311A" w:rsidRPr="005B311A" w14:paraId="13144099" w14:textId="77777777" w:rsidTr="005B311A">
        <w:trPr>
          <w:trHeight w:val="300"/>
        </w:trPr>
        <w:tc>
          <w:tcPr>
            <w:tcW w:w="803" w:type="dxa"/>
            <w:noWrap/>
            <w:vAlign w:val="center"/>
            <w:hideMark/>
          </w:tcPr>
          <w:p w14:paraId="3C6A8D6B" w14:textId="77777777" w:rsidR="005B311A" w:rsidRPr="005B311A" w:rsidRDefault="005B311A" w:rsidP="005B311A">
            <w:pPr>
              <w:jc w:val="center"/>
              <w:rPr>
                <w:rFonts w:ascii="Arial" w:hAnsi="Arial" w:cs="Arial"/>
              </w:rPr>
            </w:pPr>
            <w:r w:rsidRPr="005B311A">
              <w:rPr>
                <w:rFonts w:ascii="Arial" w:hAnsi="Arial" w:cs="Arial"/>
              </w:rPr>
              <w:t>472</w:t>
            </w:r>
          </w:p>
        </w:tc>
        <w:tc>
          <w:tcPr>
            <w:tcW w:w="6216" w:type="dxa"/>
            <w:noWrap/>
            <w:hideMark/>
          </w:tcPr>
          <w:p w14:paraId="5EC00F7F" w14:textId="77777777" w:rsidR="005B311A" w:rsidRPr="005B311A" w:rsidRDefault="005B311A">
            <w:pPr>
              <w:rPr>
                <w:rFonts w:ascii="Arial" w:hAnsi="Arial" w:cs="Arial"/>
              </w:rPr>
            </w:pPr>
            <w:r w:rsidRPr="005B311A">
              <w:rPr>
                <w:rFonts w:ascii="Arial" w:hAnsi="Arial" w:cs="Arial"/>
              </w:rPr>
              <w:t>Financial Managers</w:t>
            </w:r>
          </w:p>
        </w:tc>
        <w:tc>
          <w:tcPr>
            <w:tcW w:w="1615" w:type="dxa"/>
            <w:noWrap/>
            <w:vAlign w:val="center"/>
            <w:hideMark/>
          </w:tcPr>
          <w:p w14:paraId="091F5BDF" w14:textId="77777777" w:rsidR="005B311A" w:rsidRPr="005B311A" w:rsidRDefault="005B311A" w:rsidP="005B311A">
            <w:pPr>
              <w:jc w:val="center"/>
              <w:rPr>
                <w:rFonts w:ascii="Arial" w:hAnsi="Arial" w:cs="Arial"/>
              </w:rPr>
            </w:pPr>
            <w:r w:rsidRPr="005B311A">
              <w:rPr>
                <w:rFonts w:ascii="Arial" w:hAnsi="Arial" w:cs="Arial"/>
              </w:rPr>
              <w:t>33.9%</w:t>
            </w:r>
          </w:p>
        </w:tc>
      </w:tr>
      <w:tr w:rsidR="005B311A" w:rsidRPr="005B311A" w14:paraId="127143EC" w14:textId="77777777" w:rsidTr="005B311A">
        <w:trPr>
          <w:trHeight w:val="300"/>
        </w:trPr>
        <w:tc>
          <w:tcPr>
            <w:tcW w:w="803" w:type="dxa"/>
            <w:noWrap/>
            <w:vAlign w:val="center"/>
            <w:hideMark/>
          </w:tcPr>
          <w:p w14:paraId="0AFEE51C" w14:textId="77777777" w:rsidR="005B311A" w:rsidRPr="005B311A" w:rsidRDefault="005B311A" w:rsidP="005B311A">
            <w:pPr>
              <w:jc w:val="center"/>
              <w:rPr>
                <w:rFonts w:ascii="Arial" w:hAnsi="Arial" w:cs="Arial"/>
              </w:rPr>
            </w:pPr>
            <w:r w:rsidRPr="005B311A">
              <w:rPr>
                <w:rFonts w:ascii="Arial" w:hAnsi="Arial" w:cs="Arial"/>
              </w:rPr>
              <w:t>473</w:t>
            </w:r>
          </w:p>
        </w:tc>
        <w:tc>
          <w:tcPr>
            <w:tcW w:w="6216" w:type="dxa"/>
            <w:noWrap/>
            <w:hideMark/>
          </w:tcPr>
          <w:p w14:paraId="6FA80723" w14:textId="77777777" w:rsidR="005B311A" w:rsidRPr="005B311A" w:rsidRDefault="005B311A">
            <w:pPr>
              <w:rPr>
                <w:rFonts w:ascii="Arial" w:hAnsi="Arial" w:cs="Arial"/>
              </w:rPr>
            </w:pPr>
            <w:r w:rsidRPr="005B311A">
              <w:rPr>
                <w:rFonts w:ascii="Arial" w:hAnsi="Arial" w:cs="Arial"/>
              </w:rPr>
              <w:t>Helpers, Construction Trades, All Other</w:t>
            </w:r>
          </w:p>
        </w:tc>
        <w:tc>
          <w:tcPr>
            <w:tcW w:w="1615" w:type="dxa"/>
            <w:noWrap/>
            <w:vAlign w:val="center"/>
            <w:hideMark/>
          </w:tcPr>
          <w:p w14:paraId="1C26AAC0" w14:textId="77777777" w:rsidR="005B311A" w:rsidRPr="005B311A" w:rsidRDefault="005B311A" w:rsidP="005B311A">
            <w:pPr>
              <w:jc w:val="center"/>
              <w:rPr>
                <w:rFonts w:ascii="Arial" w:hAnsi="Arial" w:cs="Arial"/>
              </w:rPr>
            </w:pPr>
            <w:r w:rsidRPr="005B311A">
              <w:rPr>
                <w:rFonts w:ascii="Arial" w:hAnsi="Arial" w:cs="Arial"/>
              </w:rPr>
              <w:t>33.9%</w:t>
            </w:r>
          </w:p>
        </w:tc>
      </w:tr>
      <w:tr w:rsidR="005B311A" w:rsidRPr="005B311A" w14:paraId="32BB95DB" w14:textId="77777777" w:rsidTr="005B311A">
        <w:trPr>
          <w:trHeight w:val="300"/>
        </w:trPr>
        <w:tc>
          <w:tcPr>
            <w:tcW w:w="803" w:type="dxa"/>
            <w:noWrap/>
            <w:vAlign w:val="center"/>
            <w:hideMark/>
          </w:tcPr>
          <w:p w14:paraId="1E4762BE" w14:textId="77777777" w:rsidR="005B311A" w:rsidRPr="005B311A" w:rsidRDefault="005B311A" w:rsidP="005B311A">
            <w:pPr>
              <w:jc w:val="center"/>
              <w:rPr>
                <w:rFonts w:ascii="Arial" w:hAnsi="Arial" w:cs="Arial"/>
              </w:rPr>
            </w:pPr>
            <w:r w:rsidRPr="005B311A">
              <w:rPr>
                <w:rFonts w:ascii="Arial" w:hAnsi="Arial" w:cs="Arial"/>
              </w:rPr>
              <w:t>474</w:t>
            </w:r>
          </w:p>
        </w:tc>
        <w:tc>
          <w:tcPr>
            <w:tcW w:w="6216" w:type="dxa"/>
            <w:noWrap/>
            <w:hideMark/>
          </w:tcPr>
          <w:p w14:paraId="33A3DABB" w14:textId="77777777" w:rsidR="005B311A" w:rsidRPr="005B311A" w:rsidRDefault="005B311A">
            <w:pPr>
              <w:rPr>
                <w:rFonts w:ascii="Arial" w:hAnsi="Arial" w:cs="Arial"/>
              </w:rPr>
            </w:pPr>
            <w:r w:rsidRPr="005B311A">
              <w:rPr>
                <w:rFonts w:ascii="Arial" w:hAnsi="Arial" w:cs="Arial"/>
              </w:rPr>
              <w:t>Tax Examiners and Collectors, and Revenue Agents</w:t>
            </w:r>
          </w:p>
        </w:tc>
        <w:tc>
          <w:tcPr>
            <w:tcW w:w="1615" w:type="dxa"/>
            <w:noWrap/>
            <w:vAlign w:val="center"/>
            <w:hideMark/>
          </w:tcPr>
          <w:p w14:paraId="300B0B41" w14:textId="77777777" w:rsidR="005B311A" w:rsidRPr="005B311A" w:rsidRDefault="005B311A" w:rsidP="005B311A">
            <w:pPr>
              <w:jc w:val="center"/>
              <w:rPr>
                <w:rFonts w:ascii="Arial" w:hAnsi="Arial" w:cs="Arial"/>
              </w:rPr>
            </w:pPr>
            <w:r w:rsidRPr="005B311A">
              <w:rPr>
                <w:rFonts w:ascii="Arial" w:hAnsi="Arial" w:cs="Arial"/>
              </w:rPr>
              <w:t>33.8%</w:t>
            </w:r>
          </w:p>
        </w:tc>
      </w:tr>
      <w:tr w:rsidR="005B311A" w:rsidRPr="005B311A" w14:paraId="387C1473" w14:textId="77777777" w:rsidTr="005B311A">
        <w:trPr>
          <w:trHeight w:val="300"/>
        </w:trPr>
        <w:tc>
          <w:tcPr>
            <w:tcW w:w="803" w:type="dxa"/>
            <w:noWrap/>
            <w:vAlign w:val="center"/>
            <w:hideMark/>
          </w:tcPr>
          <w:p w14:paraId="6170B2D8" w14:textId="77777777" w:rsidR="005B311A" w:rsidRPr="005B311A" w:rsidRDefault="005B311A" w:rsidP="005B311A">
            <w:pPr>
              <w:jc w:val="center"/>
              <w:rPr>
                <w:rFonts w:ascii="Arial" w:hAnsi="Arial" w:cs="Arial"/>
              </w:rPr>
            </w:pPr>
            <w:r w:rsidRPr="005B311A">
              <w:rPr>
                <w:rFonts w:ascii="Arial" w:hAnsi="Arial" w:cs="Arial"/>
              </w:rPr>
              <w:t>475</w:t>
            </w:r>
          </w:p>
        </w:tc>
        <w:tc>
          <w:tcPr>
            <w:tcW w:w="6216" w:type="dxa"/>
            <w:noWrap/>
            <w:hideMark/>
          </w:tcPr>
          <w:p w14:paraId="3B8A02D4" w14:textId="77777777" w:rsidR="005B311A" w:rsidRPr="005B311A" w:rsidRDefault="005B311A">
            <w:pPr>
              <w:rPr>
                <w:rFonts w:ascii="Arial" w:hAnsi="Arial" w:cs="Arial"/>
              </w:rPr>
            </w:pPr>
            <w:r w:rsidRPr="005B311A">
              <w:rPr>
                <w:rFonts w:ascii="Arial" w:hAnsi="Arial" w:cs="Arial"/>
              </w:rPr>
              <w:t>Atmospheric and Space Scientists</w:t>
            </w:r>
          </w:p>
        </w:tc>
        <w:tc>
          <w:tcPr>
            <w:tcW w:w="1615" w:type="dxa"/>
            <w:noWrap/>
            <w:vAlign w:val="center"/>
            <w:hideMark/>
          </w:tcPr>
          <w:p w14:paraId="389B4A3F" w14:textId="77777777" w:rsidR="005B311A" w:rsidRPr="005B311A" w:rsidRDefault="005B311A" w:rsidP="005B311A">
            <w:pPr>
              <w:jc w:val="center"/>
              <w:rPr>
                <w:rFonts w:ascii="Arial" w:hAnsi="Arial" w:cs="Arial"/>
              </w:rPr>
            </w:pPr>
            <w:r w:rsidRPr="005B311A">
              <w:rPr>
                <w:rFonts w:ascii="Arial" w:hAnsi="Arial" w:cs="Arial"/>
              </w:rPr>
              <w:t>33.6%</w:t>
            </w:r>
          </w:p>
        </w:tc>
      </w:tr>
      <w:tr w:rsidR="005B311A" w:rsidRPr="005B311A" w14:paraId="346314FF" w14:textId="77777777" w:rsidTr="005B311A">
        <w:trPr>
          <w:trHeight w:val="300"/>
        </w:trPr>
        <w:tc>
          <w:tcPr>
            <w:tcW w:w="803" w:type="dxa"/>
            <w:noWrap/>
            <w:vAlign w:val="center"/>
            <w:hideMark/>
          </w:tcPr>
          <w:p w14:paraId="0B295726" w14:textId="77777777" w:rsidR="005B311A" w:rsidRPr="005B311A" w:rsidRDefault="005B311A" w:rsidP="005B311A">
            <w:pPr>
              <w:jc w:val="center"/>
              <w:rPr>
                <w:rFonts w:ascii="Arial" w:hAnsi="Arial" w:cs="Arial"/>
              </w:rPr>
            </w:pPr>
            <w:r w:rsidRPr="005B311A">
              <w:rPr>
                <w:rFonts w:ascii="Arial" w:hAnsi="Arial" w:cs="Arial"/>
              </w:rPr>
              <w:t>476</w:t>
            </w:r>
          </w:p>
        </w:tc>
        <w:tc>
          <w:tcPr>
            <w:tcW w:w="6216" w:type="dxa"/>
            <w:noWrap/>
            <w:hideMark/>
          </w:tcPr>
          <w:p w14:paraId="4C00F856" w14:textId="77777777" w:rsidR="005B311A" w:rsidRPr="005B311A" w:rsidRDefault="005B311A">
            <w:pPr>
              <w:rPr>
                <w:rFonts w:ascii="Arial" w:hAnsi="Arial" w:cs="Arial"/>
              </w:rPr>
            </w:pPr>
            <w:r w:rsidRPr="005B311A">
              <w:rPr>
                <w:rFonts w:ascii="Arial" w:hAnsi="Arial" w:cs="Arial"/>
              </w:rPr>
              <w:t>Photographers</w:t>
            </w:r>
          </w:p>
        </w:tc>
        <w:tc>
          <w:tcPr>
            <w:tcW w:w="1615" w:type="dxa"/>
            <w:noWrap/>
            <w:vAlign w:val="center"/>
            <w:hideMark/>
          </w:tcPr>
          <w:p w14:paraId="5C43E989" w14:textId="77777777" w:rsidR="005B311A" w:rsidRPr="005B311A" w:rsidRDefault="005B311A" w:rsidP="005B311A">
            <w:pPr>
              <w:jc w:val="center"/>
              <w:rPr>
                <w:rFonts w:ascii="Arial" w:hAnsi="Arial" w:cs="Arial"/>
              </w:rPr>
            </w:pPr>
            <w:r w:rsidRPr="005B311A">
              <w:rPr>
                <w:rFonts w:ascii="Arial" w:hAnsi="Arial" w:cs="Arial"/>
              </w:rPr>
              <w:t>33.2%</w:t>
            </w:r>
          </w:p>
        </w:tc>
      </w:tr>
      <w:tr w:rsidR="005B311A" w:rsidRPr="005B311A" w14:paraId="76F6FEE7" w14:textId="77777777" w:rsidTr="005B311A">
        <w:trPr>
          <w:trHeight w:val="300"/>
        </w:trPr>
        <w:tc>
          <w:tcPr>
            <w:tcW w:w="803" w:type="dxa"/>
            <w:noWrap/>
            <w:vAlign w:val="center"/>
            <w:hideMark/>
          </w:tcPr>
          <w:p w14:paraId="58294783" w14:textId="77777777" w:rsidR="005B311A" w:rsidRPr="005B311A" w:rsidRDefault="005B311A" w:rsidP="005B311A">
            <w:pPr>
              <w:jc w:val="center"/>
              <w:rPr>
                <w:rFonts w:ascii="Arial" w:hAnsi="Arial" w:cs="Arial"/>
              </w:rPr>
            </w:pPr>
            <w:r w:rsidRPr="005B311A">
              <w:rPr>
                <w:rFonts w:ascii="Arial" w:hAnsi="Arial" w:cs="Arial"/>
              </w:rPr>
              <w:t>477</w:t>
            </w:r>
          </w:p>
        </w:tc>
        <w:tc>
          <w:tcPr>
            <w:tcW w:w="6216" w:type="dxa"/>
            <w:noWrap/>
            <w:hideMark/>
          </w:tcPr>
          <w:p w14:paraId="42A9545E" w14:textId="77777777" w:rsidR="005B311A" w:rsidRPr="005B311A" w:rsidRDefault="005B311A">
            <w:pPr>
              <w:rPr>
                <w:rFonts w:ascii="Arial" w:hAnsi="Arial" w:cs="Arial"/>
              </w:rPr>
            </w:pPr>
            <w:r w:rsidRPr="005B311A">
              <w:rPr>
                <w:rFonts w:ascii="Arial" w:hAnsi="Arial" w:cs="Arial"/>
              </w:rPr>
              <w:t>Sales Engineers</w:t>
            </w:r>
          </w:p>
        </w:tc>
        <w:tc>
          <w:tcPr>
            <w:tcW w:w="1615" w:type="dxa"/>
            <w:noWrap/>
            <w:vAlign w:val="center"/>
            <w:hideMark/>
          </w:tcPr>
          <w:p w14:paraId="75166393" w14:textId="77777777" w:rsidR="005B311A" w:rsidRPr="005B311A" w:rsidRDefault="005B311A" w:rsidP="005B311A">
            <w:pPr>
              <w:jc w:val="center"/>
              <w:rPr>
                <w:rFonts w:ascii="Arial" w:hAnsi="Arial" w:cs="Arial"/>
              </w:rPr>
            </w:pPr>
            <w:r w:rsidRPr="005B311A">
              <w:rPr>
                <w:rFonts w:ascii="Arial" w:hAnsi="Arial" w:cs="Arial"/>
              </w:rPr>
              <w:t>33.1%</w:t>
            </w:r>
          </w:p>
        </w:tc>
      </w:tr>
      <w:tr w:rsidR="005B311A" w:rsidRPr="005B311A" w14:paraId="55637FAE" w14:textId="77777777" w:rsidTr="005B311A">
        <w:trPr>
          <w:trHeight w:val="300"/>
        </w:trPr>
        <w:tc>
          <w:tcPr>
            <w:tcW w:w="803" w:type="dxa"/>
            <w:noWrap/>
            <w:vAlign w:val="center"/>
            <w:hideMark/>
          </w:tcPr>
          <w:p w14:paraId="7C9DD189" w14:textId="77777777" w:rsidR="005B311A" w:rsidRPr="005B311A" w:rsidRDefault="005B311A" w:rsidP="005B311A">
            <w:pPr>
              <w:jc w:val="center"/>
              <w:rPr>
                <w:rFonts w:ascii="Arial" w:hAnsi="Arial" w:cs="Arial"/>
              </w:rPr>
            </w:pPr>
            <w:r w:rsidRPr="005B311A">
              <w:rPr>
                <w:rFonts w:ascii="Arial" w:hAnsi="Arial" w:cs="Arial"/>
              </w:rPr>
              <w:lastRenderedPageBreak/>
              <w:t>478</w:t>
            </w:r>
          </w:p>
        </w:tc>
        <w:tc>
          <w:tcPr>
            <w:tcW w:w="6216" w:type="dxa"/>
            <w:noWrap/>
            <w:hideMark/>
          </w:tcPr>
          <w:p w14:paraId="4D7C6B15" w14:textId="77777777" w:rsidR="005B311A" w:rsidRPr="005B311A" w:rsidRDefault="005B311A">
            <w:pPr>
              <w:rPr>
                <w:rFonts w:ascii="Arial" w:hAnsi="Arial" w:cs="Arial"/>
              </w:rPr>
            </w:pPr>
            <w:r w:rsidRPr="005B311A">
              <w:rPr>
                <w:rFonts w:ascii="Arial" w:hAnsi="Arial" w:cs="Arial"/>
              </w:rPr>
              <w:t>First-Line Supervisors of Production and Operating Workers</w:t>
            </w:r>
          </w:p>
        </w:tc>
        <w:tc>
          <w:tcPr>
            <w:tcW w:w="1615" w:type="dxa"/>
            <w:noWrap/>
            <w:vAlign w:val="center"/>
            <w:hideMark/>
          </w:tcPr>
          <w:p w14:paraId="3924D747" w14:textId="77777777" w:rsidR="005B311A" w:rsidRPr="005B311A" w:rsidRDefault="005B311A" w:rsidP="005B311A">
            <w:pPr>
              <w:jc w:val="center"/>
              <w:rPr>
                <w:rFonts w:ascii="Arial" w:hAnsi="Arial" w:cs="Arial"/>
              </w:rPr>
            </w:pPr>
            <w:r w:rsidRPr="005B311A">
              <w:rPr>
                <w:rFonts w:ascii="Arial" w:hAnsi="Arial" w:cs="Arial"/>
              </w:rPr>
              <w:t>32.9%</w:t>
            </w:r>
          </w:p>
        </w:tc>
      </w:tr>
      <w:tr w:rsidR="005B311A" w:rsidRPr="005B311A" w14:paraId="5F14F315" w14:textId="77777777" w:rsidTr="005B311A">
        <w:trPr>
          <w:trHeight w:val="300"/>
        </w:trPr>
        <w:tc>
          <w:tcPr>
            <w:tcW w:w="803" w:type="dxa"/>
            <w:noWrap/>
            <w:vAlign w:val="center"/>
            <w:hideMark/>
          </w:tcPr>
          <w:p w14:paraId="65261B96" w14:textId="77777777" w:rsidR="005B311A" w:rsidRPr="005B311A" w:rsidRDefault="005B311A" w:rsidP="005B311A">
            <w:pPr>
              <w:jc w:val="center"/>
              <w:rPr>
                <w:rFonts w:ascii="Arial" w:hAnsi="Arial" w:cs="Arial"/>
              </w:rPr>
            </w:pPr>
            <w:r w:rsidRPr="005B311A">
              <w:rPr>
                <w:rFonts w:ascii="Arial" w:hAnsi="Arial" w:cs="Arial"/>
              </w:rPr>
              <w:t>479</w:t>
            </w:r>
          </w:p>
        </w:tc>
        <w:tc>
          <w:tcPr>
            <w:tcW w:w="6216" w:type="dxa"/>
            <w:noWrap/>
            <w:hideMark/>
          </w:tcPr>
          <w:p w14:paraId="01FD407C" w14:textId="77777777" w:rsidR="005B311A" w:rsidRPr="005B311A" w:rsidRDefault="005B311A">
            <w:pPr>
              <w:rPr>
                <w:rFonts w:ascii="Arial" w:hAnsi="Arial" w:cs="Arial"/>
              </w:rPr>
            </w:pPr>
            <w:r w:rsidRPr="005B311A">
              <w:rPr>
                <w:rFonts w:ascii="Arial" w:hAnsi="Arial" w:cs="Arial"/>
              </w:rPr>
              <w:t>Forest and Conservation Workers</w:t>
            </w:r>
          </w:p>
        </w:tc>
        <w:tc>
          <w:tcPr>
            <w:tcW w:w="1615" w:type="dxa"/>
            <w:noWrap/>
            <w:vAlign w:val="center"/>
            <w:hideMark/>
          </w:tcPr>
          <w:p w14:paraId="6B9F733E" w14:textId="77777777" w:rsidR="005B311A" w:rsidRPr="005B311A" w:rsidRDefault="005B311A" w:rsidP="005B311A">
            <w:pPr>
              <w:jc w:val="center"/>
              <w:rPr>
                <w:rFonts w:ascii="Arial" w:hAnsi="Arial" w:cs="Arial"/>
              </w:rPr>
            </w:pPr>
            <w:r w:rsidRPr="005B311A">
              <w:rPr>
                <w:rFonts w:ascii="Arial" w:hAnsi="Arial" w:cs="Arial"/>
              </w:rPr>
              <w:t>32.8%</w:t>
            </w:r>
          </w:p>
        </w:tc>
      </w:tr>
      <w:tr w:rsidR="005B311A" w:rsidRPr="005B311A" w14:paraId="1FC20616" w14:textId="77777777" w:rsidTr="005B311A">
        <w:trPr>
          <w:trHeight w:val="300"/>
        </w:trPr>
        <w:tc>
          <w:tcPr>
            <w:tcW w:w="803" w:type="dxa"/>
            <w:noWrap/>
            <w:vAlign w:val="center"/>
            <w:hideMark/>
          </w:tcPr>
          <w:p w14:paraId="41BE4A37" w14:textId="77777777" w:rsidR="005B311A" w:rsidRPr="005B311A" w:rsidRDefault="005B311A" w:rsidP="005B311A">
            <w:pPr>
              <w:jc w:val="center"/>
              <w:rPr>
                <w:rFonts w:ascii="Arial" w:hAnsi="Arial" w:cs="Arial"/>
              </w:rPr>
            </w:pPr>
            <w:r w:rsidRPr="005B311A">
              <w:rPr>
                <w:rFonts w:ascii="Arial" w:hAnsi="Arial" w:cs="Arial"/>
              </w:rPr>
              <w:t>480</w:t>
            </w:r>
          </w:p>
        </w:tc>
        <w:tc>
          <w:tcPr>
            <w:tcW w:w="6216" w:type="dxa"/>
            <w:noWrap/>
            <w:hideMark/>
          </w:tcPr>
          <w:p w14:paraId="3C31F4CD" w14:textId="77777777" w:rsidR="005B311A" w:rsidRPr="005B311A" w:rsidRDefault="005B311A">
            <w:pPr>
              <w:rPr>
                <w:rFonts w:ascii="Arial" w:hAnsi="Arial" w:cs="Arial"/>
              </w:rPr>
            </w:pPr>
            <w:r w:rsidRPr="005B311A">
              <w:rPr>
                <w:rFonts w:ascii="Arial" w:hAnsi="Arial" w:cs="Arial"/>
              </w:rPr>
              <w:t>First-Line Supervisors of Retail Sales Workers</w:t>
            </w:r>
          </w:p>
        </w:tc>
        <w:tc>
          <w:tcPr>
            <w:tcW w:w="1615" w:type="dxa"/>
            <w:noWrap/>
            <w:vAlign w:val="center"/>
            <w:hideMark/>
          </w:tcPr>
          <w:p w14:paraId="638927A0" w14:textId="77777777" w:rsidR="005B311A" w:rsidRPr="005B311A" w:rsidRDefault="005B311A" w:rsidP="005B311A">
            <w:pPr>
              <w:jc w:val="center"/>
              <w:rPr>
                <w:rFonts w:ascii="Arial" w:hAnsi="Arial" w:cs="Arial"/>
              </w:rPr>
            </w:pPr>
            <w:r w:rsidRPr="005B311A">
              <w:rPr>
                <w:rFonts w:ascii="Arial" w:hAnsi="Arial" w:cs="Arial"/>
              </w:rPr>
              <w:t>32.7%</w:t>
            </w:r>
          </w:p>
        </w:tc>
      </w:tr>
      <w:tr w:rsidR="005B311A" w:rsidRPr="005B311A" w14:paraId="135AC37C" w14:textId="77777777" w:rsidTr="005B311A">
        <w:trPr>
          <w:trHeight w:val="300"/>
        </w:trPr>
        <w:tc>
          <w:tcPr>
            <w:tcW w:w="803" w:type="dxa"/>
            <w:noWrap/>
            <w:vAlign w:val="center"/>
            <w:hideMark/>
          </w:tcPr>
          <w:p w14:paraId="71702F1D" w14:textId="77777777" w:rsidR="005B311A" w:rsidRPr="005B311A" w:rsidRDefault="005B311A" w:rsidP="005B311A">
            <w:pPr>
              <w:jc w:val="center"/>
              <w:rPr>
                <w:rFonts w:ascii="Arial" w:hAnsi="Arial" w:cs="Arial"/>
              </w:rPr>
            </w:pPr>
            <w:r w:rsidRPr="005B311A">
              <w:rPr>
                <w:rFonts w:ascii="Arial" w:hAnsi="Arial" w:cs="Arial"/>
              </w:rPr>
              <w:t>481</w:t>
            </w:r>
          </w:p>
        </w:tc>
        <w:tc>
          <w:tcPr>
            <w:tcW w:w="6216" w:type="dxa"/>
            <w:noWrap/>
            <w:hideMark/>
          </w:tcPr>
          <w:p w14:paraId="77CC636B" w14:textId="77777777" w:rsidR="005B311A" w:rsidRPr="005B311A" w:rsidRDefault="005B311A">
            <w:pPr>
              <w:rPr>
                <w:rFonts w:ascii="Arial" w:hAnsi="Arial" w:cs="Arial"/>
              </w:rPr>
            </w:pPr>
            <w:r w:rsidRPr="005B311A">
              <w:rPr>
                <w:rFonts w:ascii="Arial" w:hAnsi="Arial" w:cs="Arial"/>
              </w:rPr>
              <w:t>Natural Sciences Managers</w:t>
            </w:r>
          </w:p>
        </w:tc>
        <w:tc>
          <w:tcPr>
            <w:tcW w:w="1615" w:type="dxa"/>
            <w:noWrap/>
            <w:vAlign w:val="center"/>
            <w:hideMark/>
          </w:tcPr>
          <w:p w14:paraId="770EF1AF" w14:textId="77777777" w:rsidR="005B311A" w:rsidRPr="005B311A" w:rsidRDefault="005B311A" w:rsidP="005B311A">
            <w:pPr>
              <w:jc w:val="center"/>
              <w:rPr>
                <w:rFonts w:ascii="Arial" w:hAnsi="Arial" w:cs="Arial"/>
              </w:rPr>
            </w:pPr>
            <w:r w:rsidRPr="005B311A">
              <w:rPr>
                <w:rFonts w:ascii="Arial" w:hAnsi="Arial" w:cs="Arial"/>
              </w:rPr>
              <w:t>32.3%</w:t>
            </w:r>
          </w:p>
        </w:tc>
      </w:tr>
      <w:tr w:rsidR="005B311A" w:rsidRPr="005B311A" w14:paraId="3771F421" w14:textId="77777777" w:rsidTr="005B311A">
        <w:trPr>
          <w:trHeight w:val="300"/>
        </w:trPr>
        <w:tc>
          <w:tcPr>
            <w:tcW w:w="803" w:type="dxa"/>
            <w:noWrap/>
            <w:vAlign w:val="center"/>
            <w:hideMark/>
          </w:tcPr>
          <w:p w14:paraId="1C0A17BC" w14:textId="77777777" w:rsidR="005B311A" w:rsidRPr="005B311A" w:rsidRDefault="005B311A" w:rsidP="005B311A">
            <w:pPr>
              <w:jc w:val="center"/>
              <w:rPr>
                <w:rFonts w:ascii="Arial" w:hAnsi="Arial" w:cs="Arial"/>
              </w:rPr>
            </w:pPr>
            <w:r w:rsidRPr="005B311A">
              <w:rPr>
                <w:rFonts w:ascii="Arial" w:hAnsi="Arial" w:cs="Arial"/>
              </w:rPr>
              <w:t>482</w:t>
            </w:r>
          </w:p>
        </w:tc>
        <w:tc>
          <w:tcPr>
            <w:tcW w:w="6216" w:type="dxa"/>
            <w:noWrap/>
            <w:hideMark/>
          </w:tcPr>
          <w:p w14:paraId="4A3D36CD" w14:textId="77777777" w:rsidR="005B311A" w:rsidRPr="005B311A" w:rsidRDefault="005B311A">
            <w:pPr>
              <w:rPr>
                <w:rFonts w:ascii="Arial" w:hAnsi="Arial" w:cs="Arial"/>
              </w:rPr>
            </w:pPr>
            <w:r w:rsidRPr="005B311A">
              <w:rPr>
                <w:rFonts w:ascii="Arial" w:hAnsi="Arial" w:cs="Arial"/>
              </w:rPr>
              <w:t>Maintenance Workers, Machinery</w:t>
            </w:r>
          </w:p>
        </w:tc>
        <w:tc>
          <w:tcPr>
            <w:tcW w:w="1615" w:type="dxa"/>
            <w:noWrap/>
            <w:vAlign w:val="center"/>
            <w:hideMark/>
          </w:tcPr>
          <w:p w14:paraId="296C3675" w14:textId="77777777" w:rsidR="005B311A" w:rsidRPr="005B311A" w:rsidRDefault="005B311A" w:rsidP="005B311A">
            <w:pPr>
              <w:jc w:val="center"/>
              <w:rPr>
                <w:rFonts w:ascii="Arial" w:hAnsi="Arial" w:cs="Arial"/>
              </w:rPr>
            </w:pPr>
            <w:r w:rsidRPr="005B311A">
              <w:rPr>
                <w:rFonts w:ascii="Arial" w:hAnsi="Arial" w:cs="Arial"/>
              </w:rPr>
              <w:t>32.3%</w:t>
            </w:r>
          </w:p>
        </w:tc>
      </w:tr>
      <w:tr w:rsidR="005B311A" w:rsidRPr="005B311A" w14:paraId="0120DD66" w14:textId="77777777" w:rsidTr="005B311A">
        <w:trPr>
          <w:trHeight w:val="300"/>
        </w:trPr>
        <w:tc>
          <w:tcPr>
            <w:tcW w:w="803" w:type="dxa"/>
            <w:noWrap/>
            <w:vAlign w:val="center"/>
            <w:hideMark/>
          </w:tcPr>
          <w:p w14:paraId="29AF76B9" w14:textId="77777777" w:rsidR="005B311A" w:rsidRPr="005B311A" w:rsidRDefault="005B311A" w:rsidP="005B311A">
            <w:pPr>
              <w:jc w:val="center"/>
              <w:rPr>
                <w:rFonts w:ascii="Arial" w:hAnsi="Arial" w:cs="Arial"/>
              </w:rPr>
            </w:pPr>
            <w:r w:rsidRPr="005B311A">
              <w:rPr>
                <w:rFonts w:ascii="Arial" w:hAnsi="Arial" w:cs="Arial"/>
              </w:rPr>
              <w:t>483</w:t>
            </w:r>
          </w:p>
        </w:tc>
        <w:tc>
          <w:tcPr>
            <w:tcW w:w="6216" w:type="dxa"/>
            <w:noWrap/>
            <w:hideMark/>
          </w:tcPr>
          <w:p w14:paraId="4B6A5DCA" w14:textId="77777777" w:rsidR="005B311A" w:rsidRPr="005B311A" w:rsidRDefault="005B311A">
            <w:pPr>
              <w:rPr>
                <w:rFonts w:ascii="Arial" w:hAnsi="Arial" w:cs="Arial"/>
              </w:rPr>
            </w:pPr>
            <w:r w:rsidRPr="005B311A">
              <w:rPr>
                <w:rFonts w:ascii="Arial" w:hAnsi="Arial" w:cs="Arial"/>
              </w:rPr>
              <w:t>Social Science Research Assistants</w:t>
            </w:r>
          </w:p>
        </w:tc>
        <w:tc>
          <w:tcPr>
            <w:tcW w:w="1615" w:type="dxa"/>
            <w:noWrap/>
            <w:vAlign w:val="center"/>
            <w:hideMark/>
          </w:tcPr>
          <w:p w14:paraId="4A9CEC45" w14:textId="77777777" w:rsidR="005B311A" w:rsidRPr="005B311A" w:rsidRDefault="005B311A" w:rsidP="005B311A">
            <w:pPr>
              <w:jc w:val="center"/>
              <w:rPr>
                <w:rFonts w:ascii="Arial" w:hAnsi="Arial" w:cs="Arial"/>
              </w:rPr>
            </w:pPr>
            <w:r w:rsidRPr="005B311A">
              <w:rPr>
                <w:rFonts w:ascii="Arial" w:hAnsi="Arial" w:cs="Arial"/>
              </w:rPr>
              <w:t>32.3%</w:t>
            </w:r>
          </w:p>
        </w:tc>
      </w:tr>
      <w:tr w:rsidR="005B311A" w:rsidRPr="005B311A" w14:paraId="4230B6EF" w14:textId="77777777" w:rsidTr="005B311A">
        <w:trPr>
          <w:trHeight w:val="300"/>
        </w:trPr>
        <w:tc>
          <w:tcPr>
            <w:tcW w:w="803" w:type="dxa"/>
            <w:noWrap/>
            <w:vAlign w:val="center"/>
            <w:hideMark/>
          </w:tcPr>
          <w:p w14:paraId="64DA4CB9" w14:textId="77777777" w:rsidR="005B311A" w:rsidRPr="005B311A" w:rsidRDefault="005B311A" w:rsidP="005B311A">
            <w:pPr>
              <w:jc w:val="center"/>
              <w:rPr>
                <w:rFonts w:ascii="Arial" w:hAnsi="Arial" w:cs="Arial"/>
              </w:rPr>
            </w:pPr>
            <w:r w:rsidRPr="005B311A">
              <w:rPr>
                <w:rFonts w:ascii="Arial" w:hAnsi="Arial" w:cs="Arial"/>
              </w:rPr>
              <w:t>484</w:t>
            </w:r>
          </w:p>
        </w:tc>
        <w:tc>
          <w:tcPr>
            <w:tcW w:w="6216" w:type="dxa"/>
            <w:noWrap/>
            <w:hideMark/>
          </w:tcPr>
          <w:p w14:paraId="25BE37AA" w14:textId="77777777" w:rsidR="005B311A" w:rsidRPr="005B311A" w:rsidRDefault="005B311A">
            <w:pPr>
              <w:rPr>
                <w:rFonts w:ascii="Arial" w:hAnsi="Arial" w:cs="Arial"/>
              </w:rPr>
            </w:pPr>
            <w:r w:rsidRPr="005B311A">
              <w:rPr>
                <w:rFonts w:ascii="Arial" w:hAnsi="Arial" w:cs="Arial"/>
              </w:rPr>
              <w:t>Riggers</w:t>
            </w:r>
          </w:p>
        </w:tc>
        <w:tc>
          <w:tcPr>
            <w:tcW w:w="1615" w:type="dxa"/>
            <w:noWrap/>
            <w:vAlign w:val="center"/>
            <w:hideMark/>
          </w:tcPr>
          <w:p w14:paraId="0D6A4DA0" w14:textId="77777777" w:rsidR="005B311A" w:rsidRPr="005B311A" w:rsidRDefault="005B311A" w:rsidP="005B311A">
            <w:pPr>
              <w:jc w:val="center"/>
              <w:rPr>
                <w:rFonts w:ascii="Arial" w:hAnsi="Arial" w:cs="Arial"/>
              </w:rPr>
            </w:pPr>
            <w:r w:rsidRPr="005B311A">
              <w:rPr>
                <w:rFonts w:ascii="Arial" w:hAnsi="Arial" w:cs="Arial"/>
              </w:rPr>
              <w:t>32.2%</w:t>
            </w:r>
          </w:p>
        </w:tc>
      </w:tr>
      <w:tr w:rsidR="005B311A" w:rsidRPr="005B311A" w14:paraId="724BAF03" w14:textId="77777777" w:rsidTr="005B311A">
        <w:trPr>
          <w:trHeight w:val="300"/>
        </w:trPr>
        <w:tc>
          <w:tcPr>
            <w:tcW w:w="803" w:type="dxa"/>
            <w:noWrap/>
            <w:vAlign w:val="center"/>
            <w:hideMark/>
          </w:tcPr>
          <w:p w14:paraId="61E6D76C" w14:textId="77777777" w:rsidR="005B311A" w:rsidRPr="005B311A" w:rsidRDefault="005B311A" w:rsidP="005B311A">
            <w:pPr>
              <w:jc w:val="center"/>
              <w:rPr>
                <w:rFonts w:ascii="Arial" w:hAnsi="Arial" w:cs="Arial"/>
              </w:rPr>
            </w:pPr>
            <w:r w:rsidRPr="005B311A">
              <w:rPr>
                <w:rFonts w:ascii="Arial" w:hAnsi="Arial" w:cs="Arial"/>
              </w:rPr>
              <w:t>485</w:t>
            </w:r>
          </w:p>
        </w:tc>
        <w:tc>
          <w:tcPr>
            <w:tcW w:w="6216" w:type="dxa"/>
            <w:noWrap/>
            <w:hideMark/>
          </w:tcPr>
          <w:p w14:paraId="6FE339F3" w14:textId="77777777" w:rsidR="005B311A" w:rsidRPr="005B311A" w:rsidRDefault="005B311A">
            <w:pPr>
              <w:rPr>
                <w:rFonts w:ascii="Arial" w:hAnsi="Arial" w:cs="Arial"/>
              </w:rPr>
            </w:pPr>
            <w:r w:rsidRPr="005B311A">
              <w:rPr>
                <w:rFonts w:ascii="Arial" w:hAnsi="Arial" w:cs="Arial"/>
              </w:rPr>
              <w:t>Environmental Science and Protection Technicians, Including Health</w:t>
            </w:r>
          </w:p>
        </w:tc>
        <w:tc>
          <w:tcPr>
            <w:tcW w:w="1615" w:type="dxa"/>
            <w:noWrap/>
            <w:vAlign w:val="center"/>
            <w:hideMark/>
          </w:tcPr>
          <w:p w14:paraId="7B3318CF" w14:textId="77777777" w:rsidR="005B311A" w:rsidRPr="005B311A" w:rsidRDefault="005B311A" w:rsidP="005B311A">
            <w:pPr>
              <w:jc w:val="center"/>
              <w:rPr>
                <w:rFonts w:ascii="Arial" w:hAnsi="Arial" w:cs="Arial"/>
              </w:rPr>
            </w:pPr>
            <w:r w:rsidRPr="005B311A">
              <w:rPr>
                <w:rFonts w:ascii="Arial" w:hAnsi="Arial" w:cs="Arial"/>
              </w:rPr>
              <w:t>31.9%</w:t>
            </w:r>
          </w:p>
        </w:tc>
      </w:tr>
      <w:tr w:rsidR="005B311A" w:rsidRPr="005B311A" w14:paraId="6AAF9408" w14:textId="77777777" w:rsidTr="005B311A">
        <w:trPr>
          <w:trHeight w:val="300"/>
        </w:trPr>
        <w:tc>
          <w:tcPr>
            <w:tcW w:w="803" w:type="dxa"/>
            <w:noWrap/>
            <w:vAlign w:val="center"/>
            <w:hideMark/>
          </w:tcPr>
          <w:p w14:paraId="5C8602FE" w14:textId="77777777" w:rsidR="005B311A" w:rsidRPr="005B311A" w:rsidRDefault="005B311A" w:rsidP="005B311A">
            <w:pPr>
              <w:jc w:val="center"/>
              <w:rPr>
                <w:rFonts w:ascii="Arial" w:hAnsi="Arial" w:cs="Arial"/>
              </w:rPr>
            </w:pPr>
            <w:r w:rsidRPr="005B311A">
              <w:rPr>
                <w:rFonts w:ascii="Arial" w:hAnsi="Arial" w:cs="Arial"/>
              </w:rPr>
              <w:t>486</w:t>
            </w:r>
          </w:p>
        </w:tc>
        <w:tc>
          <w:tcPr>
            <w:tcW w:w="6216" w:type="dxa"/>
            <w:noWrap/>
            <w:hideMark/>
          </w:tcPr>
          <w:p w14:paraId="1C2DC2B0" w14:textId="77777777" w:rsidR="005B311A" w:rsidRPr="005B311A" w:rsidRDefault="005B311A">
            <w:pPr>
              <w:rPr>
                <w:rFonts w:ascii="Arial" w:hAnsi="Arial" w:cs="Arial"/>
              </w:rPr>
            </w:pPr>
            <w:r w:rsidRPr="005B311A">
              <w:rPr>
                <w:rFonts w:ascii="Arial" w:hAnsi="Arial" w:cs="Arial"/>
              </w:rPr>
              <w:t>Physical Therapists</w:t>
            </w:r>
          </w:p>
        </w:tc>
        <w:tc>
          <w:tcPr>
            <w:tcW w:w="1615" w:type="dxa"/>
            <w:noWrap/>
            <w:vAlign w:val="center"/>
            <w:hideMark/>
          </w:tcPr>
          <w:p w14:paraId="22928972" w14:textId="77777777" w:rsidR="005B311A" w:rsidRPr="005B311A" w:rsidRDefault="005B311A" w:rsidP="005B311A">
            <w:pPr>
              <w:jc w:val="center"/>
              <w:rPr>
                <w:rFonts w:ascii="Arial" w:hAnsi="Arial" w:cs="Arial"/>
              </w:rPr>
            </w:pPr>
            <w:r w:rsidRPr="005B311A">
              <w:rPr>
                <w:rFonts w:ascii="Arial" w:hAnsi="Arial" w:cs="Arial"/>
              </w:rPr>
              <w:t>31.8%</w:t>
            </w:r>
          </w:p>
        </w:tc>
      </w:tr>
      <w:tr w:rsidR="005B311A" w:rsidRPr="005B311A" w14:paraId="09C5BDF8" w14:textId="77777777" w:rsidTr="005B311A">
        <w:trPr>
          <w:trHeight w:val="300"/>
        </w:trPr>
        <w:tc>
          <w:tcPr>
            <w:tcW w:w="803" w:type="dxa"/>
            <w:noWrap/>
            <w:vAlign w:val="center"/>
            <w:hideMark/>
          </w:tcPr>
          <w:p w14:paraId="6CCEEAE5" w14:textId="77777777" w:rsidR="005B311A" w:rsidRPr="005B311A" w:rsidRDefault="005B311A" w:rsidP="005B311A">
            <w:pPr>
              <w:jc w:val="center"/>
              <w:rPr>
                <w:rFonts w:ascii="Arial" w:hAnsi="Arial" w:cs="Arial"/>
              </w:rPr>
            </w:pPr>
            <w:r w:rsidRPr="005B311A">
              <w:rPr>
                <w:rFonts w:ascii="Arial" w:hAnsi="Arial" w:cs="Arial"/>
              </w:rPr>
              <w:t>487</w:t>
            </w:r>
          </w:p>
        </w:tc>
        <w:tc>
          <w:tcPr>
            <w:tcW w:w="6216" w:type="dxa"/>
            <w:noWrap/>
            <w:hideMark/>
          </w:tcPr>
          <w:p w14:paraId="591633EC" w14:textId="77777777" w:rsidR="005B311A" w:rsidRPr="005B311A" w:rsidRDefault="005B311A">
            <w:pPr>
              <w:rPr>
                <w:rFonts w:ascii="Arial" w:hAnsi="Arial" w:cs="Arial"/>
              </w:rPr>
            </w:pPr>
            <w:r w:rsidRPr="005B311A">
              <w:rPr>
                <w:rFonts w:ascii="Arial" w:hAnsi="Arial" w:cs="Arial"/>
              </w:rPr>
              <w:t>Food Service Managers</w:t>
            </w:r>
          </w:p>
        </w:tc>
        <w:tc>
          <w:tcPr>
            <w:tcW w:w="1615" w:type="dxa"/>
            <w:noWrap/>
            <w:vAlign w:val="center"/>
            <w:hideMark/>
          </w:tcPr>
          <w:p w14:paraId="43D2D1C1" w14:textId="77777777" w:rsidR="005B311A" w:rsidRPr="005B311A" w:rsidRDefault="005B311A" w:rsidP="005B311A">
            <w:pPr>
              <w:jc w:val="center"/>
              <w:rPr>
                <w:rFonts w:ascii="Arial" w:hAnsi="Arial" w:cs="Arial"/>
              </w:rPr>
            </w:pPr>
            <w:r w:rsidRPr="005B311A">
              <w:rPr>
                <w:rFonts w:ascii="Arial" w:hAnsi="Arial" w:cs="Arial"/>
              </w:rPr>
              <w:t>31.8%</w:t>
            </w:r>
          </w:p>
        </w:tc>
      </w:tr>
      <w:tr w:rsidR="005B311A" w:rsidRPr="005B311A" w14:paraId="2C975626" w14:textId="77777777" w:rsidTr="005B311A">
        <w:trPr>
          <w:trHeight w:val="300"/>
        </w:trPr>
        <w:tc>
          <w:tcPr>
            <w:tcW w:w="803" w:type="dxa"/>
            <w:noWrap/>
            <w:vAlign w:val="center"/>
            <w:hideMark/>
          </w:tcPr>
          <w:p w14:paraId="0215994E" w14:textId="77777777" w:rsidR="005B311A" w:rsidRPr="005B311A" w:rsidRDefault="005B311A" w:rsidP="005B311A">
            <w:pPr>
              <w:jc w:val="center"/>
              <w:rPr>
                <w:rFonts w:ascii="Arial" w:hAnsi="Arial" w:cs="Arial"/>
              </w:rPr>
            </w:pPr>
            <w:r w:rsidRPr="005B311A">
              <w:rPr>
                <w:rFonts w:ascii="Arial" w:hAnsi="Arial" w:cs="Arial"/>
              </w:rPr>
              <w:t>488</w:t>
            </w:r>
          </w:p>
        </w:tc>
        <w:tc>
          <w:tcPr>
            <w:tcW w:w="6216" w:type="dxa"/>
            <w:noWrap/>
            <w:hideMark/>
          </w:tcPr>
          <w:p w14:paraId="11A70062" w14:textId="77777777" w:rsidR="005B311A" w:rsidRPr="005B311A" w:rsidRDefault="005B311A">
            <w:pPr>
              <w:rPr>
                <w:rFonts w:ascii="Arial" w:hAnsi="Arial" w:cs="Arial"/>
              </w:rPr>
            </w:pPr>
            <w:r w:rsidRPr="005B311A">
              <w:rPr>
                <w:rFonts w:ascii="Arial" w:hAnsi="Arial" w:cs="Arial"/>
              </w:rPr>
              <w:t>Lifeguards, Ski Patrol, and Other Recreational Protective Service Workers</w:t>
            </w:r>
          </w:p>
        </w:tc>
        <w:tc>
          <w:tcPr>
            <w:tcW w:w="1615" w:type="dxa"/>
            <w:noWrap/>
            <w:vAlign w:val="center"/>
            <w:hideMark/>
          </w:tcPr>
          <w:p w14:paraId="4EC6682D" w14:textId="77777777" w:rsidR="005B311A" w:rsidRPr="005B311A" w:rsidRDefault="005B311A" w:rsidP="005B311A">
            <w:pPr>
              <w:jc w:val="center"/>
              <w:rPr>
                <w:rFonts w:ascii="Arial" w:hAnsi="Arial" w:cs="Arial"/>
              </w:rPr>
            </w:pPr>
            <w:r w:rsidRPr="005B311A">
              <w:rPr>
                <w:rFonts w:ascii="Arial" w:hAnsi="Arial" w:cs="Arial"/>
              </w:rPr>
              <w:t>31.6%</w:t>
            </w:r>
          </w:p>
        </w:tc>
      </w:tr>
      <w:tr w:rsidR="005B311A" w:rsidRPr="005B311A" w14:paraId="156C6A71" w14:textId="77777777" w:rsidTr="005B311A">
        <w:trPr>
          <w:trHeight w:val="300"/>
        </w:trPr>
        <w:tc>
          <w:tcPr>
            <w:tcW w:w="803" w:type="dxa"/>
            <w:noWrap/>
            <w:vAlign w:val="center"/>
            <w:hideMark/>
          </w:tcPr>
          <w:p w14:paraId="44D0B470" w14:textId="77777777" w:rsidR="005B311A" w:rsidRPr="005B311A" w:rsidRDefault="005B311A" w:rsidP="005B311A">
            <w:pPr>
              <w:jc w:val="center"/>
              <w:rPr>
                <w:rFonts w:ascii="Arial" w:hAnsi="Arial" w:cs="Arial"/>
              </w:rPr>
            </w:pPr>
            <w:r w:rsidRPr="005B311A">
              <w:rPr>
                <w:rFonts w:ascii="Arial" w:hAnsi="Arial" w:cs="Arial"/>
              </w:rPr>
              <w:t>489</w:t>
            </w:r>
          </w:p>
        </w:tc>
        <w:tc>
          <w:tcPr>
            <w:tcW w:w="6216" w:type="dxa"/>
            <w:noWrap/>
            <w:hideMark/>
          </w:tcPr>
          <w:p w14:paraId="15A71537" w14:textId="77777777" w:rsidR="005B311A" w:rsidRPr="005B311A" w:rsidRDefault="005B311A">
            <w:pPr>
              <w:rPr>
                <w:rFonts w:ascii="Arial" w:hAnsi="Arial" w:cs="Arial"/>
              </w:rPr>
            </w:pPr>
            <w:r w:rsidRPr="005B311A">
              <w:rPr>
                <w:rFonts w:ascii="Arial" w:hAnsi="Arial" w:cs="Arial"/>
              </w:rPr>
              <w:t>Coaches and Scouts</w:t>
            </w:r>
          </w:p>
        </w:tc>
        <w:tc>
          <w:tcPr>
            <w:tcW w:w="1615" w:type="dxa"/>
            <w:noWrap/>
            <w:vAlign w:val="center"/>
            <w:hideMark/>
          </w:tcPr>
          <w:p w14:paraId="45E5A15E" w14:textId="77777777" w:rsidR="005B311A" w:rsidRPr="005B311A" w:rsidRDefault="005B311A" w:rsidP="005B311A">
            <w:pPr>
              <w:jc w:val="center"/>
              <w:rPr>
                <w:rFonts w:ascii="Arial" w:hAnsi="Arial" w:cs="Arial"/>
              </w:rPr>
            </w:pPr>
            <w:r w:rsidRPr="005B311A">
              <w:rPr>
                <w:rFonts w:ascii="Arial" w:hAnsi="Arial" w:cs="Arial"/>
              </w:rPr>
              <w:t>31.5%</w:t>
            </w:r>
          </w:p>
        </w:tc>
      </w:tr>
      <w:tr w:rsidR="005B311A" w:rsidRPr="005B311A" w14:paraId="32795993" w14:textId="77777777" w:rsidTr="005B311A">
        <w:trPr>
          <w:trHeight w:val="300"/>
        </w:trPr>
        <w:tc>
          <w:tcPr>
            <w:tcW w:w="803" w:type="dxa"/>
            <w:noWrap/>
            <w:vAlign w:val="center"/>
            <w:hideMark/>
          </w:tcPr>
          <w:p w14:paraId="7B3C3BFA" w14:textId="77777777" w:rsidR="005B311A" w:rsidRPr="005B311A" w:rsidRDefault="005B311A" w:rsidP="005B311A">
            <w:pPr>
              <w:jc w:val="center"/>
              <w:rPr>
                <w:rFonts w:ascii="Arial" w:hAnsi="Arial" w:cs="Arial"/>
              </w:rPr>
            </w:pPr>
            <w:r w:rsidRPr="005B311A">
              <w:rPr>
                <w:rFonts w:ascii="Arial" w:hAnsi="Arial" w:cs="Arial"/>
              </w:rPr>
              <w:t>490</w:t>
            </w:r>
          </w:p>
        </w:tc>
        <w:tc>
          <w:tcPr>
            <w:tcW w:w="6216" w:type="dxa"/>
            <w:noWrap/>
            <w:hideMark/>
          </w:tcPr>
          <w:p w14:paraId="50D5D83C" w14:textId="77777777" w:rsidR="005B311A" w:rsidRPr="005B311A" w:rsidRDefault="005B311A">
            <w:pPr>
              <w:rPr>
                <w:rFonts w:ascii="Arial" w:hAnsi="Arial" w:cs="Arial"/>
              </w:rPr>
            </w:pPr>
            <w:r w:rsidRPr="005B311A">
              <w:rPr>
                <w:rFonts w:ascii="Arial" w:hAnsi="Arial" w:cs="Arial"/>
              </w:rPr>
              <w:t>Rehabilitation Counselors</w:t>
            </w:r>
          </w:p>
        </w:tc>
        <w:tc>
          <w:tcPr>
            <w:tcW w:w="1615" w:type="dxa"/>
            <w:noWrap/>
            <w:vAlign w:val="center"/>
            <w:hideMark/>
          </w:tcPr>
          <w:p w14:paraId="36D55DB9" w14:textId="77777777" w:rsidR="005B311A" w:rsidRPr="005B311A" w:rsidRDefault="005B311A" w:rsidP="005B311A">
            <w:pPr>
              <w:jc w:val="center"/>
              <w:rPr>
                <w:rFonts w:ascii="Arial" w:hAnsi="Arial" w:cs="Arial"/>
              </w:rPr>
            </w:pPr>
            <w:r w:rsidRPr="005B311A">
              <w:rPr>
                <w:rFonts w:ascii="Arial" w:hAnsi="Arial" w:cs="Arial"/>
              </w:rPr>
              <w:t>31.4%</w:t>
            </w:r>
          </w:p>
        </w:tc>
      </w:tr>
      <w:tr w:rsidR="005B311A" w:rsidRPr="005B311A" w14:paraId="76358551" w14:textId="77777777" w:rsidTr="005B311A">
        <w:trPr>
          <w:trHeight w:val="300"/>
        </w:trPr>
        <w:tc>
          <w:tcPr>
            <w:tcW w:w="803" w:type="dxa"/>
            <w:noWrap/>
            <w:vAlign w:val="center"/>
            <w:hideMark/>
          </w:tcPr>
          <w:p w14:paraId="746E2E4C" w14:textId="77777777" w:rsidR="005B311A" w:rsidRPr="005B311A" w:rsidRDefault="005B311A" w:rsidP="005B311A">
            <w:pPr>
              <w:jc w:val="center"/>
              <w:rPr>
                <w:rFonts w:ascii="Arial" w:hAnsi="Arial" w:cs="Arial"/>
              </w:rPr>
            </w:pPr>
            <w:r w:rsidRPr="005B311A">
              <w:rPr>
                <w:rFonts w:ascii="Arial" w:hAnsi="Arial" w:cs="Arial"/>
              </w:rPr>
              <w:t>491</w:t>
            </w:r>
          </w:p>
        </w:tc>
        <w:tc>
          <w:tcPr>
            <w:tcW w:w="6216" w:type="dxa"/>
            <w:noWrap/>
            <w:hideMark/>
          </w:tcPr>
          <w:p w14:paraId="41F307E7" w14:textId="77777777" w:rsidR="005B311A" w:rsidRPr="005B311A" w:rsidRDefault="005B311A">
            <w:pPr>
              <w:rPr>
                <w:rFonts w:ascii="Arial" w:hAnsi="Arial" w:cs="Arial"/>
              </w:rPr>
            </w:pPr>
            <w:r w:rsidRPr="005B311A">
              <w:rPr>
                <w:rFonts w:ascii="Arial" w:hAnsi="Arial" w:cs="Arial"/>
              </w:rPr>
              <w:t>Helpers--Painters, Paperhangers, Plasterers, and Stucco Masons</w:t>
            </w:r>
          </w:p>
        </w:tc>
        <w:tc>
          <w:tcPr>
            <w:tcW w:w="1615" w:type="dxa"/>
            <w:noWrap/>
            <w:vAlign w:val="center"/>
            <w:hideMark/>
          </w:tcPr>
          <w:p w14:paraId="23831125" w14:textId="77777777" w:rsidR="005B311A" w:rsidRPr="005B311A" w:rsidRDefault="005B311A" w:rsidP="005B311A">
            <w:pPr>
              <w:jc w:val="center"/>
              <w:rPr>
                <w:rFonts w:ascii="Arial" w:hAnsi="Arial" w:cs="Arial"/>
              </w:rPr>
            </w:pPr>
            <w:r w:rsidRPr="005B311A">
              <w:rPr>
                <w:rFonts w:ascii="Arial" w:hAnsi="Arial" w:cs="Arial"/>
              </w:rPr>
              <w:t>31.4%</w:t>
            </w:r>
          </w:p>
        </w:tc>
      </w:tr>
      <w:tr w:rsidR="005B311A" w:rsidRPr="005B311A" w14:paraId="50837267" w14:textId="77777777" w:rsidTr="005B311A">
        <w:trPr>
          <w:trHeight w:val="300"/>
        </w:trPr>
        <w:tc>
          <w:tcPr>
            <w:tcW w:w="803" w:type="dxa"/>
            <w:noWrap/>
            <w:vAlign w:val="center"/>
            <w:hideMark/>
          </w:tcPr>
          <w:p w14:paraId="7E485C33" w14:textId="77777777" w:rsidR="005B311A" w:rsidRPr="005B311A" w:rsidRDefault="005B311A" w:rsidP="005B311A">
            <w:pPr>
              <w:jc w:val="center"/>
              <w:rPr>
                <w:rFonts w:ascii="Arial" w:hAnsi="Arial" w:cs="Arial"/>
              </w:rPr>
            </w:pPr>
            <w:r w:rsidRPr="005B311A">
              <w:rPr>
                <w:rFonts w:ascii="Arial" w:hAnsi="Arial" w:cs="Arial"/>
              </w:rPr>
              <w:t>492</w:t>
            </w:r>
          </w:p>
        </w:tc>
        <w:tc>
          <w:tcPr>
            <w:tcW w:w="6216" w:type="dxa"/>
            <w:noWrap/>
            <w:hideMark/>
          </w:tcPr>
          <w:p w14:paraId="39060065" w14:textId="77777777" w:rsidR="005B311A" w:rsidRPr="005B311A" w:rsidRDefault="005B311A">
            <w:pPr>
              <w:rPr>
                <w:rFonts w:ascii="Arial" w:hAnsi="Arial" w:cs="Arial"/>
              </w:rPr>
            </w:pPr>
            <w:r w:rsidRPr="005B311A">
              <w:rPr>
                <w:rFonts w:ascii="Arial" w:hAnsi="Arial" w:cs="Arial"/>
              </w:rPr>
              <w:t>Choreographers</w:t>
            </w:r>
          </w:p>
        </w:tc>
        <w:tc>
          <w:tcPr>
            <w:tcW w:w="1615" w:type="dxa"/>
            <w:noWrap/>
            <w:vAlign w:val="center"/>
            <w:hideMark/>
          </w:tcPr>
          <w:p w14:paraId="364A03E0" w14:textId="77777777" w:rsidR="005B311A" w:rsidRPr="005B311A" w:rsidRDefault="005B311A" w:rsidP="005B311A">
            <w:pPr>
              <w:jc w:val="center"/>
              <w:rPr>
                <w:rFonts w:ascii="Arial" w:hAnsi="Arial" w:cs="Arial"/>
              </w:rPr>
            </w:pPr>
            <w:r w:rsidRPr="005B311A">
              <w:rPr>
                <w:rFonts w:ascii="Arial" w:hAnsi="Arial" w:cs="Arial"/>
              </w:rPr>
              <w:t>31.2%</w:t>
            </w:r>
          </w:p>
        </w:tc>
      </w:tr>
      <w:tr w:rsidR="005B311A" w:rsidRPr="005B311A" w14:paraId="58E43BD1" w14:textId="77777777" w:rsidTr="005B311A">
        <w:trPr>
          <w:trHeight w:val="300"/>
        </w:trPr>
        <w:tc>
          <w:tcPr>
            <w:tcW w:w="803" w:type="dxa"/>
            <w:noWrap/>
            <w:vAlign w:val="center"/>
            <w:hideMark/>
          </w:tcPr>
          <w:p w14:paraId="5DC8C4F0" w14:textId="77777777" w:rsidR="005B311A" w:rsidRPr="005B311A" w:rsidRDefault="005B311A" w:rsidP="005B311A">
            <w:pPr>
              <w:jc w:val="center"/>
              <w:rPr>
                <w:rFonts w:ascii="Arial" w:hAnsi="Arial" w:cs="Arial"/>
              </w:rPr>
            </w:pPr>
            <w:r w:rsidRPr="005B311A">
              <w:rPr>
                <w:rFonts w:ascii="Arial" w:hAnsi="Arial" w:cs="Arial"/>
              </w:rPr>
              <w:t>493</w:t>
            </w:r>
          </w:p>
        </w:tc>
        <w:tc>
          <w:tcPr>
            <w:tcW w:w="6216" w:type="dxa"/>
            <w:noWrap/>
            <w:hideMark/>
          </w:tcPr>
          <w:p w14:paraId="7A381E20" w14:textId="77777777" w:rsidR="005B311A" w:rsidRPr="005B311A" w:rsidRDefault="005B311A">
            <w:pPr>
              <w:rPr>
                <w:rFonts w:ascii="Arial" w:hAnsi="Arial" w:cs="Arial"/>
              </w:rPr>
            </w:pPr>
            <w:r w:rsidRPr="005B311A">
              <w:rPr>
                <w:rFonts w:ascii="Arial" w:hAnsi="Arial" w:cs="Arial"/>
              </w:rPr>
              <w:t>Transportation, Storage, and Distribution Managers</w:t>
            </w:r>
          </w:p>
        </w:tc>
        <w:tc>
          <w:tcPr>
            <w:tcW w:w="1615" w:type="dxa"/>
            <w:noWrap/>
            <w:vAlign w:val="center"/>
            <w:hideMark/>
          </w:tcPr>
          <w:p w14:paraId="55E8A3E4" w14:textId="77777777" w:rsidR="005B311A" w:rsidRPr="005B311A" w:rsidRDefault="005B311A" w:rsidP="005B311A">
            <w:pPr>
              <w:jc w:val="center"/>
              <w:rPr>
                <w:rFonts w:ascii="Arial" w:hAnsi="Arial" w:cs="Arial"/>
              </w:rPr>
            </w:pPr>
            <w:r w:rsidRPr="005B311A">
              <w:rPr>
                <w:rFonts w:ascii="Arial" w:hAnsi="Arial" w:cs="Arial"/>
              </w:rPr>
              <w:t>31.2%</w:t>
            </w:r>
          </w:p>
        </w:tc>
      </w:tr>
      <w:tr w:rsidR="005B311A" w:rsidRPr="005B311A" w14:paraId="66CC810A" w14:textId="77777777" w:rsidTr="005B311A">
        <w:trPr>
          <w:trHeight w:val="300"/>
        </w:trPr>
        <w:tc>
          <w:tcPr>
            <w:tcW w:w="803" w:type="dxa"/>
            <w:noWrap/>
            <w:vAlign w:val="center"/>
            <w:hideMark/>
          </w:tcPr>
          <w:p w14:paraId="46D7A089" w14:textId="77777777" w:rsidR="005B311A" w:rsidRPr="005B311A" w:rsidRDefault="005B311A" w:rsidP="005B311A">
            <w:pPr>
              <w:jc w:val="center"/>
              <w:rPr>
                <w:rFonts w:ascii="Arial" w:hAnsi="Arial" w:cs="Arial"/>
              </w:rPr>
            </w:pPr>
            <w:r w:rsidRPr="005B311A">
              <w:rPr>
                <w:rFonts w:ascii="Arial" w:hAnsi="Arial" w:cs="Arial"/>
              </w:rPr>
              <w:t>494</w:t>
            </w:r>
          </w:p>
        </w:tc>
        <w:tc>
          <w:tcPr>
            <w:tcW w:w="6216" w:type="dxa"/>
            <w:noWrap/>
            <w:hideMark/>
          </w:tcPr>
          <w:p w14:paraId="593678EA" w14:textId="77777777" w:rsidR="005B311A" w:rsidRPr="005B311A" w:rsidRDefault="005B311A">
            <w:pPr>
              <w:rPr>
                <w:rFonts w:ascii="Arial" w:hAnsi="Arial" w:cs="Arial"/>
              </w:rPr>
            </w:pPr>
            <w:r w:rsidRPr="005B311A">
              <w:rPr>
                <w:rFonts w:ascii="Arial" w:hAnsi="Arial" w:cs="Arial"/>
              </w:rPr>
              <w:t>Sales and Related Workers, All Other</w:t>
            </w:r>
          </w:p>
        </w:tc>
        <w:tc>
          <w:tcPr>
            <w:tcW w:w="1615" w:type="dxa"/>
            <w:noWrap/>
            <w:vAlign w:val="center"/>
            <w:hideMark/>
          </w:tcPr>
          <w:p w14:paraId="19C99E59" w14:textId="77777777" w:rsidR="005B311A" w:rsidRPr="005B311A" w:rsidRDefault="005B311A" w:rsidP="005B311A">
            <w:pPr>
              <w:jc w:val="center"/>
              <w:rPr>
                <w:rFonts w:ascii="Arial" w:hAnsi="Arial" w:cs="Arial"/>
              </w:rPr>
            </w:pPr>
            <w:r w:rsidRPr="005B311A">
              <w:rPr>
                <w:rFonts w:ascii="Arial" w:hAnsi="Arial" w:cs="Arial"/>
              </w:rPr>
              <w:t>30.9%</w:t>
            </w:r>
          </w:p>
        </w:tc>
      </w:tr>
      <w:tr w:rsidR="005B311A" w:rsidRPr="005B311A" w14:paraId="0C195E91" w14:textId="77777777" w:rsidTr="005B311A">
        <w:trPr>
          <w:trHeight w:val="300"/>
        </w:trPr>
        <w:tc>
          <w:tcPr>
            <w:tcW w:w="803" w:type="dxa"/>
            <w:noWrap/>
            <w:vAlign w:val="center"/>
            <w:hideMark/>
          </w:tcPr>
          <w:p w14:paraId="4E7F4C20" w14:textId="77777777" w:rsidR="005B311A" w:rsidRPr="005B311A" w:rsidRDefault="005B311A" w:rsidP="005B311A">
            <w:pPr>
              <w:jc w:val="center"/>
              <w:rPr>
                <w:rFonts w:ascii="Arial" w:hAnsi="Arial" w:cs="Arial"/>
              </w:rPr>
            </w:pPr>
            <w:r w:rsidRPr="005B311A">
              <w:rPr>
                <w:rFonts w:ascii="Arial" w:hAnsi="Arial" w:cs="Arial"/>
              </w:rPr>
              <w:t>495</w:t>
            </w:r>
          </w:p>
        </w:tc>
        <w:tc>
          <w:tcPr>
            <w:tcW w:w="6216" w:type="dxa"/>
            <w:noWrap/>
            <w:hideMark/>
          </w:tcPr>
          <w:p w14:paraId="04984C42" w14:textId="77777777" w:rsidR="005B311A" w:rsidRPr="005B311A" w:rsidRDefault="005B311A">
            <w:pPr>
              <w:rPr>
                <w:rFonts w:ascii="Arial" w:hAnsi="Arial" w:cs="Arial"/>
              </w:rPr>
            </w:pPr>
            <w:r w:rsidRPr="005B311A">
              <w:rPr>
                <w:rFonts w:ascii="Arial" w:hAnsi="Arial" w:cs="Arial"/>
              </w:rPr>
              <w:t>Farmers, Ranchers, and Other Agricultural Managers</w:t>
            </w:r>
          </w:p>
        </w:tc>
        <w:tc>
          <w:tcPr>
            <w:tcW w:w="1615" w:type="dxa"/>
            <w:noWrap/>
            <w:vAlign w:val="center"/>
            <w:hideMark/>
          </w:tcPr>
          <w:p w14:paraId="61B23147" w14:textId="77777777" w:rsidR="005B311A" w:rsidRPr="005B311A" w:rsidRDefault="005B311A" w:rsidP="005B311A">
            <w:pPr>
              <w:jc w:val="center"/>
              <w:rPr>
                <w:rFonts w:ascii="Arial" w:hAnsi="Arial" w:cs="Arial"/>
              </w:rPr>
            </w:pPr>
            <w:r w:rsidRPr="005B311A">
              <w:rPr>
                <w:rFonts w:ascii="Arial" w:hAnsi="Arial" w:cs="Arial"/>
              </w:rPr>
              <w:t>30.6%</w:t>
            </w:r>
          </w:p>
        </w:tc>
      </w:tr>
      <w:tr w:rsidR="005B311A" w:rsidRPr="005B311A" w14:paraId="66613342" w14:textId="77777777" w:rsidTr="005B311A">
        <w:trPr>
          <w:trHeight w:val="300"/>
        </w:trPr>
        <w:tc>
          <w:tcPr>
            <w:tcW w:w="803" w:type="dxa"/>
            <w:noWrap/>
            <w:vAlign w:val="center"/>
            <w:hideMark/>
          </w:tcPr>
          <w:p w14:paraId="444D981F" w14:textId="77777777" w:rsidR="005B311A" w:rsidRPr="005B311A" w:rsidRDefault="005B311A" w:rsidP="005B311A">
            <w:pPr>
              <w:jc w:val="center"/>
              <w:rPr>
                <w:rFonts w:ascii="Arial" w:hAnsi="Arial" w:cs="Arial"/>
              </w:rPr>
            </w:pPr>
            <w:r w:rsidRPr="005B311A">
              <w:rPr>
                <w:rFonts w:ascii="Arial" w:hAnsi="Arial" w:cs="Arial"/>
              </w:rPr>
              <w:t>496</w:t>
            </w:r>
          </w:p>
        </w:tc>
        <w:tc>
          <w:tcPr>
            <w:tcW w:w="6216" w:type="dxa"/>
            <w:noWrap/>
            <w:hideMark/>
          </w:tcPr>
          <w:p w14:paraId="6FD1C6FC" w14:textId="77777777" w:rsidR="005B311A" w:rsidRPr="005B311A" w:rsidRDefault="005B311A">
            <w:pPr>
              <w:rPr>
                <w:rFonts w:ascii="Arial" w:hAnsi="Arial" w:cs="Arial"/>
              </w:rPr>
            </w:pPr>
            <w:r w:rsidRPr="005B311A">
              <w:rPr>
                <w:rFonts w:ascii="Arial" w:hAnsi="Arial" w:cs="Arial"/>
              </w:rPr>
              <w:t>Recreation Workers</w:t>
            </w:r>
          </w:p>
        </w:tc>
        <w:tc>
          <w:tcPr>
            <w:tcW w:w="1615" w:type="dxa"/>
            <w:noWrap/>
            <w:vAlign w:val="center"/>
            <w:hideMark/>
          </w:tcPr>
          <w:p w14:paraId="5DCB96B3" w14:textId="77777777" w:rsidR="005B311A" w:rsidRPr="005B311A" w:rsidRDefault="005B311A" w:rsidP="005B311A">
            <w:pPr>
              <w:jc w:val="center"/>
              <w:rPr>
                <w:rFonts w:ascii="Arial" w:hAnsi="Arial" w:cs="Arial"/>
              </w:rPr>
            </w:pPr>
            <w:r w:rsidRPr="005B311A">
              <w:rPr>
                <w:rFonts w:ascii="Arial" w:hAnsi="Arial" w:cs="Arial"/>
              </w:rPr>
              <w:t>30.6%</w:t>
            </w:r>
          </w:p>
        </w:tc>
      </w:tr>
      <w:tr w:rsidR="005B311A" w:rsidRPr="005B311A" w14:paraId="4F05D944" w14:textId="77777777" w:rsidTr="005B311A">
        <w:trPr>
          <w:trHeight w:val="300"/>
        </w:trPr>
        <w:tc>
          <w:tcPr>
            <w:tcW w:w="803" w:type="dxa"/>
            <w:noWrap/>
            <w:vAlign w:val="center"/>
            <w:hideMark/>
          </w:tcPr>
          <w:p w14:paraId="39F849D6" w14:textId="77777777" w:rsidR="005B311A" w:rsidRPr="005B311A" w:rsidRDefault="005B311A" w:rsidP="005B311A">
            <w:pPr>
              <w:jc w:val="center"/>
              <w:rPr>
                <w:rFonts w:ascii="Arial" w:hAnsi="Arial" w:cs="Arial"/>
              </w:rPr>
            </w:pPr>
            <w:r w:rsidRPr="005B311A">
              <w:rPr>
                <w:rFonts w:ascii="Arial" w:hAnsi="Arial" w:cs="Arial"/>
              </w:rPr>
              <w:t>497</w:t>
            </w:r>
          </w:p>
        </w:tc>
        <w:tc>
          <w:tcPr>
            <w:tcW w:w="6216" w:type="dxa"/>
            <w:noWrap/>
            <w:hideMark/>
          </w:tcPr>
          <w:p w14:paraId="05356EF0" w14:textId="77777777" w:rsidR="005B311A" w:rsidRPr="005B311A" w:rsidRDefault="005B311A">
            <w:pPr>
              <w:rPr>
                <w:rFonts w:ascii="Arial" w:hAnsi="Arial" w:cs="Arial"/>
              </w:rPr>
            </w:pPr>
            <w:r w:rsidRPr="005B311A">
              <w:rPr>
                <w:rFonts w:ascii="Arial" w:hAnsi="Arial" w:cs="Arial"/>
              </w:rPr>
              <w:t>Family and General Practitioners</w:t>
            </w:r>
          </w:p>
        </w:tc>
        <w:tc>
          <w:tcPr>
            <w:tcW w:w="1615" w:type="dxa"/>
            <w:noWrap/>
            <w:vAlign w:val="center"/>
            <w:hideMark/>
          </w:tcPr>
          <w:p w14:paraId="6DED98A5" w14:textId="77777777" w:rsidR="005B311A" w:rsidRPr="005B311A" w:rsidRDefault="005B311A" w:rsidP="005B311A">
            <w:pPr>
              <w:jc w:val="center"/>
              <w:rPr>
                <w:rFonts w:ascii="Arial" w:hAnsi="Arial" w:cs="Arial"/>
              </w:rPr>
            </w:pPr>
            <w:r w:rsidRPr="005B311A">
              <w:rPr>
                <w:rFonts w:ascii="Arial" w:hAnsi="Arial" w:cs="Arial"/>
              </w:rPr>
              <w:t>30.6%</w:t>
            </w:r>
          </w:p>
        </w:tc>
      </w:tr>
      <w:tr w:rsidR="005B311A" w:rsidRPr="005B311A" w14:paraId="4270E39A" w14:textId="77777777" w:rsidTr="005B311A">
        <w:trPr>
          <w:trHeight w:val="300"/>
        </w:trPr>
        <w:tc>
          <w:tcPr>
            <w:tcW w:w="803" w:type="dxa"/>
            <w:noWrap/>
            <w:vAlign w:val="center"/>
            <w:hideMark/>
          </w:tcPr>
          <w:p w14:paraId="2E6CF220" w14:textId="77777777" w:rsidR="005B311A" w:rsidRPr="005B311A" w:rsidRDefault="005B311A" w:rsidP="005B311A">
            <w:pPr>
              <w:jc w:val="center"/>
              <w:rPr>
                <w:rFonts w:ascii="Arial" w:hAnsi="Arial" w:cs="Arial"/>
              </w:rPr>
            </w:pPr>
            <w:r w:rsidRPr="005B311A">
              <w:rPr>
                <w:rFonts w:ascii="Arial" w:hAnsi="Arial" w:cs="Arial"/>
              </w:rPr>
              <w:t>498</w:t>
            </w:r>
          </w:p>
        </w:tc>
        <w:tc>
          <w:tcPr>
            <w:tcW w:w="6216" w:type="dxa"/>
            <w:noWrap/>
            <w:hideMark/>
          </w:tcPr>
          <w:p w14:paraId="24918919" w14:textId="77777777" w:rsidR="005B311A" w:rsidRPr="005B311A" w:rsidRDefault="005B311A">
            <w:pPr>
              <w:rPr>
                <w:rFonts w:ascii="Arial" w:hAnsi="Arial" w:cs="Arial"/>
              </w:rPr>
            </w:pPr>
            <w:r w:rsidRPr="005B311A">
              <w:rPr>
                <w:rFonts w:ascii="Arial" w:hAnsi="Arial" w:cs="Arial"/>
              </w:rPr>
              <w:t>Roofers</w:t>
            </w:r>
          </w:p>
        </w:tc>
        <w:tc>
          <w:tcPr>
            <w:tcW w:w="1615" w:type="dxa"/>
            <w:noWrap/>
            <w:vAlign w:val="center"/>
            <w:hideMark/>
          </w:tcPr>
          <w:p w14:paraId="7E4544E4" w14:textId="77777777" w:rsidR="005B311A" w:rsidRPr="005B311A" w:rsidRDefault="005B311A" w:rsidP="005B311A">
            <w:pPr>
              <w:jc w:val="center"/>
              <w:rPr>
                <w:rFonts w:ascii="Arial" w:hAnsi="Arial" w:cs="Arial"/>
              </w:rPr>
            </w:pPr>
            <w:r w:rsidRPr="005B311A">
              <w:rPr>
                <w:rFonts w:ascii="Arial" w:hAnsi="Arial" w:cs="Arial"/>
              </w:rPr>
              <w:t>30.5%</w:t>
            </w:r>
          </w:p>
        </w:tc>
      </w:tr>
      <w:tr w:rsidR="005B311A" w:rsidRPr="005B311A" w14:paraId="018FAD7C" w14:textId="77777777" w:rsidTr="005B311A">
        <w:trPr>
          <w:trHeight w:val="300"/>
        </w:trPr>
        <w:tc>
          <w:tcPr>
            <w:tcW w:w="803" w:type="dxa"/>
            <w:noWrap/>
            <w:vAlign w:val="center"/>
            <w:hideMark/>
          </w:tcPr>
          <w:p w14:paraId="7FD85FB0" w14:textId="77777777" w:rsidR="005B311A" w:rsidRPr="005B311A" w:rsidRDefault="005B311A" w:rsidP="005B311A">
            <w:pPr>
              <w:jc w:val="center"/>
              <w:rPr>
                <w:rFonts w:ascii="Arial" w:hAnsi="Arial" w:cs="Arial"/>
              </w:rPr>
            </w:pPr>
            <w:r w:rsidRPr="005B311A">
              <w:rPr>
                <w:rFonts w:ascii="Arial" w:hAnsi="Arial" w:cs="Arial"/>
              </w:rPr>
              <w:t>499</w:t>
            </w:r>
          </w:p>
        </w:tc>
        <w:tc>
          <w:tcPr>
            <w:tcW w:w="6216" w:type="dxa"/>
            <w:noWrap/>
            <w:hideMark/>
          </w:tcPr>
          <w:p w14:paraId="2ADBCD7D" w14:textId="77777777" w:rsidR="005B311A" w:rsidRPr="005B311A" w:rsidRDefault="005B311A">
            <w:pPr>
              <w:rPr>
                <w:rFonts w:ascii="Arial" w:hAnsi="Arial" w:cs="Arial"/>
              </w:rPr>
            </w:pPr>
            <w:r w:rsidRPr="005B311A">
              <w:rPr>
                <w:rFonts w:ascii="Arial" w:hAnsi="Arial" w:cs="Arial"/>
              </w:rPr>
              <w:t>Construction and Related Workers, All Other</w:t>
            </w:r>
          </w:p>
        </w:tc>
        <w:tc>
          <w:tcPr>
            <w:tcW w:w="1615" w:type="dxa"/>
            <w:noWrap/>
            <w:vAlign w:val="center"/>
            <w:hideMark/>
          </w:tcPr>
          <w:p w14:paraId="4D66F346" w14:textId="77777777" w:rsidR="005B311A" w:rsidRPr="005B311A" w:rsidRDefault="005B311A" w:rsidP="005B311A">
            <w:pPr>
              <w:jc w:val="center"/>
              <w:rPr>
                <w:rFonts w:ascii="Arial" w:hAnsi="Arial" w:cs="Arial"/>
              </w:rPr>
            </w:pPr>
            <w:r w:rsidRPr="005B311A">
              <w:rPr>
                <w:rFonts w:ascii="Arial" w:hAnsi="Arial" w:cs="Arial"/>
              </w:rPr>
              <w:t>30.3%</w:t>
            </w:r>
          </w:p>
        </w:tc>
      </w:tr>
      <w:tr w:rsidR="005B311A" w:rsidRPr="005B311A" w14:paraId="55A7BC18" w14:textId="77777777" w:rsidTr="005B311A">
        <w:trPr>
          <w:trHeight w:val="300"/>
        </w:trPr>
        <w:tc>
          <w:tcPr>
            <w:tcW w:w="803" w:type="dxa"/>
            <w:noWrap/>
            <w:vAlign w:val="center"/>
            <w:hideMark/>
          </w:tcPr>
          <w:p w14:paraId="7FFF147B" w14:textId="77777777" w:rsidR="005B311A" w:rsidRPr="005B311A" w:rsidRDefault="005B311A" w:rsidP="005B311A">
            <w:pPr>
              <w:jc w:val="center"/>
              <w:rPr>
                <w:rFonts w:ascii="Arial" w:hAnsi="Arial" w:cs="Arial"/>
              </w:rPr>
            </w:pPr>
            <w:r w:rsidRPr="005B311A">
              <w:rPr>
                <w:rFonts w:ascii="Arial" w:hAnsi="Arial" w:cs="Arial"/>
              </w:rPr>
              <w:t>500</w:t>
            </w:r>
          </w:p>
        </w:tc>
        <w:tc>
          <w:tcPr>
            <w:tcW w:w="6216" w:type="dxa"/>
            <w:noWrap/>
            <w:hideMark/>
          </w:tcPr>
          <w:p w14:paraId="77C1B9DA" w14:textId="77777777" w:rsidR="005B311A" w:rsidRPr="005B311A" w:rsidRDefault="005B311A">
            <w:pPr>
              <w:rPr>
                <w:rFonts w:ascii="Arial" w:hAnsi="Arial" w:cs="Arial"/>
              </w:rPr>
            </w:pPr>
            <w:r w:rsidRPr="005B311A">
              <w:rPr>
                <w:rFonts w:ascii="Arial" w:hAnsi="Arial" w:cs="Arial"/>
              </w:rPr>
              <w:t>Therapists, All Other</w:t>
            </w:r>
          </w:p>
        </w:tc>
        <w:tc>
          <w:tcPr>
            <w:tcW w:w="1615" w:type="dxa"/>
            <w:noWrap/>
            <w:vAlign w:val="center"/>
            <w:hideMark/>
          </w:tcPr>
          <w:p w14:paraId="5E03DFA6" w14:textId="77777777" w:rsidR="005B311A" w:rsidRPr="005B311A" w:rsidRDefault="005B311A" w:rsidP="005B311A">
            <w:pPr>
              <w:jc w:val="center"/>
              <w:rPr>
                <w:rFonts w:ascii="Arial" w:hAnsi="Arial" w:cs="Arial"/>
              </w:rPr>
            </w:pPr>
            <w:r w:rsidRPr="005B311A">
              <w:rPr>
                <w:rFonts w:ascii="Arial" w:hAnsi="Arial" w:cs="Arial"/>
              </w:rPr>
              <w:t>30.1%</w:t>
            </w:r>
          </w:p>
        </w:tc>
      </w:tr>
      <w:tr w:rsidR="005B311A" w:rsidRPr="005B311A" w14:paraId="5DB3D5BD" w14:textId="77777777" w:rsidTr="005B311A">
        <w:trPr>
          <w:trHeight w:val="300"/>
        </w:trPr>
        <w:tc>
          <w:tcPr>
            <w:tcW w:w="803" w:type="dxa"/>
            <w:noWrap/>
            <w:vAlign w:val="center"/>
            <w:hideMark/>
          </w:tcPr>
          <w:p w14:paraId="1EE7C7ED" w14:textId="77777777" w:rsidR="005B311A" w:rsidRPr="005B311A" w:rsidRDefault="005B311A" w:rsidP="005B311A">
            <w:pPr>
              <w:jc w:val="center"/>
              <w:rPr>
                <w:rFonts w:ascii="Arial" w:hAnsi="Arial" w:cs="Arial"/>
              </w:rPr>
            </w:pPr>
            <w:r w:rsidRPr="005B311A">
              <w:rPr>
                <w:rFonts w:ascii="Arial" w:hAnsi="Arial" w:cs="Arial"/>
              </w:rPr>
              <w:t>501</w:t>
            </w:r>
          </w:p>
        </w:tc>
        <w:tc>
          <w:tcPr>
            <w:tcW w:w="6216" w:type="dxa"/>
            <w:noWrap/>
            <w:hideMark/>
          </w:tcPr>
          <w:p w14:paraId="3CED9575" w14:textId="77777777" w:rsidR="005B311A" w:rsidRPr="005B311A" w:rsidRDefault="005B311A">
            <w:pPr>
              <w:rPr>
                <w:rFonts w:ascii="Arial" w:hAnsi="Arial" w:cs="Arial"/>
              </w:rPr>
            </w:pPr>
            <w:r w:rsidRPr="005B311A">
              <w:rPr>
                <w:rFonts w:ascii="Arial" w:hAnsi="Arial" w:cs="Arial"/>
              </w:rPr>
              <w:t>Occupational Therapy Assistants</w:t>
            </w:r>
          </w:p>
        </w:tc>
        <w:tc>
          <w:tcPr>
            <w:tcW w:w="1615" w:type="dxa"/>
            <w:noWrap/>
            <w:vAlign w:val="center"/>
            <w:hideMark/>
          </w:tcPr>
          <w:p w14:paraId="018B727D" w14:textId="77777777" w:rsidR="005B311A" w:rsidRPr="005B311A" w:rsidRDefault="005B311A" w:rsidP="005B311A">
            <w:pPr>
              <w:jc w:val="center"/>
              <w:rPr>
                <w:rFonts w:ascii="Arial" w:hAnsi="Arial" w:cs="Arial"/>
              </w:rPr>
            </w:pPr>
            <w:r w:rsidRPr="005B311A">
              <w:rPr>
                <w:rFonts w:ascii="Arial" w:hAnsi="Arial" w:cs="Arial"/>
              </w:rPr>
              <w:t>29.8%</w:t>
            </w:r>
          </w:p>
        </w:tc>
      </w:tr>
      <w:tr w:rsidR="005B311A" w:rsidRPr="005B311A" w14:paraId="23FDA8CC" w14:textId="77777777" w:rsidTr="005B311A">
        <w:trPr>
          <w:trHeight w:val="300"/>
        </w:trPr>
        <w:tc>
          <w:tcPr>
            <w:tcW w:w="803" w:type="dxa"/>
            <w:noWrap/>
            <w:vAlign w:val="center"/>
            <w:hideMark/>
          </w:tcPr>
          <w:p w14:paraId="571B9392" w14:textId="77777777" w:rsidR="005B311A" w:rsidRPr="005B311A" w:rsidRDefault="005B311A" w:rsidP="005B311A">
            <w:pPr>
              <w:jc w:val="center"/>
              <w:rPr>
                <w:rFonts w:ascii="Arial" w:hAnsi="Arial" w:cs="Arial"/>
              </w:rPr>
            </w:pPr>
            <w:r w:rsidRPr="005B311A">
              <w:rPr>
                <w:rFonts w:ascii="Arial" w:hAnsi="Arial" w:cs="Arial"/>
              </w:rPr>
              <w:t>502</w:t>
            </w:r>
          </w:p>
        </w:tc>
        <w:tc>
          <w:tcPr>
            <w:tcW w:w="6216" w:type="dxa"/>
            <w:noWrap/>
            <w:hideMark/>
          </w:tcPr>
          <w:p w14:paraId="57F91A29" w14:textId="77777777" w:rsidR="005B311A" w:rsidRPr="005B311A" w:rsidRDefault="005B311A">
            <w:pPr>
              <w:rPr>
                <w:rFonts w:ascii="Arial" w:hAnsi="Arial" w:cs="Arial"/>
              </w:rPr>
            </w:pPr>
            <w:r w:rsidRPr="005B311A">
              <w:rPr>
                <w:rFonts w:ascii="Arial" w:hAnsi="Arial" w:cs="Arial"/>
              </w:rPr>
              <w:t>Funeral Service Managers</w:t>
            </w:r>
          </w:p>
        </w:tc>
        <w:tc>
          <w:tcPr>
            <w:tcW w:w="1615" w:type="dxa"/>
            <w:noWrap/>
            <w:vAlign w:val="center"/>
            <w:hideMark/>
          </w:tcPr>
          <w:p w14:paraId="0A6D73BC" w14:textId="77777777" w:rsidR="005B311A" w:rsidRPr="005B311A" w:rsidRDefault="005B311A" w:rsidP="005B311A">
            <w:pPr>
              <w:jc w:val="center"/>
              <w:rPr>
                <w:rFonts w:ascii="Arial" w:hAnsi="Arial" w:cs="Arial"/>
              </w:rPr>
            </w:pPr>
            <w:r w:rsidRPr="005B311A">
              <w:rPr>
                <w:rFonts w:ascii="Arial" w:hAnsi="Arial" w:cs="Arial"/>
              </w:rPr>
              <w:t>29.8%</w:t>
            </w:r>
          </w:p>
        </w:tc>
      </w:tr>
      <w:tr w:rsidR="005B311A" w:rsidRPr="005B311A" w14:paraId="0F39D750" w14:textId="77777777" w:rsidTr="005B311A">
        <w:trPr>
          <w:trHeight w:val="300"/>
        </w:trPr>
        <w:tc>
          <w:tcPr>
            <w:tcW w:w="803" w:type="dxa"/>
            <w:noWrap/>
            <w:vAlign w:val="center"/>
            <w:hideMark/>
          </w:tcPr>
          <w:p w14:paraId="5541681C" w14:textId="77777777" w:rsidR="005B311A" w:rsidRPr="005B311A" w:rsidRDefault="005B311A" w:rsidP="005B311A">
            <w:pPr>
              <w:jc w:val="center"/>
              <w:rPr>
                <w:rFonts w:ascii="Arial" w:hAnsi="Arial" w:cs="Arial"/>
              </w:rPr>
            </w:pPr>
            <w:r w:rsidRPr="005B311A">
              <w:rPr>
                <w:rFonts w:ascii="Arial" w:hAnsi="Arial" w:cs="Arial"/>
              </w:rPr>
              <w:t>503</w:t>
            </w:r>
          </w:p>
        </w:tc>
        <w:tc>
          <w:tcPr>
            <w:tcW w:w="6216" w:type="dxa"/>
            <w:noWrap/>
            <w:hideMark/>
          </w:tcPr>
          <w:p w14:paraId="4943D762" w14:textId="77777777" w:rsidR="005B311A" w:rsidRPr="005B311A" w:rsidRDefault="005B311A">
            <w:pPr>
              <w:rPr>
                <w:rFonts w:ascii="Arial" w:hAnsi="Arial" w:cs="Arial"/>
              </w:rPr>
            </w:pPr>
            <w:r w:rsidRPr="005B311A">
              <w:rPr>
                <w:rFonts w:ascii="Arial" w:hAnsi="Arial" w:cs="Arial"/>
              </w:rPr>
              <w:t>Magnetic Resonance Imaging Technologists</w:t>
            </w:r>
          </w:p>
        </w:tc>
        <w:tc>
          <w:tcPr>
            <w:tcW w:w="1615" w:type="dxa"/>
            <w:noWrap/>
            <w:vAlign w:val="center"/>
            <w:hideMark/>
          </w:tcPr>
          <w:p w14:paraId="4AAAA2F1" w14:textId="77777777" w:rsidR="005B311A" w:rsidRPr="005B311A" w:rsidRDefault="005B311A" w:rsidP="005B311A">
            <w:pPr>
              <w:jc w:val="center"/>
              <w:rPr>
                <w:rFonts w:ascii="Arial" w:hAnsi="Arial" w:cs="Arial"/>
              </w:rPr>
            </w:pPr>
            <w:r w:rsidRPr="005B311A">
              <w:rPr>
                <w:rFonts w:ascii="Arial" w:hAnsi="Arial" w:cs="Arial"/>
              </w:rPr>
              <w:t>29.7%</w:t>
            </w:r>
          </w:p>
        </w:tc>
      </w:tr>
      <w:tr w:rsidR="005B311A" w:rsidRPr="005B311A" w14:paraId="1BE9F37E" w14:textId="77777777" w:rsidTr="005B311A">
        <w:trPr>
          <w:trHeight w:val="300"/>
        </w:trPr>
        <w:tc>
          <w:tcPr>
            <w:tcW w:w="803" w:type="dxa"/>
            <w:noWrap/>
            <w:vAlign w:val="center"/>
            <w:hideMark/>
          </w:tcPr>
          <w:p w14:paraId="3905D0C9" w14:textId="77777777" w:rsidR="005B311A" w:rsidRPr="005B311A" w:rsidRDefault="005B311A" w:rsidP="005B311A">
            <w:pPr>
              <w:jc w:val="center"/>
              <w:rPr>
                <w:rFonts w:ascii="Arial" w:hAnsi="Arial" w:cs="Arial"/>
              </w:rPr>
            </w:pPr>
            <w:r w:rsidRPr="005B311A">
              <w:rPr>
                <w:rFonts w:ascii="Arial" w:hAnsi="Arial" w:cs="Arial"/>
              </w:rPr>
              <w:t>504</w:t>
            </w:r>
          </w:p>
        </w:tc>
        <w:tc>
          <w:tcPr>
            <w:tcW w:w="6216" w:type="dxa"/>
            <w:noWrap/>
            <w:hideMark/>
          </w:tcPr>
          <w:p w14:paraId="2F2775C1" w14:textId="77777777" w:rsidR="005B311A" w:rsidRPr="005B311A" w:rsidRDefault="005B311A">
            <w:pPr>
              <w:rPr>
                <w:rFonts w:ascii="Arial" w:hAnsi="Arial" w:cs="Arial"/>
              </w:rPr>
            </w:pPr>
            <w:r w:rsidRPr="005B311A">
              <w:rPr>
                <w:rFonts w:ascii="Arial" w:hAnsi="Arial" w:cs="Arial"/>
              </w:rPr>
              <w:t>Security and Fire Alarm Systems Installers</w:t>
            </w:r>
          </w:p>
        </w:tc>
        <w:tc>
          <w:tcPr>
            <w:tcW w:w="1615" w:type="dxa"/>
            <w:noWrap/>
            <w:vAlign w:val="center"/>
            <w:hideMark/>
          </w:tcPr>
          <w:p w14:paraId="17DD3293" w14:textId="77777777" w:rsidR="005B311A" w:rsidRPr="005B311A" w:rsidRDefault="005B311A" w:rsidP="005B311A">
            <w:pPr>
              <w:jc w:val="center"/>
              <w:rPr>
                <w:rFonts w:ascii="Arial" w:hAnsi="Arial" w:cs="Arial"/>
              </w:rPr>
            </w:pPr>
            <w:r w:rsidRPr="005B311A">
              <w:rPr>
                <w:rFonts w:ascii="Arial" w:hAnsi="Arial" w:cs="Arial"/>
              </w:rPr>
              <w:t>29.7%</w:t>
            </w:r>
          </w:p>
        </w:tc>
      </w:tr>
      <w:tr w:rsidR="005B311A" w:rsidRPr="005B311A" w14:paraId="3682BE58" w14:textId="77777777" w:rsidTr="005B311A">
        <w:trPr>
          <w:trHeight w:val="300"/>
        </w:trPr>
        <w:tc>
          <w:tcPr>
            <w:tcW w:w="803" w:type="dxa"/>
            <w:noWrap/>
            <w:vAlign w:val="center"/>
            <w:hideMark/>
          </w:tcPr>
          <w:p w14:paraId="792EE430" w14:textId="77777777" w:rsidR="005B311A" w:rsidRPr="005B311A" w:rsidRDefault="005B311A" w:rsidP="005B311A">
            <w:pPr>
              <w:jc w:val="center"/>
              <w:rPr>
                <w:rFonts w:ascii="Arial" w:hAnsi="Arial" w:cs="Arial"/>
              </w:rPr>
            </w:pPr>
            <w:r w:rsidRPr="005B311A">
              <w:rPr>
                <w:rFonts w:ascii="Arial" w:hAnsi="Arial" w:cs="Arial"/>
              </w:rPr>
              <w:t>505</w:t>
            </w:r>
          </w:p>
        </w:tc>
        <w:tc>
          <w:tcPr>
            <w:tcW w:w="6216" w:type="dxa"/>
            <w:noWrap/>
            <w:hideMark/>
          </w:tcPr>
          <w:p w14:paraId="16F50737" w14:textId="77777777" w:rsidR="005B311A" w:rsidRPr="005B311A" w:rsidRDefault="005B311A">
            <w:pPr>
              <w:rPr>
                <w:rFonts w:ascii="Arial" w:hAnsi="Arial" w:cs="Arial"/>
              </w:rPr>
            </w:pPr>
            <w:r w:rsidRPr="005B311A">
              <w:rPr>
                <w:rFonts w:ascii="Arial" w:hAnsi="Arial" w:cs="Arial"/>
              </w:rPr>
              <w:t>Hydrologists</w:t>
            </w:r>
          </w:p>
        </w:tc>
        <w:tc>
          <w:tcPr>
            <w:tcW w:w="1615" w:type="dxa"/>
            <w:noWrap/>
            <w:vAlign w:val="center"/>
            <w:hideMark/>
          </w:tcPr>
          <w:p w14:paraId="51229389" w14:textId="77777777" w:rsidR="005B311A" w:rsidRPr="005B311A" w:rsidRDefault="005B311A" w:rsidP="005B311A">
            <w:pPr>
              <w:jc w:val="center"/>
              <w:rPr>
                <w:rFonts w:ascii="Arial" w:hAnsi="Arial" w:cs="Arial"/>
              </w:rPr>
            </w:pPr>
            <w:r w:rsidRPr="005B311A">
              <w:rPr>
                <w:rFonts w:ascii="Arial" w:hAnsi="Arial" w:cs="Arial"/>
              </w:rPr>
              <w:t>29.6%</w:t>
            </w:r>
          </w:p>
        </w:tc>
      </w:tr>
      <w:tr w:rsidR="005B311A" w:rsidRPr="005B311A" w14:paraId="353D9881" w14:textId="77777777" w:rsidTr="005B311A">
        <w:trPr>
          <w:trHeight w:val="300"/>
        </w:trPr>
        <w:tc>
          <w:tcPr>
            <w:tcW w:w="803" w:type="dxa"/>
            <w:noWrap/>
            <w:vAlign w:val="center"/>
            <w:hideMark/>
          </w:tcPr>
          <w:p w14:paraId="50CD0C10" w14:textId="77777777" w:rsidR="005B311A" w:rsidRPr="005B311A" w:rsidRDefault="005B311A" w:rsidP="005B311A">
            <w:pPr>
              <w:jc w:val="center"/>
              <w:rPr>
                <w:rFonts w:ascii="Arial" w:hAnsi="Arial" w:cs="Arial"/>
              </w:rPr>
            </w:pPr>
            <w:r w:rsidRPr="005B311A">
              <w:rPr>
                <w:rFonts w:ascii="Arial" w:hAnsi="Arial" w:cs="Arial"/>
              </w:rPr>
              <w:t>506</w:t>
            </w:r>
          </w:p>
        </w:tc>
        <w:tc>
          <w:tcPr>
            <w:tcW w:w="6216" w:type="dxa"/>
            <w:noWrap/>
            <w:hideMark/>
          </w:tcPr>
          <w:p w14:paraId="65549056" w14:textId="77777777" w:rsidR="005B311A" w:rsidRPr="005B311A" w:rsidRDefault="005B311A">
            <w:pPr>
              <w:rPr>
                <w:rFonts w:ascii="Arial" w:hAnsi="Arial" w:cs="Arial"/>
              </w:rPr>
            </w:pPr>
            <w:r w:rsidRPr="005B311A">
              <w:rPr>
                <w:rFonts w:ascii="Arial" w:hAnsi="Arial" w:cs="Arial"/>
              </w:rPr>
              <w:t>Psychiatric Aides</w:t>
            </w:r>
          </w:p>
        </w:tc>
        <w:tc>
          <w:tcPr>
            <w:tcW w:w="1615" w:type="dxa"/>
            <w:noWrap/>
            <w:vAlign w:val="center"/>
            <w:hideMark/>
          </w:tcPr>
          <w:p w14:paraId="78321ADD" w14:textId="77777777" w:rsidR="005B311A" w:rsidRPr="005B311A" w:rsidRDefault="005B311A" w:rsidP="005B311A">
            <w:pPr>
              <w:jc w:val="center"/>
              <w:rPr>
                <w:rFonts w:ascii="Arial" w:hAnsi="Arial" w:cs="Arial"/>
              </w:rPr>
            </w:pPr>
            <w:r w:rsidRPr="005B311A">
              <w:rPr>
                <w:rFonts w:ascii="Arial" w:hAnsi="Arial" w:cs="Arial"/>
              </w:rPr>
              <w:t>29.6%</w:t>
            </w:r>
          </w:p>
        </w:tc>
      </w:tr>
      <w:tr w:rsidR="005B311A" w:rsidRPr="005B311A" w14:paraId="2EAC34B7" w14:textId="77777777" w:rsidTr="005B311A">
        <w:trPr>
          <w:trHeight w:val="300"/>
        </w:trPr>
        <w:tc>
          <w:tcPr>
            <w:tcW w:w="803" w:type="dxa"/>
            <w:noWrap/>
            <w:vAlign w:val="center"/>
            <w:hideMark/>
          </w:tcPr>
          <w:p w14:paraId="17106F66" w14:textId="77777777" w:rsidR="005B311A" w:rsidRPr="005B311A" w:rsidRDefault="005B311A" w:rsidP="005B311A">
            <w:pPr>
              <w:jc w:val="center"/>
              <w:rPr>
                <w:rFonts w:ascii="Arial" w:hAnsi="Arial" w:cs="Arial"/>
              </w:rPr>
            </w:pPr>
            <w:r w:rsidRPr="005B311A">
              <w:rPr>
                <w:rFonts w:ascii="Arial" w:hAnsi="Arial" w:cs="Arial"/>
              </w:rPr>
              <w:t>507</w:t>
            </w:r>
          </w:p>
        </w:tc>
        <w:tc>
          <w:tcPr>
            <w:tcW w:w="6216" w:type="dxa"/>
            <w:noWrap/>
            <w:hideMark/>
          </w:tcPr>
          <w:p w14:paraId="6C8E4A0F" w14:textId="77777777" w:rsidR="005B311A" w:rsidRPr="005B311A" w:rsidRDefault="005B311A">
            <w:pPr>
              <w:rPr>
                <w:rFonts w:ascii="Arial" w:hAnsi="Arial" w:cs="Arial"/>
              </w:rPr>
            </w:pPr>
            <w:r w:rsidRPr="005B311A">
              <w:rPr>
                <w:rFonts w:ascii="Arial" w:hAnsi="Arial" w:cs="Arial"/>
              </w:rPr>
              <w:t>Customer Service Representatives</w:t>
            </w:r>
          </w:p>
        </w:tc>
        <w:tc>
          <w:tcPr>
            <w:tcW w:w="1615" w:type="dxa"/>
            <w:noWrap/>
            <w:vAlign w:val="center"/>
            <w:hideMark/>
          </w:tcPr>
          <w:p w14:paraId="29BC0F85" w14:textId="77777777" w:rsidR="005B311A" w:rsidRPr="005B311A" w:rsidRDefault="005B311A" w:rsidP="005B311A">
            <w:pPr>
              <w:jc w:val="center"/>
              <w:rPr>
                <w:rFonts w:ascii="Arial" w:hAnsi="Arial" w:cs="Arial"/>
              </w:rPr>
            </w:pPr>
            <w:r w:rsidRPr="005B311A">
              <w:rPr>
                <w:rFonts w:ascii="Arial" w:hAnsi="Arial" w:cs="Arial"/>
              </w:rPr>
              <w:t>29.3%</w:t>
            </w:r>
          </w:p>
        </w:tc>
      </w:tr>
      <w:tr w:rsidR="005B311A" w:rsidRPr="005B311A" w14:paraId="05B558A0" w14:textId="77777777" w:rsidTr="005B311A">
        <w:trPr>
          <w:trHeight w:val="300"/>
        </w:trPr>
        <w:tc>
          <w:tcPr>
            <w:tcW w:w="803" w:type="dxa"/>
            <w:noWrap/>
            <w:vAlign w:val="center"/>
            <w:hideMark/>
          </w:tcPr>
          <w:p w14:paraId="1F6F0A54" w14:textId="77777777" w:rsidR="005B311A" w:rsidRPr="005B311A" w:rsidRDefault="005B311A" w:rsidP="005B311A">
            <w:pPr>
              <w:jc w:val="center"/>
              <w:rPr>
                <w:rFonts w:ascii="Arial" w:hAnsi="Arial" w:cs="Arial"/>
              </w:rPr>
            </w:pPr>
            <w:r w:rsidRPr="005B311A">
              <w:rPr>
                <w:rFonts w:ascii="Arial" w:hAnsi="Arial" w:cs="Arial"/>
              </w:rPr>
              <w:t>508</w:t>
            </w:r>
          </w:p>
        </w:tc>
        <w:tc>
          <w:tcPr>
            <w:tcW w:w="6216" w:type="dxa"/>
            <w:noWrap/>
            <w:hideMark/>
          </w:tcPr>
          <w:p w14:paraId="01EBF4B0" w14:textId="77777777" w:rsidR="005B311A" w:rsidRPr="005B311A" w:rsidRDefault="005B311A">
            <w:pPr>
              <w:rPr>
                <w:rFonts w:ascii="Arial" w:hAnsi="Arial" w:cs="Arial"/>
              </w:rPr>
            </w:pPr>
            <w:r w:rsidRPr="005B311A">
              <w:rPr>
                <w:rFonts w:ascii="Arial" w:hAnsi="Arial" w:cs="Arial"/>
              </w:rPr>
              <w:t>Computer Systems Analysts</w:t>
            </w:r>
          </w:p>
        </w:tc>
        <w:tc>
          <w:tcPr>
            <w:tcW w:w="1615" w:type="dxa"/>
            <w:noWrap/>
            <w:vAlign w:val="center"/>
            <w:hideMark/>
          </w:tcPr>
          <w:p w14:paraId="5416B1F1" w14:textId="77777777" w:rsidR="005B311A" w:rsidRPr="005B311A" w:rsidRDefault="005B311A" w:rsidP="005B311A">
            <w:pPr>
              <w:jc w:val="center"/>
              <w:rPr>
                <w:rFonts w:ascii="Arial" w:hAnsi="Arial" w:cs="Arial"/>
              </w:rPr>
            </w:pPr>
            <w:r w:rsidRPr="005B311A">
              <w:rPr>
                <w:rFonts w:ascii="Arial" w:hAnsi="Arial" w:cs="Arial"/>
              </w:rPr>
              <w:t>29.2%</w:t>
            </w:r>
          </w:p>
        </w:tc>
      </w:tr>
      <w:tr w:rsidR="005B311A" w:rsidRPr="005B311A" w14:paraId="487CB44B" w14:textId="77777777" w:rsidTr="005B311A">
        <w:trPr>
          <w:trHeight w:val="300"/>
        </w:trPr>
        <w:tc>
          <w:tcPr>
            <w:tcW w:w="803" w:type="dxa"/>
            <w:noWrap/>
            <w:vAlign w:val="center"/>
            <w:hideMark/>
          </w:tcPr>
          <w:p w14:paraId="1915B616" w14:textId="77777777" w:rsidR="005B311A" w:rsidRPr="005B311A" w:rsidRDefault="005B311A" w:rsidP="005B311A">
            <w:pPr>
              <w:jc w:val="center"/>
              <w:rPr>
                <w:rFonts w:ascii="Arial" w:hAnsi="Arial" w:cs="Arial"/>
              </w:rPr>
            </w:pPr>
            <w:r w:rsidRPr="005B311A">
              <w:rPr>
                <w:rFonts w:ascii="Arial" w:hAnsi="Arial" w:cs="Arial"/>
              </w:rPr>
              <w:t>509</w:t>
            </w:r>
          </w:p>
        </w:tc>
        <w:tc>
          <w:tcPr>
            <w:tcW w:w="6216" w:type="dxa"/>
            <w:noWrap/>
            <w:hideMark/>
          </w:tcPr>
          <w:p w14:paraId="70F73A2A" w14:textId="77777777" w:rsidR="005B311A" w:rsidRPr="005B311A" w:rsidRDefault="005B311A">
            <w:pPr>
              <w:rPr>
                <w:rFonts w:ascii="Arial" w:hAnsi="Arial" w:cs="Arial"/>
              </w:rPr>
            </w:pPr>
            <w:r w:rsidRPr="005B311A">
              <w:rPr>
                <w:rFonts w:ascii="Arial" w:hAnsi="Arial" w:cs="Arial"/>
              </w:rPr>
              <w:t>Fence Erectors</w:t>
            </w:r>
          </w:p>
        </w:tc>
        <w:tc>
          <w:tcPr>
            <w:tcW w:w="1615" w:type="dxa"/>
            <w:noWrap/>
            <w:vAlign w:val="center"/>
            <w:hideMark/>
          </w:tcPr>
          <w:p w14:paraId="577F44BC" w14:textId="77777777" w:rsidR="005B311A" w:rsidRPr="005B311A" w:rsidRDefault="005B311A" w:rsidP="005B311A">
            <w:pPr>
              <w:jc w:val="center"/>
              <w:rPr>
                <w:rFonts w:ascii="Arial" w:hAnsi="Arial" w:cs="Arial"/>
              </w:rPr>
            </w:pPr>
            <w:r w:rsidRPr="005B311A">
              <w:rPr>
                <w:rFonts w:ascii="Arial" w:hAnsi="Arial" w:cs="Arial"/>
              </w:rPr>
              <w:t>29.0%</w:t>
            </w:r>
          </w:p>
        </w:tc>
      </w:tr>
      <w:tr w:rsidR="005B311A" w:rsidRPr="005B311A" w14:paraId="15ED9B5D" w14:textId="77777777" w:rsidTr="005B311A">
        <w:trPr>
          <w:trHeight w:val="300"/>
        </w:trPr>
        <w:tc>
          <w:tcPr>
            <w:tcW w:w="803" w:type="dxa"/>
            <w:noWrap/>
            <w:vAlign w:val="center"/>
            <w:hideMark/>
          </w:tcPr>
          <w:p w14:paraId="731D6C79" w14:textId="77777777" w:rsidR="005B311A" w:rsidRPr="005B311A" w:rsidRDefault="005B311A" w:rsidP="005B311A">
            <w:pPr>
              <w:jc w:val="center"/>
              <w:rPr>
                <w:rFonts w:ascii="Arial" w:hAnsi="Arial" w:cs="Arial"/>
              </w:rPr>
            </w:pPr>
            <w:r w:rsidRPr="005B311A">
              <w:rPr>
                <w:rFonts w:ascii="Arial" w:hAnsi="Arial" w:cs="Arial"/>
              </w:rPr>
              <w:t>510</w:t>
            </w:r>
          </w:p>
        </w:tc>
        <w:tc>
          <w:tcPr>
            <w:tcW w:w="6216" w:type="dxa"/>
            <w:noWrap/>
            <w:hideMark/>
          </w:tcPr>
          <w:p w14:paraId="4AD745E2" w14:textId="77777777" w:rsidR="005B311A" w:rsidRPr="005B311A" w:rsidRDefault="005B311A">
            <w:pPr>
              <w:rPr>
                <w:rFonts w:ascii="Arial" w:hAnsi="Arial" w:cs="Arial"/>
              </w:rPr>
            </w:pPr>
            <w:r w:rsidRPr="005B311A">
              <w:rPr>
                <w:rFonts w:ascii="Arial" w:hAnsi="Arial" w:cs="Arial"/>
              </w:rPr>
              <w:t>Respiratory Therapy Technicians</w:t>
            </w:r>
          </w:p>
        </w:tc>
        <w:tc>
          <w:tcPr>
            <w:tcW w:w="1615" w:type="dxa"/>
            <w:noWrap/>
            <w:vAlign w:val="center"/>
            <w:hideMark/>
          </w:tcPr>
          <w:p w14:paraId="3FA0C68B" w14:textId="77777777" w:rsidR="005B311A" w:rsidRPr="005B311A" w:rsidRDefault="005B311A" w:rsidP="005B311A">
            <w:pPr>
              <w:jc w:val="center"/>
              <w:rPr>
                <w:rFonts w:ascii="Arial" w:hAnsi="Arial" w:cs="Arial"/>
              </w:rPr>
            </w:pPr>
            <w:r w:rsidRPr="005B311A">
              <w:rPr>
                <w:rFonts w:ascii="Arial" w:hAnsi="Arial" w:cs="Arial"/>
              </w:rPr>
              <w:t>28.9%</w:t>
            </w:r>
          </w:p>
        </w:tc>
      </w:tr>
      <w:tr w:rsidR="005B311A" w:rsidRPr="005B311A" w14:paraId="10CC9B1D" w14:textId="77777777" w:rsidTr="005B311A">
        <w:trPr>
          <w:trHeight w:val="300"/>
        </w:trPr>
        <w:tc>
          <w:tcPr>
            <w:tcW w:w="803" w:type="dxa"/>
            <w:noWrap/>
            <w:vAlign w:val="center"/>
            <w:hideMark/>
          </w:tcPr>
          <w:p w14:paraId="576E0298" w14:textId="77777777" w:rsidR="005B311A" w:rsidRPr="005B311A" w:rsidRDefault="005B311A" w:rsidP="005B311A">
            <w:pPr>
              <w:jc w:val="center"/>
              <w:rPr>
                <w:rFonts w:ascii="Arial" w:hAnsi="Arial" w:cs="Arial"/>
              </w:rPr>
            </w:pPr>
            <w:r w:rsidRPr="005B311A">
              <w:rPr>
                <w:rFonts w:ascii="Arial" w:hAnsi="Arial" w:cs="Arial"/>
              </w:rPr>
              <w:t>511</w:t>
            </w:r>
          </w:p>
        </w:tc>
        <w:tc>
          <w:tcPr>
            <w:tcW w:w="6216" w:type="dxa"/>
            <w:noWrap/>
            <w:hideMark/>
          </w:tcPr>
          <w:p w14:paraId="326669D2" w14:textId="77777777" w:rsidR="005B311A" w:rsidRPr="005B311A" w:rsidRDefault="005B311A">
            <w:pPr>
              <w:rPr>
                <w:rFonts w:ascii="Arial" w:hAnsi="Arial" w:cs="Arial"/>
              </w:rPr>
            </w:pPr>
            <w:r w:rsidRPr="005B311A">
              <w:rPr>
                <w:rFonts w:ascii="Arial" w:hAnsi="Arial" w:cs="Arial"/>
              </w:rPr>
              <w:t>Registered Nurses</w:t>
            </w:r>
          </w:p>
        </w:tc>
        <w:tc>
          <w:tcPr>
            <w:tcW w:w="1615" w:type="dxa"/>
            <w:noWrap/>
            <w:vAlign w:val="center"/>
            <w:hideMark/>
          </w:tcPr>
          <w:p w14:paraId="1DF666A5" w14:textId="77777777" w:rsidR="005B311A" w:rsidRPr="005B311A" w:rsidRDefault="005B311A" w:rsidP="005B311A">
            <w:pPr>
              <w:jc w:val="center"/>
              <w:rPr>
                <w:rFonts w:ascii="Arial" w:hAnsi="Arial" w:cs="Arial"/>
              </w:rPr>
            </w:pPr>
            <w:r w:rsidRPr="005B311A">
              <w:rPr>
                <w:rFonts w:ascii="Arial" w:hAnsi="Arial" w:cs="Arial"/>
              </w:rPr>
              <w:t>28.9%</w:t>
            </w:r>
          </w:p>
        </w:tc>
      </w:tr>
      <w:tr w:rsidR="005B311A" w:rsidRPr="005B311A" w14:paraId="3B90FB24" w14:textId="77777777" w:rsidTr="005B311A">
        <w:trPr>
          <w:trHeight w:val="300"/>
        </w:trPr>
        <w:tc>
          <w:tcPr>
            <w:tcW w:w="803" w:type="dxa"/>
            <w:noWrap/>
            <w:vAlign w:val="center"/>
            <w:hideMark/>
          </w:tcPr>
          <w:p w14:paraId="146772D7" w14:textId="77777777" w:rsidR="005B311A" w:rsidRPr="005B311A" w:rsidRDefault="005B311A" w:rsidP="005B311A">
            <w:pPr>
              <w:jc w:val="center"/>
              <w:rPr>
                <w:rFonts w:ascii="Arial" w:hAnsi="Arial" w:cs="Arial"/>
              </w:rPr>
            </w:pPr>
            <w:r w:rsidRPr="005B311A">
              <w:rPr>
                <w:rFonts w:ascii="Arial" w:hAnsi="Arial" w:cs="Arial"/>
              </w:rPr>
              <w:t>512</w:t>
            </w:r>
          </w:p>
        </w:tc>
        <w:tc>
          <w:tcPr>
            <w:tcW w:w="6216" w:type="dxa"/>
            <w:noWrap/>
            <w:hideMark/>
          </w:tcPr>
          <w:p w14:paraId="5FAD6AA2" w14:textId="77777777" w:rsidR="005B311A" w:rsidRPr="005B311A" w:rsidRDefault="005B311A">
            <w:pPr>
              <w:rPr>
                <w:rFonts w:ascii="Arial" w:hAnsi="Arial" w:cs="Arial"/>
              </w:rPr>
            </w:pPr>
            <w:r w:rsidRPr="005B311A">
              <w:rPr>
                <w:rFonts w:ascii="Arial" w:hAnsi="Arial" w:cs="Arial"/>
              </w:rPr>
              <w:t>Social Scientists and Related Workers, All Other</w:t>
            </w:r>
          </w:p>
        </w:tc>
        <w:tc>
          <w:tcPr>
            <w:tcW w:w="1615" w:type="dxa"/>
            <w:noWrap/>
            <w:vAlign w:val="center"/>
            <w:hideMark/>
          </w:tcPr>
          <w:p w14:paraId="1AE0C276" w14:textId="77777777" w:rsidR="005B311A" w:rsidRPr="005B311A" w:rsidRDefault="005B311A" w:rsidP="005B311A">
            <w:pPr>
              <w:jc w:val="center"/>
              <w:rPr>
                <w:rFonts w:ascii="Arial" w:hAnsi="Arial" w:cs="Arial"/>
              </w:rPr>
            </w:pPr>
            <w:r w:rsidRPr="005B311A">
              <w:rPr>
                <w:rFonts w:ascii="Arial" w:hAnsi="Arial" w:cs="Arial"/>
              </w:rPr>
              <w:t>28.8%</w:t>
            </w:r>
          </w:p>
        </w:tc>
      </w:tr>
      <w:tr w:rsidR="005B311A" w:rsidRPr="005B311A" w14:paraId="25795F33" w14:textId="77777777" w:rsidTr="005B311A">
        <w:trPr>
          <w:trHeight w:val="300"/>
        </w:trPr>
        <w:tc>
          <w:tcPr>
            <w:tcW w:w="803" w:type="dxa"/>
            <w:noWrap/>
            <w:vAlign w:val="center"/>
            <w:hideMark/>
          </w:tcPr>
          <w:p w14:paraId="43FF587D" w14:textId="77777777" w:rsidR="005B311A" w:rsidRPr="005B311A" w:rsidRDefault="005B311A" w:rsidP="005B311A">
            <w:pPr>
              <w:jc w:val="center"/>
              <w:rPr>
                <w:rFonts w:ascii="Arial" w:hAnsi="Arial" w:cs="Arial"/>
              </w:rPr>
            </w:pPr>
            <w:r w:rsidRPr="005B311A">
              <w:rPr>
                <w:rFonts w:ascii="Arial" w:hAnsi="Arial" w:cs="Arial"/>
              </w:rPr>
              <w:t>513</w:t>
            </w:r>
          </w:p>
        </w:tc>
        <w:tc>
          <w:tcPr>
            <w:tcW w:w="6216" w:type="dxa"/>
            <w:noWrap/>
            <w:hideMark/>
          </w:tcPr>
          <w:p w14:paraId="35F28708" w14:textId="77777777" w:rsidR="005B311A" w:rsidRPr="005B311A" w:rsidRDefault="005B311A">
            <w:pPr>
              <w:rPr>
                <w:rFonts w:ascii="Arial" w:hAnsi="Arial" w:cs="Arial"/>
              </w:rPr>
            </w:pPr>
            <w:r w:rsidRPr="005B311A">
              <w:rPr>
                <w:rFonts w:ascii="Arial" w:hAnsi="Arial" w:cs="Arial"/>
              </w:rPr>
              <w:t>Fine Artists, Including Painters, Sculptors, and Illustrators</w:t>
            </w:r>
          </w:p>
        </w:tc>
        <w:tc>
          <w:tcPr>
            <w:tcW w:w="1615" w:type="dxa"/>
            <w:noWrap/>
            <w:vAlign w:val="center"/>
            <w:hideMark/>
          </w:tcPr>
          <w:p w14:paraId="34330CA8" w14:textId="77777777" w:rsidR="005B311A" w:rsidRPr="005B311A" w:rsidRDefault="005B311A" w:rsidP="005B311A">
            <w:pPr>
              <w:jc w:val="center"/>
              <w:rPr>
                <w:rFonts w:ascii="Arial" w:hAnsi="Arial" w:cs="Arial"/>
              </w:rPr>
            </w:pPr>
            <w:r w:rsidRPr="005B311A">
              <w:rPr>
                <w:rFonts w:ascii="Arial" w:hAnsi="Arial" w:cs="Arial"/>
              </w:rPr>
              <w:t>28.8%</w:t>
            </w:r>
          </w:p>
        </w:tc>
      </w:tr>
      <w:tr w:rsidR="005B311A" w:rsidRPr="005B311A" w14:paraId="7DCC86AC" w14:textId="77777777" w:rsidTr="005B311A">
        <w:trPr>
          <w:trHeight w:val="300"/>
        </w:trPr>
        <w:tc>
          <w:tcPr>
            <w:tcW w:w="803" w:type="dxa"/>
            <w:noWrap/>
            <w:vAlign w:val="center"/>
            <w:hideMark/>
          </w:tcPr>
          <w:p w14:paraId="3C45FD05" w14:textId="77777777" w:rsidR="005B311A" w:rsidRPr="005B311A" w:rsidRDefault="005B311A" w:rsidP="005B311A">
            <w:pPr>
              <w:jc w:val="center"/>
              <w:rPr>
                <w:rFonts w:ascii="Arial" w:hAnsi="Arial" w:cs="Arial"/>
              </w:rPr>
            </w:pPr>
            <w:r w:rsidRPr="005B311A">
              <w:rPr>
                <w:rFonts w:ascii="Arial" w:hAnsi="Arial" w:cs="Arial"/>
              </w:rPr>
              <w:t>514</w:t>
            </w:r>
          </w:p>
        </w:tc>
        <w:tc>
          <w:tcPr>
            <w:tcW w:w="6216" w:type="dxa"/>
            <w:noWrap/>
            <w:hideMark/>
          </w:tcPr>
          <w:p w14:paraId="64088C52" w14:textId="77777777" w:rsidR="005B311A" w:rsidRPr="005B311A" w:rsidRDefault="005B311A">
            <w:pPr>
              <w:rPr>
                <w:rFonts w:ascii="Arial" w:hAnsi="Arial" w:cs="Arial"/>
              </w:rPr>
            </w:pPr>
            <w:r w:rsidRPr="005B311A">
              <w:rPr>
                <w:rFonts w:ascii="Arial" w:hAnsi="Arial" w:cs="Arial"/>
              </w:rPr>
              <w:t>Food Scientists and Technologists</w:t>
            </w:r>
          </w:p>
        </w:tc>
        <w:tc>
          <w:tcPr>
            <w:tcW w:w="1615" w:type="dxa"/>
            <w:noWrap/>
            <w:vAlign w:val="center"/>
            <w:hideMark/>
          </w:tcPr>
          <w:p w14:paraId="36FC0805" w14:textId="77777777" w:rsidR="005B311A" w:rsidRPr="005B311A" w:rsidRDefault="005B311A" w:rsidP="005B311A">
            <w:pPr>
              <w:jc w:val="center"/>
              <w:rPr>
                <w:rFonts w:ascii="Arial" w:hAnsi="Arial" w:cs="Arial"/>
              </w:rPr>
            </w:pPr>
            <w:r w:rsidRPr="005B311A">
              <w:rPr>
                <w:rFonts w:ascii="Arial" w:hAnsi="Arial" w:cs="Arial"/>
              </w:rPr>
              <w:t>28.6%</w:t>
            </w:r>
          </w:p>
        </w:tc>
      </w:tr>
      <w:tr w:rsidR="005B311A" w:rsidRPr="005B311A" w14:paraId="0FD38879" w14:textId="77777777" w:rsidTr="005B311A">
        <w:trPr>
          <w:trHeight w:val="300"/>
        </w:trPr>
        <w:tc>
          <w:tcPr>
            <w:tcW w:w="803" w:type="dxa"/>
            <w:noWrap/>
            <w:vAlign w:val="center"/>
            <w:hideMark/>
          </w:tcPr>
          <w:p w14:paraId="2A57730A" w14:textId="77777777" w:rsidR="005B311A" w:rsidRPr="005B311A" w:rsidRDefault="005B311A" w:rsidP="005B311A">
            <w:pPr>
              <w:jc w:val="center"/>
              <w:rPr>
                <w:rFonts w:ascii="Arial" w:hAnsi="Arial" w:cs="Arial"/>
              </w:rPr>
            </w:pPr>
            <w:r w:rsidRPr="005B311A">
              <w:rPr>
                <w:rFonts w:ascii="Arial" w:hAnsi="Arial" w:cs="Arial"/>
              </w:rPr>
              <w:t>515</w:t>
            </w:r>
          </w:p>
        </w:tc>
        <w:tc>
          <w:tcPr>
            <w:tcW w:w="6216" w:type="dxa"/>
            <w:noWrap/>
            <w:hideMark/>
          </w:tcPr>
          <w:p w14:paraId="77E51887" w14:textId="77777777" w:rsidR="005B311A" w:rsidRPr="005B311A" w:rsidRDefault="005B311A">
            <w:pPr>
              <w:rPr>
                <w:rFonts w:ascii="Arial" w:hAnsi="Arial" w:cs="Arial"/>
              </w:rPr>
            </w:pPr>
            <w:r w:rsidRPr="005B311A">
              <w:rPr>
                <w:rFonts w:ascii="Arial" w:hAnsi="Arial" w:cs="Arial"/>
              </w:rPr>
              <w:t>Residential Advisors</w:t>
            </w:r>
          </w:p>
        </w:tc>
        <w:tc>
          <w:tcPr>
            <w:tcW w:w="1615" w:type="dxa"/>
            <w:noWrap/>
            <w:vAlign w:val="center"/>
            <w:hideMark/>
          </w:tcPr>
          <w:p w14:paraId="2AEAE157" w14:textId="77777777" w:rsidR="005B311A" w:rsidRPr="005B311A" w:rsidRDefault="005B311A" w:rsidP="005B311A">
            <w:pPr>
              <w:jc w:val="center"/>
              <w:rPr>
                <w:rFonts w:ascii="Arial" w:hAnsi="Arial" w:cs="Arial"/>
              </w:rPr>
            </w:pPr>
            <w:r w:rsidRPr="005B311A">
              <w:rPr>
                <w:rFonts w:ascii="Arial" w:hAnsi="Arial" w:cs="Arial"/>
              </w:rPr>
              <w:t>28.5%</w:t>
            </w:r>
          </w:p>
        </w:tc>
      </w:tr>
      <w:tr w:rsidR="005B311A" w:rsidRPr="005B311A" w14:paraId="5FDAF3B0" w14:textId="77777777" w:rsidTr="005B311A">
        <w:trPr>
          <w:trHeight w:val="300"/>
        </w:trPr>
        <w:tc>
          <w:tcPr>
            <w:tcW w:w="803" w:type="dxa"/>
            <w:noWrap/>
            <w:vAlign w:val="center"/>
            <w:hideMark/>
          </w:tcPr>
          <w:p w14:paraId="41273078" w14:textId="77777777" w:rsidR="005B311A" w:rsidRPr="005B311A" w:rsidRDefault="005B311A" w:rsidP="005B311A">
            <w:pPr>
              <w:jc w:val="center"/>
              <w:rPr>
                <w:rFonts w:ascii="Arial" w:hAnsi="Arial" w:cs="Arial"/>
              </w:rPr>
            </w:pPr>
            <w:r w:rsidRPr="005B311A">
              <w:rPr>
                <w:rFonts w:ascii="Arial" w:hAnsi="Arial" w:cs="Arial"/>
              </w:rPr>
              <w:t>516</w:t>
            </w:r>
          </w:p>
        </w:tc>
        <w:tc>
          <w:tcPr>
            <w:tcW w:w="6216" w:type="dxa"/>
            <w:noWrap/>
            <w:hideMark/>
          </w:tcPr>
          <w:p w14:paraId="177B535F" w14:textId="77777777" w:rsidR="005B311A" w:rsidRPr="005B311A" w:rsidRDefault="005B311A">
            <w:pPr>
              <w:rPr>
                <w:rFonts w:ascii="Arial" w:hAnsi="Arial" w:cs="Arial"/>
              </w:rPr>
            </w:pPr>
            <w:r w:rsidRPr="005B311A">
              <w:rPr>
                <w:rFonts w:ascii="Arial" w:hAnsi="Arial" w:cs="Arial"/>
              </w:rPr>
              <w:t>Biological Scientists, All Other</w:t>
            </w:r>
          </w:p>
        </w:tc>
        <w:tc>
          <w:tcPr>
            <w:tcW w:w="1615" w:type="dxa"/>
            <w:noWrap/>
            <w:vAlign w:val="center"/>
            <w:hideMark/>
          </w:tcPr>
          <w:p w14:paraId="713A2CF0" w14:textId="77777777" w:rsidR="005B311A" w:rsidRPr="005B311A" w:rsidRDefault="005B311A" w:rsidP="005B311A">
            <w:pPr>
              <w:jc w:val="center"/>
              <w:rPr>
                <w:rFonts w:ascii="Arial" w:hAnsi="Arial" w:cs="Arial"/>
              </w:rPr>
            </w:pPr>
            <w:r w:rsidRPr="005B311A">
              <w:rPr>
                <w:rFonts w:ascii="Arial" w:hAnsi="Arial" w:cs="Arial"/>
              </w:rPr>
              <w:t>28.4%</w:t>
            </w:r>
          </w:p>
        </w:tc>
      </w:tr>
      <w:tr w:rsidR="005B311A" w:rsidRPr="005B311A" w14:paraId="1657ACC4" w14:textId="77777777" w:rsidTr="005B311A">
        <w:trPr>
          <w:trHeight w:val="300"/>
        </w:trPr>
        <w:tc>
          <w:tcPr>
            <w:tcW w:w="803" w:type="dxa"/>
            <w:noWrap/>
            <w:vAlign w:val="center"/>
            <w:hideMark/>
          </w:tcPr>
          <w:p w14:paraId="6DC3948E" w14:textId="77777777" w:rsidR="005B311A" w:rsidRPr="005B311A" w:rsidRDefault="005B311A" w:rsidP="005B311A">
            <w:pPr>
              <w:jc w:val="center"/>
              <w:rPr>
                <w:rFonts w:ascii="Arial" w:hAnsi="Arial" w:cs="Arial"/>
              </w:rPr>
            </w:pPr>
            <w:r w:rsidRPr="005B311A">
              <w:rPr>
                <w:rFonts w:ascii="Arial" w:hAnsi="Arial" w:cs="Arial"/>
              </w:rPr>
              <w:lastRenderedPageBreak/>
              <w:t>517</w:t>
            </w:r>
          </w:p>
        </w:tc>
        <w:tc>
          <w:tcPr>
            <w:tcW w:w="6216" w:type="dxa"/>
            <w:noWrap/>
            <w:hideMark/>
          </w:tcPr>
          <w:p w14:paraId="032701D4" w14:textId="77777777" w:rsidR="005B311A" w:rsidRPr="005B311A" w:rsidRDefault="005B311A">
            <w:pPr>
              <w:rPr>
                <w:rFonts w:ascii="Arial" w:hAnsi="Arial" w:cs="Arial"/>
              </w:rPr>
            </w:pPr>
            <w:r w:rsidRPr="005B311A">
              <w:rPr>
                <w:rFonts w:ascii="Arial" w:hAnsi="Arial" w:cs="Arial"/>
              </w:rPr>
              <w:t>Managers, All Other</w:t>
            </w:r>
          </w:p>
        </w:tc>
        <w:tc>
          <w:tcPr>
            <w:tcW w:w="1615" w:type="dxa"/>
            <w:noWrap/>
            <w:vAlign w:val="center"/>
            <w:hideMark/>
          </w:tcPr>
          <w:p w14:paraId="0A7DC769" w14:textId="77777777" w:rsidR="005B311A" w:rsidRPr="005B311A" w:rsidRDefault="005B311A" w:rsidP="005B311A">
            <w:pPr>
              <w:jc w:val="center"/>
              <w:rPr>
                <w:rFonts w:ascii="Arial" w:hAnsi="Arial" w:cs="Arial"/>
              </w:rPr>
            </w:pPr>
            <w:r w:rsidRPr="005B311A">
              <w:rPr>
                <w:rFonts w:ascii="Arial" w:hAnsi="Arial" w:cs="Arial"/>
              </w:rPr>
              <w:t>28.3%</w:t>
            </w:r>
          </w:p>
        </w:tc>
      </w:tr>
      <w:tr w:rsidR="005B311A" w:rsidRPr="005B311A" w14:paraId="1D1001C5" w14:textId="77777777" w:rsidTr="005B311A">
        <w:trPr>
          <w:trHeight w:val="300"/>
        </w:trPr>
        <w:tc>
          <w:tcPr>
            <w:tcW w:w="803" w:type="dxa"/>
            <w:noWrap/>
            <w:vAlign w:val="center"/>
            <w:hideMark/>
          </w:tcPr>
          <w:p w14:paraId="3C8B865A" w14:textId="77777777" w:rsidR="005B311A" w:rsidRPr="005B311A" w:rsidRDefault="005B311A" w:rsidP="005B311A">
            <w:pPr>
              <w:jc w:val="center"/>
              <w:rPr>
                <w:rFonts w:ascii="Arial" w:hAnsi="Arial" w:cs="Arial"/>
              </w:rPr>
            </w:pPr>
            <w:r w:rsidRPr="005B311A">
              <w:rPr>
                <w:rFonts w:ascii="Arial" w:hAnsi="Arial" w:cs="Arial"/>
              </w:rPr>
              <w:t>518</w:t>
            </w:r>
          </w:p>
        </w:tc>
        <w:tc>
          <w:tcPr>
            <w:tcW w:w="6216" w:type="dxa"/>
            <w:noWrap/>
            <w:hideMark/>
          </w:tcPr>
          <w:p w14:paraId="4FAE0D43" w14:textId="77777777" w:rsidR="005B311A" w:rsidRPr="005B311A" w:rsidRDefault="005B311A">
            <w:pPr>
              <w:rPr>
                <w:rFonts w:ascii="Arial" w:hAnsi="Arial" w:cs="Arial"/>
              </w:rPr>
            </w:pPr>
            <w:r w:rsidRPr="005B311A">
              <w:rPr>
                <w:rFonts w:ascii="Arial" w:hAnsi="Arial" w:cs="Arial"/>
              </w:rPr>
              <w:t>Highway Maintenance Workers</w:t>
            </w:r>
          </w:p>
        </w:tc>
        <w:tc>
          <w:tcPr>
            <w:tcW w:w="1615" w:type="dxa"/>
            <w:noWrap/>
            <w:vAlign w:val="center"/>
            <w:hideMark/>
          </w:tcPr>
          <w:p w14:paraId="633FAE56" w14:textId="77777777" w:rsidR="005B311A" w:rsidRPr="005B311A" w:rsidRDefault="005B311A" w:rsidP="005B311A">
            <w:pPr>
              <w:jc w:val="center"/>
              <w:rPr>
                <w:rFonts w:ascii="Arial" w:hAnsi="Arial" w:cs="Arial"/>
              </w:rPr>
            </w:pPr>
            <w:r w:rsidRPr="005B311A">
              <w:rPr>
                <w:rFonts w:ascii="Arial" w:hAnsi="Arial" w:cs="Arial"/>
              </w:rPr>
              <w:t>28.0%</w:t>
            </w:r>
          </w:p>
        </w:tc>
      </w:tr>
      <w:tr w:rsidR="005B311A" w:rsidRPr="005B311A" w14:paraId="3D6C1A2A" w14:textId="77777777" w:rsidTr="005B311A">
        <w:trPr>
          <w:trHeight w:val="300"/>
        </w:trPr>
        <w:tc>
          <w:tcPr>
            <w:tcW w:w="803" w:type="dxa"/>
            <w:noWrap/>
            <w:vAlign w:val="center"/>
            <w:hideMark/>
          </w:tcPr>
          <w:p w14:paraId="0A20A4F5" w14:textId="77777777" w:rsidR="005B311A" w:rsidRPr="005B311A" w:rsidRDefault="005B311A" w:rsidP="005B311A">
            <w:pPr>
              <w:jc w:val="center"/>
              <w:rPr>
                <w:rFonts w:ascii="Arial" w:hAnsi="Arial" w:cs="Arial"/>
              </w:rPr>
            </w:pPr>
            <w:r w:rsidRPr="005B311A">
              <w:rPr>
                <w:rFonts w:ascii="Arial" w:hAnsi="Arial" w:cs="Arial"/>
              </w:rPr>
              <w:t>519</w:t>
            </w:r>
          </w:p>
        </w:tc>
        <w:tc>
          <w:tcPr>
            <w:tcW w:w="6216" w:type="dxa"/>
            <w:noWrap/>
            <w:hideMark/>
          </w:tcPr>
          <w:p w14:paraId="2164FBEF" w14:textId="77777777" w:rsidR="005B311A" w:rsidRPr="005B311A" w:rsidRDefault="005B311A">
            <w:pPr>
              <w:rPr>
                <w:rFonts w:ascii="Arial" w:hAnsi="Arial" w:cs="Arial"/>
              </w:rPr>
            </w:pPr>
            <w:r w:rsidRPr="005B311A">
              <w:rPr>
                <w:rFonts w:ascii="Arial" w:hAnsi="Arial" w:cs="Arial"/>
              </w:rPr>
              <w:t>Healthcare Support Workers, All Other</w:t>
            </w:r>
          </w:p>
        </w:tc>
        <w:tc>
          <w:tcPr>
            <w:tcW w:w="1615" w:type="dxa"/>
            <w:noWrap/>
            <w:vAlign w:val="center"/>
            <w:hideMark/>
          </w:tcPr>
          <w:p w14:paraId="3A21CAC1" w14:textId="77777777" w:rsidR="005B311A" w:rsidRPr="005B311A" w:rsidRDefault="005B311A" w:rsidP="005B311A">
            <w:pPr>
              <w:jc w:val="center"/>
              <w:rPr>
                <w:rFonts w:ascii="Arial" w:hAnsi="Arial" w:cs="Arial"/>
              </w:rPr>
            </w:pPr>
            <w:r w:rsidRPr="005B311A">
              <w:rPr>
                <w:rFonts w:ascii="Arial" w:hAnsi="Arial" w:cs="Arial"/>
              </w:rPr>
              <w:t>28.0%</w:t>
            </w:r>
          </w:p>
        </w:tc>
      </w:tr>
      <w:tr w:rsidR="005B311A" w:rsidRPr="005B311A" w14:paraId="5E9C2CE0" w14:textId="77777777" w:rsidTr="005B311A">
        <w:trPr>
          <w:trHeight w:val="300"/>
        </w:trPr>
        <w:tc>
          <w:tcPr>
            <w:tcW w:w="803" w:type="dxa"/>
            <w:noWrap/>
            <w:vAlign w:val="center"/>
            <w:hideMark/>
          </w:tcPr>
          <w:p w14:paraId="7734A51B" w14:textId="77777777" w:rsidR="005B311A" w:rsidRPr="005B311A" w:rsidRDefault="005B311A" w:rsidP="005B311A">
            <w:pPr>
              <w:jc w:val="center"/>
              <w:rPr>
                <w:rFonts w:ascii="Arial" w:hAnsi="Arial" w:cs="Arial"/>
              </w:rPr>
            </w:pPr>
            <w:r w:rsidRPr="005B311A">
              <w:rPr>
                <w:rFonts w:ascii="Arial" w:hAnsi="Arial" w:cs="Arial"/>
              </w:rPr>
              <w:t>520</w:t>
            </w:r>
          </w:p>
        </w:tc>
        <w:tc>
          <w:tcPr>
            <w:tcW w:w="6216" w:type="dxa"/>
            <w:noWrap/>
            <w:hideMark/>
          </w:tcPr>
          <w:p w14:paraId="39AEF392" w14:textId="77777777" w:rsidR="005B311A" w:rsidRPr="005B311A" w:rsidRDefault="005B311A">
            <w:pPr>
              <w:rPr>
                <w:rFonts w:ascii="Arial" w:hAnsi="Arial" w:cs="Arial"/>
              </w:rPr>
            </w:pPr>
            <w:r w:rsidRPr="005B311A">
              <w:rPr>
                <w:rFonts w:ascii="Arial" w:hAnsi="Arial" w:cs="Arial"/>
              </w:rPr>
              <w:t>Fire Inspectors and Investigators</w:t>
            </w:r>
          </w:p>
        </w:tc>
        <w:tc>
          <w:tcPr>
            <w:tcW w:w="1615" w:type="dxa"/>
            <w:noWrap/>
            <w:vAlign w:val="center"/>
            <w:hideMark/>
          </w:tcPr>
          <w:p w14:paraId="07C2FE23" w14:textId="77777777" w:rsidR="005B311A" w:rsidRPr="005B311A" w:rsidRDefault="005B311A" w:rsidP="005B311A">
            <w:pPr>
              <w:jc w:val="center"/>
              <w:rPr>
                <w:rFonts w:ascii="Arial" w:hAnsi="Arial" w:cs="Arial"/>
              </w:rPr>
            </w:pPr>
            <w:r w:rsidRPr="005B311A">
              <w:rPr>
                <w:rFonts w:ascii="Arial" w:hAnsi="Arial" w:cs="Arial"/>
              </w:rPr>
              <w:t>27.8%</w:t>
            </w:r>
          </w:p>
        </w:tc>
      </w:tr>
      <w:tr w:rsidR="005B311A" w:rsidRPr="005B311A" w14:paraId="063ADCFD" w14:textId="77777777" w:rsidTr="005B311A">
        <w:trPr>
          <w:trHeight w:val="300"/>
        </w:trPr>
        <w:tc>
          <w:tcPr>
            <w:tcW w:w="803" w:type="dxa"/>
            <w:noWrap/>
            <w:vAlign w:val="center"/>
            <w:hideMark/>
          </w:tcPr>
          <w:p w14:paraId="28727501" w14:textId="77777777" w:rsidR="005B311A" w:rsidRPr="005B311A" w:rsidRDefault="005B311A" w:rsidP="005B311A">
            <w:pPr>
              <w:jc w:val="center"/>
              <w:rPr>
                <w:rFonts w:ascii="Arial" w:hAnsi="Arial" w:cs="Arial"/>
              </w:rPr>
            </w:pPr>
            <w:r w:rsidRPr="005B311A">
              <w:rPr>
                <w:rFonts w:ascii="Arial" w:hAnsi="Arial" w:cs="Arial"/>
              </w:rPr>
              <w:t>521</w:t>
            </w:r>
          </w:p>
        </w:tc>
        <w:tc>
          <w:tcPr>
            <w:tcW w:w="6216" w:type="dxa"/>
            <w:noWrap/>
            <w:hideMark/>
          </w:tcPr>
          <w:p w14:paraId="49FF62DB" w14:textId="77777777" w:rsidR="005B311A" w:rsidRPr="005B311A" w:rsidRDefault="005B311A">
            <w:pPr>
              <w:rPr>
                <w:rFonts w:ascii="Arial" w:hAnsi="Arial" w:cs="Arial"/>
              </w:rPr>
            </w:pPr>
            <w:r w:rsidRPr="005B311A">
              <w:rPr>
                <w:rFonts w:ascii="Arial" w:hAnsi="Arial" w:cs="Arial"/>
              </w:rPr>
              <w:t>Materials Scientists</w:t>
            </w:r>
          </w:p>
        </w:tc>
        <w:tc>
          <w:tcPr>
            <w:tcW w:w="1615" w:type="dxa"/>
            <w:noWrap/>
            <w:vAlign w:val="center"/>
            <w:hideMark/>
          </w:tcPr>
          <w:p w14:paraId="65804DF0" w14:textId="77777777" w:rsidR="005B311A" w:rsidRPr="005B311A" w:rsidRDefault="005B311A" w:rsidP="005B311A">
            <w:pPr>
              <w:jc w:val="center"/>
              <w:rPr>
                <w:rFonts w:ascii="Arial" w:hAnsi="Arial" w:cs="Arial"/>
              </w:rPr>
            </w:pPr>
            <w:r w:rsidRPr="005B311A">
              <w:rPr>
                <w:rFonts w:ascii="Arial" w:hAnsi="Arial" w:cs="Arial"/>
              </w:rPr>
              <w:t>27.5%</w:t>
            </w:r>
          </w:p>
        </w:tc>
      </w:tr>
      <w:tr w:rsidR="005B311A" w:rsidRPr="005B311A" w14:paraId="56F0E7D8" w14:textId="77777777" w:rsidTr="005B311A">
        <w:trPr>
          <w:trHeight w:val="300"/>
        </w:trPr>
        <w:tc>
          <w:tcPr>
            <w:tcW w:w="803" w:type="dxa"/>
            <w:noWrap/>
            <w:vAlign w:val="center"/>
            <w:hideMark/>
          </w:tcPr>
          <w:p w14:paraId="1B3C7F7F" w14:textId="77777777" w:rsidR="005B311A" w:rsidRPr="005B311A" w:rsidRDefault="005B311A" w:rsidP="005B311A">
            <w:pPr>
              <w:jc w:val="center"/>
              <w:rPr>
                <w:rFonts w:ascii="Arial" w:hAnsi="Arial" w:cs="Arial"/>
              </w:rPr>
            </w:pPr>
            <w:r w:rsidRPr="005B311A">
              <w:rPr>
                <w:rFonts w:ascii="Arial" w:hAnsi="Arial" w:cs="Arial"/>
              </w:rPr>
              <w:t>522</w:t>
            </w:r>
          </w:p>
        </w:tc>
        <w:tc>
          <w:tcPr>
            <w:tcW w:w="6216" w:type="dxa"/>
            <w:noWrap/>
            <w:hideMark/>
          </w:tcPr>
          <w:p w14:paraId="7AF3FDB4" w14:textId="77777777" w:rsidR="005B311A" w:rsidRPr="005B311A" w:rsidRDefault="005B311A">
            <w:pPr>
              <w:rPr>
                <w:rFonts w:ascii="Arial" w:hAnsi="Arial" w:cs="Arial"/>
              </w:rPr>
            </w:pPr>
            <w:r w:rsidRPr="005B311A">
              <w:rPr>
                <w:rFonts w:ascii="Arial" w:hAnsi="Arial" w:cs="Arial"/>
              </w:rPr>
              <w:t>Mobile Heavy Equipment Mechanics, Except Engines</w:t>
            </w:r>
          </w:p>
        </w:tc>
        <w:tc>
          <w:tcPr>
            <w:tcW w:w="1615" w:type="dxa"/>
            <w:noWrap/>
            <w:vAlign w:val="center"/>
            <w:hideMark/>
          </w:tcPr>
          <w:p w14:paraId="7D58E909" w14:textId="77777777" w:rsidR="005B311A" w:rsidRPr="005B311A" w:rsidRDefault="005B311A" w:rsidP="005B311A">
            <w:pPr>
              <w:jc w:val="center"/>
              <w:rPr>
                <w:rFonts w:ascii="Arial" w:hAnsi="Arial" w:cs="Arial"/>
              </w:rPr>
            </w:pPr>
            <w:r w:rsidRPr="005B311A">
              <w:rPr>
                <w:rFonts w:ascii="Arial" w:hAnsi="Arial" w:cs="Arial"/>
              </w:rPr>
              <w:t>27.5%</w:t>
            </w:r>
          </w:p>
        </w:tc>
      </w:tr>
      <w:tr w:rsidR="005B311A" w:rsidRPr="005B311A" w14:paraId="26A4FD40" w14:textId="77777777" w:rsidTr="005B311A">
        <w:trPr>
          <w:trHeight w:val="300"/>
        </w:trPr>
        <w:tc>
          <w:tcPr>
            <w:tcW w:w="803" w:type="dxa"/>
            <w:noWrap/>
            <w:vAlign w:val="center"/>
            <w:hideMark/>
          </w:tcPr>
          <w:p w14:paraId="72FB20C2" w14:textId="77777777" w:rsidR="005B311A" w:rsidRPr="005B311A" w:rsidRDefault="005B311A" w:rsidP="005B311A">
            <w:pPr>
              <w:jc w:val="center"/>
              <w:rPr>
                <w:rFonts w:ascii="Arial" w:hAnsi="Arial" w:cs="Arial"/>
              </w:rPr>
            </w:pPr>
            <w:r w:rsidRPr="005B311A">
              <w:rPr>
                <w:rFonts w:ascii="Arial" w:hAnsi="Arial" w:cs="Arial"/>
              </w:rPr>
              <w:t>523</w:t>
            </w:r>
          </w:p>
        </w:tc>
        <w:tc>
          <w:tcPr>
            <w:tcW w:w="6216" w:type="dxa"/>
            <w:noWrap/>
            <w:hideMark/>
          </w:tcPr>
          <w:p w14:paraId="2724A3C5" w14:textId="77777777" w:rsidR="005B311A" w:rsidRPr="005B311A" w:rsidRDefault="005B311A">
            <w:pPr>
              <w:rPr>
                <w:rFonts w:ascii="Arial" w:hAnsi="Arial" w:cs="Arial"/>
              </w:rPr>
            </w:pPr>
            <w:r w:rsidRPr="005B311A">
              <w:rPr>
                <w:rFonts w:ascii="Arial" w:hAnsi="Arial" w:cs="Arial"/>
              </w:rPr>
              <w:t>Engineering Technicians, Except Drafters, All Other</w:t>
            </w:r>
          </w:p>
        </w:tc>
        <w:tc>
          <w:tcPr>
            <w:tcW w:w="1615" w:type="dxa"/>
            <w:noWrap/>
            <w:vAlign w:val="center"/>
            <w:hideMark/>
          </w:tcPr>
          <w:p w14:paraId="43AB889E" w14:textId="77777777" w:rsidR="005B311A" w:rsidRPr="005B311A" w:rsidRDefault="005B311A" w:rsidP="005B311A">
            <w:pPr>
              <w:jc w:val="center"/>
              <w:rPr>
                <w:rFonts w:ascii="Arial" w:hAnsi="Arial" w:cs="Arial"/>
              </w:rPr>
            </w:pPr>
            <w:r w:rsidRPr="005B311A">
              <w:rPr>
                <w:rFonts w:ascii="Arial" w:hAnsi="Arial" w:cs="Arial"/>
              </w:rPr>
              <w:t>27.5%</w:t>
            </w:r>
          </w:p>
        </w:tc>
      </w:tr>
      <w:tr w:rsidR="005B311A" w:rsidRPr="005B311A" w14:paraId="1EDA7C81" w14:textId="77777777" w:rsidTr="005B311A">
        <w:trPr>
          <w:trHeight w:val="300"/>
        </w:trPr>
        <w:tc>
          <w:tcPr>
            <w:tcW w:w="803" w:type="dxa"/>
            <w:noWrap/>
            <w:vAlign w:val="center"/>
            <w:hideMark/>
          </w:tcPr>
          <w:p w14:paraId="229450A6" w14:textId="77777777" w:rsidR="005B311A" w:rsidRPr="005B311A" w:rsidRDefault="005B311A" w:rsidP="005B311A">
            <w:pPr>
              <w:jc w:val="center"/>
              <w:rPr>
                <w:rFonts w:ascii="Arial" w:hAnsi="Arial" w:cs="Arial"/>
              </w:rPr>
            </w:pPr>
            <w:r w:rsidRPr="005B311A">
              <w:rPr>
                <w:rFonts w:ascii="Arial" w:hAnsi="Arial" w:cs="Arial"/>
              </w:rPr>
              <w:t>524</w:t>
            </w:r>
          </w:p>
        </w:tc>
        <w:tc>
          <w:tcPr>
            <w:tcW w:w="6216" w:type="dxa"/>
            <w:noWrap/>
            <w:hideMark/>
          </w:tcPr>
          <w:p w14:paraId="2EE6C653" w14:textId="77777777" w:rsidR="005B311A" w:rsidRPr="005B311A" w:rsidRDefault="005B311A">
            <w:pPr>
              <w:rPr>
                <w:rFonts w:ascii="Arial" w:hAnsi="Arial" w:cs="Arial"/>
              </w:rPr>
            </w:pPr>
            <w:r w:rsidRPr="005B311A">
              <w:rPr>
                <w:rFonts w:ascii="Arial" w:hAnsi="Arial" w:cs="Arial"/>
              </w:rPr>
              <w:t>Electrical and Electronics Drafters</w:t>
            </w:r>
          </w:p>
        </w:tc>
        <w:tc>
          <w:tcPr>
            <w:tcW w:w="1615" w:type="dxa"/>
            <w:noWrap/>
            <w:vAlign w:val="center"/>
            <w:hideMark/>
          </w:tcPr>
          <w:p w14:paraId="665325B5" w14:textId="77777777" w:rsidR="005B311A" w:rsidRPr="005B311A" w:rsidRDefault="005B311A" w:rsidP="005B311A">
            <w:pPr>
              <w:jc w:val="center"/>
              <w:rPr>
                <w:rFonts w:ascii="Arial" w:hAnsi="Arial" w:cs="Arial"/>
              </w:rPr>
            </w:pPr>
            <w:r w:rsidRPr="005B311A">
              <w:rPr>
                <w:rFonts w:ascii="Arial" w:hAnsi="Arial" w:cs="Arial"/>
              </w:rPr>
              <w:t>27.3%</w:t>
            </w:r>
          </w:p>
        </w:tc>
      </w:tr>
      <w:tr w:rsidR="005B311A" w:rsidRPr="005B311A" w14:paraId="40B18DFB" w14:textId="77777777" w:rsidTr="005B311A">
        <w:trPr>
          <w:trHeight w:val="300"/>
        </w:trPr>
        <w:tc>
          <w:tcPr>
            <w:tcW w:w="803" w:type="dxa"/>
            <w:noWrap/>
            <w:vAlign w:val="center"/>
            <w:hideMark/>
          </w:tcPr>
          <w:p w14:paraId="3EE71BFB" w14:textId="77777777" w:rsidR="005B311A" w:rsidRPr="005B311A" w:rsidRDefault="005B311A" w:rsidP="005B311A">
            <w:pPr>
              <w:jc w:val="center"/>
              <w:rPr>
                <w:rFonts w:ascii="Arial" w:hAnsi="Arial" w:cs="Arial"/>
              </w:rPr>
            </w:pPr>
            <w:r w:rsidRPr="005B311A">
              <w:rPr>
                <w:rFonts w:ascii="Arial" w:hAnsi="Arial" w:cs="Arial"/>
              </w:rPr>
              <w:t>525</w:t>
            </w:r>
          </w:p>
        </w:tc>
        <w:tc>
          <w:tcPr>
            <w:tcW w:w="6216" w:type="dxa"/>
            <w:noWrap/>
            <w:hideMark/>
          </w:tcPr>
          <w:p w14:paraId="43295216" w14:textId="77777777" w:rsidR="005B311A" w:rsidRPr="005B311A" w:rsidRDefault="005B311A">
            <w:pPr>
              <w:rPr>
                <w:rFonts w:ascii="Arial" w:hAnsi="Arial" w:cs="Arial"/>
              </w:rPr>
            </w:pPr>
            <w:r w:rsidRPr="005B311A">
              <w:rPr>
                <w:rFonts w:ascii="Arial" w:hAnsi="Arial" w:cs="Arial"/>
              </w:rPr>
              <w:t>Postmasters and Mail Superintendents</w:t>
            </w:r>
          </w:p>
        </w:tc>
        <w:tc>
          <w:tcPr>
            <w:tcW w:w="1615" w:type="dxa"/>
            <w:noWrap/>
            <w:vAlign w:val="center"/>
            <w:hideMark/>
          </w:tcPr>
          <w:p w14:paraId="233EF108" w14:textId="77777777" w:rsidR="005B311A" w:rsidRPr="005B311A" w:rsidRDefault="005B311A" w:rsidP="005B311A">
            <w:pPr>
              <w:jc w:val="center"/>
              <w:rPr>
                <w:rFonts w:ascii="Arial" w:hAnsi="Arial" w:cs="Arial"/>
              </w:rPr>
            </w:pPr>
            <w:r w:rsidRPr="005B311A">
              <w:rPr>
                <w:rFonts w:ascii="Arial" w:hAnsi="Arial" w:cs="Arial"/>
              </w:rPr>
              <w:t>27.3%</w:t>
            </w:r>
          </w:p>
        </w:tc>
      </w:tr>
      <w:tr w:rsidR="005B311A" w:rsidRPr="005B311A" w14:paraId="54EA97B3" w14:textId="77777777" w:rsidTr="005B311A">
        <w:trPr>
          <w:trHeight w:val="300"/>
        </w:trPr>
        <w:tc>
          <w:tcPr>
            <w:tcW w:w="803" w:type="dxa"/>
            <w:noWrap/>
            <w:vAlign w:val="center"/>
            <w:hideMark/>
          </w:tcPr>
          <w:p w14:paraId="76A0BA5C" w14:textId="77777777" w:rsidR="005B311A" w:rsidRPr="005B311A" w:rsidRDefault="005B311A" w:rsidP="005B311A">
            <w:pPr>
              <w:jc w:val="center"/>
              <w:rPr>
                <w:rFonts w:ascii="Arial" w:hAnsi="Arial" w:cs="Arial"/>
              </w:rPr>
            </w:pPr>
            <w:r w:rsidRPr="005B311A">
              <w:rPr>
                <w:rFonts w:ascii="Arial" w:hAnsi="Arial" w:cs="Arial"/>
              </w:rPr>
              <w:t>526</w:t>
            </w:r>
          </w:p>
        </w:tc>
        <w:tc>
          <w:tcPr>
            <w:tcW w:w="6216" w:type="dxa"/>
            <w:noWrap/>
            <w:hideMark/>
          </w:tcPr>
          <w:p w14:paraId="0F1A5602" w14:textId="77777777" w:rsidR="005B311A" w:rsidRPr="005B311A" w:rsidRDefault="005B311A">
            <w:pPr>
              <w:rPr>
                <w:rFonts w:ascii="Arial" w:hAnsi="Arial" w:cs="Arial"/>
              </w:rPr>
            </w:pPr>
            <w:r w:rsidRPr="005B311A">
              <w:rPr>
                <w:rFonts w:ascii="Arial" w:hAnsi="Arial" w:cs="Arial"/>
              </w:rPr>
              <w:t>Elevator Installers and Repairers</w:t>
            </w:r>
          </w:p>
        </w:tc>
        <w:tc>
          <w:tcPr>
            <w:tcW w:w="1615" w:type="dxa"/>
            <w:noWrap/>
            <w:vAlign w:val="center"/>
            <w:hideMark/>
          </w:tcPr>
          <w:p w14:paraId="00624480" w14:textId="77777777" w:rsidR="005B311A" w:rsidRPr="005B311A" w:rsidRDefault="005B311A" w:rsidP="005B311A">
            <w:pPr>
              <w:jc w:val="center"/>
              <w:rPr>
                <w:rFonts w:ascii="Arial" w:hAnsi="Arial" w:cs="Arial"/>
              </w:rPr>
            </w:pPr>
            <w:r w:rsidRPr="005B311A">
              <w:rPr>
                <w:rFonts w:ascii="Arial" w:hAnsi="Arial" w:cs="Arial"/>
              </w:rPr>
              <w:t>27.2%</w:t>
            </w:r>
          </w:p>
        </w:tc>
      </w:tr>
      <w:tr w:rsidR="005B311A" w:rsidRPr="005B311A" w14:paraId="4FB31A4B" w14:textId="77777777" w:rsidTr="005B311A">
        <w:trPr>
          <w:trHeight w:val="300"/>
        </w:trPr>
        <w:tc>
          <w:tcPr>
            <w:tcW w:w="803" w:type="dxa"/>
            <w:noWrap/>
            <w:vAlign w:val="center"/>
            <w:hideMark/>
          </w:tcPr>
          <w:p w14:paraId="46CA8685" w14:textId="77777777" w:rsidR="005B311A" w:rsidRPr="005B311A" w:rsidRDefault="005B311A" w:rsidP="005B311A">
            <w:pPr>
              <w:jc w:val="center"/>
              <w:rPr>
                <w:rFonts w:ascii="Arial" w:hAnsi="Arial" w:cs="Arial"/>
              </w:rPr>
            </w:pPr>
            <w:r w:rsidRPr="005B311A">
              <w:rPr>
                <w:rFonts w:ascii="Arial" w:hAnsi="Arial" w:cs="Arial"/>
              </w:rPr>
              <w:t>527</w:t>
            </w:r>
          </w:p>
        </w:tc>
        <w:tc>
          <w:tcPr>
            <w:tcW w:w="6216" w:type="dxa"/>
            <w:noWrap/>
            <w:hideMark/>
          </w:tcPr>
          <w:p w14:paraId="62977208" w14:textId="77777777" w:rsidR="005B311A" w:rsidRPr="005B311A" w:rsidRDefault="005B311A">
            <w:pPr>
              <w:rPr>
                <w:rFonts w:ascii="Arial" w:hAnsi="Arial" w:cs="Arial"/>
              </w:rPr>
            </w:pPr>
            <w:r w:rsidRPr="005B311A">
              <w:rPr>
                <w:rFonts w:ascii="Arial" w:hAnsi="Arial" w:cs="Arial"/>
              </w:rPr>
              <w:t>Veterinary Assistants and Laboratory Animal Caretakers</w:t>
            </w:r>
          </w:p>
        </w:tc>
        <w:tc>
          <w:tcPr>
            <w:tcW w:w="1615" w:type="dxa"/>
            <w:noWrap/>
            <w:vAlign w:val="center"/>
            <w:hideMark/>
          </w:tcPr>
          <w:p w14:paraId="66FE9550" w14:textId="77777777" w:rsidR="005B311A" w:rsidRPr="005B311A" w:rsidRDefault="005B311A" w:rsidP="005B311A">
            <w:pPr>
              <w:jc w:val="center"/>
              <w:rPr>
                <w:rFonts w:ascii="Arial" w:hAnsi="Arial" w:cs="Arial"/>
              </w:rPr>
            </w:pPr>
            <w:r w:rsidRPr="005B311A">
              <w:rPr>
                <w:rFonts w:ascii="Arial" w:hAnsi="Arial" w:cs="Arial"/>
              </w:rPr>
              <w:t>27.1%</w:t>
            </w:r>
          </w:p>
        </w:tc>
      </w:tr>
      <w:tr w:rsidR="005B311A" w:rsidRPr="005B311A" w14:paraId="2DF0C9A8" w14:textId="77777777" w:rsidTr="005B311A">
        <w:trPr>
          <w:trHeight w:val="300"/>
        </w:trPr>
        <w:tc>
          <w:tcPr>
            <w:tcW w:w="803" w:type="dxa"/>
            <w:noWrap/>
            <w:vAlign w:val="center"/>
            <w:hideMark/>
          </w:tcPr>
          <w:p w14:paraId="25048F3B" w14:textId="77777777" w:rsidR="005B311A" w:rsidRPr="005B311A" w:rsidRDefault="005B311A" w:rsidP="005B311A">
            <w:pPr>
              <w:jc w:val="center"/>
              <w:rPr>
                <w:rFonts w:ascii="Arial" w:hAnsi="Arial" w:cs="Arial"/>
              </w:rPr>
            </w:pPr>
            <w:r w:rsidRPr="005B311A">
              <w:rPr>
                <w:rFonts w:ascii="Arial" w:hAnsi="Arial" w:cs="Arial"/>
              </w:rPr>
              <w:t>528</w:t>
            </w:r>
          </w:p>
        </w:tc>
        <w:tc>
          <w:tcPr>
            <w:tcW w:w="6216" w:type="dxa"/>
            <w:noWrap/>
            <w:hideMark/>
          </w:tcPr>
          <w:p w14:paraId="3AF7980F" w14:textId="77777777" w:rsidR="005B311A" w:rsidRPr="005B311A" w:rsidRDefault="005B311A">
            <w:pPr>
              <w:rPr>
                <w:rFonts w:ascii="Arial" w:hAnsi="Arial" w:cs="Arial"/>
              </w:rPr>
            </w:pPr>
            <w:r w:rsidRPr="005B311A">
              <w:rPr>
                <w:rFonts w:ascii="Arial" w:hAnsi="Arial" w:cs="Arial"/>
              </w:rPr>
              <w:t>Real Estate Sales Agents</w:t>
            </w:r>
          </w:p>
        </w:tc>
        <w:tc>
          <w:tcPr>
            <w:tcW w:w="1615" w:type="dxa"/>
            <w:noWrap/>
            <w:vAlign w:val="center"/>
            <w:hideMark/>
          </w:tcPr>
          <w:p w14:paraId="4791582E" w14:textId="77777777" w:rsidR="005B311A" w:rsidRPr="005B311A" w:rsidRDefault="005B311A" w:rsidP="005B311A">
            <w:pPr>
              <w:jc w:val="center"/>
              <w:rPr>
                <w:rFonts w:ascii="Arial" w:hAnsi="Arial" w:cs="Arial"/>
              </w:rPr>
            </w:pPr>
            <w:r w:rsidRPr="005B311A">
              <w:rPr>
                <w:rFonts w:ascii="Arial" w:hAnsi="Arial" w:cs="Arial"/>
              </w:rPr>
              <w:t>27.0%</w:t>
            </w:r>
          </w:p>
        </w:tc>
      </w:tr>
      <w:tr w:rsidR="005B311A" w:rsidRPr="005B311A" w14:paraId="65A299FA" w14:textId="77777777" w:rsidTr="005B311A">
        <w:trPr>
          <w:trHeight w:val="300"/>
        </w:trPr>
        <w:tc>
          <w:tcPr>
            <w:tcW w:w="803" w:type="dxa"/>
            <w:noWrap/>
            <w:vAlign w:val="center"/>
            <w:hideMark/>
          </w:tcPr>
          <w:p w14:paraId="09750FEC" w14:textId="77777777" w:rsidR="005B311A" w:rsidRPr="005B311A" w:rsidRDefault="005B311A" w:rsidP="005B311A">
            <w:pPr>
              <w:jc w:val="center"/>
              <w:rPr>
                <w:rFonts w:ascii="Arial" w:hAnsi="Arial" w:cs="Arial"/>
              </w:rPr>
            </w:pPr>
            <w:r w:rsidRPr="005B311A">
              <w:rPr>
                <w:rFonts w:ascii="Arial" w:hAnsi="Arial" w:cs="Arial"/>
              </w:rPr>
              <w:t>529</w:t>
            </w:r>
          </w:p>
        </w:tc>
        <w:tc>
          <w:tcPr>
            <w:tcW w:w="6216" w:type="dxa"/>
            <w:noWrap/>
            <w:hideMark/>
          </w:tcPr>
          <w:p w14:paraId="6AF074B3" w14:textId="77777777" w:rsidR="005B311A" w:rsidRPr="005B311A" w:rsidRDefault="005B311A">
            <w:pPr>
              <w:rPr>
                <w:rFonts w:ascii="Arial" w:hAnsi="Arial" w:cs="Arial"/>
              </w:rPr>
            </w:pPr>
            <w:r w:rsidRPr="005B311A">
              <w:rPr>
                <w:rFonts w:ascii="Arial" w:hAnsi="Arial" w:cs="Arial"/>
              </w:rPr>
              <w:t>Helpers--Extraction Workers</w:t>
            </w:r>
          </w:p>
        </w:tc>
        <w:tc>
          <w:tcPr>
            <w:tcW w:w="1615" w:type="dxa"/>
            <w:noWrap/>
            <w:vAlign w:val="center"/>
            <w:hideMark/>
          </w:tcPr>
          <w:p w14:paraId="25B9D810" w14:textId="77777777" w:rsidR="005B311A" w:rsidRPr="005B311A" w:rsidRDefault="005B311A" w:rsidP="005B311A">
            <w:pPr>
              <w:jc w:val="center"/>
              <w:rPr>
                <w:rFonts w:ascii="Arial" w:hAnsi="Arial" w:cs="Arial"/>
              </w:rPr>
            </w:pPr>
            <w:r w:rsidRPr="005B311A">
              <w:rPr>
                <w:rFonts w:ascii="Arial" w:hAnsi="Arial" w:cs="Arial"/>
              </w:rPr>
              <w:t>27.0%</w:t>
            </w:r>
          </w:p>
        </w:tc>
      </w:tr>
      <w:tr w:rsidR="005B311A" w:rsidRPr="005B311A" w14:paraId="41A348EA" w14:textId="77777777" w:rsidTr="005B311A">
        <w:trPr>
          <w:trHeight w:val="300"/>
        </w:trPr>
        <w:tc>
          <w:tcPr>
            <w:tcW w:w="803" w:type="dxa"/>
            <w:noWrap/>
            <w:vAlign w:val="center"/>
            <w:hideMark/>
          </w:tcPr>
          <w:p w14:paraId="29FA068E" w14:textId="77777777" w:rsidR="005B311A" w:rsidRPr="005B311A" w:rsidRDefault="005B311A" w:rsidP="005B311A">
            <w:pPr>
              <w:jc w:val="center"/>
              <w:rPr>
                <w:rFonts w:ascii="Arial" w:hAnsi="Arial" w:cs="Arial"/>
              </w:rPr>
            </w:pPr>
            <w:r w:rsidRPr="005B311A">
              <w:rPr>
                <w:rFonts w:ascii="Arial" w:hAnsi="Arial" w:cs="Arial"/>
              </w:rPr>
              <w:t>530</w:t>
            </w:r>
          </w:p>
        </w:tc>
        <w:tc>
          <w:tcPr>
            <w:tcW w:w="6216" w:type="dxa"/>
            <w:noWrap/>
            <w:hideMark/>
          </w:tcPr>
          <w:p w14:paraId="77DA3D4A" w14:textId="77777777" w:rsidR="005B311A" w:rsidRPr="005B311A" w:rsidRDefault="005B311A">
            <w:pPr>
              <w:rPr>
                <w:rFonts w:ascii="Arial" w:hAnsi="Arial" w:cs="Arial"/>
              </w:rPr>
            </w:pPr>
            <w:r w:rsidRPr="005B311A">
              <w:rPr>
                <w:rFonts w:ascii="Arial" w:hAnsi="Arial" w:cs="Arial"/>
              </w:rPr>
              <w:t>Athletic Trainers</w:t>
            </w:r>
          </w:p>
        </w:tc>
        <w:tc>
          <w:tcPr>
            <w:tcW w:w="1615" w:type="dxa"/>
            <w:noWrap/>
            <w:vAlign w:val="center"/>
            <w:hideMark/>
          </w:tcPr>
          <w:p w14:paraId="0A6E3992" w14:textId="77777777" w:rsidR="005B311A" w:rsidRPr="005B311A" w:rsidRDefault="005B311A" w:rsidP="005B311A">
            <w:pPr>
              <w:jc w:val="center"/>
              <w:rPr>
                <w:rFonts w:ascii="Arial" w:hAnsi="Arial" w:cs="Arial"/>
              </w:rPr>
            </w:pPr>
            <w:r w:rsidRPr="005B311A">
              <w:rPr>
                <w:rFonts w:ascii="Arial" w:hAnsi="Arial" w:cs="Arial"/>
              </w:rPr>
              <w:t>26.8%</w:t>
            </w:r>
          </w:p>
        </w:tc>
      </w:tr>
      <w:tr w:rsidR="005B311A" w:rsidRPr="005B311A" w14:paraId="06B0B484" w14:textId="77777777" w:rsidTr="005B311A">
        <w:trPr>
          <w:trHeight w:val="300"/>
        </w:trPr>
        <w:tc>
          <w:tcPr>
            <w:tcW w:w="803" w:type="dxa"/>
            <w:noWrap/>
            <w:vAlign w:val="center"/>
            <w:hideMark/>
          </w:tcPr>
          <w:p w14:paraId="30311FA9" w14:textId="77777777" w:rsidR="005B311A" w:rsidRPr="005B311A" w:rsidRDefault="005B311A" w:rsidP="005B311A">
            <w:pPr>
              <w:jc w:val="center"/>
              <w:rPr>
                <w:rFonts w:ascii="Arial" w:hAnsi="Arial" w:cs="Arial"/>
              </w:rPr>
            </w:pPr>
            <w:r w:rsidRPr="005B311A">
              <w:rPr>
                <w:rFonts w:ascii="Arial" w:hAnsi="Arial" w:cs="Arial"/>
              </w:rPr>
              <w:t>531</w:t>
            </w:r>
          </w:p>
        </w:tc>
        <w:tc>
          <w:tcPr>
            <w:tcW w:w="6216" w:type="dxa"/>
            <w:noWrap/>
            <w:hideMark/>
          </w:tcPr>
          <w:p w14:paraId="67986A63" w14:textId="77777777" w:rsidR="005B311A" w:rsidRPr="005B311A" w:rsidRDefault="005B311A">
            <w:pPr>
              <w:rPr>
                <w:rFonts w:ascii="Arial" w:hAnsi="Arial" w:cs="Arial"/>
              </w:rPr>
            </w:pPr>
            <w:r w:rsidRPr="005B311A">
              <w:rPr>
                <w:rFonts w:ascii="Arial" w:hAnsi="Arial" w:cs="Arial"/>
              </w:rPr>
              <w:t>Physician Assistants</w:t>
            </w:r>
          </w:p>
        </w:tc>
        <w:tc>
          <w:tcPr>
            <w:tcW w:w="1615" w:type="dxa"/>
            <w:noWrap/>
            <w:vAlign w:val="center"/>
            <w:hideMark/>
          </w:tcPr>
          <w:p w14:paraId="5D36498E" w14:textId="77777777" w:rsidR="005B311A" w:rsidRPr="005B311A" w:rsidRDefault="005B311A" w:rsidP="005B311A">
            <w:pPr>
              <w:jc w:val="center"/>
              <w:rPr>
                <w:rFonts w:ascii="Arial" w:hAnsi="Arial" w:cs="Arial"/>
              </w:rPr>
            </w:pPr>
            <w:r w:rsidRPr="005B311A">
              <w:rPr>
                <w:rFonts w:ascii="Arial" w:hAnsi="Arial" w:cs="Arial"/>
              </w:rPr>
              <w:t>26.8%</w:t>
            </w:r>
          </w:p>
        </w:tc>
      </w:tr>
      <w:tr w:rsidR="005B311A" w:rsidRPr="005B311A" w14:paraId="43C0320F" w14:textId="77777777" w:rsidTr="005B311A">
        <w:trPr>
          <w:trHeight w:val="300"/>
        </w:trPr>
        <w:tc>
          <w:tcPr>
            <w:tcW w:w="803" w:type="dxa"/>
            <w:noWrap/>
            <w:vAlign w:val="center"/>
            <w:hideMark/>
          </w:tcPr>
          <w:p w14:paraId="4409DCF5" w14:textId="77777777" w:rsidR="005B311A" w:rsidRPr="005B311A" w:rsidRDefault="005B311A" w:rsidP="005B311A">
            <w:pPr>
              <w:jc w:val="center"/>
              <w:rPr>
                <w:rFonts w:ascii="Arial" w:hAnsi="Arial" w:cs="Arial"/>
              </w:rPr>
            </w:pPr>
            <w:r w:rsidRPr="005B311A">
              <w:rPr>
                <w:rFonts w:ascii="Arial" w:hAnsi="Arial" w:cs="Arial"/>
              </w:rPr>
              <w:t>532</w:t>
            </w:r>
          </w:p>
        </w:tc>
        <w:tc>
          <w:tcPr>
            <w:tcW w:w="6216" w:type="dxa"/>
            <w:noWrap/>
            <w:hideMark/>
          </w:tcPr>
          <w:p w14:paraId="496E74E6" w14:textId="77777777" w:rsidR="005B311A" w:rsidRPr="005B311A" w:rsidRDefault="005B311A">
            <w:pPr>
              <w:rPr>
                <w:rFonts w:ascii="Arial" w:hAnsi="Arial" w:cs="Arial"/>
              </w:rPr>
            </w:pPr>
            <w:r w:rsidRPr="005B311A">
              <w:rPr>
                <w:rFonts w:ascii="Arial" w:hAnsi="Arial" w:cs="Arial"/>
              </w:rPr>
              <w:t>Reinforcing Iron and Rebar Workers</w:t>
            </w:r>
          </w:p>
        </w:tc>
        <w:tc>
          <w:tcPr>
            <w:tcW w:w="1615" w:type="dxa"/>
            <w:noWrap/>
            <w:vAlign w:val="center"/>
            <w:hideMark/>
          </w:tcPr>
          <w:p w14:paraId="2D8789DA" w14:textId="77777777" w:rsidR="005B311A" w:rsidRPr="005B311A" w:rsidRDefault="005B311A" w:rsidP="005B311A">
            <w:pPr>
              <w:jc w:val="center"/>
              <w:rPr>
                <w:rFonts w:ascii="Arial" w:hAnsi="Arial" w:cs="Arial"/>
              </w:rPr>
            </w:pPr>
            <w:r w:rsidRPr="005B311A">
              <w:rPr>
                <w:rFonts w:ascii="Arial" w:hAnsi="Arial" w:cs="Arial"/>
              </w:rPr>
              <w:t>26.7%</w:t>
            </w:r>
          </w:p>
        </w:tc>
      </w:tr>
      <w:tr w:rsidR="005B311A" w:rsidRPr="005B311A" w14:paraId="22AD28F8" w14:textId="77777777" w:rsidTr="005B311A">
        <w:trPr>
          <w:trHeight w:val="300"/>
        </w:trPr>
        <w:tc>
          <w:tcPr>
            <w:tcW w:w="803" w:type="dxa"/>
            <w:noWrap/>
            <w:vAlign w:val="center"/>
            <w:hideMark/>
          </w:tcPr>
          <w:p w14:paraId="3F4D3653" w14:textId="77777777" w:rsidR="005B311A" w:rsidRPr="005B311A" w:rsidRDefault="005B311A" w:rsidP="005B311A">
            <w:pPr>
              <w:jc w:val="center"/>
              <w:rPr>
                <w:rFonts w:ascii="Arial" w:hAnsi="Arial" w:cs="Arial"/>
              </w:rPr>
            </w:pPr>
            <w:r w:rsidRPr="005B311A">
              <w:rPr>
                <w:rFonts w:ascii="Arial" w:hAnsi="Arial" w:cs="Arial"/>
              </w:rPr>
              <w:t>533</w:t>
            </w:r>
          </w:p>
        </w:tc>
        <w:tc>
          <w:tcPr>
            <w:tcW w:w="6216" w:type="dxa"/>
            <w:noWrap/>
            <w:hideMark/>
          </w:tcPr>
          <w:p w14:paraId="1029F5EE" w14:textId="77777777" w:rsidR="005B311A" w:rsidRPr="005B311A" w:rsidRDefault="005B311A">
            <w:pPr>
              <w:rPr>
                <w:rFonts w:ascii="Arial" w:hAnsi="Arial" w:cs="Arial"/>
              </w:rPr>
            </w:pPr>
            <w:r w:rsidRPr="005B311A">
              <w:rPr>
                <w:rFonts w:ascii="Arial" w:hAnsi="Arial" w:cs="Arial"/>
              </w:rPr>
              <w:t>Artists and Related Workers, All Other</w:t>
            </w:r>
          </w:p>
        </w:tc>
        <w:tc>
          <w:tcPr>
            <w:tcW w:w="1615" w:type="dxa"/>
            <w:noWrap/>
            <w:vAlign w:val="center"/>
            <w:hideMark/>
          </w:tcPr>
          <w:p w14:paraId="34CC74E4" w14:textId="77777777" w:rsidR="005B311A" w:rsidRPr="005B311A" w:rsidRDefault="005B311A" w:rsidP="005B311A">
            <w:pPr>
              <w:jc w:val="center"/>
              <w:rPr>
                <w:rFonts w:ascii="Arial" w:hAnsi="Arial" w:cs="Arial"/>
              </w:rPr>
            </w:pPr>
            <w:r w:rsidRPr="005B311A">
              <w:rPr>
                <w:rFonts w:ascii="Arial" w:hAnsi="Arial" w:cs="Arial"/>
              </w:rPr>
              <w:t>26.6%</w:t>
            </w:r>
          </w:p>
        </w:tc>
      </w:tr>
      <w:tr w:rsidR="005B311A" w:rsidRPr="005B311A" w14:paraId="2872ACC8" w14:textId="77777777" w:rsidTr="005B311A">
        <w:trPr>
          <w:trHeight w:val="300"/>
        </w:trPr>
        <w:tc>
          <w:tcPr>
            <w:tcW w:w="803" w:type="dxa"/>
            <w:noWrap/>
            <w:vAlign w:val="center"/>
            <w:hideMark/>
          </w:tcPr>
          <w:p w14:paraId="68097946" w14:textId="77777777" w:rsidR="005B311A" w:rsidRPr="005B311A" w:rsidRDefault="005B311A" w:rsidP="005B311A">
            <w:pPr>
              <w:jc w:val="center"/>
              <w:rPr>
                <w:rFonts w:ascii="Arial" w:hAnsi="Arial" w:cs="Arial"/>
              </w:rPr>
            </w:pPr>
            <w:r w:rsidRPr="005B311A">
              <w:rPr>
                <w:rFonts w:ascii="Arial" w:hAnsi="Arial" w:cs="Arial"/>
              </w:rPr>
              <w:t>534</w:t>
            </w:r>
          </w:p>
        </w:tc>
        <w:tc>
          <w:tcPr>
            <w:tcW w:w="6216" w:type="dxa"/>
            <w:noWrap/>
            <w:hideMark/>
          </w:tcPr>
          <w:p w14:paraId="4E7E61B3" w14:textId="77777777" w:rsidR="005B311A" w:rsidRPr="005B311A" w:rsidRDefault="005B311A">
            <w:pPr>
              <w:rPr>
                <w:rFonts w:ascii="Arial" w:hAnsi="Arial" w:cs="Arial"/>
              </w:rPr>
            </w:pPr>
            <w:r w:rsidRPr="005B311A">
              <w:rPr>
                <w:rFonts w:ascii="Arial" w:hAnsi="Arial" w:cs="Arial"/>
              </w:rPr>
              <w:t>Administrative Law Judges, Adjudicators, and Hearing Officers</w:t>
            </w:r>
          </w:p>
        </w:tc>
        <w:tc>
          <w:tcPr>
            <w:tcW w:w="1615" w:type="dxa"/>
            <w:noWrap/>
            <w:vAlign w:val="center"/>
            <w:hideMark/>
          </w:tcPr>
          <w:p w14:paraId="6176DFC0" w14:textId="77777777" w:rsidR="005B311A" w:rsidRPr="005B311A" w:rsidRDefault="005B311A" w:rsidP="005B311A">
            <w:pPr>
              <w:jc w:val="center"/>
              <w:rPr>
                <w:rFonts w:ascii="Arial" w:hAnsi="Arial" w:cs="Arial"/>
              </w:rPr>
            </w:pPr>
            <w:r w:rsidRPr="005B311A">
              <w:rPr>
                <w:rFonts w:ascii="Arial" w:hAnsi="Arial" w:cs="Arial"/>
              </w:rPr>
              <w:t>26.3%</w:t>
            </w:r>
          </w:p>
        </w:tc>
      </w:tr>
      <w:tr w:rsidR="005B311A" w:rsidRPr="005B311A" w14:paraId="11283729" w14:textId="77777777" w:rsidTr="005B311A">
        <w:trPr>
          <w:trHeight w:val="300"/>
        </w:trPr>
        <w:tc>
          <w:tcPr>
            <w:tcW w:w="803" w:type="dxa"/>
            <w:noWrap/>
            <w:vAlign w:val="center"/>
            <w:hideMark/>
          </w:tcPr>
          <w:p w14:paraId="525B3AF0" w14:textId="77777777" w:rsidR="005B311A" w:rsidRPr="005B311A" w:rsidRDefault="005B311A" w:rsidP="005B311A">
            <w:pPr>
              <w:jc w:val="center"/>
              <w:rPr>
                <w:rFonts w:ascii="Arial" w:hAnsi="Arial" w:cs="Arial"/>
              </w:rPr>
            </w:pPr>
            <w:r w:rsidRPr="005B311A">
              <w:rPr>
                <w:rFonts w:ascii="Arial" w:hAnsi="Arial" w:cs="Arial"/>
              </w:rPr>
              <w:t>535</w:t>
            </w:r>
          </w:p>
        </w:tc>
        <w:tc>
          <w:tcPr>
            <w:tcW w:w="6216" w:type="dxa"/>
            <w:noWrap/>
            <w:hideMark/>
          </w:tcPr>
          <w:p w14:paraId="10F0F191" w14:textId="77777777" w:rsidR="005B311A" w:rsidRPr="005B311A" w:rsidRDefault="005B311A">
            <w:pPr>
              <w:rPr>
                <w:rFonts w:ascii="Arial" w:hAnsi="Arial" w:cs="Arial"/>
              </w:rPr>
            </w:pPr>
            <w:r w:rsidRPr="005B311A">
              <w:rPr>
                <w:rFonts w:ascii="Arial" w:hAnsi="Arial" w:cs="Arial"/>
              </w:rPr>
              <w:t>Mental Health Counselors</w:t>
            </w:r>
          </w:p>
        </w:tc>
        <w:tc>
          <w:tcPr>
            <w:tcW w:w="1615" w:type="dxa"/>
            <w:noWrap/>
            <w:vAlign w:val="center"/>
            <w:hideMark/>
          </w:tcPr>
          <w:p w14:paraId="066FFC21" w14:textId="77777777" w:rsidR="005B311A" w:rsidRPr="005B311A" w:rsidRDefault="005B311A" w:rsidP="005B311A">
            <w:pPr>
              <w:jc w:val="center"/>
              <w:rPr>
                <w:rFonts w:ascii="Arial" w:hAnsi="Arial" w:cs="Arial"/>
              </w:rPr>
            </w:pPr>
            <w:r w:rsidRPr="005B311A">
              <w:rPr>
                <w:rFonts w:ascii="Arial" w:hAnsi="Arial" w:cs="Arial"/>
              </w:rPr>
              <w:t>26.1%</w:t>
            </w:r>
          </w:p>
        </w:tc>
      </w:tr>
      <w:tr w:rsidR="005B311A" w:rsidRPr="005B311A" w14:paraId="582B81E5" w14:textId="77777777" w:rsidTr="005B311A">
        <w:trPr>
          <w:trHeight w:val="300"/>
        </w:trPr>
        <w:tc>
          <w:tcPr>
            <w:tcW w:w="803" w:type="dxa"/>
            <w:noWrap/>
            <w:vAlign w:val="center"/>
            <w:hideMark/>
          </w:tcPr>
          <w:p w14:paraId="4ED8EA13" w14:textId="77777777" w:rsidR="005B311A" w:rsidRPr="005B311A" w:rsidRDefault="005B311A" w:rsidP="005B311A">
            <w:pPr>
              <w:jc w:val="center"/>
              <w:rPr>
                <w:rFonts w:ascii="Arial" w:hAnsi="Arial" w:cs="Arial"/>
              </w:rPr>
            </w:pPr>
            <w:r w:rsidRPr="005B311A">
              <w:rPr>
                <w:rFonts w:ascii="Arial" w:hAnsi="Arial" w:cs="Arial"/>
              </w:rPr>
              <w:t>536</w:t>
            </w:r>
          </w:p>
        </w:tc>
        <w:tc>
          <w:tcPr>
            <w:tcW w:w="6216" w:type="dxa"/>
            <w:noWrap/>
            <w:hideMark/>
          </w:tcPr>
          <w:p w14:paraId="7298ADFF" w14:textId="77777777" w:rsidR="005B311A" w:rsidRPr="005B311A" w:rsidRDefault="005B311A">
            <w:pPr>
              <w:rPr>
                <w:rFonts w:ascii="Arial" w:hAnsi="Arial" w:cs="Arial"/>
              </w:rPr>
            </w:pPr>
            <w:r w:rsidRPr="005B311A">
              <w:rPr>
                <w:rFonts w:ascii="Arial" w:hAnsi="Arial" w:cs="Arial"/>
              </w:rPr>
              <w:t>Claims Adjusters, Examiners, and Investigators</w:t>
            </w:r>
          </w:p>
        </w:tc>
        <w:tc>
          <w:tcPr>
            <w:tcW w:w="1615" w:type="dxa"/>
            <w:noWrap/>
            <w:vAlign w:val="center"/>
            <w:hideMark/>
          </w:tcPr>
          <w:p w14:paraId="6657FA55" w14:textId="77777777" w:rsidR="005B311A" w:rsidRPr="005B311A" w:rsidRDefault="005B311A" w:rsidP="005B311A">
            <w:pPr>
              <w:jc w:val="center"/>
              <w:rPr>
                <w:rFonts w:ascii="Arial" w:hAnsi="Arial" w:cs="Arial"/>
              </w:rPr>
            </w:pPr>
            <w:r w:rsidRPr="005B311A">
              <w:rPr>
                <w:rFonts w:ascii="Arial" w:hAnsi="Arial" w:cs="Arial"/>
              </w:rPr>
              <w:t>26.0%</w:t>
            </w:r>
          </w:p>
        </w:tc>
      </w:tr>
      <w:tr w:rsidR="005B311A" w:rsidRPr="005B311A" w14:paraId="790180E5" w14:textId="77777777" w:rsidTr="005B311A">
        <w:trPr>
          <w:trHeight w:val="300"/>
        </w:trPr>
        <w:tc>
          <w:tcPr>
            <w:tcW w:w="803" w:type="dxa"/>
            <w:noWrap/>
            <w:vAlign w:val="center"/>
            <w:hideMark/>
          </w:tcPr>
          <w:p w14:paraId="18230111" w14:textId="77777777" w:rsidR="005B311A" w:rsidRPr="005B311A" w:rsidRDefault="005B311A" w:rsidP="005B311A">
            <w:pPr>
              <w:jc w:val="center"/>
              <w:rPr>
                <w:rFonts w:ascii="Arial" w:hAnsi="Arial" w:cs="Arial"/>
              </w:rPr>
            </w:pPr>
            <w:r w:rsidRPr="005B311A">
              <w:rPr>
                <w:rFonts w:ascii="Arial" w:hAnsi="Arial" w:cs="Arial"/>
              </w:rPr>
              <w:t>537</w:t>
            </w:r>
          </w:p>
        </w:tc>
        <w:tc>
          <w:tcPr>
            <w:tcW w:w="6216" w:type="dxa"/>
            <w:noWrap/>
            <w:hideMark/>
          </w:tcPr>
          <w:p w14:paraId="11EC989C" w14:textId="77777777" w:rsidR="005B311A" w:rsidRPr="005B311A" w:rsidRDefault="005B311A">
            <w:pPr>
              <w:rPr>
                <w:rFonts w:ascii="Arial" w:hAnsi="Arial" w:cs="Arial"/>
              </w:rPr>
            </w:pPr>
            <w:r w:rsidRPr="005B311A">
              <w:rPr>
                <w:rFonts w:ascii="Arial" w:hAnsi="Arial" w:cs="Arial"/>
              </w:rPr>
              <w:t>Software Developers, Systems Software</w:t>
            </w:r>
          </w:p>
        </w:tc>
        <w:tc>
          <w:tcPr>
            <w:tcW w:w="1615" w:type="dxa"/>
            <w:noWrap/>
            <w:vAlign w:val="center"/>
            <w:hideMark/>
          </w:tcPr>
          <w:p w14:paraId="3CA74B53" w14:textId="77777777" w:rsidR="005B311A" w:rsidRPr="005B311A" w:rsidRDefault="005B311A" w:rsidP="005B311A">
            <w:pPr>
              <w:jc w:val="center"/>
              <w:rPr>
                <w:rFonts w:ascii="Arial" w:hAnsi="Arial" w:cs="Arial"/>
              </w:rPr>
            </w:pPr>
            <w:r w:rsidRPr="005B311A">
              <w:rPr>
                <w:rFonts w:ascii="Arial" w:hAnsi="Arial" w:cs="Arial"/>
              </w:rPr>
              <w:t>25.8%</w:t>
            </w:r>
          </w:p>
        </w:tc>
      </w:tr>
      <w:tr w:rsidR="005B311A" w:rsidRPr="005B311A" w14:paraId="08255000" w14:textId="77777777" w:rsidTr="005B311A">
        <w:trPr>
          <w:trHeight w:val="300"/>
        </w:trPr>
        <w:tc>
          <w:tcPr>
            <w:tcW w:w="803" w:type="dxa"/>
            <w:noWrap/>
            <w:vAlign w:val="center"/>
            <w:hideMark/>
          </w:tcPr>
          <w:p w14:paraId="49BAD7EA" w14:textId="77777777" w:rsidR="005B311A" w:rsidRPr="005B311A" w:rsidRDefault="005B311A" w:rsidP="005B311A">
            <w:pPr>
              <w:jc w:val="center"/>
              <w:rPr>
                <w:rFonts w:ascii="Arial" w:hAnsi="Arial" w:cs="Arial"/>
              </w:rPr>
            </w:pPr>
            <w:r w:rsidRPr="005B311A">
              <w:rPr>
                <w:rFonts w:ascii="Arial" w:hAnsi="Arial" w:cs="Arial"/>
              </w:rPr>
              <w:t>538</w:t>
            </w:r>
          </w:p>
        </w:tc>
        <w:tc>
          <w:tcPr>
            <w:tcW w:w="6216" w:type="dxa"/>
            <w:noWrap/>
            <w:hideMark/>
          </w:tcPr>
          <w:p w14:paraId="1FF9F644" w14:textId="77777777" w:rsidR="005B311A" w:rsidRPr="005B311A" w:rsidRDefault="005B311A">
            <w:pPr>
              <w:rPr>
                <w:rFonts w:ascii="Arial" w:hAnsi="Arial" w:cs="Arial"/>
              </w:rPr>
            </w:pPr>
            <w:r w:rsidRPr="005B311A">
              <w:rPr>
                <w:rFonts w:ascii="Arial" w:hAnsi="Arial" w:cs="Arial"/>
              </w:rPr>
              <w:t>Proofreaders and Copy Markers</w:t>
            </w:r>
          </w:p>
        </w:tc>
        <w:tc>
          <w:tcPr>
            <w:tcW w:w="1615" w:type="dxa"/>
            <w:noWrap/>
            <w:vAlign w:val="center"/>
            <w:hideMark/>
          </w:tcPr>
          <w:p w14:paraId="53694267" w14:textId="77777777" w:rsidR="005B311A" w:rsidRPr="005B311A" w:rsidRDefault="005B311A" w:rsidP="005B311A">
            <w:pPr>
              <w:jc w:val="center"/>
              <w:rPr>
                <w:rFonts w:ascii="Arial" w:hAnsi="Arial" w:cs="Arial"/>
              </w:rPr>
            </w:pPr>
            <w:r w:rsidRPr="005B311A">
              <w:rPr>
                <w:rFonts w:ascii="Arial" w:hAnsi="Arial" w:cs="Arial"/>
              </w:rPr>
              <w:t>25.7%</w:t>
            </w:r>
          </w:p>
        </w:tc>
      </w:tr>
      <w:tr w:rsidR="005B311A" w:rsidRPr="005B311A" w14:paraId="64DECA75" w14:textId="77777777" w:rsidTr="005B311A">
        <w:trPr>
          <w:trHeight w:val="300"/>
        </w:trPr>
        <w:tc>
          <w:tcPr>
            <w:tcW w:w="803" w:type="dxa"/>
            <w:noWrap/>
            <w:vAlign w:val="center"/>
            <w:hideMark/>
          </w:tcPr>
          <w:p w14:paraId="1A7AB6AA" w14:textId="77777777" w:rsidR="005B311A" w:rsidRPr="005B311A" w:rsidRDefault="005B311A" w:rsidP="005B311A">
            <w:pPr>
              <w:jc w:val="center"/>
              <w:rPr>
                <w:rFonts w:ascii="Arial" w:hAnsi="Arial" w:cs="Arial"/>
              </w:rPr>
            </w:pPr>
            <w:r w:rsidRPr="005B311A">
              <w:rPr>
                <w:rFonts w:ascii="Arial" w:hAnsi="Arial" w:cs="Arial"/>
              </w:rPr>
              <w:t>539</w:t>
            </w:r>
          </w:p>
        </w:tc>
        <w:tc>
          <w:tcPr>
            <w:tcW w:w="6216" w:type="dxa"/>
            <w:noWrap/>
            <w:hideMark/>
          </w:tcPr>
          <w:p w14:paraId="70BE671B" w14:textId="77777777" w:rsidR="005B311A" w:rsidRPr="005B311A" w:rsidRDefault="005B311A">
            <w:pPr>
              <w:rPr>
                <w:rFonts w:ascii="Arial" w:hAnsi="Arial" w:cs="Arial"/>
              </w:rPr>
            </w:pPr>
            <w:r w:rsidRPr="005B311A">
              <w:rPr>
                <w:rFonts w:ascii="Arial" w:hAnsi="Arial" w:cs="Arial"/>
              </w:rPr>
              <w:t>Curators</w:t>
            </w:r>
          </w:p>
        </w:tc>
        <w:tc>
          <w:tcPr>
            <w:tcW w:w="1615" w:type="dxa"/>
            <w:noWrap/>
            <w:vAlign w:val="center"/>
            <w:hideMark/>
          </w:tcPr>
          <w:p w14:paraId="53865E5C" w14:textId="77777777" w:rsidR="005B311A" w:rsidRPr="005B311A" w:rsidRDefault="005B311A" w:rsidP="005B311A">
            <w:pPr>
              <w:jc w:val="center"/>
              <w:rPr>
                <w:rFonts w:ascii="Arial" w:hAnsi="Arial" w:cs="Arial"/>
              </w:rPr>
            </w:pPr>
            <w:r w:rsidRPr="005B311A">
              <w:rPr>
                <w:rFonts w:ascii="Arial" w:hAnsi="Arial" w:cs="Arial"/>
              </w:rPr>
              <w:t>25.6%</w:t>
            </w:r>
          </w:p>
        </w:tc>
      </w:tr>
      <w:tr w:rsidR="005B311A" w:rsidRPr="005B311A" w14:paraId="191E094E" w14:textId="77777777" w:rsidTr="005B311A">
        <w:trPr>
          <w:trHeight w:val="300"/>
        </w:trPr>
        <w:tc>
          <w:tcPr>
            <w:tcW w:w="803" w:type="dxa"/>
            <w:noWrap/>
            <w:vAlign w:val="center"/>
            <w:hideMark/>
          </w:tcPr>
          <w:p w14:paraId="5209DEF1" w14:textId="77777777" w:rsidR="005B311A" w:rsidRPr="005B311A" w:rsidRDefault="005B311A" w:rsidP="005B311A">
            <w:pPr>
              <w:jc w:val="center"/>
              <w:rPr>
                <w:rFonts w:ascii="Arial" w:hAnsi="Arial" w:cs="Arial"/>
              </w:rPr>
            </w:pPr>
            <w:r w:rsidRPr="005B311A">
              <w:rPr>
                <w:rFonts w:ascii="Arial" w:hAnsi="Arial" w:cs="Arial"/>
              </w:rPr>
              <w:t>540</w:t>
            </w:r>
          </w:p>
        </w:tc>
        <w:tc>
          <w:tcPr>
            <w:tcW w:w="6216" w:type="dxa"/>
            <w:noWrap/>
            <w:hideMark/>
          </w:tcPr>
          <w:p w14:paraId="5FBAA7BA" w14:textId="77777777" w:rsidR="005B311A" w:rsidRPr="005B311A" w:rsidRDefault="005B311A">
            <w:pPr>
              <w:rPr>
                <w:rFonts w:ascii="Arial" w:hAnsi="Arial" w:cs="Arial"/>
              </w:rPr>
            </w:pPr>
            <w:r w:rsidRPr="005B311A">
              <w:rPr>
                <w:rFonts w:ascii="Arial" w:hAnsi="Arial" w:cs="Arial"/>
              </w:rPr>
              <w:t>Building Cleaning Workers, All Other</w:t>
            </w:r>
          </w:p>
        </w:tc>
        <w:tc>
          <w:tcPr>
            <w:tcW w:w="1615" w:type="dxa"/>
            <w:noWrap/>
            <w:vAlign w:val="center"/>
            <w:hideMark/>
          </w:tcPr>
          <w:p w14:paraId="16C18528" w14:textId="77777777" w:rsidR="005B311A" w:rsidRPr="005B311A" w:rsidRDefault="005B311A" w:rsidP="005B311A">
            <w:pPr>
              <w:jc w:val="center"/>
              <w:rPr>
                <w:rFonts w:ascii="Arial" w:hAnsi="Arial" w:cs="Arial"/>
              </w:rPr>
            </w:pPr>
            <w:r w:rsidRPr="005B311A">
              <w:rPr>
                <w:rFonts w:ascii="Arial" w:hAnsi="Arial" w:cs="Arial"/>
              </w:rPr>
              <w:t>25.6%</w:t>
            </w:r>
          </w:p>
        </w:tc>
      </w:tr>
      <w:tr w:rsidR="005B311A" w:rsidRPr="005B311A" w14:paraId="73113C53" w14:textId="77777777" w:rsidTr="005B311A">
        <w:trPr>
          <w:trHeight w:val="300"/>
        </w:trPr>
        <w:tc>
          <w:tcPr>
            <w:tcW w:w="803" w:type="dxa"/>
            <w:noWrap/>
            <w:vAlign w:val="center"/>
            <w:hideMark/>
          </w:tcPr>
          <w:p w14:paraId="3057AA89" w14:textId="77777777" w:rsidR="005B311A" w:rsidRPr="005B311A" w:rsidRDefault="005B311A" w:rsidP="005B311A">
            <w:pPr>
              <w:jc w:val="center"/>
              <w:rPr>
                <w:rFonts w:ascii="Arial" w:hAnsi="Arial" w:cs="Arial"/>
              </w:rPr>
            </w:pPr>
            <w:r w:rsidRPr="005B311A">
              <w:rPr>
                <w:rFonts w:ascii="Arial" w:hAnsi="Arial" w:cs="Arial"/>
              </w:rPr>
              <w:t>541</w:t>
            </w:r>
          </w:p>
        </w:tc>
        <w:tc>
          <w:tcPr>
            <w:tcW w:w="6216" w:type="dxa"/>
            <w:noWrap/>
            <w:hideMark/>
          </w:tcPr>
          <w:p w14:paraId="2E362243" w14:textId="77777777" w:rsidR="005B311A" w:rsidRPr="005B311A" w:rsidRDefault="005B311A">
            <w:pPr>
              <w:rPr>
                <w:rFonts w:ascii="Arial" w:hAnsi="Arial" w:cs="Arial"/>
              </w:rPr>
            </w:pPr>
            <w:r w:rsidRPr="005B311A">
              <w:rPr>
                <w:rFonts w:ascii="Arial" w:hAnsi="Arial" w:cs="Arial"/>
              </w:rPr>
              <w:t>Computer Hardware Engineers</w:t>
            </w:r>
          </w:p>
        </w:tc>
        <w:tc>
          <w:tcPr>
            <w:tcW w:w="1615" w:type="dxa"/>
            <w:noWrap/>
            <w:vAlign w:val="center"/>
            <w:hideMark/>
          </w:tcPr>
          <w:p w14:paraId="6DCD2BAB" w14:textId="77777777" w:rsidR="005B311A" w:rsidRPr="005B311A" w:rsidRDefault="005B311A" w:rsidP="005B311A">
            <w:pPr>
              <w:jc w:val="center"/>
              <w:rPr>
                <w:rFonts w:ascii="Arial" w:hAnsi="Arial" w:cs="Arial"/>
              </w:rPr>
            </w:pPr>
            <w:r w:rsidRPr="005B311A">
              <w:rPr>
                <w:rFonts w:ascii="Arial" w:hAnsi="Arial" w:cs="Arial"/>
              </w:rPr>
              <w:t>25.5%</w:t>
            </w:r>
          </w:p>
        </w:tc>
      </w:tr>
      <w:tr w:rsidR="005B311A" w:rsidRPr="005B311A" w14:paraId="463759AA" w14:textId="77777777" w:rsidTr="005B311A">
        <w:trPr>
          <w:trHeight w:val="300"/>
        </w:trPr>
        <w:tc>
          <w:tcPr>
            <w:tcW w:w="803" w:type="dxa"/>
            <w:noWrap/>
            <w:vAlign w:val="center"/>
            <w:hideMark/>
          </w:tcPr>
          <w:p w14:paraId="77442A12" w14:textId="77777777" w:rsidR="005B311A" w:rsidRPr="005B311A" w:rsidRDefault="005B311A" w:rsidP="005B311A">
            <w:pPr>
              <w:jc w:val="center"/>
              <w:rPr>
                <w:rFonts w:ascii="Arial" w:hAnsi="Arial" w:cs="Arial"/>
              </w:rPr>
            </w:pPr>
            <w:r w:rsidRPr="005B311A">
              <w:rPr>
                <w:rFonts w:ascii="Arial" w:hAnsi="Arial" w:cs="Arial"/>
              </w:rPr>
              <w:t>542</w:t>
            </w:r>
          </w:p>
        </w:tc>
        <w:tc>
          <w:tcPr>
            <w:tcW w:w="6216" w:type="dxa"/>
            <w:noWrap/>
            <w:hideMark/>
          </w:tcPr>
          <w:p w14:paraId="0D0EE05D" w14:textId="77777777" w:rsidR="005B311A" w:rsidRPr="005B311A" w:rsidRDefault="005B311A">
            <w:pPr>
              <w:rPr>
                <w:rFonts w:ascii="Arial" w:hAnsi="Arial" w:cs="Arial"/>
              </w:rPr>
            </w:pPr>
            <w:r w:rsidRPr="005B311A">
              <w:rPr>
                <w:rFonts w:ascii="Arial" w:hAnsi="Arial" w:cs="Arial"/>
              </w:rPr>
              <w:t>Medical Scientists, Except Epidemiologists</w:t>
            </w:r>
          </w:p>
        </w:tc>
        <w:tc>
          <w:tcPr>
            <w:tcW w:w="1615" w:type="dxa"/>
            <w:noWrap/>
            <w:vAlign w:val="center"/>
            <w:hideMark/>
          </w:tcPr>
          <w:p w14:paraId="0EC211F3" w14:textId="77777777" w:rsidR="005B311A" w:rsidRPr="005B311A" w:rsidRDefault="005B311A" w:rsidP="005B311A">
            <w:pPr>
              <w:jc w:val="center"/>
              <w:rPr>
                <w:rFonts w:ascii="Arial" w:hAnsi="Arial" w:cs="Arial"/>
              </w:rPr>
            </w:pPr>
            <w:r w:rsidRPr="005B311A">
              <w:rPr>
                <w:rFonts w:ascii="Arial" w:hAnsi="Arial" w:cs="Arial"/>
              </w:rPr>
              <w:t>25.2%</w:t>
            </w:r>
          </w:p>
        </w:tc>
      </w:tr>
      <w:tr w:rsidR="005B311A" w:rsidRPr="005B311A" w14:paraId="2A3367B2" w14:textId="77777777" w:rsidTr="005B311A">
        <w:trPr>
          <w:trHeight w:val="300"/>
        </w:trPr>
        <w:tc>
          <w:tcPr>
            <w:tcW w:w="803" w:type="dxa"/>
            <w:noWrap/>
            <w:vAlign w:val="center"/>
            <w:hideMark/>
          </w:tcPr>
          <w:p w14:paraId="5477A60C" w14:textId="77777777" w:rsidR="005B311A" w:rsidRPr="005B311A" w:rsidRDefault="005B311A" w:rsidP="005B311A">
            <w:pPr>
              <w:jc w:val="center"/>
              <w:rPr>
                <w:rFonts w:ascii="Arial" w:hAnsi="Arial" w:cs="Arial"/>
              </w:rPr>
            </w:pPr>
            <w:r w:rsidRPr="005B311A">
              <w:rPr>
                <w:rFonts w:ascii="Arial" w:hAnsi="Arial" w:cs="Arial"/>
              </w:rPr>
              <w:t>543</w:t>
            </w:r>
          </w:p>
        </w:tc>
        <w:tc>
          <w:tcPr>
            <w:tcW w:w="6216" w:type="dxa"/>
            <w:noWrap/>
            <w:hideMark/>
          </w:tcPr>
          <w:p w14:paraId="0D2A0BA8" w14:textId="77777777" w:rsidR="005B311A" w:rsidRPr="005B311A" w:rsidRDefault="005B311A">
            <w:pPr>
              <w:rPr>
                <w:rFonts w:ascii="Arial" w:hAnsi="Arial" w:cs="Arial"/>
              </w:rPr>
            </w:pPr>
            <w:r w:rsidRPr="005B311A">
              <w:rPr>
                <w:rFonts w:ascii="Arial" w:hAnsi="Arial" w:cs="Arial"/>
              </w:rPr>
              <w:t>Maintenance and Repair Workers, General</w:t>
            </w:r>
          </w:p>
        </w:tc>
        <w:tc>
          <w:tcPr>
            <w:tcW w:w="1615" w:type="dxa"/>
            <w:noWrap/>
            <w:vAlign w:val="center"/>
            <w:hideMark/>
          </w:tcPr>
          <w:p w14:paraId="210DD1B9" w14:textId="77777777" w:rsidR="005B311A" w:rsidRPr="005B311A" w:rsidRDefault="005B311A" w:rsidP="005B311A">
            <w:pPr>
              <w:jc w:val="center"/>
              <w:rPr>
                <w:rFonts w:ascii="Arial" w:hAnsi="Arial" w:cs="Arial"/>
              </w:rPr>
            </w:pPr>
            <w:r w:rsidRPr="005B311A">
              <w:rPr>
                <w:rFonts w:ascii="Arial" w:hAnsi="Arial" w:cs="Arial"/>
              </w:rPr>
              <w:t>25.2%</w:t>
            </w:r>
          </w:p>
        </w:tc>
      </w:tr>
      <w:tr w:rsidR="005B311A" w:rsidRPr="005B311A" w14:paraId="0A334193" w14:textId="77777777" w:rsidTr="005B311A">
        <w:trPr>
          <w:trHeight w:val="300"/>
        </w:trPr>
        <w:tc>
          <w:tcPr>
            <w:tcW w:w="803" w:type="dxa"/>
            <w:noWrap/>
            <w:vAlign w:val="center"/>
            <w:hideMark/>
          </w:tcPr>
          <w:p w14:paraId="111DE811" w14:textId="77777777" w:rsidR="005B311A" w:rsidRPr="005B311A" w:rsidRDefault="005B311A" w:rsidP="005B311A">
            <w:pPr>
              <w:jc w:val="center"/>
              <w:rPr>
                <w:rFonts w:ascii="Arial" w:hAnsi="Arial" w:cs="Arial"/>
              </w:rPr>
            </w:pPr>
            <w:r w:rsidRPr="005B311A">
              <w:rPr>
                <w:rFonts w:ascii="Arial" w:hAnsi="Arial" w:cs="Arial"/>
              </w:rPr>
              <w:t>544</w:t>
            </w:r>
          </w:p>
        </w:tc>
        <w:tc>
          <w:tcPr>
            <w:tcW w:w="6216" w:type="dxa"/>
            <w:noWrap/>
            <w:hideMark/>
          </w:tcPr>
          <w:p w14:paraId="435C83D5" w14:textId="77777777" w:rsidR="005B311A" w:rsidRPr="005B311A" w:rsidRDefault="005B311A">
            <w:pPr>
              <w:rPr>
                <w:rFonts w:ascii="Arial" w:hAnsi="Arial" w:cs="Arial"/>
              </w:rPr>
            </w:pPr>
            <w:r w:rsidRPr="005B311A">
              <w:rPr>
                <w:rFonts w:ascii="Arial" w:hAnsi="Arial" w:cs="Arial"/>
              </w:rPr>
              <w:t>Occupational Therapists</w:t>
            </w:r>
          </w:p>
        </w:tc>
        <w:tc>
          <w:tcPr>
            <w:tcW w:w="1615" w:type="dxa"/>
            <w:noWrap/>
            <w:vAlign w:val="center"/>
            <w:hideMark/>
          </w:tcPr>
          <w:p w14:paraId="4F3A49EF" w14:textId="77777777" w:rsidR="005B311A" w:rsidRPr="005B311A" w:rsidRDefault="005B311A" w:rsidP="005B311A">
            <w:pPr>
              <w:jc w:val="center"/>
              <w:rPr>
                <w:rFonts w:ascii="Arial" w:hAnsi="Arial" w:cs="Arial"/>
              </w:rPr>
            </w:pPr>
            <w:r w:rsidRPr="005B311A">
              <w:rPr>
                <w:rFonts w:ascii="Arial" w:hAnsi="Arial" w:cs="Arial"/>
              </w:rPr>
              <w:t>25.2%</w:t>
            </w:r>
          </w:p>
        </w:tc>
      </w:tr>
      <w:tr w:rsidR="005B311A" w:rsidRPr="005B311A" w14:paraId="76B4AFC0" w14:textId="77777777" w:rsidTr="005B311A">
        <w:trPr>
          <w:trHeight w:val="300"/>
        </w:trPr>
        <w:tc>
          <w:tcPr>
            <w:tcW w:w="803" w:type="dxa"/>
            <w:noWrap/>
            <w:vAlign w:val="center"/>
            <w:hideMark/>
          </w:tcPr>
          <w:p w14:paraId="6B675F85" w14:textId="77777777" w:rsidR="005B311A" w:rsidRPr="005B311A" w:rsidRDefault="005B311A" w:rsidP="005B311A">
            <w:pPr>
              <w:jc w:val="center"/>
              <w:rPr>
                <w:rFonts w:ascii="Arial" w:hAnsi="Arial" w:cs="Arial"/>
              </w:rPr>
            </w:pPr>
            <w:r w:rsidRPr="005B311A">
              <w:rPr>
                <w:rFonts w:ascii="Arial" w:hAnsi="Arial" w:cs="Arial"/>
              </w:rPr>
              <w:t>545</w:t>
            </w:r>
          </w:p>
        </w:tc>
        <w:tc>
          <w:tcPr>
            <w:tcW w:w="6216" w:type="dxa"/>
            <w:noWrap/>
            <w:hideMark/>
          </w:tcPr>
          <w:p w14:paraId="77C85737" w14:textId="77777777" w:rsidR="005B311A" w:rsidRPr="005B311A" w:rsidRDefault="005B311A">
            <w:pPr>
              <w:rPr>
                <w:rFonts w:ascii="Arial" w:hAnsi="Arial" w:cs="Arial"/>
              </w:rPr>
            </w:pPr>
            <w:r w:rsidRPr="005B311A">
              <w:rPr>
                <w:rFonts w:ascii="Arial" w:hAnsi="Arial" w:cs="Arial"/>
              </w:rPr>
              <w:t>Chief Executives</w:t>
            </w:r>
          </w:p>
        </w:tc>
        <w:tc>
          <w:tcPr>
            <w:tcW w:w="1615" w:type="dxa"/>
            <w:noWrap/>
            <w:vAlign w:val="center"/>
            <w:hideMark/>
          </w:tcPr>
          <w:p w14:paraId="5BC6DA61" w14:textId="77777777" w:rsidR="005B311A" w:rsidRPr="005B311A" w:rsidRDefault="005B311A" w:rsidP="005B311A">
            <w:pPr>
              <w:jc w:val="center"/>
              <w:rPr>
                <w:rFonts w:ascii="Arial" w:hAnsi="Arial" w:cs="Arial"/>
              </w:rPr>
            </w:pPr>
            <w:r w:rsidRPr="005B311A">
              <w:rPr>
                <w:rFonts w:ascii="Arial" w:hAnsi="Arial" w:cs="Arial"/>
              </w:rPr>
              <w:t>25.0%</w:t>
            </w:r>
          </w:p>
        </w:tc>
      </w:tr>
      <w:tr w:rsidR="005B311A" w:rsidRPr="005B311A" w14:paraId="5275632B" w14:textId="77777777" w:rsidTr="005B311A">
        <w:trPr>
          <w:trHeight w:val="300"/>
        </w:trPr>
        <w:tc>
          <w:tcPr>
            <w:tcW w:w="803" w:type="dxa"/>
            <w:noWrap/>
            <w:vAlign w:val="center"/>
            <w:hideMark/>
          </w:tcPr>
          <w:p w14:paraId="0CC743E7" w14:textId="77777777" w:rsidR="005B311A" w:rsidRPr="005B311A" w:rsidRDefault="005B311A" w:rsidP="005B311A">
            <w:pPr>
              <w:jc w:val="center"/>
              <w:rPr>
                <w:rFonts w:ascii="Arial" w:hAnsi="Arial" w:cs="Arial"/>
              </w:rPr>
            </w:pPr>
            <w:r w:rsidRPr="005B311A">
              <w:rPr>
                <w:rFonts w:ascii="Arial" w:hAnsi="Arial" w:cs="Arial"/>
              </w:rPr>
              <w:t>546</w:t>
            </w:r>
          </w:p>
        </w:tc>
        <w:tc>
          <w:tcPr>
            <w:tcW w:w="6216" w:type="dxa"/>
            <w:noWrap/>
            <w:hideMark/>
          </w:tcPr>
          <w:p w14:paraId="53849ECD" w14:textId="77777777" w:rsidR="005B311A" w:rsidRPr="005B311A" w:rsidRDefault="005B311A">
            <w:pPr>
              <w:rPr>
                <w:rFonts w:ascii="Arial" w:hAnsi="Arial" w:cs="Arial"/>
              </w:rPr>
            </w:pPr>
            <w:r w:rsidRPr="005B311A">
              <w:rPr>
                <w:rFonts w:ascii="Arial" w:hAnsi="Arial" w:cs="Arial"/>
              </w:rPr>
              <w:t>Substance Abuse and Behavioral Disorder Counselors</w:t>
            </w:r>
          </w:p>
        </w:tc>
        <w:tc>
          <w:tcPr>
            <w:tcW w:w="1615" w:type="dxa"/>
            <w:noWrap/>
            <w:vAlign w:val="center"/>
            <w:hideMark/>
          </w:tcPr>
          <w:p w14:paraId="21CD0CEB" w14:textId="77777777" w:rsidR="005B311A" w:rsidRPr="005B311A" w:rsidRDefault="005B311A" w:rsidP="005B311A">
            <w:pPr>
              <w:jc w:val="center"/>
              <w:rPr>
                <w:rFonts w:ascii="Arial" w:hAnsi="Arial" w:cs="Arial"/>
              </w:rPr>
            </w:pPr>
            <w:r w:rsidRPr="005B311A">
              <w:rPr>
                <w:rFonts w:ascii="Arial" w:hAnsi="Arial" w:cs="Arial"/>
              </w:rPr>
              <w:t>25.0%</w:t>
            </w:r>
          </w:p>
        </w:tc>
      </w:tr>
      <w:tr w:rsidR="005B311A" w:rsidRPr="005B311A" w14:paraId="0AB55636" w14:textId="77777777" w:rsidTr="005B311A">
        <w:trPr>
          <w:trHeight w:val="300"/>
        </w:trPr>
        <w:tc>
          <w:tcPr>
            <w:tcW w:w="803" w:type="dxa"/>
            <w:noWrap/>
            <w:vAlign w:val="center"/>
            <w:hideMark/>
          </w:tcPr>
          <w:p w14:paraId="7C6A539E" w14:textId="77777777" w:rsidR="005B311A" w:rsidRPr="005B311A" w:rsidRDefault="005B311A" w:rsidP="005B311A">
            <w:pPr>
              <w:jc w:val="center"/>
              <w:rPr>
                <w:rFonts w:ascii="Arial" w:hAnsi="Arial" w:cs="Arial"/>
              </w:rPr>
            </w:pPr>
            <w:r w:rsidRPr="005B311A">
              <w:rPr>
                <w:rFonts w:ascii="Arial" w:hAnsi="Arial" w:cs="Arial"/>
              </w:rPr>
              <w:t>547</w:t>
            </w:r>
          </w:p>
        </w:tc>
        <w:tc>
          <w:tcPr>
            <w:tcW w:w="6216" w:type="dxa"/>
            <w:noWrap/>
            <w:hideMark/>
          </w:tcPr>
          <w:p w14:paraId="1616BCED" w14:textId="77777777" w:rsidR="005B311A" w:rsidRPr="005B311A" w:rsidRDefault="005B311A">
            <w:pPr>
              <w:rPr>
                <w:rFonts w:ascii="Arial" w:hAnsi="Arial" w:cs="Arial"/>
              </w:rPr>
            </w:pPr>
            <w:r w:rsidRPr="005B311A">
              <w:rPr>
                <w:rFonts w:ascii="Arial" w:hAnsi="Arial" w:cs="Arial"/>
              </w:rPr>
              <w:t>Education, Training, and Library Workers, All Other</w:t>
            </w:r>
          </w:p>
        </w:tc>
        <w:tc>
          <w:tcPr>
            <w:tcW w:w="1615" w:type="dxa"/>
            <w:noWrap/>
            <w:vAlign w:val="center"/>
            <w:hideMark/>
          </w:tcPr>
          <w:p w14:paraId="015A9290" w14:textId="77777777" w:rsidR="005B311A" w:rsidRPr="005B311A" w:rsidRDefault="005B311A" w:rsidP="005B311A">
            <w:pPr>
              <w:jc w:val="center"/>
              <w:rPr>
                <w:rFonts w:ascii="Arial" w:hAnsi="Arial" w:cs="Arial"/>
              </w:rPr>
            </w:pPr>
            <w:r w:rsidRPr="005B311A">
              <w:rPr>
                <w:rFonts w:ascii="Arial" w:hAnsi="Arial" w:cs="Arial"/>
              </w:rPr>
              <w:t>25.0%</w:t>
            </w:r>
          </w:p>
        </w:tc>
      </w:tr>
      <w:tr w:rsidR="005B311A" w:rsidRPr="005B311A" w14:paraId="06CD0BD1" w14:textId="77777777" w:rsidTr="005B311A">
        <w:trPr>
          <w:trHeight w:val="300"/>
        </w:trPr>
        <w:tc>
          <w:tcPr>
            <w:tcW w:w="803" w:type="dxa"/>
            <w:noWrap/>
            <w:vAlign w:val="center"/>
            <w:hideMark/>
          </w:tcPr>
          <w:p w14:paraId="69B91C6C" w14:textId="77777777" w:rsidR="005B311A" w:rsidRPr="005B311A" w:rsidRDefault="005B311A" w:rsidP="005B311A">
            <w:pPr>
              <w:jc w:val="center"/>
              <w:rPr>
                <w:rFonts w:ascii="Arial" w:hAnsi="Arial" w:cs="Arial"/>
              </w:rPr>
            </w:pPr>
            <w:r w:rsidRPr="005B311A">
              <w:rPr>
                <w:rFonts w:ascii="Arial" w:hAnsi="Arial" w:cs="Arial"/>
              </w:rPr>
              <w:t>548</w:t>
            </w:r>
          </w:p>
        </w:tc>
        <w:tc>
          <w:tcPr>
            <w:tcW w:w="6216" w:type="dxa"/>
            <w:noWrap/>
            <w:hideMark/>
          </w:tcPr>
          <w:p w14:paraId="7D845986" w14:textId="77777777" w:rsidR="005B311A" w:rsidRPr="005B311A" w:rsidRDefault="005B311A">
            <w:pPr>
              <w:rPr>
                <w:rFonts w:ascii="Arial" w:hAnsi="Arial" w:cs="Arial"/>
              </w:rPr>
            </w:pPr>
            <w:r w:rsidRPr="005B311A">
              <w:rPr>
                <w:rFonts w:ascii="Arial" w:hAnsi="Arial" w:cs="Arial"/>
              </w:rPr>
              <w:t>Adult Basic and Secondary Education and Literacy Teachers and Instructors</w:t>
            </w:r>
          </w:p>
        </w:tc>
        <w:tc>
          <w:tcPr>
            <w:tcW w:w="1615" w:type="dxa"/>
            <w:noWrap/>
            <w:vAlign w:val="center"/>
            <w:hideMark/>
          </w:tcPr>
          <w:p w14:paraId="596B5C9E" w14:textId="77777777" w:rsidR="005B311A" w:rsidRPr="005B311A" w:rsidRDefault="005B311A" w:rsidP="005B311A">
            <w:pPr>
              <w:jc w:val="center"/>
              <w:rPr>
                <w:rFonts w:ascii="Arial" w:hAnsi="Arial" w:cs="Arial"/>
              </w:rPr>
            </w:pPr>
            <w:r w:rsidRPr="005B311A">
              <w:rPr>
                <w:rFonts w:ascii="Arial" w:hAnsi="Arial" w:cs="Arial"/>
              </w:rPr>
              <w:t>24.6%</w:t>
            </w:r>
          </w:p>
        </w:tc>
      </w:tr>
      <w:tr w:rsidR="005B311A" w:rsidRPr="005B311A" w14:paraId="5FB8769B" w14:textId="77777777" w:rsidTr="005B311A">
        <w:trPr>
          <w:trHeight w:val="300"/>
        </w:trPr>
        <w:tc>
          <w:tcPr>
            <w:tcW w:w="803" w:type="dxa"/>
            <w:noWrap/>
            <w:vAlign w:val="center"/>
            <w:hideMark/>
          </w:tcPr>
          <w:p w14:paraId="034B126B" w14:textId="77777777" w:rsidR="005B311A" w:rsidRPr="005B311A" w:rsidRDefault="005B311A" w:rsidP="005B311A">
            <w:pPr>
              <w:jc w:val="center"/>
              <w:rPr>
                <w:rFonts w:ascii="Arial" w:hAnsi="Arial" w:cs="Arial"/>
              </w:rPr>
            </w:pPr>
            <w:r w:rsidRPr="005B311A">
              <w:rPr>
                <w:rFonts w:ascii="Arial" w:hAnsi="Arial" w:cs="Arial"/>
              </w:rPr>
              <w:t>549</w:t>
            </w:r>
          </w:p>
        </w:tc>
        <w:tc>
          <w:tcPr>
            <w:tcW w:w="6216" w:type="dxa"/>
            <w:noWrap/>
            <w:hideMark/>
          </w:tcPr>
          <w:p w14:paraId="720E3CE7" w14:textId="77777777" w:rsidR="005B311A" w:rsidRPr="005B311A" w:rsidRDefault="005B311A">
            <w:pPr>
              <w:rPr>
                <w:rFonts w:ascii="Arial" w:hAnsi="Arial" w:cs="Arial"/>
              </w:rPr>
            </w:pPr>
            <w:r w:rsidRPr="005B311A">
              <w:rPr>
                <w:rFonts w:ascii="Arial" w:hAnsi="Arial" w:cs="Arial"/>
              </w:rPr>
              <w:t>Probation Officers and Correctional Treatment Specialists</w:t>
            </w:r>
          </w:p>
        </w:tc>
        <w:tc>
          <w:tcPr>
            <w:tcW w:w="1615" w:type="dxa"/>
            <w:noWrap/>
            <w:vAlign w:val="center"/>
            <w:hideMark/>
          </w:tcPr>
          <w:p w14:paraId="2743664E" w14:textId="77777777" w:rsidR="005B311A" w:rsidRPr="005B311A" w:rsidRDefault="005B311A" w:rsidP="005B311A">
            <w:pPr>
              <w:jc w:val="center"/>
              <w:rPr>
                <w:rFonts w:ascii="Arial" w:hAnsi="Arial" w:cs="Arial"/>
              </w:rPr>
            </w:pPr>
            <w:r w:rsidRPr="005B311A">
              <w:rPr>
                <w:rFonts w:ascii="Arial" w:hAnsi="Arial" w:cs="Arial"/>
              </w:rPr>
              <w:t>24.4%</w:t>
            </w:r>
          </w:p>
        </w:tc>
      </w:tr>
      <w:tr w:rsidR="005B311A" w:rsidRPr="005B311A" w14:paraId="45E9C120" w14:textId="77777777" w:rsidTr="005B311A">
        <w:trPr>
          <w:trHeight w:val="300"/>
        </w:trPr>
        <w:tc>
          <w:tcPr>
            <w:tcW w:w="803" w:type="dxa"/>
            <w:noWrap/>
            <w:vAlign w:val="center"/>
            <w:hideMark/>
          </w:tcPr>
          <w:p w14:paraId="42AB01F5" w14:textId="77777777" w:rsidR="005B311A" w:rsidRPr="005B311A" w:rsidRDefault="005B311A" w:rsidP="005B311A">
            <w:pPr>
              <w:jc w:val="center"/>
              <w:rPr>
                <w:rFonts w:ascii="Arial" w:hAnsi="Arial" w:cs="Arial"/>
              </w:rPr>
            </w:pPr>
            <w:r w:rsidRPr="005B311A">
              <w:rPr>
                <w:rFonts w:ascii="Arial" w:hAnsi="Arial" w:cs="Arial"/>
              </w:rPr>
              <w:t>550</w:t>
            </w:r>
          </w:p>
        </w:tc>
        <w:tc>
          <w:tcPr>
            <w:tcW w:w="6216" w:type="dxa"/>
            <w:noWrap/>
            <w:hideMark/>
          </w:tcPr>
          <w:p w14:paraId="3576F231" w14:textId="77777777" w:rsidR="005B311A" w:rsidRPr="005B311A" w:rsidRDefault="005B311A">
            <w:pPr>
              <w:rPr>
                <w:rFonts w:ascii="Arial" w:hAnsi="Arial" w:cs="Arial"/>
              </w:rPr>
            </w:pPr>
            <w:r w:rsidRPr="005B311A">
              <w:rPr>
                <w:rFonts w:ascii="Arial" w:hAnsi="Arial" w:cs="Arial"/>
              </w:rPr>
              <w:t>Fishers and Related Fishing Workers</w:t>
            </w:r>
          </w:p>
        </w:tc>
        <w:tc>
          <w:tcPr>
            <w:tcW w:w="1615" w:type="dxa"/>
            <w:noWrap/>
            <w:vAlign w:val="center"/>
            <w:hideMark/>
          </w:tcPr>
          <w:p w14:paraId="2F3601A4" w14:textId="77777777" w:rsidR="005B311A" w:rsidRPr="005B311A" w:rsidRDefault="005B311A" w:rsidP="005B311A">
            <w:pPr>
              <w:jc w:val="center"/>
              <w:rPr>
                <w:rFonts w:ascii="Arial" w:hAnsi="Arial" w:cs="Arial"/>
              </w:rPr>
            </w:pPr>
            <w:r w:rsidRPr="005B311A">
              <w:rPr>
                <w:rFonts w:ascii="Arial" w:hAnsi="Arial" w:cs="Arial"/>
              </w:rPr>
              <w:t>24.2%</w:t>
            </w:r>
          </w:p>
        </w:tc>
      </w:tr>
      <w:tr w:rsidR="005B311A" w:rsidRPr="005B311A" w14:paraId="199B4B4D" w14:textId="77777777" w:rsidTr="005B311A">
        <w:trPr>
          <w:trHeight w:val="300"/>
        </w:trPr>
        <w:tc>
          <w:tcPr>
            <w:tcW w:w="803" w:type="dxa"/>
            <w:noWrap/>
            <w:vAlign w:val="center"/>
            <w:hideMark/>
          </w:tcPr>
          <w:p w14:paraId="33A2CC95" w14:textId="77777777" w:rsidR="005B311A" w:rsidRPr="005B311A" w:rsidRDefault="005B311A" w:rsidP="005B311A">
            <w:pPr>
              <w:jc w:val="center"/>
              <w:rPr>
                <w:rFonts w:ascii="Arial" w:hAnsi="Arial" w:cs="Arial"/>
              </w:rPr>
            </w:pPr>
            <w:r w:rsidRPr="005B311A">
              <w:rPr>
                <w:rFonts w:ascii="Arial" w:hAnsi="Arial" w:cs="Arial"/>
              </w:rPr>
              <w:t>551</w:t>
            </w:r>
          </w:p>
        </w:tc>
        <w:tc>
          <w:tcPr>
            <w:tcW w:w="6216" w:type="dxa"/>
            <w:noWrap/>
            <w:hideMark/>
          </w:tcPr>
          <w:p w14:paraId="078F2F72" w14:textId="77777777" w:rsidR="005B311A" w:rsidRPr="005B311A" w:rsidRDefault="005B311A">
            <w:pPr>
              <w:rPr>
                <w:rFonts w:ascii="Arial" w:hAnsi="Arial" w:cs="Arial"/>
              </w:rPr>
            </w:pPr>
            <w:r w:rsidRPr="005B311A">
              <w:rPr>
                <w:rFonts w:ascii="Arial" w:hAnsi="Arial" w:cs="Arial"/>
              </w:rPr>
              <w:t>Detectives and Criminal Investigators</w:t>
            </w:r>
          </w:p>
        </w:tc>
        <w:tc>
          <w:tcPr>
            <w:tcW w:w="1615" w:type="dxa"/>
            <w:noWrap/>
            <w:vAlign w:val="center"/>
            <w:hideMark/>
          </w:tcPr>
          <w:p w14:paraId="1B1BEE8D" w14:textId="77777777" w:rsidR="005B311A" w:rsidRPr="005B311A" w:rsidRDefault="005B311A" w:rsidP="005B311A">
            <w:pPr>
              <w:jc w:val="center"/>
              <w:rPr>
                <w:rFonts w:ascii="Arial" w:hAnsi="Arial" w:cs="Arial"/>
              </w:rPr>
            </w:pPr>
            <w:r w:rsidRPr="005B311A">
              <w:rPr>
                <w:rFonts w:ascii="Arial" w:hAnsi="Arial" w:cs="Arial"/>
              </w:rPr>
              <w:t>24.1%</w:t>
            </w:r>
          </w:p>
        </w:tc>
      </w:tr>
      <w:tr w:rsidR="005B311A" w:rsidRPr="005B311A" w14:paraId="3013EAA9" w14:textId="77777777" w:rsidTr="005B311A">
        <w:trPr>
          <w:trHeight w:val="300"/>
        </w:trPr>
        <w:tc>
          <w:tcPr>
            <w:tcW w:w="803" w:type="dxa"/>
            <w:noWrap/>
            <w:vAlign w:val="center"/>
            <w:hideMark/>
          </w:tcPr>
          <w:p w14:paraId="75A485A9" w14:textId="77777777" w:rsidR="005B311A" w:rsidRPr="005B311A" w:rsidRDefault="005B311A" w:rsidP="005B311A">
            <w:pPr>
              <w:jc w:val="center"/>
              <w:rPr>
                <w:rFonts w:ascii="Arial" w:hAnsi="Arial" w:cs="Arial"/>
              </w:rPr>
            </w:pPr>
            <w:r w:rsidRPr="005B311A">
              <w:rPr>
                <w:rFonts w:ascii="Arial" w:hAnsi="Arial" w:cs="Arial"/>
              </w:rPr>
              <w:t>552</w:t>
            </w:r>
          </w:p>
        </w:tc>
        <w:tc>
          <w:tcPr>
            <w:tcW w:w="6216" w:type="dxa"/>
            <w:noWrap/>
            <w:hideMark/>
          </w:tcPr>
          <w:p w14:paraId="43A8A98B" w14:textId="77777777" w:rsidR="005B311A" w:rsidRPr="005B311A" w:rsidRDefault="005B311A">
            <w:pPr>
              <w:rPr>
                <w:rFonts w:ascii="Arial" w:hAnsi="Arial" w:cs="Arial"/>
              </w:rPr>
            </w:pPr>
            <w:r w:rsidRPr="005B311A">
              <w:rPr>
                <w:rFonts w:ascii="Arial" w:hAnsi="Arial" w:cs="Arial"/>
              </w:rPr>
              <w:t>Mining and Geological Engineers, Including Mining Safety Engineers</w:t>
            </w:r>
          </w:p>
        </w:tc>
        <w:tc>
          <w:tcPr>
            <w:tcW w:w="1615" w:type="dxa"/>
            <w:noWrap/>
            <w:vAlign w:val="center"/>
            <w:hideMark/>
          </w:tcPr>
          <w:p w14:paraId="387D0ACB" w14:textId="77777777" w:rsidR="005B311A" w:rsidRPr="005B311A" w:rsidRDefault="005B311A" w:rsidP="005B311A">
            <w:pPr>
              <w:jc w:val="center"/>
              <w:rPr>
                <w:rFonts w:ascii="Arial" w:hAnsi="Arial" w:cs="Arial"/>
              </w:rPr>
            </w:pPr>
            <w:r w:rsidRPr="005B311A">
              <w:rPr>
                <w:rFonts w:ascii="Arial" w:hAnsi="Arial" w:cs="Arial"/>
              </w:rPr>
              <w:t>24.0%</w:t>
            </w:r>
          </w:p>
        </w:tc>
      </w:tr>
      <w:tr w:rsidR="005B311A" w:rsidRPr="005B311A" w14:paraId="4044384A" w14:textId="77777777" w:rsidTr="005B311A">
        <w:trPr>
          <w:trHeight w:val="300"/>
        </w:trPr>
        <w:tc>
          <w:tcPr>
            <w:tcW w:w="803" w:type="dxa"/>
            <w:noWrap/>
            <w:vAlign w:val="center"/>
            <w:hideMark/>
          </w:tcPr>
          <w:p w14:paraId="071E11DE" w14:textId="77777777" w:rsidR="005B311A" w:rsidRPr="005B311A" w:rsidRDefault="005B311A" w:rsidP="005B311A">
            <w:pPr>
              <w:jc w:val="center"/>
              <w:rPr>
                <w:rFonts w:ascii="Arial" w:hAnsi="Arial" w:cs="Arial"/>
              </w:rPr>
            </w:pPr>
            <w:r w:rsidRPr="005B311A">
              <w:rPr>
                <w:rFonts w:ascii="Arial" w:hAnsi="Arial" w:cs="Arial"/>
              </w:rPr>
              <w:t>553</w:t>
            </w:r>
          </w:p>
        </w:tc>
        <w:tc>
          <w:tcPr>
            <w:tcW w:w="6216" w:type="dxa"/>
            <w:noWrap/>
            <w:hideMark/>
          </w:tcPr>
          <w:p w14:paraId="27A0152B" w14:textId="77777777" w:rsidR="005B311A" w:rsidRPr="005B311A" w:rsidRDefault="005B311A">
            <w:pPr>
              <w:rPr>
                <w:rFonts w:ascii="Arial" w:hAnsi="Arial" w:cs="Arial"/>
              </w:rPr>
            </w:pPr>
            <w:r w:rsidRPr="005B311A">
              <w:rPr>
                <w:rFonts w:ascii="Arial" w:hAnsi="Arial" w:cs="Arial"/>
              </w:rPr>
              <w:t>Insurance Appraisers, Auto Damage</w:t>
            </w:r>
          </w:p>
        </w:tc>
        <w:tc>
          <w:tcPr>
            <w:tcW w:w="1615" w:type="dxa"/>
            <w:noWrap/>
            <w:vAlign w:val="center"/>
            <w:hideMark/>
          </w:tcPr>
          <w:p w14:paraId="4358C9D8" w14:textId="77777777" w:rsidR="005B311A" w:rsidRPr="005B311A" w:rsidRDefault="005B311A" w:rsidP="005B311A">
            <w:pPr>
              <w:jc w:val="center"/>
              <w:rPr>
                <w:rFonts w:ascii="Arial" w:hAnsi="Arial" w:cs="Arial"/>
              </w:rPr>
            </w:pPr>
            <w:r w:rsidRPr="005B311A">
              <w:rPr>
                <w:rFonts w:ascii="Arial" w:hAnsi="Arial" w:cs="Arial"/>
              </w:rPr>
              <w:t>23.8%</w:t>
            </w:r>
          </w:p>
        </w:tc>
      </w:tr>
      <w:tr w:rsidR="005B311A" w:rsidRPr="005B311A" w14:paraId="09FCC77A" w14:textId="77777777" w:rsidTr="005B311A">
        <w:trPr>
          <w:trHeight w:val="300"/>
        </w:trPr>
        <w:tc>
          <w:tcPr>
            <w:tcW w:w="803" w:type="dxa"/>
            <w:noWrap/>
            <w:vAlign w:val="center"/>
            <w:hideMark/>
          </w:tcPr>
          <w:p w14:paraId="14303A0A" w14:textId="77777777" w:rsidR="005B311A" w:rsidRPr="005B311A" w:rsidRDefault="005B311A" w:rsidP="005B311A">
            <w:pPr>
              <w:jc w:val="center"/>
              <w:rPr>
                <w:rFonts w:ascii="Arial" w:hAnsi="Arial" w:cs="Arial"/>
              </w:rPr>
            </w:pPr>
            <w:r w:rsidRPr="005B311A">
              <w:rPr>
                <w:rFonts w:ascii="Arial" w:hAnsi="Arial" w:cs="Arial"/>
              </w:rPr>
              <w:t>554</w:t>
            </w:r>
          </w:p>
        </w:tc>
        <w:tc>
          <w:tcPr>
            <w:tcW w:w="6216" w:type="dxa"/>
            <w:noWrap/>
            <w:hideMark/>
          </w:tcPr>
          <w:p w14:paraId="192F4C3B" w14:textId="77777777" w:rsidR="005B311A" w:rsidRPr="005B311A" w:rsidRDefault="005B311A">
            <w:pPr>
              <w:rPr>
                <w:rFonts w:ascii="Arial" w:hAnsi="Arial" w:cs="Arial"/>
              </w:rPr>
            </w:pPr>
            <w:r w:rsidRPr="005B311A">
              <w:rPr>
                <w:rFonts w:ascii="Arial" w:hAnsi="Arial" w:cs="Arial"/>
              </w:rPr>
              <w:t>Biomedical Engineers</w:t>
            </w:r>
          </w:p>
        </w:tc>
        <w:tc>
          <w:tcPr>
            <w:tcW w:w="1615" w:type="dxa"/>
            <w:noWrap/>
            <w:vAlign w:val="center"/>
            <w:hideMark/>
          </w:tcPr>
          <w:p w14:paraId="468C288F" w14:textId="77777777" w:rsidR="005B311A" w:rsidRPr="005B311A" w:rsidRDefault="005B311A" w:rsidP="005B311A">
            <w:pPr>
              <w:jc w:val="center"/>
              <w:rPr>
                <w:rFonts w:ascii="Arial" w:hAnsi="Arial" w:cs="Arial"/>
              </w:rPr>
            </w:pPr>
            <w:r w:rsidRPr="005B311A">
              <w:rPr>
                <w:rFonts w:ascii="Arial" w:hAnsi="Arial" w:cs="Arial"/>
              </w:rPr>
              <w:t>23.8%</w:t>
            </w:r>
          </w:p>
        </w:tc>
      </w:tr>
      <w:tr w:rsidR="005B311A" w:rsidRPr="005B311A" w14:paraId="6DD6D6BA" w14:textId="77777777" w:rsidTr="005B311A">
        <w:trPr>
          <w:trHeight w:val="300"/>
        </w:trPr>
        <w:tc>
          <w:tcPr>
            <w:tcW w:w="803" w:type="dxa"/>
            <w:noWrap/>
            <w:vAlign w:val="center"/>
            <w:hideMark/>
          </w:tcPr>
          <w:p w14:paraId="417D3869" w14:textId="77777777" w:rsidR="005B311A" w:rsidRPr="005B311A" w:rsidRDefault="005B311A" w:rsidP="005B311A">
            <w:pPr>
              <w:jc w:val="center"/>
              <w:rPr>
                <w:rFonts w:ascii="Arial" w:hAnsi="Arial" w:cs="Arial"/>
              </w:rPr>
            </w:pPr>
            <w:r w:rsidRPr="005B311A">
              <w:rPr>
                <w:rFonts w:ascii="Arial" w:hAnsi="Arial" w:cs="Arial"/>
              </w:rPr>
              <w:t>555</w:t>
            </w:r>
          </w:p>
        </w:tc>
        <w:tc>
          <w:tcPr>
            <w:tcW w:w="6216" w:type="dxa"/>
            <w:noWrap/>
            <w:hideMark/>
          </w:tcPr>
          <w:p w14:paraId="7BE9EA9C" w14:textId="77777777" w:rsidR="005B311A" w:rsidRPr="005B311A" w:rsidRDefault="005B311A">
            <w:pPr>
              <w:rPr>
                <w:rFonts w:ascii="Arial" w:hAnsi="Arial" w:cs="Arial"/>
              </w:rPr>
            </w:pPr>
            <w:r w:rsidRPr="005B311A">
              <w:rPr>
                <w:rFonts w:ascii="Arial" w:hAnsi="Arial" w:cs="Arial"/>
              </w:rPr>
              <w:t>Compliance Officers</w:t>
            </w:r>
          </w:p>
        </w:tc>
        <w:tc>
          <w:tcPr>
            <w:tcW w:w="1615" w:type="dxa"/>
            <w:noWrap/>
            <w:vAlign w:val="center"/>
            <w:hideMark/>
          </w:tcPr>
          <w:p w14:paraId="57DA540A" w14:textId="77777777" w:rsidR="005B311A" w:rsidRPr="005B311A" w:rsidRDefault="005B311A" w:rsidP="005B311A">
            <w:pPr>
              <w:jc w:val="center"/>
              <w:rPr>
                <w:rFonts w:ascii="Arial" w:hAnsi="Arial" w:cs="Arial"/>
              </w:rPr>
            </w:pPr>
            <w:r w:rsidRPr="005B311A">
              <w:rPr>
                <w:rFonts w:ascii="Arial" w:hAnsi="Arial" w:cs="Arial"/>
              </w:rPr>
              <w:t>23.8%</w:t>
            </w:r>
          </w:p>
        </w:tc>
      </w:tr>
      <w:tr w:rsidR="005B311A" w:rsidRPr="005B311A" w14:paraId="2EEF1646" w14:textId="77777777" w:rsidTr="005B311A">
        <w:trPr>
          <w:trHeight w:val="300"/>
        </w:trPr>
        <w:tc>
          <w:tcPr>
            <w:tcW w:w="803" w:type="dxa"/>
            <w:noWrap/>
            <w:vAlign w:val="center"/>
            <w:hideMark/>
          </w:tcPr>
          <w:p w14:paraId="65F88844" w14:textId="77777777" w:rsidR="005B311A" w:rsidRPr="005B311A" w:rsidRDefault="005B311A" w:rsidP="005B311A">
            <w:pPr>
              <w:jc w:val="center"/>
              <w:rPr>
                <w:rFonts w:ascii="Arial" w:hAnsi="Arial" w:cs="Arial"/>
              </w:rPr>
            </w:pPr>
            <w:r w:rsidRPr="005B311A">
              <w:rPr>
                <w:rFonts w:ascii="Arial" w:hAnsi="Arial" w:cs="Arial"/>
              </w:rPr>
              <w:lastRenderedPageBreak/>
              <w:t>556</w:t>
            </w:r>
          </w:p>
        </w:tc>
        <w:tc>
          <w:tcPr>
            <w:tcW w:w="6216" w:type="dxa"/>
            <w:noWrap/>
            <w:hideMark/>
          </w:tcPr>
          <w:p w14:paraId="0A908BB9" w14:textId="77777777" w:rsidR="005B311A" w:rsidRPr="005B311A" w:rsidRDefault="005B311A">
            <w:pPr>
              <w:rPr>
                <w:rFonts w:ascii="Arial" w:hAnsi="Arial" w:cs="Arial"/>
              </w:rPr>
            </w:pPr>
            <w:r w:rsidRPr="005B311A">
              <w:rPr>
                <w:rFonts w:ascii="Arial" w:hAnsi="Arial" w:cs="Arial"/>
              </w:rPr>
              <w:t>Loan Officers</w:t>
            </w:r>
          </w:p>
        </w:tc>
        <w:tc>
          <w:tcPr>
            <w:tcW w:w="1615" w:type="dxa"/>
            <w:noWrap/>
            <w:vAlign w:val="center"/>
            <w:hideMark/>
          </w:tcPr>
          <w:p w14:paraId="664CE4B6" w14:textId="77777777" w:rsidR="005B311A" w:rsidRPr="005B311A" w:rsidRDefault="005B311A" w:rsidP="005B311A">
            <w:pPr>
              <w:jc w:val="center"/>
              <w:rPr>
                <w:rFonts w:ascii="Arial" w:hAnsi="Arial" w:cs="Arial"/>
              </w:rPr>
            </w:pPr>
            <w:r w:rsidRPr="005B311A">
              <w:rPr>
                <w:rFonts w:ascii="Arial" w:hAnsi="Arial" w:cs="Arial"/>
              </w:rPr>
              <w:t>23.7%</w:t>
            </w:r>
          </w:p>
        </w:tc>
      </w:tr>
      <w:tr w:rsidR="005B311A" w:rsidRPr="005B311A" w14:paraId="62725BB7" w14:textId="77777777" w:rsidTr="005B311A">
        <w:trPr>
          <w:trHeight w:val="300"/>
        </w:trPr>
        <w:tc>
          <w:tcPr>
            <w:tcW w:w="803" w:type="dxa"/>
            <w:noWrap/>
            <w:vAlign w:val="center"/>
            <w:hideMark/>
          </w:tcPr>
          <w:p w14:paraId="25365472" w14:textId="77777777" w:rsidR="005B311A" w:rsidRPr="005B311A" w:rsidRDefault="005B311A" w:rsidP="005B311A">
            <w:pPr>
              <w:jc w:val="center"/>
              <w:rPr>
                <w:rFonts w:ascii="Arial" w:hAnsi="Arial" w:cs="Arial"/>
              </w:rPr>
            </w:pPr>
            <w:r w:rsidRPr="005B311A">
              <w:rPr>
                <w:rFonts w:ascii="Arial" w:hAnsi="Arial" w:cs="Arial"/>
              </w:rPr>
              <w:t>557</w:t>
            </w:r>
          </w:p>
        </w:tc>
        <w:tc>
          <w:tcPr>
            <w:tcW w:w="6216" w:type="dxa"/>
            <w:noWrap/>
            <w:hideMark/>
          </w:tcPr>
          <w:p w14:paraId="30526B2A" w14:textId="77777777" w:rsidR="005B311A" w:rsidRPr="005B311A" w:rsidRDefault="005B311A">
            <w:pPr>
              <w:rPr>
                <w:rFonts w:ascii="Arial" w:hAnsi="Arial" w:cs="Arial"/>
              </w:rPr>
            </w:pPr>
            <w:r w:rsidRPr="005B311A">
              <w:rPr>
                <w:rFonts w:ascii="Arial" w:hAnsi="Arial" w:cs="Arial"/>
              </w:rPr>
              <w:t>Personal Care Aides</w:t>
            </w:r>
          </w:p>
        </w:tc>
        <w:tc>
          <w:tcPr>
            <w:tcW w:w="1615" w:type="dxa"/>
            <w:noWrap/>
            <w:vAlign w:val="center"/>
            <w:hideMark/>
          </w:tcPr>
          <w:p w14:paraId="64E5E440" w14:textId="77777777" w:rsidR="005B311A" w:rsidRPr="005B311A" w:rsidRDefault="005B311A" w:rsidP="005B311A">
            <w:pPr>
              <w:jc w:val="center"/>
              <w:rPr>
                <w:rFonts w:ascii="Arial" w:hAnsi="Arial" w:cs="Arial"/>
              </w:rPr>
            </w:pPr>
            <w:r w:rsidRPr="005B311A">
              <w:rPr>
                <w:rFonts w:ascii="Arial" w:hAnsi="Arial" w:cs="Arial"/>
              </w:rPr>
              <w:t>23.6%</w:t>
            </w:r>
          </w:p>
        </w:tc>
      </w:tr>
      <w:tr w:rsidR="005B311A" w:rsidRPr="005B311A" w14:paraId="218908EA" w14:textId="77777777" w:rsidTr="005B311A">
        <w:trPr>
          <w:trHeight w:val="300"/>
        </w:trPr>
        <w:tc>
          <w:tcPr>
            <w:tcW w:w="803" w:type="dxa"/>
            <w:noWrap/>
            <w:vAlign w:val="center"/>
            <w:hideMark/>
          </w:tcPr>
          <w:p w14:paraId="58356DF8" w14:textId="77777777" w:rsidR="005B311A" w:rsidRPr="005B311A" w:rsidRDefault="005B311A" w:rsidP="005B311A">
            <w:pPr>
              <w:jc w:val="center"/>
              <w:rPr>
                <w:rFonts w:ascii="Arial" w:hAnsi="Arial" w:cs="Arial"/>
              </w:rPr>
            </w:pPr>
            <w:r w:rsidRPr="005B311A">
              <w:rPr>
                <w:rFonts w:ascii="Arial" w:hAnsi="Arial" w:cs="Arial"/>
              </w:rPr>
              <w:t>558</w:t>
            </w:r>
          </w:p>
        </w:tc>
        <w:tc>
          <w:tcPr>
            <w:tcW w:w="6216" w:type="dxa"/>
            <w:noWrap/>
            <w:hideMark/>
          </w:tcPr>
          <w:p w14:paraId="14C8B1EA" w14:textId="77777777" w:rsidR="005B311A" w:rsidRPr="005B311A" w:rsidRDefault="005B311A">
            <w:pPr>
              <w:rPr>
                <w:rFonts w:ascii="Arial" w:hAnsi="Arial" w:cs="Arial"/>
              </w:rPr>
            </w:pPr>
            <w:r w:rsidRPr="005B311A">
              <w:rPr>
                <w:rFonts w:ascii="Arial" w:hAnsi="Arial" w:cs="Arial"/>
              </w:rPr>
              <w:t>Lawyers</w:t>
            </w:r>
          </w:p>
        </w:tc>
        <w:tc>
          <w:tcPr>
            <w:tcW w:w="1615" w:type="dxa"/>
            <w:noWrap/>
            <w:vAlign w:val="center"/>
            <w:hideMark/>
          </w:tcPr>
          <w:p w14:paraId="725E2A48" w14:textId="77777777" w:rsidR="005B311A" w:rsidRPr="005B311A" w:rsidRDefault="005B311A" w:rsidP="005B311A">
            <w:pPr>
              <w:jc w:val="center"/>
              <w:rPr>
                <w:rFonts w:ascii="Arial" w:hAnsi="Arial" w:cs="Arial"/>
              </w:rPr>
            </w:pPr>
            <w:r w:rsidRPr="005B311A">
              <w:rPr>
                <w:rFonts w:ascii="Arial" w:hAnsi="Arial" w:cs="Arial"/>
              </w:rPr>
              <w:t>23.5%</w:t>
            </w:r>
          </w:p>
        </w:tc>
      </w:tr>
      <w:tr w:rsidR="005B311A" w:rsidRPr="005B311A" w14:paraId="51160709" w14:textId="77777777" w:rsidTr="005B311A">
        <w:trPr>
          <w:trHeight w:val="300"/>
        </w:trPr>
        <w:tc>
          <w:tcPr>
            <w:tcW w:w="803" w:type="dxa"/>
            <w:noWrap/>
            <w:vAlign w:val="center"/>
            <w:hideMark/>
          </w:tcPr>
          <w:p w14:paraId="2127BD1F" w14:textId="77777777" w:rsidR="005B311A" w:rsidRPr="005B311A" w:rsidRDefault="005B311A" w:rsidP="005B311A">
            <w:pPr>
              <w:jc w:val="center"/>
              <w:rPr>
                <w:rFonts w:ascii="Arial" w:hAnsi="Arial" w:cs="Arial"/>
              </w:rPr>
            </w:pPr>
            <w:r w:rsidRPr="005B311A">
              <w:rPr>
                <w:rFonts w:ascii="Arial" w:hAnsi="Arial" w:cs="Arial"/>
              </w:rPr>
              <w:t>559</w:t>
            </w:r>
          </w:p>
        </w:tc>
        <w:tc>
          <w:tcPr>
            <w:tcW w:w="6216" w:type="dxa"/>
            <w:noWrap/>
            <w:hideMark/>
          </w:tcPr>
          <w:p w14:paraId="0C8F0603" w14:textId="77777777" w:rsidR="005B311A" w:rsidRPr="005B311A" w:rsidRDefault="005B311A">
            <w:pPr>
              <w:rPr>
                <w:rFonts w:ascii="Arial" w:hAnsi="Arial" w:cs="Arial"/>
              </w:rPr>
            </w:pPr>
            <w:r w:rsidRPr="005B311A">
              <w:rPr>
                <w:rFonts w:ascii="Arial" w:hAnsi="Arial" w:cs="Arial"/>
              </w:rPr>
              <w:t>Self-Enrichment Education Teachers</w:t>
            </w:r>
          </w:p>
        </w:tc>
        <w:tc>
          <w:tcPr>
            <w:tcW w:w="1615" w:type="dxa"/>
            <w:noWrap/>
            <w:vAlign w:val="center"/>
            <w:hideMark/>
          </w:tcPr>
          <w:p w14:paraId="65E659F5" w14:textId="77777777" w:rsidR="005B311A" w:rsidRPr="005B311A" w:rsidRDefault="005B311A" w:rsidP="005B311A">
            <w:pPr>
              <w:jc w:val="center"/>
              <w:rPr>
                <w:rFonts w:ascii="Arial" w:hAnsi="Arial" w:cs="Arial"/>
              </w:rPr>
            </w:pPr>
            <w:r w:rsidRPr="005B311A">
              <w:rPr>
                <w:rFonts w:ascii="Arial" w:hAnsi="Arial" w:cs="Arial"/>
              </w:rPr>
              <w:t>23.3%</w:t>
            </w:r>
          </w:p>
        </w:tc>
      </w:tr>
      <w:tr w:rsidR="005B311A" w:rsidRPr="005B311A" w14:paraId="02038C83" w14:textId="77777777" w:rsidTr="005B311A">
        <w:trPr>
          <w:trHeight w:val="300"/>
        </w:trPr>
        <w:tc>
          <w:tcPr>
            <w:tcW w:w="803" w:type="dxa"/>
            <w:noWrap/>
            <w:vAlign w:val="center"/>
            <w:hideMark/>
          </w:tcPr>
          <w:p w14:paraId="5518C7D9" w14:textId="77777777" w:rsidR="005B311A" w:rsidRPr="005B311A" w:rsidRDefault="005B311A" w:rsidP="005B311A">
            <w:pPr>
              <w:jc w:val="center"/>
              <w:rPr>
                <w:rFonts w:ascii="Arial" w:hAnsi="Arial" w:cs="Arial"/>
              </w:rPr>
            </w:pPr>
            <w:r w:rsidRPr="005B311A">
              <w:rPr>
                <w:rFonts w:ascii="Arial" w:hAnsi="Arial" w:cs="Arial"/>
              </w:rPr>
              <w:t>560</w:t>
            </w:r>
          </w:p>
        </w:tc>
        <w:tc>
          <w:tcPr>
            <w:tcW w:w="6216" w:type="dxa"/>
            <w:noWrap/>
            <w:hideMark/>
          </w:tcPr>
          <w:p w14:paraId="32B7B908" w14:textId="77777777" w:rsidR="005B311A" w:rsidRPr="005B311A" w:rsidRDefault="005B311A">
            <w:pPr>
              <w:rPr>
                <w:rFonts w:ascii="Arial" w:hAnsi="Arial" w:cs="Arial"/>
              </w:rPr>
            </w:pPr>
            <w:r w:rsidRPr="005B311A">
              <w:rPr>
                <w:rFonts w:ascii="Arial" w:hAnsi="Arial" w:cs="Arial"/>
              </w:rPr>
              <w:t>Commercial Divers</w:t>
            </w:r>
          </w:p>
        </w:tc>
        <w:tc>
          <w:tcPr>
            <w:tcW w:w="1615" w:type="dxa"/>
            <w:noWrap/>
            <w:vAlign w:val="center"/>
            <w:hideMark/>
          </w:tcPr>
          <w:p w14:paraId="4D4242A5" w14:textId="77777777" w:rsidR="005B311A" w:rsidRPr="005B311A" w:rsidRDefault="005B311A" w:rsidP="005B311A">
            <w:pPr>
              <w:jc w:val="center"/>
              <w:rPr>
                <w:rFonts w:ascii="Arial" w:hAnsi="Arial" w:cs="Arial"/>
              </w:rPr>
            </w:pPr>
            <w:r w:rsidRPr="005B311A">
              <w:rPr>
                <w:rFonts w:ascii="Arial" w:hAnsi="Arial" w:cs="Arial"/>
              </w:rPr>
              <w:t>23.1%</w:t>
            </w:r>
          </w:p>
        </w:tc>
      </w:tr>
      <w:tr w:rsidR="005B311A" w:rsidRPr="005B311A" w14:paraId="230AB201" w14:textId="77777777" w:rsidTr="005B311A">
        <w:trPr>
          <w:trHeight w:val="300"/>
        </w:trPr>
        <w:tc>
          <w:tcPr>
            <w:tcW w:w="803" w:type="dxa"/>
            <w:noWrap/>
            <w:vAlign w:val="center"/>
            <w:hideMark/>
          </w:tcPr>
          <w:p w14:paraId="5D322586" w14:textId="77777777" w:rsidR="005B311A" w:rsidRPr="005B311A" w:rsidRDefault="005B311A" w:rsidP="005B311A">
            <w:pPr>
              <w:jc w:val="center"/>
              <w:rPr>
                <w:rFonts w:ascii="Arial" w:hAnsi="Arial" w:cs="Arial"/>
              </w:rPr>
            </w:pPr>
            <w:r w:rsidRPr="005B311A">
              <w:rPr>
                <w:rFonts w:ascii="Arial" w:hAnsi="Arial" w:cs="Arial"/>
              </w:rPr>
              <w:t>561</w:t>
            </w:r>
          </w:p>
        </w:tc>
        <w:tc>
          <w:tcPr>
            <w:tcW w:w="6216" w:type="dxa"/>
            <w:noWrap/>
            <w:hideMark/>
          </w:tcPr>
          <w:p w14:paraId="67D67EC4" w14:textId="77777777" w:rsidR="005B311A" w:rsidRPr="005B311A" w:rsidRDefault="005B311A">
            <w:pPr>
              <w:rPr>
                <w:rFonts w:ascii="Arial" w:hAnsi="Arial" w:cs="Arial"/>
              </w:rPr>
            </w:pPr>
            <w:r w:rsidRPr="005B311A">
              <w:rPr>
                <w:rFonts w:ascii="Arial" w:hAnsi="Arial" w:cs="Arial"/>
              </w:rPr>
              <w:t>Dentists, General</w:t>
            </w:r>
          </w:p>
        </w:tc>
        <w:tc>
          <w:tcPr>
            <w:tcW w:w="1615" w:type="dxa"/>
            <w:noWrap/>
            <w:vAlign w:val="center"/>
            <w:hideMark/>
          </w:tcPr>
          <w:p w14:paraId="2ACA0410" w14:textId="77777777" w:rsidR="005B311A" w:rsidRPr="005B311A" w:rsidRDefault="005B311A" w:rsidP="005B311A">
            <w:pPr>
              <w:jc w:val="center"/>
              <w:rPr>
                <w:rFonts w:ascii="Arial" w:hAnsi="Arial" w:cs="Arial"/>
              </w:rPr>
            </w:pPr>
            <w:r w:rsidRPr="005B311A">
              <w:rPr>
                <w:rFonts w:ascii="Arial" w:hAnsi="Arial" w:cs="Arial"/>
              </w:rPr>
              <w:t>23.1%</w:t>
            </w:r>
          </w:p>
        </w:tc>
      </w:tr>
      <w:tr w:rsidR="005B311A" w:rsidRPr="005B311A" w14:paraId="68E988CA" w14:textId="77777777" w:rsidTr="005B311A">
        <w:trPr>
          <w:trHeight w:val="300"/>
        </w:trPr>
        <w:tc>
          <w:tcPr>
            <w:tcW w:w="803" w:type="dxa"/>
            <w:noWrap/>
            <w:vAlign w:val="center"/>
            <w:hideMark/>
          </w:tcPr>
          <w:p w14:paraId="6C5BA22F" w14:textId="77777777" w:rsidR="005B311A" w:rsidRPr="005B311A" w:rsidRDefault="005B311A" w:rsidP="005B311A">
            <w:pPr>
              <w:jc w:val="center"/>
              <w:rPr>
                <w:rFonts w:ascii="Arial" w:hAnsi="Arial" w:cs="Arial"/>
              </w:rPr>
            </w:pPr>
            <w:r w:rsidRPr="005B311A">
              <w:rPr>
                <w:rFonts w:ascii="Arial" w:hAnsi="Arial" w:cs="Arial"/>
              </w:rPr>
              <w:t>562</w:t>
            </w:r>
          </w:p>
        </w:tc>
        <w:tc>
          <w:tcPr>
            <w:tcW w:w="6216" w:type="dxa"/>
            <w:noWrap/>
            <w:hideMark/>
          </w:tcPr>
          <w:p w14:paraId="1269CC67" w14:textId="77777777" w:rsidR="005B311A" w:rsidRPr="005B311A" w:rsidRDefault="005B311A">
            <w:pPr>
              <w:rPr>
                <w:rFonts w:ascii="Arial" w:hAnsi="Arial" w:cs="Arial"/>
              </w:rPr>
            </w:pPr>
            <w:r w:rsidRPr="005B311A">
              <w:rPr>
                <w:rFonts w:ascii="Arial" w:hAnsi="Arial" w:cs="Arial"/>
              </w:rPr>
              <w:t>Exercise Physiologists</w:t>
            </w:r>
          </w:p>
        </w:tc>
        <w:tc>
          <w:tcPr>
            <w:tcW w:w="1615" w:type="dxa"/>
            <w:noWrap/>
            <w:vAlign w:val="center"/>
            <w:hideMark/>
          </w:tcPr>
          <w:p w14:paraId="7FD35179" w14:textId="77777777" w:rsidR="005B311A" w:rsidRPr="005B311A" w:rsidRDefault="005B311A" w:rsidP="005B311A">
            <w:pPr>
              <w:jc w:val="center"/>
              <w:rPr>
                <w:rFonts w:ascii="Arial" w:hAnsi="Arial" w:cs="Arial"/>
              </w:rPr>
            </w:pPr>
            <w:r w:rsidRPr="005B311A">
              <w:rPr>
                <w:rFonts w:ascii="Arial" w:hAnsi="Arial" w:cs="Arial"/>
              </w:rPr>
              <w:t>23.0%</w:t>
            </w:r>
          </w:p>
        </w:tc>
      </w:tr>
      <w:tr w:rsidR="005B311A" w:rsidRPr="005B311A" w14:paraId="646CCC36" w14:textId="77777777" w:rsidTr="005B311A">
        <w:trPr>
          <w:trHeight w:val="300"/>
        </w:trPr>
        <w:tc>
          <w:tcPr>
            <w:tcW w:w="803" w:type="dxa"/>
            <w:noWrap/>
            <w:vAlign w:val="center"/>
            <w:hideMark/>
          </w:tcPr>
          <w:p w14:paraId="623194B5" w14:textId="77777777" w:rsidR="005B311A" w:rsidRPr="005B311A" w:rsidRDefault="005B311A" w:rsidP="005B311A">
            <w:pPr>
              <w:jc w:val="center"/>
              <w:rPr>
                <w:rFonts w:ascii="Arial" w:hAnsi="Arial" w:cs="Arial"/>
              </w:rPr>
            </w:pPr>
            <w:r w:rsidRPr="005B311A">
              <w:rPr>
                <w:rFonts w:ascii="Arial" w:hAnsi="Arial" w:cs="Arial"/>
              </w:rPr>
              <w:t>563</w:t>
            </w:r>
          </w:p>
        </w:tc>
        <w:tc>
          <w:tcPr>
            <w:tcW w:w="6216" w:type="dxa"/>
            <w:noWrap/>
            <w:hideMark/>
          </w:tcPr>
          <w:p w14:paraId="2322D01A" w14:textId="77777777" w:rsidR="005B311A" w:rsidRPr="005B311A" w:rsidRDefault="005B311A">
            <w:pPr>
              <w:rPr>
                <w:rFonts w:ascii="Arial" w:hAnsi="Arial" w:cs="Arial"/>
              </w:rPr>
            </w:pPr>
            <w:r w:rsidRPr="005B311A">
              <w:rPr>
                <w:rFonts w:ascii="Arial" w:hAnsi="Arial" w:cs="Arial"/>
              </w:rPr>
              <w:t>General and Operations Managers</w:t>
            </w:r>
          </w:p>
        </w:tc>
        <w:tc>
          <w:tcPr>
            <w:tcW w:w="1615" w:type="dxa"/>
            <w:noWrap/>
            <w:vAlign w:val="center"/>
            <w:hideMark/>
          </w:tcPr>
          <w:p w14:paraId="099641F3" w14:textId="77777777" w:rsidR="005B311A" w:rsidRPr="005B311A" w:rsidRDefault="005B311A" w:rsidP="005B311A">
            <w:pPr>
              <w:jc w:val="center"/>
              <w:rPr>
                <w:rFonts w:ascii="Arial" w:hAnsi="Arial" w:cs="Arial"/>
              </w:rPr>
            </w:pPr>
            <w:r w:rsidRPr="005B311A">
              <w:rPr>
                <w:rFonts w:ascii="Arial" w:hAnsi="Arial" w:cs="Arial"/>
              </w:rPr>
              <w:t>22.8%</w:t>
            </w:r>
          </w:p>
        </w:tc>
      </w:tr>
      <w:tr w:rsidR="005B311A" w:rsidRPr="005B311A" w14:paraId="35407251" w14:textId="77777777" w:rsidTr="005B311A">
        <w:trPr>
          <w:trHeight w:val="300"/>
        </w:trPr>
        <w:tc>
          <w:tcPr>
            <w:tcW w:w="803" w:type="dxa"/>
            <w:noWrap/>
            <w:vAlign w:val="center"/>
            <w:hideMark/>
          </w:tcPr>
          <w:p w14:paraId="3CE311A7" w14:textId="77777777" w:rsidR="005B311A" w:rsidRPr="005B311A" w:rsidRDefault="005B311A" w:rsidP="005B311A">
            <w:pPr>
              <w:jc w:val="center"/>
              <w:rPr>
                <w:rFonts w:ascii="Arial" w:hAnsi="Arial" w:cs="Arial"/>
              </w:rPr>
            </w:pPr>
            <w:r w:rsidRPr="005B311A">
              <w:rPr>
                <w:rFonts w:ascii="Arial" w:hAnsi="Arial" w:cs="Arial"/>
              </w:rPr>
              <w:t>564</w:t>
            </w:r>
          </w:p>
        </w:tc>
        <w:tc>
          <w:tcPr>
            <w:tcW w:w="6216" w:type="dxa"/>
            <w:noWrap/>
            <w:hideMark/>
          </w:tcPr>
          <w:p w14:paraId="6E290BEE" w14:textId="77777777" w:rsidR="005B311A" w:rsidRPr="005B311A" w:rsidRDefault="005B311A">
            <w:pPr>
              <w:rPr>
                <w:rFonts w:ascii="Arial" w:hAnsi="Arial" w:cs="Arial"/>
              </w:rPr>
            </w:pPr>
            <w:r w:rsidRPr="005B311A">
              <w:rPr>
                <w:rFonts w:ascii="Arial" w:hAnsi="Arial" w:cs="Arial"/>
              </w:rPr>
              <w:t>Mechanical Engineering Technicians</w:t>
            </w:r>
          </w:p>
        </w:tc>
        <w:tc>
          <w:tcPr>
            <w:tcW w:w="1615" w:type="dxa"/>
            <w:noWrap/>
            <w:vAlign w:val="center"/>
            <w:hideMark/>
          </w:tcPr>
          <w:p w14:paraId="37BBA89D" w14:textId="77777777" w:rsidR="005B311A" w:rsidRPr="005B311A" w:rsidRDefault="005B311A" w:rsidP="005B311A">
            <w:pPr>
              <w:jc w:val="center"/>
              <w:rPr>
                <w:rFonts w:ascii="Arial" w:hAnsi="Arial" w:cs="Arial"/>
              </w:rPr>
            </w:pPr>
            <w:r w:rsidRPr="005B311A">
              <w:rPr>
                <w:rFonts w:ascii="Arial" w:hAnsi="Arial" w:cs="Arial"/>
              </w:rPr>
              <w:t>22.7%</w:t>
            </w:r>
          </w:p>
        </w:tc>
      </w:tr>
      <w:tr w:rsidR="005B311A" w:rsidRPr="005B311A" w14:paraId="53460E11" w14:textId="77777777" w:rsidTr="005B311A">
        <w:trPr>
          <w:trHeight w:val="300"/>
        </w:trPr>
        <w:tc>
          <w:tcPr>
            <w:tcW w:w="803" w:type="dxa"/>
            <w:noWrap/>
            <w:vAlign w:val="center"/>
            <w:hideMark/>
          </w:tcPr>
          <w:p w14:paraId="046E5AC1" w14:textId="77777777" w:rsidR="005B311A" w:rsidRPr="005B311A" w:rsidRDefault="005B311A" w:rsidP="005B311A">
            <w:pPr>
              <w:jc w:val="center"/>
              <w:rPr>
                <w:rFonts w:ascii="Arial" w:hAnsi="Arial" w:cs="Arial"/>
              </w:rPr>
            </w:pPr>
            <w:r w:rsidRPr="005B311A">
              <w:rPr>
                <w:rFonts w:ascii="Arial" w:hAnsi="Arial" w:cs="Arial"/>
              </w:rPr>
              <w:t>565</w:t>
            </w:r>
          </w:p>
        </w:tc>
        <w:tc>
          <w:tcPr>
            <w:tcW w:w="6216" w:type="dxa"/>
            <w:noWrap/>
            <w:hideMark/>
          </w:tcPr>
          <w:p w14:paraId="189C62FA" w14:textId="77777777" w:rsidR="005B311A" w:rsidRPr="005B311A" w:rsidRDefault="005B311A">
            <w:pPr>
              <w:rPr>
                <w:rFonts w:ascii="Arial" w:hAnsi="Arial" w:cs="Arial"/>
              </w:rPr>
            </w:pPr>
            <w:r w:rsidRPr="005B311A">
              <w:rPr>
                <w:rFonts w:ascii="Arial" w:hAnsi="Arial" w:cs="Arial"/>
              </w:rPr>
              <w:t>Airfield Operations Specialists</w:t>
            </w:r>
          </w:p>
        </w:tc>
        <w:tc>
          <w:tcPr>
            <w:tcW w:w="1615" w:type="dxa"/>
            <w:noWrap/>
            <w:vAlign w:val="center"/>
            <w:hideMark/>
          </w:tcPr>
          <w:p w14:paraId="428DC186" w14:textId="77777777" w:rsidR="005B311A" w:rsidRPr="005B311A" w:rsidRDefault="005B311A" w:rsidP="005B311A">
            <w:pPr>
              <w:jc w:val="center"/>
              <w:rPr>
                <w:rFonts w:ascii="Arial" w:hAnsi="Arial" w:cs="Arial"/>
              </w:rPr>
            </w:pPr>
            <w:r w:rsidRPr="005B311A">
              <w:rPr>
                <w:rFonts w:ascii="Arial" w:hAnsi="Arial" w:cs="Arial"/>
              </w:rPr>
              <w:t>22.6%</w:t>
            </w:r>
          </w:p>
        </w:tc>
      </w:tr>
      <w:tr w:rsidR="005B311A" w:rsidRPr="005B311A" w14:paraId="57A2D3D3" w14:textId="77777777" w:rsidTr="005B311A">
        <w:trPr>
          <w:trHeight w:val="300"/>
        </w:trPr>
        <w:tc>
          <w:tcPr>
            <w:tcW w:w="803" w:type="dxa"/>
            <w:noWrap/>
            <w:vAlign w:val="center"/>
            <w:hideMark/>
          </w:tcPr>
          <w:p w14:paraId="41967A97" w14:textId="77777777" w:rsidR="005B311A" w:rsidRPr="005B311A" w:rsidRDefault="005B311A" w:rsidP="005B311A">
            <w:pPr>
              <w:jc w:val="center"/>
              <w:rPr>
                <w:rFonts w:ascii="Arial" w:hAnsi="Arial" w:cs="Arial"/>
              </w:rPr>
            </w:pPr>
            <w:r w:rsidRPr="005B311A">
              <w:rPr>
                <w:rFonts w:ascii="Arial" w:hAnsi="Arial" w:cs="Arial"/>
              </w:rPr>
              <w:t>566</w:t>
            </w:r>
          </w:p>
        </w:tc>
        <w:tc>
          <w:tcPr>
            <w:tcW w:w="6216" w:type="dxa"/>
            <w:noWrap/>
            <w:hideMark/>
          </w:tcPr>
          <w:p w14:paraId="44E9D995" w14:textId="77777777" w:rsidR="005B311A" w:rsidRPr="005B311A" w:rsidRDefault="005B311A">
            <w:pPr>
              <w:rPr>
                <w:rFonts w:ascii="Arial" w:hAnsi="Arial" w:cs="Arial"/>
              </w:rPr>
            </w:pPr>
            <w:r w:rsidRPr="005B311A">
              <w:rPr>
                <w:rFonts w:ascii="Arial" w:hAnsi="Arial" w:cs="Arial"/>
              </w:rPr>
              <w:t>Physicians and Surgeons, All Other</w:t>
            </w:r>
          </w:p>
        </w:tc>
        <w:tc>
          <w:tcPr>
            <w:tcW w:w="1615" w:type="dxa"/>
            <w:noWrap/>
            <w:vAlign w:val="center"/>
            <w:hideMark/>
          </w:tcPr>
          <w:p w14:paraId="5A4D0417" w14:textId="77777777" w:rsidR="005B311A" w:rsidRPr="005B311A" w:rsidRDefault="005B311A" w:rsidP="005B311A">
            <w:pPr>
              <w:jc w:val="center"/>
              <w:rPr>
                <w:rFonts w:ascii="Arial" w:hAnsi="Arial" w:cs="Arial"/>
              </w:rPr>
            </w:pPr>
            <w:r w:rsidRPr="005B311A">
              <w:rPr>
                <w:rFonts w:ascii="Arial" w:hAnsi="Arial" w:cs="Arial"/>
              </w:rPr>
              <w:t>22.6%</w:t>
            </w:r>
          </w:p>
        </w:tc>
      </w:tr>
      <w:tr w:rsidR="005B311A" w:rsidRPr="005B311A" w14:paraId="3F63C032" w14:textId="77777777" w:rsidTr="005B311A">
        <w:trPr>
          <w:trHeight w:val="300"/>
        </w:trPr>
        <w:tc>
          <w:tcPr>
            <w:tcW w:w="803" w:type="dxa"/>
            <w:noWrap/>
            <w:vAlign w:val="center"/>
            <w:hideMark/>
          </w:tcPr>
          <w:p w14:paraId="1CA52DF4" w14:textId="77777777" w:rsidR="005B311A" w:rsidRPr="005B311A" w:rsidRDefault="005B311A" w:rsidP="005B311A">
            <w:pPr>
              <w:jc w:val="center"/>
              <w:rPr>
                <w:rFonts w:ascii="Arial" w:hAnsi="Arial" w:cs="Arial"/>
              </w:rPr>
            </w:pPr>
            <w:r w:rsidRPr="005B311A">
              <w:rPr>
                <w:rFonts w:ascii="Arial" w:hAnsi="Arial" w:cs="Arial"/>
              </w:rPr>
              <w:t>567</w:t>
            </w:r>
          </w:p>
        </w:tc>
        <w:tc>
          <w:tcPr>
            <w:tcW w:w="6216" w:type="dxa"/>
            <w:noWrap/>
            <w:hideMark/>
          </w:tcPr>
          <w:p w14:paraId="07E0BD7D" w14:textId="77777777" w:rsidR="005B311A" w:rsidRPr="005B311A" w:rsidRDefault="005B311A">
            <w:pPr>
              <w:rPr>
                <w:rFonts w:ascii="Arial" w:hAnsi="Arial" w:cs="Arial"/>
              </w:rPr>
            </w:pPr>
            <w:r w:rsidRPr="005B311A">
              <w:rPr>
                <w:rFonts w:ascii="Arial" w:hAnsi="Arial" w:cs="Arial"/>
              </w:rPr>
              <w:t>Electrical and Electronics Engineering Technicians</w:t>
            </w:r>
          </w:p>
        </w:tc>
        <w:tc>
          <w:tcPr>
            <w:tcW w:w="1615" w:type="dxa"/>
            <w:noWrap/>
            <w:vAlign w:val="center"/>
            <w:hideMark/>
          </w:tcPr>
          <w:p w14:paraId="53D221B3" w14:textId="77777777" w:rsidR="005B311A" w:rsidRPr="005B311A" w:rsidRDefault="005B311A" w:rsidP="005B311A">
            <w:pPr>
              <w:jc w:val="center"/>
              <w:rPr>
                <w:rFonts w:ascii="Arial" w:hAnsi="Arial" w:cs="Arial"/>
              </w:rPr>
            </w:pPr>
            <w:r w:rsidRPr="005B311A">
              <w:rPr>
                <w:rFonts w:ascii="Arial" w:hAnsi="Arial" w:cs="Arial"/>
              </w:rPr>
              <w:t>22.6%</w:t>
            </w:r>
          </w:p>
        </w:tc>
      </w:tr>
      <w:tr w:rsidR="005B311A" w:rsidRPr="005B311A" w14:paraId="2C07E2C6" w14:textId="77777777" w:rsidTr="005B311A">
        <w:trPr>
          <w:trHeight w:val="300"/>
        </w:trPr>
        <w:tc>
          <w:tcPr>
            <w:tcW w:w="803" w:type="dxa"/>
            <w:noWrap/>
            <w:vAlign w:val="center"/>
            <w:hideMark/>
          </w:tcPr>
          <w:p w14:paraId="70D114C7" w14:textId="77777777" w:rsidR="005B311A" w:rsidRPr="005B311A" w:rsidRDefault="005B311A" w:rsidP="005B311A">
            <w:pPr>
              <w:jc w:val="center"/>
              <w:rPr>
                <w:rFonts w:ascii="Arial" w:hAnsi="Arial" w:cs="Arial"/>
              </w:rPr>
            </w:pPr>
            <w:r w:rsidRPr="005B311A">
              <w:rPr>
                <w:rFonts w:ascii="Arial" w:hAnsi="Arial" w:cs="Arial"/>
              </w:rPr>
              <w:t>568</w:t>
            </w:r>
          </w:p>
        </w:tc>
        <w:tc>
          <w:tcPr>
            <w:tcW w:w="6216" w:type="dxa"/>
            <w:noWrap/>
            <w:hideMark/>
          </w:tcPr>
          <w:p w14:paraId="20171599" w14:textId="77777777" w:rsidR="005B311A" w:rsidRPr="005B311A" w:rsidRDefault="005B311A">
            <w:pPr>
              <w:rPr>
                <w:rFonts w:ascii="Arial" w:hAnsi="Arial" w:cs="Arial"/>
              </w:rPr>
            </w:pPr>
            <w:r w:rsidRPr="005B311A">
              <w:rPr>
                <w:rFonts w:ascii="Arial" w:hAnsi="Arial" w:cs="Arial"/>
              </w:rPr>
              <w:t>Human Resources Specialists</w:t>
            </w:r>
          </w:p>
        </w:tc>
        <w:tc>
          <w:tcPr>
            <w:tcW w:w="1615" w:type="dxa"/>
            <w:noWrap/>
            <w:vAlign w:val="center"/>
            <w:hideMark/>
          </w:tcPr>
          <w:p w14:paraId="30A45970" w14:textId="77777777" w:rsidR="005B311A" w:rsidRPr="005B311A" w:rsidRDefault="005B311A" w:rsidP="005B311A">
            <w:pPr>
              <w:jc w:val="center"/>
              <w:rPr>
                <w:rFonts w:ascii="Arial" w:hAnsi="Arial" w:cs="Arial"/>
              </w:rPr>
            </w:pPr>
            <w:r w:rsidRPr="005B311A">
              <w:rPr>
                <w:rFonts w:ascii="Arial" w:hAnsi="Arial" w:cs="Arial"/>
              </w:rPr>
              <w:t>22.5%</w:t>
            </w:r>
          </w:p>
        </w:tc>
      </w:tr>
      <w:tr w:rsidR="005B311A" w:rsidRPr="005B311A" w14:paraId="77C3ABB3" w14:textId="77777777" w:rsidTr="005B311A">
        <w:trPr>
          <w:trHeight w:val="300"/>
        </w:trPr>
        <w:tc>
          <w:tcPr>
            <w:tcW w:w="803" w:type="dxa"/>
            <w:noWrap/>
            <w:vAlign w:val="center"/>
            <w:hideMark/>
          </w:tcPr>
          <w:p w14:paraId="45938B8A" w14:textId="77777777" w:rsidR="005B311A" w:rsidRPr="005B311A" w:rsidRDefault="005B311A" w:rsidP="005B311A">
            <w:pPr>
              <w:jc w:val="center"/>
              <w:rPr>
                <w:rFonts w:ascii="Arial" w:hAnsi="Arial" w:cs="Arial"/>
              </w:rPr>
            </w:pPr>
            <w:r w:rsidRPr="005B311A">
              <w:rPr>
                <w:rFonts w:ascii="Arial" w:hAnsi="Arial" w:cs="Arial"/>
              </w:rPr>
              <w:t>569</w:t>
            </w:r>
          </w:p>
        </w:tc>
        <w:tc>
          <w:tcPr>
            <w:tcW w:w="6216" w:type="dxa"/>
            <w:noWrap/>
            <w:hideMark/>
          </w:tcPr>
          <w:p w14:paraId="485CFD28" w14:textId="77777777" w:rsidR="005B311A" w:rsidRPr="005B311A" w:rsidRDefault="005B311A">
            <w:pPr>
              <w:rPr>
                <w:rFonts w:ascii="Arial" w:hAnsi="Arial" w:cs="Arial"/>
              </w:rPr>
            </w:pPr>
            <w:r w:rsidRPr="005B311A">
              <w:rPr>
                <w:rFonts w:ascii="Arial" w:hAnsi="Arial" w:cs="Arial"/>
              </w:rPr>
              <w:t>Fashion Designers</w:t>
            </w:r>
          </w:p>
        </w:tc>
        <w:tc>
          <w:tcPr>
            <w:tcW w:w="1615" w:type="dxa"/>
            <w:noWrap/>
            <w:vAlign w:val="center"/>
            <w:hideMark/>
          </w:tcPr>
          <w:p w14:paraId="3268C112" w14:textId="77777777" w:rsidR="005B311A" w:rsidRPr="005B311A" w:rsidRDefault="005B311A" w:rsidP="005B311A">
            <w:pPr>
              <w:jc w:val="center"/>
              <w:rPr>
                <w:rFonts w:ascii="Arial" w:hAnsi="Arial" w:cs="Arial"/>
              </w:rPr>
            </w:pPr>
            <w:r w:rsidRPr="005B311A">
              <w:rPr>
                <w:rFonts w:ascii="Arial" w:hAnsi="Arial" w:cs="Arial"/>
              </w:rPr>
              <w:t>22.5%</w:t>
            </w:r>
          </w:p>
        </w:tc>
      </w:tr>
      <w:tr w:rsidR="005B311A" w:rsidRPr="005B311A" w14:paraId="50981C38" w14:textId="77777777" w:rsidTr="005B311A">
        <w:trPr>
          <w:trHeight w:val="300"/>
        </w:trPr>
        <w:tc>
          <w:tcPr>
            <w:tcW w:w="803" w:type="dxa"/>
            <w:noWrap/>
            <w:vAlign w:val="center"/>
            <w:hideMark/>
          </w:tcPr>
          <w:p w14:paraId="289EDBE7" w14:textId="77777777" w:rsidR="005B311A" w:rsidRPr="005B311A" w:rsidRDefault="005B311A" w:rsidP="005B311A">
            <w:pPr>
              <w:jc w:val="center"/>
              <w:rPr>
                <w:rFonts w:ascii="Arial" w:hAnsi="Arial" w:cs="Arial"/>
              </w:rPr>
            </w:pPr>
            <w:r w:rsidRPr="005B311A">
              <w:rPr>
                <w:rFonts w:ascii="Arial" w:hAnsi="Arial" w:cs="Arial"/>
              </w:rPr>
              <w:t>570</w:t>
            </w:r>
          </w:p>
        </w:tc>
        <w:tc>
          <w:tcPr>
            <w:tcW w:w="6216" w:type="dxa"/>
            <w:noWrap/>
            <w:hideMark/>
          </w:tcPr>
          <w:p w14:paraId="7166F9B7" w14:textId="77777777" w:rsidR="005B311A" w:rsidRPr="005B311A" w:rsidRDefault="005B311A">
            <w:pPr>
              <w:rPr>
                <w:rFonts w:ascii="Arial" w:hAnsi="Arial" w:cs="Arial"/>
              </w:rPr>
            </w:pPr>
            <w:r w:rsidRPr="005B311A">
              <w:rPr>
                <w:rFonts w:ascii="Arial" w:hAnsi="Arial" w:cs="Arial"/>
              </w:rPr>
              <w:t>Janitors and Cleaners, Except Maids and Housekeeping Cleaners</w:t>
            </w:r>
          </w:p>
        </w:tc>
        <w:tc>
          <w:tcPr>
            <w:tcW w:w="1615" w:type="dxa"/>
            <w:noWrap/>
            <w:vAlign w:val="center"/>
            <w:hideMark/>
          </w:tcPr>
          <w:p w14:paraId="1686E8A7" w14:textId="77777777" w:rsidR="005B311A" w:rsidRPr="005B311A" w:rsidRDefault="005B311A" w:rsidP="005B311A">
            <w:pPr>
              <w:jc w:val="center"/>
              <w:rPr>
                <w:rFonts w:ascii="Arial" w:hAnsi="Arial" w:cs="Arial"/>
              </w:rPr>
            </w:pPr>
            <w:r w:rsidRPr="005B311A">
              <w:rPr>
                <w:rFonts w:ascii="Arial" w:hAnsi="Arial" w:cs="Arial"/>
              </w:rPr>
              <w:t>22.4%</w:t>
            </w:r>
          </w:p>
        </w:tc>
      </w:tr>
      <w:tr w:rsidR="005B311A" w:rsidRPr="005B311A" w14:paraId="6712962F" w14:textId="77777777" w:rsidTr="005B311A">
        <w:trPr>
          <w:trHeight w:val="300"/>
        </w:trPr>
        <w:tc>
          <w:tcPr>
            <w:tcW w:w="803" w:type="dxa"/>
            <w:noWrap/>
            <w:vAlign w:val="center"/>
            <w:hideMark/>
          </w:tcPr>
          <w:p w14:paraId="767F6A1B" w14:textId="77777777" w:rsidR="005B311A" w:rsidRPr="005B311A" w:rsidRDefault="005B311A" w:rsidP="005B311A">
            <w:pPr>
              <w:jc w:val="center"/>
              <w:rPr>
                <w:rFonts w:ascii="Arial" w:hAnsi="Arial" w:cs="Arial"/>
              </w:rPr>
            </w:pPr>
            <w:r w:rsidRPr="005B311A">
              <w:rPr>
                <w:rFonts w:ascii="Arial" w:hAnsi="Arial" w:cs="Arial"/>
              </w:rPr>
              <w:t>571</w:t>
            </w:r>
          </w:p>
        </w:tc>
        <w:tc>
          <w:tcPr>
            <w:tcW w:w="6216" w:type="dxa"/>
            <w:noWrap/>
            <w:hideMark/>
          </w:tcPr>
          <w:p w14:paraId="11167EE1" w14:textId="77777777" w:rsidR="005B311A" w:rsidRPr="005B311A" w:rsidRDefault="005B311A">
            <w:pPr>
              <w:rPr>
                <w:rFonts w:ascii="Arial" w:hAnsi="Arial" w:cs="Arial"/>
              </w:rPr>
            </w:pPr>
            <w:r w:rsidRPr="005B311A">
              <w:rPr>
                <w:rFonts w:ascii="Arial" w:hAnsi="Arial" w:cs="Arial"/>
              </w:rPr>
              <w:t>Health Diagnosing and Treating Practitioners, All Other</w:t>
            </w:r>
          </w:p>
        </w:tc>
        <w:tc>
          <w:tcPr>
            <w:tcW w:w="1615" w:type="dxa"/>
            <w:noWrap/>
            <w:vAlign w:val="center"/>
            <w:hideMark/>
          </w:tcPr>
          <w:p w14:paraId="270E34F6" w14:textId="77777777" w:rsidR="005B311A" w:rsidRPr="005B311A" w:rsidRDefault="005B311A" w:rsidP="005B311A">
            <w:pPr>
              <w:jc w:val="center"/>
              <w:rPr>
                <w:rFonts w:ascii="Arial" w:hAnsi="Arial" w:cs="Arial"/>
              </w:rPr>
            </w:pPr>
            <w:r w:rsidRPr="005B311A">
              <w:rPr>
                <w:rFonts w:ascii="Arial" w:hAnsi="Arial" w:cs="Arial"/>
              </w:rPr>
              <w:t>22.4%</w:t>
            </w:r>
          </w:p>
        </w:tc>
      </w:tr>
      <w:tr w:rsidR="005B311A" w:rsidRPr="005B311A" w14:paraId="7FFEFA51" w14:textId="77777777" w:rsidTr="005B311A">
        <w:trPr>
          <w:trHeight w:val="300"/>
        </w:trPr>
        <w:tc>
          <w:tcPr>
            <w:tcW w:w="803" w:type="dxa"/>
            <w:noWrap/>
            <w:vAlign w:val="center"/>
            <w:hideMark/>
          </w:tcPr>
          <w:p w14:paraId="4F187A97" w14:textId="77777777" w:rsidR="005B311A" w:rsidRPr="005B311A" w:rsidRDefault="005B311A" w:rsidP="005B311A">
            <w:pPr>
              <w:jc w:val="center"/>
              <w:rPr>
                <w:rFonts w:ascii="Arial" w:hAnsi="Arial" w:cs="Arial"/>
              </w:rPr>
            </w:pPr>
            <w:r w:rsidRPr="005B311A">
              <w:rPr>
                <w:rFonts w:ascii="Arial" w:hAnsi="Arial" w:cs="Arial"/>
              </w:rPr>
              <w:t>572</w:t>
            </w:r>
          </w:p>
        </w:tc>
        <w:tc>
          <w:tcPr>
            <w:tcW w:w="6216" w:type="dxa"/>
            <w:noWrap/>
            <w:hideMark/>
          </w:tcPr>
          <w:p w14:paraId="7923D3CF" w14:textId="77777777" w:rsidR="005B311A" w:rsidRPr="005B311A" w:rsidRDefault="005B311A">
            <w:pPr>
              <w:rPr>
                <w:rFonts w:ascii="Arial" w:hAnsi="Arial" w:cs="Arial"/>
              </w:rPr>
            </w:pPr>
            <w:r w:rsidRPr="005B311A">
              <w:rPr>
                <w:rFonts w:ascii="Arial" w:hAnsi="Arial" w:cs="Arial"/>
              </w:rPr>
              <w:t>Dentists, All Other Specialists</w:t>
            </w:r>
          </w:p>
        </w:tc>
        <w:tc>
          <w:tcPr>
            <w:tcW w:w="1615" w:type="dxa"/>
            <w:noWrap/>
            <w:vAlign w:val="center"/>
            <w:hideMark/>
          </w:tcPr>
          <w:p w14:paraId="6E81AE0C" w14:textId="77777777" w:rsidR="005B311A" w:rsidRPr="005B311A" w:rsidRDefault="005B311A" w:rsidP="005B311A">
            <w:pPr>
              <w:jc w:val="center"/>
              <w:rPr>
                <w:rFonts w:ascii="Arial" w:hAnsi="Arial" w:cs="Arial"/>
              </w:rPr>
            </w:pPr>
            <w:r w:rsidRPr="005B311A">
              <w:rPr>
                <w:rFonts w:ascii="Arial" w:hAnsi="Arial" w:cs="Arial"/>
              </w:rPr>
              <w:t>22.2%</w:t>
            </w:r>
          </w:p>
        </w:tc>
      </w:tr>
      <w:tr w:rsidR="005B311A" w:rsidRPr="005B311A" w14:paraId="6C0665B5" w14:textId="77777777" w:rsidTr="005B311A">
        <w:trPr>
          <w:trHeight w:val="300"/>
        </w:trPr>
        <w:tc>
          <w:tcPr>
            <w:tcW w:w="803" w:type="dxa"/>
            <w:noWrap/>
            <w:vAlign w:val="center"/>
            <w:hideMark/>
          </w:tcPr>
          <w:p w14:paraId="73D5EE48" w14:textId="77777777" w:rsidR="005B311A" w:rsidRPr="005B311A" w:rsidRDefault="005B311A" w:rsidP="005B311A">
            <w:pPr>
              <w:jc w:val="center"/>
              <w:rPr>
                <w:rFonts w:ascii="Arial" w:hAnsi="Arial" w:cs="Arial"/>
              </w:rPr>
            </w:pPr>
            <w:r w:rsidRPr="005B311A">
              <w:rPr>
                <w:rFonts w:ascii="Arial" w:hAnsi="Arial" w:cs="Arial"/>
              </w:rPr>
              <w:t>573</w:t>
            </w:r>
          </w:p>
        </w:tc>
        <w:tc>
          <w:tcPr>
            <w:tcW w:w="6216" w:type="dxa"/>
            <w:noWrap/>
            <w:hideMark/>
          </w:tcPr>
          <w:p w14:paraId="71233FE8" w14:textId="77777777" w:rsidR="005B311A" w:rsidRPr="005B311A" w:rsidRDefault="005B311A">
            <w:pPr>
              <w:rPr>
                <w:rFonts w:ascii="Arial" w:hAnsi="Arial" w:cs="Arial"/>
              </w:rPr>
            </w:pPr>
            <w:r w:rsidRPr="005B311A">
              <w:rPr>
                <w:rFonts w:ascii="Arial" w:hAnsi="Arial" w:cs="Arial"/>
              </w:rPr>
              <w:t>First-Line Supervisors of Office and Administrative Support Workers</w:t>
            </w:r>
          </w:p>
        </w:tc>
        <w:tc>
          <w:tcPr>
            <w:tcW w:w="1615" w:type="dxa"/>
            <w:noWrap/>
            <w:vAlign w:val="center"/>
            <w:hideMark/>
          </w:tcPr>
          <w:p w14:paraId="70579BF1" w14:textId="77777777" w:rsidR="005B311A" w:rsidRPr="005B311A" w:rsidRDefault="005B311A" w:rsidP="005B311A">
            <w:pPr>
              <w:jc w:val="center"/>
              <w:rPr>
                <w:rFonts w:ascii="Arial" w:hAnsi="Arial" w:cs="Arial"/>
              </w:rPr>
            </w:pPr>
            <w:r w:rsidRPr="005B311A">
              <w:rPr>
                <w:rFonts w:ascii="Arial" w:hAnsi="Arial" w:cs="Arial"/>
              </w:rPr>
              <w:t>22.1%</w:t>
            </w:r>
          </w:p>
        </w:tc>
      </w:tr>
      <w:tr w:rsidR="005B311A" w:rsidRPr="005B311A" w14:paraId="7A7864AB" w14:textId="77777777" w:rsidTr="005B311A">
        <w:trPr>
          <w:trHeight w:val="300"/>
        </w:trPr>
        <w:tc>
          <w:tcPr>
            <w:tcW w:w="803" w:type="dxa"/>
            <w:noWrap/>
            <w:vAlign w:val="center"/>
            <w:hideMark/>
          </w:tcPr>
          <w:p w14:paraId="4C78C604" w14:textId="77777777" w:rsidR="005B311A" w:rsidRPr="005B311A" w:rsidRDefault="005B311A" w:rsidP="005B311A">
            <w:pPr>
              <w:jc w:val="center"/>
              <w:rPr>
                <w:rFonts w:ascii="Arial" w:hAnsi="Arial" w:cs="Arial"/>
              </w:rPr>
            </w:pPr>
            <w:r w:rsidRPr="005B311A">
              <w:rPr>
                <w:rFonts w:ascii="Arial" w:hAnsi="Arial" w:cs="Arial"/>
              </w:rPr>
              <w:t>574</w:t>
            </w:r>
          </w:p>
        </w:tc>
        <w:tc>
          <w:tcPr>
            <w:tcW w:w="6216" w:type="dxa"/>
            <w:noWrap/>
            <w:hideMark/>
          </w:tcPr>
          <w:p w14:paraId="50516BA2" w14:textId="77777777" w:rsidR="005B311A" w:rsidRPr="005B311A" w:rsidRDefault="005B311A">
            <w:pPr>
              <w:rPr>
                <w:rFonts w:ascii="Arial" w:hAnsi="Arial" w:cs="Arial"/>
              </w:rPr>
            </w:pPr>
            <w:r w:rsidRPr="005B311A">
              <w:rPr>
                <w:rFonts w:ascii="Arial" w:hAnsi="Arial" w:cs="Arial"/>
              </w:rPr>
              <w:t>Obstetricians and Gynecologists</w:t>
            </w:r>
          </w:p>
        </w:tc>
        <w:tc>
          <w:tcPr>
            <w:tcW w:w="1615" w:type="dxa"/>
            <w:noWrap/>
            <w:vAlign w:val="center"/>
            <w:hideMark/>
          </w:tcPr>
          <w:p w14:paraId="5E9AFA12" w14:textId="77777777" w:rsidR="005B311A" w:rsidRPr="005B311A" w:rsidRDefault="005B311A" w:rsidP="005B311A">
            <w:pPr>
              <w:jc w:val="center"/>
              <w:rPr>
                <w:rFonts w:ascii="Arial" w:hAnsi="Arial" w:cs="Arial"/>
              </w:rPr>
            </w:pPr>
            <w:r w:rsidRPr="005B311A">
              <w:rPr>
                <w:rFonts w:ascii="Arial" w:hAnsi="Arial" w:cs="Arial"/>
              </w:rPr>
              <w:t>21.9%</w:t>
            </w:r>
          </w:p>
        </w:tc>
      </w:tr>
      <w:tr w:rsidR="005B311A" w:rsidRPr="005B311A" w14:paraId="2888C18A" w14:textId="77777777" w:rsidTr="005B311A">
        <w:trPr>
          <w:trHeight w:val="300"/>
        </w:trPr>
        <w:tc>
          <w:tcPr>
            <w:tcW w:w="803" w:type="dxa"/>
            <w:noWrap/>
            <w:vAlign w:val="center"/>
            <w:hideMark/>
          </w:tcPr>
          <w:p w14:paraId="77BAF60B" w14:textId="77777777" w:rsidR="005B311A" w:rsidRPr="005B311A" w:rsidRDefault="005B311A" w:rsidP="005B311A">
            <w:pPr>
              <w:jc w:val="center"/>
              <w:rPr>
                <w:rFonts w:ascii="Arial" w:hAnsi="Arial" w:cs="Arial"/>
              </w:rPr>
            </w:pPr>
            <w:r w:rsidRPr="005B311A">
              <w:rPr>
                <w:rFonts w:ascii="Arial" w:hAnsi="Arial" w:cs="Arial"/>
              </w:rPr>
              <w:t>575</w:t>
            </w:r>
          </w:p>
        </w:tc>
        <w:tc>
          <w:tcPr>
            <w:tcW w:w="6216" w:type="dxa"/>
            <w:noWrap/>
            <w:hideMark/>
          </w:tcPr>
          <w:p w14:paraId="5A7E0300" w14:textId="77777777" w:rsidR="005B311A" w:rsidRPr="005B311A" w:rsidRDefault="005B311A">
            <w:pPr>
              <w:rPr>
                <w:rFonts w:ascii="Arial" w:hAnsi="Arial" w:cs="Arial"/>
              </w:rPr>
            </w:pPr>
            <w:r w:rsidRPr="005B311A">
              <w:rPr>
                <w:rFonts w:ascii="Arial" w:hAnsi="Arial" w:cs="Arial"/>
              </w:rPr>
              <w:t>Animal Control Workers</w:t>
            </w:r>
          </w:p>
        </w:tc>
        <w:tc>
          <w:tcPr>
            <w:tcW w:w="1615" w:type="dxa"/>
            <w:noWrap/>
            <w:vAlign w:val="center"/>
            <w:hideMark/>
          </w:tcPr>
          <w:p w14:paraId="2F45EC58" w14:textId="77777777" w:rsidR="005B311A" w:rsidRPr="005B311A" w:rsidRDefault="005B311A" w:rsidP="005B311A">
            <w:pPr>
              <w:jc w:val="center"/>
              <w:rPr>
                <w:rFonts w:ascii="Arial" w:hAnsi="Arial" w:cs="Arial"/>
              </w:rPr>
            </w:pPr>
            <w:r w:rsidRPr="005B311A">
              <w:rPr>
                <w:rFonts w:ascii="Arial" w:hAnsi="Arial" w:cs="Arial"/>
              </w:rPr>
              <w:t>21.8%</w:t>
            </w:r>
          </w:p>
        </w:tc>
      </w:tr>
      <w:tr w:rsidR="005B311A" w:rsidRPr="005B311A" w14:paraId="4F2421A9" w14:textId="77777777" w:rsidTr="005B311A">
        <w:trPr>
          <w:trHeight w:val="300"/>
        </w:trPr>
        <w:tc>
          <w:tcPr>
            <w:tcW w:w="803" w:type="dxa"/>
            <w:noWrap/>
            <w:vAlign w:val="center"/>
            <w:hideMark/>
          </w:tcPr>
          <w:p w14:paraId="21758F3F" w14:textId="77777777" w:rsidR="005B311A" w:rsidRPr="005B311A" w:rsidRDefault="005B311A" w:rsidP="005B311A">
            <w:pPr>
              <w:jc w:val="center"/>
              <w:rPr>
                <w:rFonts w:ascii="Arial" w:hAnsi="Arial" w:cs="Arial"/>
              </w:rPr>
            </w:pPr>
            <w:r w:rsidRPr="005B311A">
              <w:rPr>
                <w:rFonts w:ascii="Arial" w:hAnsi="Arial" w:cs="Arial"/>
              </w:rPr>
              <w:t>576</w:t>
            </w:r>
          </w:p>
        </w:tc>
        <w:tc>
          <w:tcPr>
            <w:tcW w:w="6216" w:type="dxa"/>
            <w:noWrap/>
            <w:hideMark/>
          </w:tcPr>
          <w:p w14:paraId="36051BA2" w14:textId="77777777" w:rsidR="005B311A" w:rsidRPr="005B311A" w:rsidRDefault="005B311A">
            <w:pPr>
              <w:rPr>
                <w:rFonts w:ascii="Arial" w:hAnsi="Arial" w:cs="Arial"/>
              </w:rPr>
            </w:pPr>
            <w:r w:rsidRPr="005B311A">
              <w:rPr>
                <w:rFonts w:ascii="Arial" w:hAnsi="Arial" w:cs="Arial"/>
              </w:rPr>
              <w:t>Computer and Information Research Scientists</w:t>
            </w:r>
          </w:p>
        </w:tc>
        <w:tc>
          <w:tcPr>
            <w:tcW w:w="1615" w:type="dxa"/>
            <w:noWrap/>
            <w:vAlign w:val="center"/>
            <w:hideMark/>
          </w:tcPr>
          <w:p w14:paraId="7D01F515" w14:textId="77777777" w:rsidR="005B311A" w:rsidRPr="005B311A" w:rsidRDefault="005B311A" w:rsidP="005B311A">
            <w:pPr>
              <w:jc w:val="center"/>
              <w:rPr>
                <w:rFonts w:ascii="Arial" w:hAnsi="Arial" w:cs="Arial"/>
              </w:rPr>
            </w:pPr>
            <w:r w:rsidRPr="005B311A">
              <w:rPr>
                <w:rFonts w:ascii="Arial" w:hAnsi="Arial" w:cs="Arial"/>
              </w:rPr>
              <w:t>21.7%</w:t>
            </w:r>
          </w:p>
        </w:tc>
      </w:tr>
      <w:tr w:rsidR="005B311A" w:rsidRPr="005B311A" w14:paraId="42D6498A" w14:textId="77777777" w:rsidTr="005B311A">
        <w:trPr>
          <w:trHeight w:val="300"/>
        </w:trPr>
        <w:tc>
          <w:tcPr>
            <w:tcW w:w="803" w:type="dxa"/>
            <w:noWrap/>
            <w:vAlign w:val="center"/>
            <w:hideMark/>
          </w:tcPr>
          <w:p w14:paraId="382C3420" w14:textId="77777777" w:rsidR="005B311A" w:rsidRPr="005B311A" w:rsidRDefault="005B311A" w:rsidP="005B311A">
            <w:pPr>
              <w:jc w:val="center"/>
              <w:rPr>
                <w:rFonts w:ascii="Arial" w:hAnsi="Arial" w:cs="Arial"/>
              </w:rPr>
            </w:pPr>
            <w:r w:rsidRPr="005B311A">
              <w:rPr>
                <w:rFonts w:ascii="Arial" w:hAnsi="Arial" w:cs="Arial"/>
              </w:rPr>
              <w:t>577</w:t>
            </w:r>
          </w:p>
        </w:tc>
        <w:tc>
          <w:tcPr>
            <w:tcW w:w="6216" w:type="dxa"/>
            <w:noWrap/>
            <w:hideMark/>
          </w:tcPr>
          <w:p w14:paraId="12D88067" w14:textId="77777777" w:rsidR="005B311A" w:rsidRPr="005B311A" w:rsidRDefault="005B311A">
            <w:pPr>
              <w:rPr>
                <w:rFonts w:ascii="Arial" w:hAnsi="Arial" w:cs="Arial"/>
              </w:rPr>
            </w:pPr>
            <w:r w:rsidRPr="005B311A">
              <w:rPr>
                <w:rFonts w:ascii="Arial" w:hAnsi="Arial" w:cs="Arial"/>
              </w:rPr>
              <w:t>Morticians, Undertakers, and Funeral Directors</w:t>
            </w:r>
          </w:p>
        </w:tc>
        <w:tc>
          <w:tcPr>
            <w:tcW w:w="1615" w:type="dxa"/>
            <w:noWrap/>
            <w:vAlign w:val="center"/>
            <w:hideMark/>
          </w:tcPr>
          <w:p w14:paraId="16C29B8E" w14:textId="77777777" w:rsidR="005B311A" w:rsidRPr="005B311A" w:rsidRDefault="005B311A" w:rsidP="005B311A">
            <w:pPr>
              <w:jc w:val="center"/>
              <w:rPr>
                <w:rFonts w:ascii="Arial" w:hAnsi="Arial" w:cs="Arial"/>
              </w:rPr>
            </w:pPr>
            <w:r w:rsidRPr="005B311A">
              <w:rPr>
                <w:rFonts w:ascii="Arial" w:hAnsi="Arial" w:cs="Arial"/>
              </w:rPr>
              <w:t>21.7%</w:t>
            </w:r>
          </w:p>
        </w:tc>
      </w:tr>
      <w:tr w:rsidR="005B311A" w:rsidRPr="005B311A" w14:paraId="04AD522E" w14:textId="77777777" w:rsidTr="005B311A">
        <w:trPr>
          <w:trHeight w:val="300"/>
        </w:trPr>
        <w:tc>
          <w:tcPr>
            <w:tcW w:w="803" w:type="dxa"/>
            <w:noWrap/>
            <w:vAlign w:val="center"/>
            <w:hideMark/>
          </w:tcPr>
          <w:p w14:paraId="31CFFA64" w14:textId="77777777" w:rsidR="005B311A" w:rsidRPr="005B311A" w:rsidRDefault="005B311A" w:rsidP="005B311A">
            <w:pPr>
              <w:jc w:val="center"/>
              <w:rPr>
                <w:rFonts w:ascii="Arial" w:hAnsi="Arial" w:cs="Arial"/>
              </w:rPr>
            </w:pPr>
            <w:r w:rsidRPr="005B311A">
              <w:rPr>
                <w:rFonts w:ascii="Arial" w:hAnsi="Arial" w:cs="Arial"/>
              </w:rPr>
              <w:t>578</w:t>
            </w:r>
          </w:p>
        </w:tc>
        <w:tc>
          <w:tcPr>
            <w:tcW w:w="6216" w:type="dxa"/>
            <w:noWrap/>
            <w:hideMark/>
          </w:tcPr>
          <w:p w14:paraId="12C59E34" w14:textId="77777777" w:rsidR="005B311A" w:rsidRPr="005B311A" w:rsidRDefault="005B311A">
            <w:pPr>
              <w:rPr>
                <w:rFonts w:ascii="Arial" w:hAnsi="Arial" w:cs="Arial"/>
              </w:rPr>
            </w:pPr>
            <w:r w:rsidRPr="005B311A">
              <w:rPr>
                <w:rFonts w:ascii="Arial" w:hAnsi="Arial" w:cs="Arial"/>
              </w:rPr>
              <w:t>Credit Analysts</w:t>
            </w:r>
          </w:p>
        </w:tc>
        <w:tc>
          <w:tcPr>
            <w:tcW w:w="1615" w:type="dxa"/>
            <w:noWrap/>
            <w:vAlign w:val="center"/>
            <w:hideMark/>
          </w:tcPr>
          <w:p w14:paraId="4252FC7E" w14:textId="77777777" w:rsidR="005B311A" w:rsidRPr="005B311A" w:rsidRDefault="005B311A" w:rsidP="005B311A">
            <w:pPr>
              <w:jc w:val="center"/>
              <w:rPr>
                <w:rFonts w:ascii="Arial" w:hAnsi="Arial" w:cs="Arial"/>
              </w:rPr>
            </w:pPr>
            <w:r w:rsidRPr="005B311A">
              <w:rPr>
                <w:rFonts w:ascii="Arial" w:hAnsi="Arial" w:cs="Arial"/>
              </w:rPr>
              <w:t>21.6%</w:t>
            </w:r>
          </w:p>
        </w:tc>
      </w:tr>
      <w:tr w:rsidR="005B311A" w:rsidRPr="005B311A" w14:paraId="4A528FE7" w14:textId="77777777" w:rsidTr="005B311A">
        <w:trPr>
          <w:trHeight w:val="300"/>
        </w:trPr>
        <w:tc>
          <w:tcPr>
            <w:tcW w:w="803" w:type="dxa"/>
            <w:noWrap/>
            <w:vAlign w:val="center"/>
            <w:hideMark/>
          </w:tcPr>
          <w:p w14:paraId="0836717A" w14:textId="77777777" w:rsidR="005B311A" w:rsidRPr="005B311A" w:rsidRDefault="005B311A" w:rsidP="005B311A">
            <w:pPr>
              <w:jc w:val="center"/>
              <w:rPr>
                <w:rFonts w:ascii="Arial" w:hAnsi="Arial" w:cs="Arial"/>
              </w:rPr>
            </w:pPr>
            <w:r w:rsidRPr="005B311A">
              <w:rPr>
                <w:rFonts w:ascii="Arial" w:hAnsi="Arial" w:cs="Arial"/>
              </w:rPr>
              <w:t>579</w:t>
            </w:r>
          </w:p>
        </w:tc>
        <w:tc>
          <w:tcPr>
            <w:tcW w:w="6216" w:type="dxa"/>
            <w:noWrap/>
            <w:hideMark/>
          </w:tcPr>
          <w:p w14:paraId="2BAC02BA" w14:textId="77777777" w:rsidR="005B311A" w:rsidRPr="005B311A" w:rsidRDefault="005B311A">
            <w:pPr>
              <w:rPr>
                <w:rFonts w:ascii="Arial" w:hAnsi="Arial" w:cs="Arial"/>
              </w:rPr>
            </w:pPr>
            <w:r w:rsidRPr="005B311A">
              <w:rPr>
                <w:rFonts w:ascii="Arial" w:hAnsi="Arial" w:cs="Arial"/>
              </w:rPr>
              <w:t>Mathematical Science Teachers, Postsecondary</w:t>
            </w:r>
          </w:p>
        </w:tc>
        <w:tc>
          <w:tcPr>
            <w:tcW w:w="1615" w:type="dxa"/>
            <w:noWrap/>
            <w:vAlign w:val="center"/>
            <w:hideMark/>
          </w:tcPr>
          <w:p w14:paraId="00F17643" w14:textId="77777777" w:rsidR="005B311A" w:rsidRPr="005B311A" w:rsidRDefault="005B311A" w:rsidP="005B311A">
            <w:pPr>
              <w:jc w:val="center"/>
              <w:rPr>
                <w:rFonts w:ascii="Arial" w:hAnsi="Arial" w:cs="Arial"/>
              </w:rPr>
            </w:pPr>
            <w:r w:rsidRPr="005B311A">
              <w:rPr>
                <w:rFonts w:ascii="Arial" w:hAnsi="Arial" w:cs="Arial"/>
              </w:rPr>
              <w:t>21.5%</w:t>
            </w:r>
          </w:p>
        </w:tc>
      </w:tr>
      <w:tr w:rsidR="005B311A" w:rsidRPr="005B311A" w14:paraId="4F4620ED" w14:textId="77777777" w:rsidTr="005B311A">
        <w:trPr>
          <w:trHeight w:val="300"/>
        </w:trPr>
        <w:tc>
          <w:tcPr>
            <w:tcW w:w="803" w:type="dxa"/>
            <w:noWrap/>
            <w:vAlign w:val="center"/>
            <w:hideMark/>
          </w:tcPr>
          <w:p w14:paraId="5C676729" w14:textId="77777777" w:rsidR="005B311A" w:rsidRPr="005B311A" w:rsidRDefault="005B311A" w:rsidP="005B311A">
            <w:pPr>
              <w:jc w:val="center"/>
              <w:rPr>
                <w:rFonts w:ascii="Arial" w:hAnsi="Arial" w:cs="Arial"/>
              </w:rPr>
            </w:pPr>
            <w:r w:rsidRPr="005B311A">
              <w:rPr>
                <w:rFonts w:ascii="Arial" w:hAnsi="Arial" w:cs="Arial"/>
              </w:rPr>
              <w:t>580</w:t>
            </w:r>
          </w:p>
        </w:tc>
        <w:tc>
          <w:tcPr>
            <w:tcW w:w="6216" w:type="dxa"/>
            <w:noWrap/>
            <w:hideMark/>
          </w:tcPr>
          <w:p w14:paraId="05ED77D3" w14:textId="77777777" w:rsidR="005B311A" w:rsidRPr="005B311A" w:rsidRDefault="005B311A">
            <w:pPr>
              <w:rPr>
                <w:rFonts w:ascii="Arial" w:hAnsi="Arial" w:cs="Arial"/>
              </w:rPr>
            </w:pPr>
            <w:r w:rsidRPr="005B311A">
              <w:rPr>
                <w:rFonts w:ascii="Arial" w:hAnsi="Arial" w:cs="Arial"/>
              </w:rPr>
              <w:t>Electronics Engineers, Except Computer</w:t>
            </w:r>
          </w:p>
        </w:tc>
        <w:tc>
          <w:tcPr>
            <w:tcW w:w="1615" w:type="dxa"/>
            <w:noWrap/>
            <w:vAlign w:val="center"/>
            <w:hideMark/>
          </w:tcPr>
          <w:p w14:paraId="021A8AA9" w14:textId="77777777" w:rsidR="005B311A" w:rsidRPr="005B311A" w:rsidRDefault="005B311A" w:rsidP="005B311A">
            <w:pPr>
              <w:jc w:val="center"/>
              <w:rPr>
                <w:rFonts w:ascii="Arial" w:hAnsi="Arial" w:cs="Arial"/>
              </w:rPr>
            </w:pPr>
            <w:r w:rsidRPr="005B311A">
              <w:rPr>
                <w:rFonts w:ascii="Arial" w:hAnsi="Arial" w:cs="Arial"/>
              </w:rPr>
              <w:t>21.3%</w:t>
            </w:r>
          </w:p>
        </w:tc>
      </w:tr>
      <w:tr w:rsidR="005B311A" w:rsidRPr="005B311A" w14:paraId="06453515" w14:textId="77777777" w:rsidTr="005B311A">
        <w:trPr>
          <w:trHeight w:val="300"/>
        </w:trPr>
        <w:tc>
          <w:tcPr>
            <w:tcW w:w="803" w:type="dxa"/>
            <w:noWrap/>
            <w:vAlign w:val="center"/>
            <w:hideMark/>
          </w:tcPr>
          <w:p w14:paraId="506A1265" w14:textId="77777777" w:rsidR="005B311A" w:rsidRPr="005B311A" w:rsidRDefault="005B311A" w:rsidP="005B311A">
            <w:pPr>
              <w:jc w:val="center"/>
              <w:rPr>
                <w:rFonts w:ascii="Arial" w:hAnsi="Arial" w:cs="Arial"/>
              </w:rPr>
            </w:pPr>
            <w:r w:rsidRPr="005B311A">
              <w:rPr>
                <w:rFonts w:ascii="Arial" w:hAnsi="Arial" w:cs="Arial"/>
              </w:rPr>
              <w:t>581</w:t>
            </w:r>
          </w:p>
        </w:tc>
        <w:tc>
          <w:tcPr>
            <w:tcW w:w="6216" w:type="dxa"/>
            <w:noWrap/>
            <w:hideMark/>
          </w:tcPr>
          <w:p w14:paraId="1050858F" w14:textId="77777777" w:rsidR="005B311A" w:rsidRPr="005B311A" w:rsidRDefault="005B311A">
            <w:pPr>
              <w:rPr>
                <w:rFonts w:ascii="Arial" w:hAnsi="Arial" w:cs="Arial"/>
              </w:rPr>
            </w:pPr>
            <w:r w:rsidRPr="005B311A">
              <w:rPr>
                <w:rFonts w:ascii="Arial" w:hAnsi="Arial" w:cs="Arial"/>
              </w:rPr>
              <w:t>Judges, Magistrate Judges, and Magistrates</w:t>
            </w:r>
          </w:p>
        </w:tc>
        <w:tc>
          <w:tcPr>
            <w:tcW w:w="1615" w:type="dxa"/>
            <w:noWrap/>
            <w:vAlign w:val="center"/>
            <w:hideMark/>
          </w:tcPr>
          <w:p w14:paraId="7C2082C2" w14:textId="77777777" w:rsidR="005B311A" w:rsidRPr="005B311A" w:rsidRDefault="005B311A" w:rsidP="005B311A">
            <w:pPr>
              <w:jc w:val="center"/>
              <w:rPr>
                <w:rFonts w:ascii="Arial" w:hAnsi="Arial" w:cs="Arial"/>
              </w:rPr>
            </w:pPr>
            <w:r w:rsidRPr="005B311A">
              <w:rPr>
                <w:rFonts w:ascii="Arial" w:hAnsi="Arial" w:cs="Arial"/>
              </w:rPr>
              <w:t>21.2%</w:t>
            </w:r>
          </w:p>
        </w:tc>
      </w:tr>
      <w:tr w:rsidR="005B311A" w:rsidRPr="005B311A" w14:paraId="3598E985" w14:textId="77777777" w:rsidTr="005B311A">
        <w:trPr>
          <w:trHeight w:val="300"/>
        </w:trPr>
        <w:tc>
          <w:tcPr>
            <w:tcW w:w="803" w:type="dxa"/>
            <w:noWrap/>
            <w:vAlign w:val="center"/>
            <w:hideMark/>
          </w:tcPr>
          <w:p w14:paraId="2812099F" w14:textId="77777777" w:rsidR="005B311A" w:rsidRPr="005B311A" w:rsidRDefault="005B311A" w:rsidP="005B311A">
            <w:pPr>
              <w:jc w:val="center"/>
              <w:rPr>
                <w:rFonts w:ascii="Arial" w:hAnsi="Arial" w:cs="Arial"/>
              </w:rPr>
            </w:pPr>
            <w:r w:rsidRPr="005B311A">
              <w:rPr>
                <w:rFonts w:ascii="Arial" w:hAnsi="Arial" w:cs="Arial"/>
              </w:rPr>
              <w:t>582</w:t>
            </w:r>
          </w:p>
        </w:tc>
        <w:tc>
          <w:tcPr>
            <w:tcW w:w="6216" w:type="dxa"/>
            <w:noWrap/>
            <w:hideMark/>
          </w:tcPr>
          <w:p w14:paraId="5707EBEE" w14:textId="77777777" w:rsidR="005B311A" w:rsidRPr="005B311A" w:rsidRDefault="005B311A">
            <w:pPr>
              <w:rPr>
                <w:rFonts w:ascii="Arial" w:hAnsi="Arial" w:cs="Arial"/>
              </w:rPr>
            </w:pPr>
            <w:r w:rsidRPr="005B311A">
              <w:rPr>
                <w:rFonts w:ascii="Arial" w:hAnsi="Arial" w:cs="Arial"/>
              </w:rPr>
              <w:t>Architectural and Civil Drafters</w:t>
            </w:r>
          </w:p>
        </w:tc>
        <w:tc>
          <w:tcPr>
            <w:tcW w:w="1615" w:type="dxa"/>
            <w:noWrap/>
            <w:vAlign w:val="center"/>
            <w:hideMark/>
          </w:tcPr>
          <w:p w14:paraId="65F2FB20" w14:textId="77777777" w:rsidR="005B311A" w:rsidRPr="005B311A" w:rsidRDefault="005B311A" w:rsidP="005B311A">
            <w:pPr>
              <w:jc w:val="center"/>
              <w:rPr>
                <w:rFonts w:ascii="Arial" w:hAnsi="Arial" w:cs="Arial"/>
              </w:rPr>
            </w:pPr>
            <w:r w:rsidRPr="005B311A">
              <w:rPr>
                <w:rFonts w:ascii="Arial" w:hAnsi="Arial" w:cs="Arial"/>
              </w:rPr>
              <w:t>21.2%</w:t>
            </w:r>
          </w:p>
        </w:tc>
      </w:tr>
      <w:tr w:rsidR="005B311A" w:rsidRPr="005B311A" w14:paraId="18820B8A" w14:textId="77777777" w:rsidTr="005B311A">
        <w:trPr>
          <w:trHeight w:val="300"/>
        </w:trPr>
        <w:tc>
          <w:tcPr>
            <w:tcW w:w="803" w:type="dxa"/>
            <w:noWrap/>
            <w:vAlign w:val="center"/>
            <w:hideMark/>
          </w:tcPr>
          <w:p w14:paraId="46436690" w14:textId="77777777" w:rsidR="005B311A" w:rsidRPr="005B311A" w:rsidRDefault="005B311A" w:rsidP="005B311A">
            <w:pPr>
              <w:jc w:val="center"/>
              <w:rPr>
                <w:rFonts w:ascii="Arial" w:hAnsi="Arial" w:cs="Arial"/>
              </w:rPr>
            </w:pPr>
            <w:r w:rsidRPr="005B311A">
              <w:rPr>
                <w:rFonts w:ascii="Arial" w:hAnsi="Arial" w:cs="Arial"/>
              </w:rPr>
              <w:t>583</w:t>
            </w:r>
          </w:p>
        </w:tc>
        <w:tc>
          <w:tcPr>
            <w:tcW w:w="6216" w:type="dxa"/>
            <w:noWrap/>
            <w:hideMark/>
          </w:tcPr>
          <w:p w14:paraId="22C27496" w14:textId="77777777" w:rsidR="005B311A" w:rsidRPr="005B311A" w:rsidRDefault="005B311A">
            <w:pPr>
              <w:rPr>
                <w:rFonts w:ascii="Arial" w:hAnsi="Arial" w:cs="Arial"/>
              </w:rPr>
            </w:pPr>
            <w:r w:rsidRPr="005B311A">
              <w:rPr>
                <w:rFonts w:ascii="Arial" w:hAnsi="Arial" w:cs="Arial"/>
              </w:rPr>
              <w:t>Sales Representatives, Wholesale and Manufacturing, Except Technical and Scientific Products</w:t>
            </w:r>
          </w:p>
        </w:tc>
        <w:tc>
          <w:tcPr>
            <w:tcW w:w="1615" w:type="dxa"/>
            <w:noWrap/>
            <w:vAlign w:val="center"/>
            <w:hideMark/>
          </w:tcPr>
          <w:p w14:paraId="18FF62E8" w14:textId="77777777" w:rsidR="005B311A" w:rsidRPr="005B311A" w:rsidRDefault="005B311A" w:rsidP="005B311A">
            <w:pPr>
              <w:jc w:val="center"/>
              <w:rPr>
                <w:rFonts w:ascii="Arial" w:hAnsi="Arial" w:cs="Arial"/>
              </w:rPr>
            </w:pPr>
            <w:r w:rsidRPr="005B311A">
              <w:rPr>
                <w:rFonts w:ascii="Arial" w:hAnsi="Arial" w:cs="Arial"/>
              </w:rPr>
              <w:t>21.1%</w:t>
            </w:r>
          </w:p>
        </w:tc>
      </w:tr>
      <w:tr w:rsidR="005B311A" w:rsidRPr="005B311A" w14:paraId="1AC40875" w14:textId="77777777" w:rsidTr="005B311A">
        <w:trPr>
          <w:trHeight w:val="300"/>
        </w:trPr>
        <w:tc>
          <w:tcPr>
            <w:tcW w:w="803" w:type="dxa"/>
            <w:noWrap/>
            <w:vAlign w:val="center"/>
            <w:hideMark/>
          </w:tcPr>
          <w:p w14:paraId="50017BE2" w14:textId="77777777" w:rsidR="005B311A" w:rsidRPr="005B311A" w:rsidRDefault="005B311A" w:rsidP="005B311A">
            <w:pPr>
              <w:jc w:val="center"/>
              <w:rPr>
                <w:rFonts w:ascii="Arial" w:hAnsi="Arial" w:cs="Arial"/>
              </w:rPr>
            </w:pPr>
            <w:r w:rsidRPr="005B311A">
              <w:rPr>
                <w:rFonts w:ascii="Arial" w:hAnsi="Arial" w:cs="Arial"/>
              </w:rPr>
              <w:t>584</w:t>
            </w:r>
          </w:p>
        </w:tc>
        <w:tc>
          <w:tcPr>
            <w:tcW w:w="6216" w:type="dxa"/>
            <w:noWrap/>
            <w:hideMark/>
          </w:tcPr>
          <w:p w14:paraId="63FA6344" w14:textId="77777777" w:rsidR="005B311A" w:rsidRPr="005B311A" w:rsidRDefault="005B311A">
            <w:pPr>
              <w:rPr>
                <w:rFonts w:ascii="Arial" w:hAnsi="Arial" w:cs="Arial"/>
              </w:rPr>
            </w:pPr>
            <w:r w:rsidRPr="005B311A">
              <w:rPr>
                <w:rFonts w:ascii="Arial" w:hAnsi="Arial" w:cs="Arial"/>
              </w:rPr>
              <w:t>Nurse Practitioners</w:t>
            </w:r>
          </w:p>
        </w:tc>
        <w:tc>
          <w:tcPr>
            <w:tcW w:w="1615" w:type="dxa"/>
            <w:noWrap/>
            <w:vAlign w:val="center"/>
            <w:hideMark/>
          </w:tcPr>
          <w:p w14:paraId="17BF2390" w14:textId="77777777" w:rsidR="005B311A" w:rsidRPr="005B311A" w:rsidRDefault="005B311A" w:rsidP="005B311A">
            <w:pPr>
              <w:jc w:val="center"/>
              <w:rPr>
                <w:rFonts w:ascii="Arial" w:hAnsi="Arial" w:cs="Arial"/>
              </w:rPr>
            </w:pPr>
            <w:r w:rsidRPr="005B311A">
              <w:rPr>
                <w:rFonts w:ascii="Arial" w:hAnsi="Arial" w:cs="Arial"/>
              </w:rPr>
              <w:t>21.1%</w:t>
            </w:r>
          </w:p>
        </w:tc>
      </w:tr>
      <w:tr w:rsidR="005B311A" w:rsidRPr="005B311A" w14:paraId="5B2CDDF4" w14:textId="77777777" w:rsidTr="005B311A">
        <w:trPr>
          <w:trHeight w:val="300"/>
        </w:trPr>
        <w:tc>
          <w:tcPr>
            <w:tcW w:w="803" w:type="dxa"/>
            <w:noWrap/>
            <w:vAlign w:val="center"/>
            <w:hideMark/>
          </w:tcPr>
          <w:p w14:paraId="6D852C5F" w14:textId="77777777" w:rsidR="005B311A" w:rsidRPr="005B311A" w:rsidRDefault="005B311A" w:rsidP="005B311A">
            <w:pPr>
              <w:jc w:val="center"/>
              <w:rPr>
                <w:rFonts w:ascii="Arial" w:hAnsi="Arial" w:cs="Arial"/>
              </w:rPr>
            </w:pPr>
            <w:r w:rsidRPr="005B311A">
              <w:rPr>
                <w:rFonts w:ascii="Arial" w:hAnsi="Arial" w:cs="Arial"/>
              </w:rPr>
              <w:t>585</w:t>
            </w:r>
          </w:p>
        </w:tc>
        <w:tc>
          <w:tcPr>
            <w:tcW w:w="6216" w:type="dxa"/>
            <w:noWrap/>
            <w:hideMark/>
          </w:tcPr>
          <w:p w14:paraId="2904175F" w14:textId="77777777" w:rsidR="005B311A" w:rsidRPr="005B311A" w:rsidRDefault="005B311A">
            <w:pPr>
              <w:rPr>
                <w:rFonts w:ascii="Arial" w:hAnsi="Arial" w:cs="Arial"/>
              </w:rPr>
            </w:pPr>
            <w:r w:rsidRPr="005B311A">
              <w:rPr>
                <w:rFonts w:ascii="Arial" w:hAnsi="Arial" w:cs="Arial"/>
              </w:rPr>
              <w:t>Structural Iron and Steel Workers</w:t>
            </w:r>
          </w:p>
        </w:tc>
        <w:tc>
          <w:tcPr>
            <w:tcW w:w="1615" w:type="dxa"/>
            <w:noWrap/>
            <w:vAlign w:val="center"/>
            <w:hideMark/>
          </w:tcPr>
          <w:p w14:paraId="1D016FDB" w14:textId="77777777" w:rsidR="005B311A" w:rsidRPr="005B311A" w:rsidRDefault="005B311A" w:rsidP="005B311A">
            <w:pPr>
              <w:jc w:val="center"/>
              <w:rPr>
                <w:rFonts w:ascii="Arial" w:hAnsi="Arial" w:cs="Arial"/>
              </w:rPr>
            </w:pPr>
            <w:r w:rsidRPr="005B311A">
              <w:rPr>
                <w:rFonts w:ascii="Arial" w:hAnsi="Arial" w:cs="Arial"/>
              </w:rPr>
              <w:t>21.1%</w:t>
            </w:r>
          </w:p>
        </w:tc>
      </w:tr>
      <w:tr w:rsidR="005B311A" w:rsidRPr="005B311A" w14:paraId="041EC346" w14:textId="77777777" w:rsidTr="005B311A">
        <w:trPr>
          <w:trHeight w:val="300"/>
        </w:trPr>
        <w:tc>
          <w:tcPr>
            <w:tcW w:w="803" w:type="dxa"/>
            <w:noWrap/>
            <w:vAlign w:val="center"/>
            <w:hideMark/>
          </w:tcPr>
          <w:p w14:paraId="634BB8B9" w14:textId="77777777" w:rsidR="005B311A" w:rsidRPr="005B311A" w:rsidRDefault="005B311A" w:rsidP="005B311A">
            <w:pPr>
              <w:jc w:val="center"/>
              <w:rPr>
                <w:rFonts w:ascii="Arial" w:hAnsi="Arial" w:cs="Arial"/>
              </w:rPr>
            </w:pPr>
            <w:r w:rsidRPr="005B311A">
              <w:rPr>
                <w:rFonts w:ascii="Arial" w:hAnsi="Arial" w:cs="Arial"/>
              </w:rPr>
              <w:t>586</w:t>
            </w:r>
          </w:p>
        </w:tc>
        <w:tc>
          <w:tcPr>
            <w:tcW w:w="6216" w:type="dxa"/>
            <w:noWrap/>
            <w:hideMark/>
          </w:tcPr>
          <w:p w14:paraId="6AFA7E4D" w14:textId="77777777" w:rsidR="005B311A" w:rsidRPr="005B311A" w:rsidRDefault="005B311A">
            <w:pPr>
              <w:rPr>
                <w:rFonts w:ascii="Arial" w:hAnsi="Arial" w:cs="Arial"/>
              </w:rPr>
            </w:pPr>
            <w:r w:rsidRPr="005B311A">
              <w:rPr>
                <w:rFonts w:ascii="Arial" w:hAnsi="Arial" w:cs="Arial"/>
              </w:rPr>
              <w:t>Electrical Engineers</w:t>
            </w:r>
          </w:p>
        </w:tc>
        <w:tc>
          <w:tcPr>
            <w:tcW w:w="1615" w:type="dxa"/>
            <w:noWrap/>
            <w:vAlign w:val="center"/>
            <w:hideMark/>
          </w:tcPr>
          <w:p w14:paraId="26CC3BCC" w14:textId="77777777" w:rsidR="005B311A" w:rsidRPr="005B311A" w:rsidRDefault="005B311A" w:rsidP="005B311A">
            <w:pPr>
              <w:jc w:val="center"/>
              <w:rPr>
                <w:rFonts w:ascii="Arial" w:hAnsi="Arial" w:cs="Arial"/>
              </w:rPr>
            </w:pPr>
            <w:r w:rsidRPr="005B311A">
              <w:rPr>
                <w:rFonts w:ascii="Arial" w:hAnsi="Arial" w:cs="Arial"/>
              </w:rPr>
              <w:t>21.1%</w:t>
            </w:r>
          </w:p>
        </w:tc>
      </w:tr>
      <w:tr w:rsidR="005B311A" w:rsidRPr="005B311A" w14:paraId="58F2FB7B" w14:textId="77777777" w:rsidTr="005B311A">
        <w:trPr>
          <w:trHeight w:val="300"/>
        </w:trPr>
        <w:tc>
          <w:tcPr>
            <w:tcW w:w="803" w:type="dxa"/>
            <w:noWrap/>
            <w:vAlign w:val="center"/>
            <w:hideMark/>
          </w:tcPr>
          <w:p w14:paraId="2B3616D1" w14:textId="77777777" w:rsidR="005B311A" w:rsidRPr="005B311A" w:rsidRDefault="005B311A" w:rsidP="005B311A">
            <w:pPr>
              <w:jc w:val="center"/>
              <w:rPr>
                <w:rFonts w:ascii="Arial" w:hAnsi="Arial" w:cs="Arial"/>
              </w:rPr>
            </w:pPr>
            <w:r w:rsidRPr="005B311A">
              <w:rPr>
                <w:rFonts w:ascii="Arial" w:hAnsi="Arial" w:cs="Arial"/>
              </w:rPr>
              <w:t>587</w:t>
            </w:r>
          </w:p>
        </w:tc>
        <w:tc>
          <w:tcPr>
            <w:tcW w:w="6216" w:type="dxa"/>
            <w:noWrap/>
            <w:hideMark/>
          </w:tcPr>
          <w:p w14:paraId="55162737" w14:textId="77777777" w:rsidR="005B311A" w:rsidRPr="005B311A" w:rsidRDefault="005B311A">
            <w:pPr>
              <w:rPr>
                <w:rFonts w:ascii="Arial" w:hAnsi="Arial" w:cs="Arial"/>
              </w:rPr>
            </w:pPr>
            <w:r w:rsidRPr="005B311A">
              <w:rPr>
                <w:rFonts w:ascii="Arial" w:hAnsi="Arial" w:cs="Arial"/>
              </w:rPr>
              <w:t>Personal Care and Service Workers, All Other</w:t>
            </w:r>
          </w:p>
        </w:tc>
        <w:tc>
          <w:tcPr>
            <w:tcW w:w="1615" w:type="dxa"/>
            <w:noWrap/>
            <w:vAlign w:val="center"/>
            <w:hideMark/>
          </w:tcPr>
          <w:p w14:paraId="4DEB5A46" w14:textId="77777777" w:rsidR="005B311A" w:rsidRPr="005B311A" w:rsidRDefault="005B311A" w:rsidP="005B311A">
            <w:pPr>
              <w:jc w:val="center"/>
              <w:rPr>
                <w:rFonts w:ascii="Arial" w:hAnsi="Arial" w:cs="Arial"/>
              </w:rPr>
            </w:pPr>
            <w:r w:rsidRPr="005B311A">
              <w:rPr>
                <w:rFonts w:ascii="Arial" w:hAnsi="Arial" w:cs="Arial"/>
              </w:rPr>
              <w:t>21.0%</w:t>
            </w:r>
          </w:p>
        </w:tc>
      </w:tr>
      <w:tr w:rsidR="005B311A" w:rsidRPr="005B311A" w14:paraId="0701B702" w14:textId="77777777" w:rsidTr="005B311A">
        <w:trPr>
          <w:trHeight w:val="300"/>
        </w:trPr>
        <w:tc>
          <w:tcPr>
            <w:tcW w:w="803" w:type="dxa"/>
            <w:noWrap/>
            <w:vAlign w:val="center"/>
            <w:hideMark/>
          </w:tcPr>
          <w:p w14:paraId="7CA68588" w14:textId="77777777" w:rsidR="005B311A" w:rsidRPr="005B311A" w:rsidRDefault="005B311A" w:rsidP="005B311A">
            <w:pPr>
              <w:jc w:val="center"/>
              <w:rPr>
                <w:rFonts w:ascii="Arial" w:hAnsi="Arial" w:cs="Arial"/>
              </w:rPr>
            </w:pPr>
            <w:r w:rsidRPr="005B311A">
              <w:rPr>
                <w:rFonts w:ascii="Arial" w:hAnsi="Arial" w:cs="Arial"/>
              </w:rPr>
              <w:t>588</w:t>
            </w:r>
          </w:p>
        </w:tc>
        <w:tc>
          <w:tcPr>
            <w:tcW w:w="6216" w:type="dxa"/>
            <w:noWrap/>
            <w:hideMark/>
          </w:tcPr>
          <w:p w14:paraId="1B5DA92C" w14:textId="77777777" w:rsidR="005B311A" w:rsidRPr="005B311A" w:rsidRDefault="005B311A">
            <w:pPr>
              <w:rPr>
                <w:rFonts w:ascii="Arial" w:hAnsi="Arial" w:cs="Arial"/>
              </w:rPr>
            </w:pPr>
            <w:r w:rsidRPr="005B311A">
              <w:rPr>
                <w:rFonts w:ascii="Arial" w:hAnsi="Arial" w:cs="Arial"/>
              </w:rPr>
              <w:t>Middle School Teachers, Except Special and Career/Technical Education</w:t>
            </w:r>
          </w:p>
        </w:tc>
        <w:tc>
          <w:tcPr>
            <w:tcW w:w="1615" w:type="dxa"/>
            <w:noWrap/>
            <w:vAlign w:val="center"/>
            <w:hideMark/>
          </w:tcPr>
          <w:p w14:paraId="732FACB6" w14:textId="77777777" w:rsidR="005B311A" w:rsidRPr="005B311A" w:rsidRDefault="005B311A" w:rsidP="005B311A">
            <w:pPr>
              <w:jc w:val="center"/>
              <w:rPr>
                <w:rFonts w:ascii="Arial" w:hAnsi="Arial" w:cs="Arial"/>
              </w:rPr>
            </w:pPr>
            <w:r w:rsidRPr="005B311A">
              <w:rPr>
                <w:rFonts w:ascii="Arial" w:hAnsi="Arial" w:cs="Arial"/>
              </w:rPr>
              <w:t>21.0%</w:t>
            </w:r>
          </w:p>
        </w:tc>
      </w:tr>
      <w:tr w:rsidR="005B311A" w:rsidRPr="005B311A" w14:paraId="4853E8ED" w14:textId="77777777" w:rsidTr="005B311A">
        <w:trPr>
          <w:trHeight w:val="300"/>
        </w:trPr>
        <w:tc>
          <w:tcPr>
            <w:tcW w:w="803" w:type="dxa"/>
            <w:noWrap/>
            <w:vAlign w:val="center"/>
            <w:hideMark/>
          </w:tcPr>
          <w:p w14:paraId="67D688FD" w14:textId="77777777" w:rsidR="005B311A" w:rsidRPr="005B311A" w:rsidRDefault="005B311A" w:rsidP="005B311A">
            <w:pPr>
              <w:jc w:val="center"/>
              <w:rPr>
                <w:rFonts w:ascii="Arial" w:hAnsi="Arial" w:cs="Arial"/>
              </w:rPr>
            </w:pPr>
            <w:r w:rsidRPr="005B311A">
              <w:rPr>
                <w:rFonts w:ascii="Arial" w:hAnsi="Arial" w:cs="Arial"/>
              </w:rPr>
              <w:t>589</w:t>
            </w:r>
          </w:p>
        </w:tc>
        <w:tc>
          <w:tcPr>
            <w:tcW w:w="6216" w:type="dxa"/>
            <w:noWrap/>
            <w:hideMark/>
          </w:tcPr>
          <w:p w14:paraId="2C5233C5" w14:textId="77777777" w:rsidR="005B311A" w:rsidRPr="005B311A" w:rsidRDefault="005B311A">
            <w:pPr>
              <w:rPr>
                <w:rFonts w:ascii="Arial" w:hAnsi="Arial" w:cs="Arial"/>
              </w:rPr>
            </w:pPr>
            <w:r w:rsidRPr="005B311A">
              <w:rPr>
                <w:rFonts w:ascii="Arial" w:hAnsi="Arial" w:cs="Arial"/>
              </w:rPr>
              <w:t>Private Detectives and Investigators</w:t>
            </w:r>
          </w:p>
        </w:tc>
        <w:tc>
          <w:tcPr>
            <w:tcW w:w="1615" w:type="dxa"/>
            <w:noWrap/>
            <w:vAlign w:val="center"/>
            <w:hideMark/>
          </w:tcPr>
          <w:p w14:paraId="6898C895" w14:textId="77777777" w:rsidR="005B311A" w:rsidRPr="005B311A" w:rsidRDefault="005B311A" w:rsidP="005B311A">
            <w:pPr>
              <w:jc w:val="center"/>
              <w:rPr>
                <w:rFonts w:ascii="Arial" w:hAnsi="Arial" w:cs="Arial"/>
              </w:rPr>
            </w:pPr>
            <w:r w:rsidRPr="005B311A">
              <w:rPr>
                <w:rFonts w:ascii="Arial" w:hAnsi="Arial" w:cs="Arial"/>
              </w:rPr>
              <w:t>20.9%</w:t>
            </w:r>
          </w:p>
        </w:tc>
      </w:tr>
      <w:tr w:rsidR="005B311A" w:rsidRPr="005B311A" w14:paraId="6FD19E98" w14:textId="77777777" w:rsidTr="005B311A">
        <w:trPr>
          <w:trHeight w:val="300"/>
        </w:trPr>
        <w:tc>
          <w:tcPr>
            <w:tcW w:w="803" w:type="dxa"/>
            <w:noWrap/>
            <w:vAlign w:val="center"/>
            <w:hideMark/>
          </w:tcPr>
          <w:p w14:paraId="561B9C0C" w14:textId="77777777" w:rsidR="005B311A" w:rsidRPr="005B311A" w:rsidRDefault="005B311A" w:rsidP="005B311A">
            <w:pPr>
              <w:jc w:val="center"/>
              <w:rPr>
                <w:rFonts w:ascii="Arial" w:hAnsi="Arial" w:cs="Arial"/>
              </w:rPr>
            </w:pPr>
            <w:r w:rsidRPr="005B311A">
              <w:rPr>
                <w:rFonts w:ascii="Arial" w:hAnsi="Arial" w:cs="Arial"/>
              </w:rPr>
              <w:t>590</w:t>
            </w:r>
          </w:p>
        </w:tc>
        <w:tc>
          <w:tcPr>
            <w:tcW w:w="6216" w:type="dxa"/>
            <w:noWrap/>
            <w:hideMark/>
          </w:tcPr>
          <w:p w14:paraId="7C3E4AED" w14:textId="77777777" w:rsidR="005B311A" w:rsidRPr="005B311A" w:rsidRDefault="005B311A">
            <w:pPr>
              <w:rPr>
                <w:rFonts w:ascii="Arial" w:hAnsi="Arial" w:cs="Arial"/>
              </w:rPr>
            </w:pPr>
            <w:r w:rsidRPr="005B311A">
              <w:rPr>
                <w:rFonts w:ascii="Arial" w:hAnsi="Arial" w:cs="Arial"/>
              </w:rPr>
              <w:t>Counselors, All Other</w:t>
            </w:r>
          </w:p>
        </w:tc>
        <w:tc>
          <w:tcPr>
            <w:tcW w:w="1615" w:type="dxa"/>
            <w:noWrap/>
            <w:vAlign w:val="center"/>
            <w:hideMark/>
          </w:tcPr>
          <w:p w14:paraId="7CCD6CBE" w14:textId="77777777" w:rsidR="005B311A" w:rsidRPr="005B311A" w:rsidRDefault="005B311A" w:rsidP="005B311A">
            <w:pPr>
              <w:jc w:val="center"/>
              <w:rPr>
                <w:rFonts w:ascii="Arial" w:hAnsi="Arial" w:cs="Arial"/>
              </w:rPr>
            </w:pPr>
            <w:r w:rsidRPr="005B311A">
              <w:rPr>
                <w:rFonts w:ascii="Arial" w:hAnsi="Arial" w:cs="Arial"/>
              </w:rPr>
              <w:t>20.7%</w:t>
            </w:r>
          </w:p>
        </w:tc>
      </w:tr>
      <w:tr w:rsidR="005B311A" w:rsidRPr="005B311A" w14:paraId="1E8841B5" w14:textId="77777777" w:rsidTr="005B311A">
        <w:trPr>
          <w:trHeight w:val="300"/>
        </w:trPr>
        <w:tc>
          <w:tcPr>
            <w:tcW w:w="803" w:type="dxa"/>
            <w:noWrap/>
            <w:vAlign w:val="center"/>
            <w:hideMark/>
          </w:tcPr>
          <w:p w14:paraId="57BE2ADF" w14:textId="77777777" w:rsidR="005B311A" w:rsidRPr="005B311A" w:rsidRDefault="005B311A" w:rsidP="005B311A">
            <w:pPr>
              <w:jc w:val="center"/>
              <w:rPr>
                <w:rFonts w:ascii="Arial" w:hAnsi="Arial" w:cs="Arial"/>
              </w:rPr>
            </w:pPr>
            <w:r w:rsidRPr="005B311A">
              <w:rPr>
                <w:rFonts w:ascii="Arial" w:hAnsi="Arial" w:cs="Arial"/>
              </w:rPr>
              <w:t>591</w:t>
            </w:r>
          </w:p>
        </w:tc>
        <w:tc>
          <w:tcPr>
            <w:tcW w:w="6216" w:type="dxa"/>
            <w:noWrap/>
            <w:hideMark/>
          </w:tcPr>
          <w:p w14:paraId="357F9E61" w14:textId="77777777" w:rsidR="005B311A" w:rsidRPr="005B311A" w:rsidRDefault="005B311A">
            <w:pPr>
              <w:rPr>
                <w:rFonts w:ascii="Arial" w:hAnsi="Arial" w:cs="Arial"/>
              </w:rPr>
            </w:pPr>
            <w:r w:rsidRPr="005B311A">
              <w:rPr>
                <w:rFonts w:ascii="Arial" w:hAnsi="Arial" w:cs="Arial"/>
              </w:rPr>
              <w:t>Computer Occupations, All Other</w:t>
            </w:r>
          </w:p>
        </w:tc>
        <w:tc>
          <w:tcPr>
            <w:tcW w:w="1615" w:type="dxa"/>
            <w:noWrap/>
            <w:vAlign w:val="center"/>
            <w:hideMark/>
          </w:tcPr>
          <w:p w14:paraId="7BEBC241" w14:textId="77777777" w:rsidR="005B311A" w:rsidRPr="005B311A" w:rsidRDefault="005B311A" w:rsidP="005B311A">
            <w:pPr>
              <w:jc w:val="center"/>
              <w:rPr>
                <w:rFonts w:ascii="Arial" w:hAnsi="Arial" w:cs="Arial"/>
              </w:rPr>
            </w:pPr>
            <w:r w:rsidRPr="005B311A">
              <w:rPr>
                <w:rFonts w:ascii="Arial" w:hAnsi="Arial" w:cs="Arial"/>
              </w:rPr>
              <w:t>20.7%</w:t>
            </w:r>
          </w:p>
        </w:tc>
      </w:tr>
      <w:tr w:rsidR="005B311A" w:rsidRPr="005B311A" w14:paraId="44E0140E" w14:textId="77777777" w:rsidTr="005B311A">
        <w:trPr>
          <w:trHeight w:val="300"/>
        </w:trPr>
        <w:tc>
          <w:tcPr>
            <w:tcW w:w="803" w:type="dxa"/>
            <w:noWrap/>
            <w:vAlign w:val="center"/>
            <w:hideMark/>
          </w:tcPr>
          <w:p w14:paraId="6C4D8D99" w14:textId="77777777" w:rsidR="005B311A" w:rsidRPr="005B311A" w:rsidRDefault="005B311A" w:rsidP="005B311A">
            <w:pPr>
              <w:jc w:val="center"/>
              <w:rPr>
                <w:rFonts w:ascii="Arial" w:hAnsi="Arial" w:cs="Arial"/>
              </w:rPr>
            </w:pPr>
            <w:r w:rsidRPr="005B311A">
              <w:rPr>
                <w:rFonts w:ascii="Arial" w:hAnsi="Arial" w:cs="Arial"/>
              </w:rPr>
              <w:t>592</w:t>
            </w:r>
          </w:p>
        </w:tc>
        <w:tc>
          <w:tcPr>
            <w:tcW w:w="6216" w:type="dxa"/>
            <w:noWrap/>
            <w:hideMark/>
          </w:tcPr>
          <w:p w14:paraId="763E2668" w14:textId="77777777" w:rsidR="005B311A" w:rsidRPr="005B311A" w:rsidRDefault="005B311A">
            <w:pPr>
              <w:rPr>
                <w:rFonts w:ascii="Arial" w:hAnsi="Arial" w:cs="Arial"/>
              </w:rPr>
            </w:pPr>
            <w:r w:rsidRPr="005B311A">
              <w:rPr>
                <w:rFonts w:ascii="Arial" w:hAnsi="Arial" w:cs="Arial"/>
              </w:rPr>
              <w:t>Agricultural Inspectors</w:t>
            </w:r>
          </w:p>
        </w:tc>
        <w:tc>
          <w:tcPr>
            <w:tcW w:w="1615" w:type="dxa"/>
            <w:noWrap/>
            <w:vAlign w:val="center"/>
            <w:hideMark/>
          </w:tcPr>
          <w:p w14:paraId="49545F7D" w14:textId="77777777" w:rsidR="005B311A" w:rsidRPr="005B311A" w:rsidRDefault="005B311A" w:rsidP="005B311A">
            <w:pPr>
              <w:jc w:val="center"/>
              <w:rPr>
                <w:rFonts w:ascii="Arial" w:hAnsi="Arial" w:cs="Arial"/>
              </w:rPr>
            </w:pPr>
            <w:r w:rsidRPr="005B311A">
              <w:rPr>
                <w:rFonts w:ascii="Arial" w:hAnsi="Arial" w:cs="Arial"/>
              </w:rPr>
              <w:t>20.6%</w:t>
            </w:r>
          </w:p>
        </w:tc>
      </w:tr>
      <w:tr w:rsidR="005B311A" w:rsidRPr="005B311A" w14:paraId="39DABE49" w14:textId="77777777" w:rsidTr="005B311A">
        <w:trPr>
          <w:trHeight w:val="300"/>
        </w:trPr>
        <w:tc>
          <w:tcPr>
            <w:tcW w:w="803" w:type="dxa"/>
            <w:noWrap/>
            <w:vAlign w:val="center"/>
            <w:hideMark/>
          </w:tcPr>
          <w:p w14:paraId="636E282A" w14:textId="77777777" w:rsidR="005B311A" w:rsidRPr="005B311A" w:rsidRDefault="005B311A" w:rsidP="005B311A">
            <w:pPr>
              <w:jc w:val="center"/>
              <w:rPr>
                <w:rFonts w:ascii="Arial" w:hAnsi="Arial" w:cs="Arial"/>
              </w:rPr>
            </w:pPr>
            <w:r w:rsidRPr="005B311A">
              <w:rPr>
                <w:rFonts w:ascii="Arial" w:hAnsi="Arial" w:cs="Arial"/>
              </w:rPr>
              <w:t>593</w:t>
            </w:r>
          </w:p>
        </w:tc>
        <w:tc>
          <w:tcPr>
            <w:tcW w:w="6216" w:type="dxa"/>
            <w:noWrap/>
            <w:hideMark/>
          </w:tcPr>
          <w:p w14:paraId="1407AD40" w14:textId="77777777" w:rsidR="005B311A" w:rsidRPr="005B311A" w:rsidRDefault="005B311A">
            <w:pPr>
              <w:rPr>
                <w:rFonts w:ascii="Arial" w:hAnsi="Arial" w:cs="Arial"/>
              </w:rPr>
            </w:pPr>
            <w:r w:rsidRPr="005B311A">
              <w:rPr>
                <w:rFonts w:ascii="Arial" w:hAnsi="Arial" w:cs="Arial"/>
              </w:rPr>
              <w:t>Career/Technical Education Teachers, Middle School</w:t>
            </w:r>
          </w:p>
        </w:tc>
        <w:tc>
          <w:tcPr>
            <w:tcW w:w="1615" w:type="dxa"/>
            <w:noWrap/>
            <w:vAlign w:val="center"/>
            <w:hideMark/>
          </w:tcPr>
          <w:p w14:paraId="058E2980" w14:textId="77777777" w:rsidR="005B311A" w:rsidRPr="005B311A" w:rsidRDefault="005B311A" w:rsidP="005B311A">
            <w:pPr>
              <w:jc w:val="center"/>
              <w:rPr>
                <w:rFonts w:ascii="Arial" w:hAnsi="Arial" w:cs="Arial"/>
              </w:rPr>
            </w:pPr>
            <w:r w:rsidRPr="005B311A">
              <w:rPr>
                <w:rFonts w:ascii="Arial" w:hAnsi="Arial" w:cs="Arial"/>
              </w:rPr>
              <w:t>20.6%</w:t>
            </w:r>
          </w:p>
        </w:tc>
      </w:tr>
      <w:tr w:rsidR="005B311A" w:rsidRPr="005B311A" w14:paraId="2D5DBFFF" w14:textId="77777777" w:rsidTr="005B311A">
        <w:trPr>
          <w:trHeight w:val="300"/>
        </w:trPr>
        <w:tc>
          <w:tcPr>
            <w:tcW w:w="803" w:type="dxa"/>
            <w:noWrap/>
            <w:vAlign w:val="center"/>
            <w:hideMark/>
          </w:tcPr>
          <w:p w14:paraId="17C2C57F" w14:textId="77777777" w:rsidR="005B311A" w:rsidRPr="005B311A" w:rsidRDefault="005B311A" w:rsidP="005B311A">
            <w:pPr>
              <w:jc w:val="center"/>
              <w:rPr>
                <w:rFonts w:ascii="Arial" w:hAnsi="Arial" w:cs="Arial"/>
              </w:rPr>
            </w:pPr>
            <w:r w:rsidRPr="005B311A">
              <w:rPr>
                <w:rFonts w:ascii="Arial" w:hAnsi="Arial" w:cs="Arial"/>
              </w:rPr>
              <w:t>594</w:t>
            </w:r>
          </w:p>
        </w:tc>
        <w:tc>
          <w:tcPr>
            <w:tcW w:w="6216" w:type="dxa"/>
            <w:noWrap/>
            <w:hideMark/>
          </w:tcPr>
          <w:p w14:paraId="261F5DD9" w14:textId="77777777" w:rsidR="005B311A" w:rsidRPr="005B311A" w:rsidRDefault="005B311A">
            <w:pPr>
              <w:rPr>
                <w:rFonts w:ascii="Arial" w:hAnsi="Arial" w:cs="Arial"/>
              </w:rPr>
            </w:pPr>
            <w:r w:rsidRPr="005B311A">
              <w:rPr>
                <w:rFonts w:ascii="Arial" w:hAnsi="Arial" w:cs="Arial"/>
              </w:rPr>
              <w:t>Art, Drama, and Music Teachers, Postsecondary</w:t>
            </w:r>
          </w:p>
        </w:tc>
        <w:tc>
          <w:tcPr>
            <w:tcW w:w="1615" w:type="dxa"/>
            <w:noWrap/>
            <w:vAlign w:val="center"/>
            <w:hideMark/>
          </w:tcPr>
          <w:p w14:paraId="1C6016F7" w14:textId="77777777" w:rsidR="005B311A" w:rsidRPr="005B311A" w:rsidRDefault="005B311A" w:rsidP="005B311A">
            <w:pPr>
              <w:jc w:val="center"/>
              <w:rPr>
                <w:rFonts w:ascii="Arial" w:hAnsi="Arial" w:cs="Arial"/>
              </w:rPr>
            </w:pPr>
            <w:r w:rsidRPr="005B311A">
              <w:rPr>
                <w:rFonts w:ascii="Arial" w:hAnsi="Arial" w:cs="Arial"/>
              </w:rPr>
              <w:t>20.5%</w:t>
            </w:r>
          </w:p>
        </w:tc>
      </w:tr>
      <w:tr w:rsidR="005B311A" w:rsidRPr="005B311A" w14:paraId="5156C291" w14:textId="77777777" w:rsidTr="005B311A">
        <w:trPr>
          <w:trHeight w:val="300"/>
        </w:trPr>
        <w:tc>
          <w:tcPr>
            <w:tcW w:w="803" w:type="dxa"/>
            <w:noWrap/>
            <w:vAlign w:val="center"/>
            <w:hideMark/>
          </w:tcPr>
          <w:p w14:paraId="009B714F" w14:textId="77777777" w:rsidR="005B311A" w:rsidRPr="005B311A" w:rsidRDefault="005B311A" w:rsidP="005B311A">
            <w:pPr>
              <w:jc w:val="center"/>
              <w:rPr>
                <w:rFonts w:ascii="Arial" w:hAnsi="Arial" w:cs="Arial"/>
              </w:rPr>
            </w:pPr>
            <w:r w:rsidRPr="005B311A">
              <w:rPr>
                <w:rFonts w:ascii="Arial" w:hAnsi="Arial" w:cs="Arial"/>
              </w:rPr>
              <w:lastRenderedPageBreak/>
              <w:t>595</w:t>
            </w:r>
          </w:p>
        </w:tc>
        <w:tc>
          <w:tcPr>
            <w:tcW w:w="6216" w:type="dxa"/>
            <w:noWrap/>
            <w:hideMark/>
          </w:tcPr>
          <w:p w14:paraId="665684BE" w14:textId="77777777" w:rsidR="005B311A" w:rsidRPr="005B311A" w:rsidRDefault="005B311A">
            <w:pPr>
              <w:rPr>
                <w:rFonts w:ascii="Arial" w:hAnsi="Arial" w:cs="Arial"/>
              </w:rPr>
            </w:pPr>
            <w:r w:rsidRPr="005B311A">
              <w:rPr>
                <w:rFonts w:ascii="Arial" w:hAnsi="Arial" w:cs="Arial"/>
              </w:rPr>
              <w:t>Civil Engineering Technicians</w:t>
            </w:r>
          </w:p>
        </w:tc>
        <w:tc>
          <w:tcPr>
            <w:tcW w:w="1615" w:type="dxa"/>
            <w:noWrap/>
            <w:vAlign w:val="center"/>
            <w:hideMark/>
          </w:tcPr>
          <w:p w14:paraId="202F4AD6" w14:textId="77777777" w:rsidR="005B311A" w:rsidRPr="005B311A" w:rsidRDefault="005B311A" w:rsidP="005B311A">
            <w:pPr>
              <w:jc w:val="center"/>
              <w:rPr>
                <w:rFonts w:ascii="Arial" w:hAnsi="Arial" w:cs="Arial"/>
              </w:rPr>
            </w:pPr>
            <w:r w:rsidRPr="005B311A">
              <w:rPr>
                <w:rFonts w:ascii="Arial" w:hAnsi="Arial" w:cs="Arial"/>
              </w:rPr>
              <w:t>20.5%</w:t>
            </w:r>
          </w:p>
        </w:tc>
      </w:tr>
      <w:tr w:rsidR="005B311A" w:rsidRPr="005B311A" w14:paraId="1BAD6D1A" w14:textId="77777777" w:rsidTr="005B311A">
        <w:trPr>
          <w:trHeight w:val="300"/>
        </w:trPr>
        <w:tc>
          <w:tcPr>
            <w:tcW w:w="803" w:type="dxa"/>
            <w:noWrap/>
            <w:vAlign w:val="center"/>
            <w:hideMark/>
          </w:tcPr>
          <w:p w14:paraId="087311D1" w14:textId="77777777" w:rsidR="005B311A" w:rsidRPr="005B311A" w:rsidRDefault="005B311A" w:rsidP="005B311A">
            <w:pPr>
              <w:jc w:val="center"/>
              <w:rPr>
                <w:rFonts w:ascii="Arial" w:hAnsi="Arial" w:cs="Arial"/>
              </w:rPr>
            </w:pPr>
            <w:r w:rsidRPr="005B311A">
              <w:rPr>
                <w:rFonts w:ascii="Arial" w:hAnsi="Arial" w:cs="Arial"/>
              </w:rPr>
              <w:t>596</w:t>
            </w:r>
          </w:p>
        </w:tc>
        <w:tc>
          <w:tcPr>
            <w:tcW w:w="6216" w:type="dxa"/>
            <w:noWrap/>
            <w:hideMark/>
          </w:tcPr>
          <w:p w14:paraId="417F29EF" w14:textId="77777777" w:rsidR="005B311A" w:rsidRPr="005B311A" w:rsidRDefault="005B311A">
            <w:pPr>
              <w:rPr>
                <w:rFonts w:ascii="Arial" w:hAnsi="Arial" w:cs="Arial"/>
              </w:rPr>
            </w:pPr>
            <w:r w:rsidRPr="005B311A">
              <w:rPr>
                <w:rFonts w:ascii="Arial" w:hAnsi="Arial" w:cs="Arial"/>
              </w:rPr>
              <w:t>Sociology Teachers, Postsecondary</w:t>
            </w:r>
          </w:p>
        </w:tc>
        <w:tc>
          <w:tcPr>
            <w:tcW w:w="1615" w:type="dxa"/>
            <w:noWrap/>
            <w:vAlign w:val="center"/>
            <w:hideMark/>
          </w:tcPr>
          <w:p w14:paraId="467899B4" w14:textId="77777777" w:rsidR="005B311A" w:rsidRPr="005B311A" w:rsidRDefault="005B311A" w:rsidP="005B311A">
            <w:pPr>
              <w:jc w:val="center"/>
              <w:rPr>
                <w:rFonts w:ascii="Arial" w:hAnsi="Arial" w:cs="Arial"/>
              </w:rPr>
            </w:pPr>
            <w:r w:rsidRPr="005B311A">
              <w:rPr>
                <w:rFonts w:ascii="Arial" w:hAnsi="Arial" w:cs="Arial"/>
              </w:rPr>
              <w:t>20.4%</w:t>
            </w:r>
          </w:p>
        </w:tc>
      </w:tr>
      <w:tr w:rsidR="005B311A" w:rsidRPr="005B311A" w14:paraId="598CD2DA" w14:textId="77777777" w:rsidTr="005B311A">
        <w:trPr>
          <w:trHeight w:val="300"/>
        </w:trPr>
        <w:tc>
          <w:tcPr>
            <w:tcW w:w="803" w:type="dxa"/>
            <w:noWrap/>
            <w:vAlign w:val="center"/>
            <w:hideMark/>
          </w:tcPr>
          <w:p w14:paraId="673F48B2" w14:textId="77777777" w:rsidR="005B311A" w:rsidRPr="005B311A" w:rsidRDefault="005B311A" w:rsidP="005B311A">
            <w:pPr>
              <w:jc w:val="center"/>
              <w:rPr>
                <w:rFonts w:ascii="Arial" w:hAnsi="Arial" w:cs="Arial"/>
              </w:rPr>
            </w:pPr>
            <w:r w:rsidRPr="005B311A">
              <w:rPr>
                <w:rFonts w:ascii="Arial" w:hAnsi="Arial" w:cs="Arial"/>
              </w:rPr>
              <w:t>597</w:t>
            </w:r>
          </w:p>
        </w:tc>
        <w:tc>
          <w:tcPr>
            <w:tcW w:w="6216" w:type="dxa"/>
            <w:noWrap/>
            <w:hideMark/>
          </w:tcPr>
          <w:p w14:paraId="01D4D518" w14:textId="77777777" w:rsidR="005B311A" w:rsidRPr="005B311A" w:rsidRDefault="005B311A">
            <w:pPr>
              <w:rPr>
                <w:rFonts w:ascii="Arial" w:hAnsi="Arial" w:cs="Arial"/>
              </w:rPr>
            </w:pPr>
            <w:r w:rsidRPr="005B311A">
              <w:rPr>
                <w:rFonts w:ascii="Arial" w:hAnsi="Arial" w:cs="Arial"/>
              </w:rPr>
              <w:t>Compensation and Benefits Managers</w:t>
            </w:r>
          </w:p>
        </w:tc>
        <w:tc>
          <w:tcPr>
            <w:tcW w:w="1615" w:type="dxa"/>
            <w:noWrap/>
            <w:vAlign w:val="center"/>
            <w:hideMark/>
          </w:tcPr>
          <w:p w14:paraId="5CFFB9EE" w14:textId="77777777" w:rsidR="005B311A" w:rsidRPr="005B311A" w:rsidRDefault="005B311A" w:rsidP="005B311A">
            <w:pPr>
              <w:jc w:val="center"/>
              <w:rPr>
                <w:rFonts w:ascii="Arial" w:hAnsi="Arial" w:cs="Arial"/>
              </w:rPr>
            </w:pPr>
            <w:r w:rsidRPr="005B311A">
              <w:rPr>
                <w:rFonts w:ascii="Arial" w:hAnsi="Arial" w:cs="Arial"/>
              </w:rPr>
              <w:t>20.4%</w:t>
            </w:r>
          </w:p>
        </w:tc>
      </w:tr>
      <w:tr w:rsidR="005B311A" w:rsidRPr="005B311A" w14:paraId="2BA8A0A4" w14:textId="77777777" w:rsidTr="005B311A">
        <w:trPr>
          <w:trHeight w:val="300"/>
        </w:trPr>
        <w:tc>
          <w:tcPr>
            <w:tcW w:w="803" w:type="dxa"/>
            <w:noWrap/>
            <w:vAlign w:val="center"/>
            <w:hideMark/>
          </w:tcPr>
          <w:p w14:paraId="0A81DB8D" w14:textId="77777777" w:rsidR="005B311A" w:rsidRPr="005B311A" w:rsidRDefault="005B311A" w:rsidP="005B311A">
            <w:pPr>
              <w:jc w:val="center"/>
              <w:rPr>
                <w:rFonts w:ascii="Arial" w:hAnsi="Arial" w:cs="Arial"/>
              </w:rPr>
            </w:pPr>
            <w:r w:rsidRPr="005B311A">
              <w:rPr>
                <w:rFonts w:ascii="Arial" w:hAnsi="Arial" w:cs="Arial"/>
              </w:rPr>
              <w:t>598</w:t>
            </w:r>
          </w:p>
        </w:tc>
        <w:tc>
          <w:tcPr>
            <w:tcW w:w="6216" w:type="dxa"/>
            <w:noWrap/>
            <w:hideMark/>
          </w:tcPr>
          <w:p w14:paraId="32D06858" w14:textId="77777777" w:rsidR="005B311A" w:rsidRPr="005B311A" w:rsidRDefault="005B311A">
            <w:pPr>
              <w:rPr>
                <w:rFonts w:ascii="Arial" w:hAnsi="Arial" w:cs="Arial"/>
              </w:rPr>
            </w:pPr>
            <w:r w:rsidRPr="005B311A">
              <w:rPr>
                <w:rFonts w:ascii="Arial" w:hAnsi="Arial" w:cs="Arial"/>
              </w:rPr>
              <w:t>Advertising Sales Agents</w:t>
            </w:r>
          </w:p>
        </w:tc>
        <w:tc>
          <w:tcPr>
            <w:tcW w:w="1615" w:type="dxa"/>
            <w:noWrap/>
            <w:vAlign w:val="center"/>
            <w:hideMark/>
          </w:tcPr>
          <w:p w14:paraId="003FD3AF" w14:textId="77777777" w:rsidR="005B311A" w:rsidRPr="005B311A" w:rsidRDefault="005B311A" w:rsidP="005B311A">
            <w:pPr>
              <w:jc w:val="center"/>
              <w:rPr>
                <w:rFonts w:ascii="Arial" w:hAnsi="Arial" w:cs="Arial"/>
              </w:rPr>
            </w:pPr>
            <w:r w:rsidRPr="005B311A">
              <w:rPr>
                <w:rFonts w:ascii="Arial" w:hAnsi="Arial" w:cs="Arial"/>
              </w:rPr>
              <w:t>20.1%</w:t>
            </w:r>
          </w:p>
        </w:tc>
      </w:tr>
      <w:tr w:rsidR="005B311A" w:rsidRPr="005B311A" w14:paraId="6706092E" w14:textId="77777777" w:rsidTr="005B311A">
        <w:trPr>
          <w:trHeight w:val="300"/>
        </w:trPr>
        <w:tc>
          <w:tcPr>
            <w:tcW w:w="803" w:type="dxa"/>
            <w:noWrap/>
            <w:vAlign w:val="center"/>
            <w:hideMark/>
          </w:tcPr>
          <w:p w14:paraId="7F2772AA" w14:textId="77777777" w:rsidR="005B311A" w:rsidRPr="005B311A" w:rsidRDefault="005B311A" w:rsidP="005B311A">
            <w:pPr>
              <w:jc w:val="center"/>
              <w:rPr>
                <w:rFonts w:ascii="Arial" w:hAnsi="Arial" w:cs="Arial"/>
              </w:rPr>
            </w:pPr>
            <w:r w:rsidRPr="005B311A">
              <w:rPr>
                <w:rFonts w:ascii="Arial" w:hAnsi="Arial" w:cs="Arial"/>
              </w:rPr>
              <w:t>599</w:t>
            </w:r>
          </w:p>
        </w:tc>
        <w:tc>
          <w:tcPr>
            <w:tcW w:w="6216" w:type="dxa"/>
            <w:noWrap/>
            <w:hideMark/>
          </w:tcPr>
          <w:p w14:paraId="2766F01A" w14:textId="77777777" w:rsidR="005B311A" w:rsidRPr="005B311A" w:rsidRDefault="005B311A">
            <w:pPr>
              <w:rPr>
                <w:rFonts w:ascii="Arial" w:hAnsi="Arial" w:cs="Arial"/>
              </w:rPr>
            </w:pPr>
            <w:r w:rsidRPr="005B311A">
              <w:rPr>
                <w:rFonts w:ascii="Arial" w:hAnsi="Arial" w:cs="Arial"/>
              </w:rPr>
              <w:t>Anesthesiologists</w:t>
            </w:r>
          </w:p>
        </w:tc>
        <w:tc>
          <w:tcPr>
            <w:tcW w:w="1615" w:type="dxa"/>
            <w:noWrap/>
            <w:vAlign w:val="center"/>
            <w:hideMark/>
          </w:tcPr>
          <w:p w14:paraId="3315D12A" w14:textId="77777777" w:rsidR="005B311A" w:rsidRPr="005B311A" w:rsidRDefault="005B311A" w:rsidP="005B311A">
            <w:pPr>
              <w:jc w:val="center"/>
              <w:rPr>
                <w:rFonts w:ascii="Arial" w:hAnsi="Arial" w:cs="Arial"/>
              </w:rPr>
            </w:pPr>
            <w:r w:rsidRPr="005B311A">
              <w:rPr>
                <w:rFonts w:ascii="Arial" w:hAnsi="Arial" w:cs="Arial"/>
              </w:rPr>
              <w:t>20.1%</w:t>
            </w:r>
          </w:p>
        </w:tc>
      </w:tr>
      <w:tr w:rsidR="005B311A" w:rsidRPr="005B311A" w14:paraId="4072C704" w14:textId="77777777" w:rsidTr="005B311A">
        <w:trPr>
          <w:trHeight w:val="300"/>
        </w:trPr>
        <w:tc>
          <w:tcPr>
            <w:tcW w:w="803" w:type="dxa"/>
            <w:noWrap/>
            <w:vAlign w:val="center"/>
            <w:hideMark/>
          </w:tcPr>
          <w:p w14:paraId="6D9B0A24" w14:textId="77777777" w:rsidR="005B311A" w:rsidRPr="005B311A" w:rsidRDefault="005B311A" w:rsidP="005B311A">
            <w:pPr>
              <w:jc w:val="center"/>
              <w:rPr>
                <w:rFonts w:ascii="Arial" w:hAnsi="Arial" w:cs="Arial"/>
              </w:rPr>
            </w:pPr>
            <w:r w:rsidRPr="005B311A">
              <w:rPr>
                <w:rFonts w:ascii="Arial" w:hAnsi="Arial" w:cs="Arial"/>
              </w:rPr>
              <w:t>600</w:t>
            </w:r>
          </w:p>
        </w:tc>
        <w:tc>
          <w:tcPr>
            <w:tcW w:w="6216" w:type="dxa"/>
            <w:noWrap/>
            <w:hideMark/>
          </w:tcPr>
          <w:p w14:paraId="6FE0FE83" w14:textId="77777777" w:rsidR="005B311A" w:rsidRPr="005B311A" w:rsidRDefault="005B311A">
            <w:pPr>
              <w:rPr>
                <w:rFonts w:ascii="Arial" w:hAnsi="Arial" w:cs="Arial"/>
              </w:rPr>
            </w:pPr>
            <w:r w:rsidRPr="005B311A">
              <w:rPr>
                <w:rFonts w:ascii="Arial" w:hAnsi="Arial" w:cs="Arial"/>
              </w:rPr>
              <w:t>Foreign Language and Literature Teachers, Postsecondary</w:t>
            </w:r>
          </w:p>
        </w:tc>
        <w:tc>
          <w:tcPr>
            <w:tcW w:w="1615" w:type="dxa"/>
            <w:noWrap/>
            <w:vAlign w:val="center"/>
            <w:hideMark/>
          </w:tcPr>
          <w:p w14:paraId="2590D61C" w14:textId="77777777" w:rsidR="005B311A" w:rsidRPr="005B311A" w:rsidRDefault="005B311A" w:rsidP="005B311A">
            <w:pPr>
              <w:jc w:val="center"/>
              <w:rPr>
                <w:rFonts w:ascii="Arial" w:hAnsi="Arial" w:cs="Arial"/>
              </w:rPr>
            </w:pPr>
            <w:r w:rsidRPr="005B311A">
              <w:rPr>
                <w:rFonts w:ascii="Arial" w:hAnsi="Arial" w:cs="Arial"/>
              </w:rPr>
              <w:t>20.1%</w:t>
            </w:r>
          </w:p>
        </w:tc>
      </w:tr>
      <w:tr w:rsidR="005B311A" w:rsidRPr="005B311A" w14:paraId="6E10C962" w14:textId="77777777" w:rsidTr="005B311A">
        <w:trPr>
          <w:trHeight w:val="300"/>
        </w:trPr>
        <w:tc>
          <w:tcPr>
            <w:tcW w:w="803" w:type="dxa"/>
            <w:noWrap/>
            <w:vAlign w:val="center"/>
            <w:hideMark/>
          </w:tcPr>
          <w:p w14:paraId="0E49ABF0" w14:textId="77777777" w:rsidR="005B311A" w:rsidRPr="005B311A" w:rsidRDefault="005B311A" w:rsidP="005B311A">
            <w:pPr>
              <w:jc w:val="center"/>
              <w:rPr>
                <w:rFonts w:ascii="Arial" w:hAnsi="Arial" w:cs="Arial"/>
              </w:rPr>
            </w:pPr>
            <w:r w:rsidRPr="005B311A">
              <w:rPr>
                <w:rFonts w:ascii="Arial" w:hAnsi="Arial" w:cs="Arial"/>
              </w:rPr>
              <w:t>601</w:t>
            </w:r>
          </w:p>
        </w:tc>
        <w:tc>
          <w:tcPr>
            <w:tcW w:w="6216" w:type="dxa"/>
            <w:noWrap/>
            <w:hideMark/>
          </w:tcPr>
          <w:p w14:paraId="3B55D49A" w14:textId="77777777" w:rsidR="005B311A" w:rsidRPr="005B311A" w:rsidRDefault="005B311A">
            <w:pPr>
              <w:rPr>
                <w:rFonts w:ascii="Arial" w:hAnsi="Arial" w:cs="Arial"/>
              </w:rPr>
            </w:pPr>
            <w:r w:rsidRPr="005B311A">
              <w:rPr>
                <w:rFonts w:ascii="Arial" w:hAnsi="Arial" w:cs="Arial"/>
              </w:rPr>
              <w:t>Environmental Scientists and Specialists, Including Health</w:t>
            </w:r>
          </w:p>
        </w:tc>
        <w:tc>
          <w:tcPr>
            <w:tcW w:w="1615" w:type="dxa"/>
            <w:noWrap/>
            <w:vAlign w:val="center"/>
            <w:hideMark/>
          </w:tcPr>
          <w:p w14:paraId="66C9FD8C" w14:textId="77777777" w:rsidR="005B311A" w:rsidRPr="005B311A" w:rsidRDefault="005B311A" w:rsidP="005B311A">
            <w:pPr>
              <w:jc w:val="center"/>
              <w:rPr>
                <w:rFonts w:ascii="Arial" w:hAnsi="Arial" w:cs="Arial"/>
              </w:rPr>
            </w:pPr>
            <w:r w:rsidRPr="005B311A">
              <w:rPr>
                <w:rFonts w:ascii="Arial" w:hAnsi="Arial" w:cs="Arial"/>
              </w:rPr>
              <w:t>20.0%</w:t>
            </w:r>
          </w:p>
        </w:tc>
      </w:tr>
      <w:tr w:rsidR="005B311A" w:rsidRPr="005B311A" w14:paraId="76C2442D" w14:textId="77777777" w:rsidTr="005B311A">
        <w:trPr>
          <w:trHeight w:val="300"/>
        </w:trPr>
        <w:tc>
          <w:tcPr>
            <w:tcW w:w="803" w:type="dxa"/>
            <w:noWrap/>
            <w:vAlign w:val="center"/>
            <w:hideMark/>
          </w:tcPr>
          <w:p w14:paraId="150AB987" w14:textId="77777777" w:rsidR="005B311A" w:rsidRPr="005B311A" w:rsidRDefault="005B311A" w:rsidP="005B311A">
            <w:pPr>
              <w:jc w:val="center"/>
              <w:rPr>
                <w:rFonts w:ascii="Arial" w:hAnsi="Arial" w:cs="Arial"/>
              </w:rPr>
            </w:pPr>
            <w:r w:rsidRPr="005B311A">
              <w:rPr>
                <w:rFonts w:ascii="Arial" w:hAnsi="Arial" w:cs="Arial"/>
              </w:rPr>
              <w:t>602</w:t>
            </w:r>
          </w:p>
        </w:tc>
        <w:tc>
          <w:tcPr>
            <w:tcW w:w="6216" w:type="dxa"/>
            <w:noWrap/>
            <w:hideMark/>
          </w:tcPr>
          <w:p w14:paraId="577C2C82" w14:textId="77777777" w:rsidR="005B311A" w:rsidRPr="005B311A" w:rsidRDefault="005B311A">
            <w:pPr>
              <w:rPr>
                <w:rFonts w:ascii="Arial" w:hAnsi="Arial" w:cs="Arial"/>
              </w:rPr>
            </w:pPr>
            <w:r w:rsidRPr="005B311A">
              <w:rPr>
                <w:rFonts w:ascii="Arial" w:hAnsi="Arial" w:cs="Arial"/>
              </w:rPr>
              <w:t>Community and Social Service Specialists, All Other</w:t>
            </w:r>
          </w:p>
        </w:tc>
        <w:tc>
          <w:tcPr>
            <w:tcW w:w="1615" w:type="dxa"/>
            <w:noWrap/>
            <w:vAlign w:val="center"/>
            <w:hideMark/>
          </w:tcPr>
          <w:p w14:paraId="51C46778" w14:textId="77777777" w:rsidR="005B311A" w:rsidRPr="005B311A" w:rsidRDefault="005B311A" w:rsidP="005B311A">
            <w:pPr>
              <w:jc w:val="center"/>
              <w:rPr>
                <w:rFonts w:ascii="Arial" w:hAnsi="Arial" w:cs="Arial"/>
              </w:rPr>
            </w:pPr>
            <w:r w:rsidRPr="005B311A">
              <w:rPr>
                <w:rFonts w:ascii="Arial" w:hAnsi="Arial" w:cs="Arial"/>
              </w:rPr>
              <w:t>19.9%</w:t>
            </w:r>
          </w:p>
        </w:tc>
      </w:tr>
      <w:tr w:rsidR="005B311A" w:rsidRPr="005B311A" w14:paraId="35A1A2C5" w14:textId="77777777" w:rsidTr="005B311A">
        <w:trPr>
          <w:trHeight w:val="300"/>
        </w:trPr>
        <w:tc>
          <w:tcPr>
            <w:tcW w:w="803" w:type="dxa"/>
            <w:noWrap/>
            <w:vAlign w:val="center"/>
            <w:hideMark/>
          </w:tcPr>
          <w:p w14:paraId="15BE6D88" w14:textId="77777777" w:rsidR="005B311A" w:rsidRPr="005B311A" w:rsidRDefault="005B311A" w:rsidP="005B311A">
            <w:pPr>
              <w:jc w:val="center"/>
              <w:rPr>
                <w:rFonts w:ascii="Arial" w:hAnsi="Arial" w:cs="Arial"/>
              </w:rPr>
            </w:pPr>
            <w:r w:rsidRPr="005B311A">
              <w:rPr>
                <w:rFonts w:ascii="Arial" w:hAnsi="Arial" w:cs="Arial"/>
              </w:rPr>
              <w:t>603</w:t>
            </w:r>
          </w:p>
        </w:tc>
        <w:tc>
          <w:tcPr>
            <w:tcW w:w="6216" w:type="dxa"/>
            <w:noWrap/>
            <w:hideMark/>
          </w:tcPr>
          <w:p w14:paraId="457CC58F" w14:textId="77777777" w:rsidR="005B311A" w:rsidRPr="005B311A" w:rsidRDefault="005B311A">
            <w:pPr>
              <w:rPr>
                <w:rFonts w:ascii="Arial" w:hAnsi="Arial" w:cs="Arial"/>
              </w:rPr>
            </w:pPr>
            <w:r w:rsidRPr="005B311A">
              <w:rPr>
                <w:rFonts w:ascii="Arial" w:hAnsi="Arial" w:cs="Arial"/>
              </w:rPr>
              <w:t>Social Workers, All Other</w:t>
            </w:r>
          </w:p>
        </w:tc>
        <w:tc>
          <w:tcPr>
            <w:tcW w:w="1615" w:type="dxa"/>
            <w:noWrap/>
            <w:vAlign w:val="center"/>
            <w:hideMark/>
          </w:tcPr>
          <w:p w14:paraId="5EB3DFE8" w14:textId="77777777" w:rsidR="005B311A" w:rsidRPr="005B311A" w:rsidRDefault="005B311A" w:rsidP="005B311A">
            <w:pPr>
              <w:jc w:val="center"/>
              <w:rPr>
                <w:rFonts w:ascii="Arial" w:hAnsi="Arial" w:cs="Arial"/>
              </w:rPr>
            </w:pPr>
            <w:r w:rsidRPr="005B311A">
              <w:rPr>
                <w:rFonts w:ascii="Arial" w:hAnsi="Arial" w:cs="Arial"/>
              </w:rPr>
              <w:t>19.9%</w:t>
            </w:r>
          </w:p>
        </w:tc>
      </w:tr>
      <w:tr w:rsidR="005B311A" w:rsidRPr="005B311A" w14:paraId="1E4ED420" w14:textId="77777777" w:rsidTr="005B311A">
        <w:trPr>
          <w:trHeight w:val="300"/>
        </w:trPr>
        <w:tc>
          <w:tcPr>
            <w:tcW w:w="803" w:type="dxa"/>
            <w:noWrap/>
            <w:vAlign w:val="center"/>
            <w:hideMark/>
          </w:tcPr>
          <w:p w14:paraId="14EE3117" w14:textId="77777777" w:rsidR="005B311A" w:rsidRPr="005B311A" w:rsidRDefault="005B311A" w:rsidP="005B311A">
            <w:pPr>
              <w:jc w:val="center"/>
              <w:rPr>
                <w:rFonts w:ascii="Arial" w:hAnsi="Arial" w:cs="Arial"/>
              </w:rPr>
            </w:pPr>
            <w:r w:rsidRPr="005B311A">
              <w:rPr>
                <w:rFonts w:ascii="Arial" w:hAnsi="Arial" w:cs="Arial"/>
              </w:rPr>
              <w:t>604</w:t>
            </w:r>
          </w:p>
        </w:tc>
        <w:tc>
          <w:tcPr>
            <w:tcW w:w="6216" w:type="dxa"/>
            <w:noWrap/>
            <w:hideMark/>
          </w:tcPr>
          <w:p w14:paraId="10DE0AD0" w14:textId="77777777" w:rsidR="005B311A" w:rsidRPr="005B311A" w:rsidRDefault="005B311A">
            <w:pPr>
              <w:rPr>
                <w:rFonts w:ascii="Arial" w:hAnsi="Arial" w:cs="Arial"/>
              </w:rPr>
            </w:pPr>
            <w:r w:rsidRPr="005B311A">
              <w:rPr>
                <w:rFonts w:ascii="Arial" w:hAnsi="Arial" w:cs="Arial"/>
              </w:rPr>
              <w:t>Teacher Assistants</w:t>
            </w:r>
          </w:p>
        </w:tc>
        <w:tc>
          <w:tcPr>
            <w:tcW w:w="1615" w:type="dxa"/>
            <w:noWrap/>
            <w:vAlign w:val="center"/>
            <w:hideMark/>
          </w:tcPr>
          <w:p w14:paraId="31517DAB" w14:textId="77777777" w:rsidR="005B311A" w:rsidRPr="005B311A" w:rsidRDefault="005B311A" w:rsidP="005B311A">
            <w:pPr>
              <w:jc w:val="center"/>
              <w:rPr>
                <w:rFonts w:ascii="Arial" w:hAnsi="Arial" w:cs="Arial"/>
              </w:rPr>
            </w:pPr>
            <w:r w:rsidRPr="005B311A">
              <w:rPr>
                <w:rFonts w:ascii="Arial" w:hAnsi="Arial" w:cs="Arial"/>
              </w:rPr>
              <w:t>19.9%</w:t>
            </w:r>
          </w:p>
        </w:tc>
      </w:tr>
      <w:tr w:rsidR="005B311A" w:rsidRPr="005B311A" w14:paraId="65660078" w14:textId="77777777" w:rsidTr="005B311A">
        <w:trPr>
          <w:trHeight w:val="300"/>
        </w:trPr>
        <w:tc>
          <w:tcPr>
            <w:tcW w:w="803" w:type="dxa"/>
            <w:noWrap/>
            <w:vAlign w:val="center"/>
            <w:hideMark/>
          </w:tcPr>
          <w:p w14:paraId="512CA2A5" w14:textId="77777777" w:rsidR="005B311A" w:rsidRPr="005B311A" w:rsidRDefault="005B311A" w:rsidP="005B311A">
            <w:pPr>
              <w:jc w:val="center"/>
              <w:rPr>
                <w:rFonts w:ascii="Arial" w:hAnsi="Arial" w:cs="Arial"/>
              </w:rPr>
            </w:pPr>
            <w:r w:rsidRPr="005B311A">
              <w:rPr>
                <w:rFonts w:ascii="Arial" w:hAnsi="Arial" w:cs="Arial"/>
              </w:rPr>
              <w:t>605</w:t>
            </w:r>
          </w:p>
        </w:tc>
        <w:tc>
          <w:tcPr>
            <w:tcW w:w="6216" w:type="dxa"/>
            <w:noWrap/>
            <w:hideMark/>
          </w:tcPr>
          <w:p w14:paraId="386877AC" w14:textId="77777777" w:rsidR="005B311A" w:rsidRPr="005B311A" w:rsidRDefault="005B311A">
            <w:pPr>
              <w:rPr>
                <w:rFonts w:ascii="Arial" w:hAnsi="Arial" w:cs="Arial"/>
              </w:rPr>
            </w:pPr>
            <w:r w:rsidRPr="005B311A">
              <w:rPr>
                <w:rFonts w:ascii="Arial" w:hAnsi="Arial" w:cs="Arial"/>
              </w:rPr>
              <w:t>Oral and Maxillofacial Surgeons</w:t>
            </w:r>
          </w:p>
        </w:tc>
        <w:tc>
          <w:tcPr>
            <w:tcW w:w="1615" w:type="dxa"/>
            <w:noWrap/>
            <w:vAlign w:val="center"/>
            <w:hideMark/>
          </w:tcPr>
          <w:p w14:paraId="1AC3D242" w14:textId="77777777" w:rsidR="005B311A" w:rsidRPr="005B311A" w:rsidRDefault="005B311A" w:rsidP="005B311A">
            <w:pPr>
              <w:jc w:val="center"/>
              <w:rPr>
                <w:rFonts w:ascii="Arial" w:hAnsi="Arial" w:cs="Arial"/>
              </w:rPr>
            </w:pPr>
            <w:r w:rsidRPr="005B311A">
              <w:rPr>
                <w:rFonts w:ascii="Arial" w:hAnsi="Arial" w:cs="Arial"/>
              </w:rPr>
              <w:t>19.8%</w:t>
            </w:r>
          </w:p>
        </w:tc>
      </w:tr>
      <w:tr w:rsidR="005B311A" w:rsidRPr="005B311A" w14:paraId="66D35550" w14:textId="77777777" w:rsidTr="005B311A">
        <w:trPr>
          <w:trHeight w:val="300"/>
        </w:trPr>
        <w:tc>
          <w:tcPr>
            <w:tcW w:w="803" w:type="dxa"/>
            <w:noWrap/>
            <w:vAlign w:val="center"/>
            <w:hideMark/>
          </w:tcPr>
          <w:p w14:paraId="152CFB46" w14:textId="77777777" w:rsidR="005B311A" w:rsidRPr="005B311A" w:rsidRDefault="005B311A" w:rsidP="005B311A">
            <w:pPr>
              <w:jc w:val="center"/>
              <w:rPr>
                <w:rFonts w:ascii="Arial" w:hAnsi="Arial" w:cs="Arial"/>
              </w:rPr>
            </w:pPr>
            <w:r w:rsidRPr="005B311A">
              <w:rPr>
                <w:rFonts w:ascii="Arial" w:hAnsi="Arial" w:cs="Arial"/>
              </w:rPr>
              <w:t>606</w:t>
            </w:r>
          </w:p>
        </w:tc>
        <w:tc>
          <w:tcPr>
            <w:tcW w:w="6216" w:type="dxa"/>
            <w:noWrap/>
            <w:hideMark/>
          </w:tcPr>
          <w:p w14:paraId="79B073AF" w14:textId="77777777" w:rsidR="005B311A" w:rsidRPr="005B311A" w:rsidRDefault="005B311A">
            <w:pPr>
              <w:rPr>
                <w:rFonts w:ascii="Arial" w:hAnsi="Arial" w:cs="Arial"/>
              </w:rPr>
            </w:pPr>
            <w:r w:rsidRPr="005B311A">
              <w:rPr>
                <w:rFonts w:ascii="Arial" w:hAnsi="Arial" w:cs="Arial"/>
              </w:rPr>
              <w:t>Substitute Teachers</w:t>
            </w:r>
          </w:p>
        </w:tc>
        <w:tc>
          <w:tcPr>
            <w:tcW w:w="1615" w:type="dxa"/>
            <w:noWrap/>
            <w:vAlign w:val="center"/>
            <w:hideMark/>
          </w:tcPr>
          <w:p w14:paraId="0152F6D1" w14:textId="77777777" w:rsidR="005B311A" w:rsidRPr="005B311A" w:rsidRDefault="005B311A" w:rsidP="005B311A">
            <w:pPr>
              <w:jc w:val="center"/>
              <w:rPr>
                <w:rFonts w:ascii="Arial" w:hAnsi="Arial" w:cs="Arial"/>
              </w:rPr>
            </w:pPr>
            <w:r w:rsidRPr="005B311A">
              <w:rPr>
                <w:rFonts w:ascii="Arial" w:hAnsi="Arial" w:cs="Arial"/>
              </w:rPr>
              <w:t>19.8%</w:t>
            </w:r>
          </w:p>
        </w:tc>
      </w:tr>
      <w:tr w:rsidR="005B311A" w:rsidRPr="005B311A" w14:paraId="723E06AF" w14:textId="77777777" w:rsidTr="005B311A">
        <w:trPr>
          <w:trHeight w:val="300"/>
        </w:trPr>
        <w:tc>
          <w:tcPr>
            <w:tcW w:w="803" w:type="dxa"/>
            <w:noWrap/>
            <w:vAlign w:val="center"/>
            <w:hideMark/>
          </w:tcPr>
          <w:p w14:paraId="547CD067" w14:textId="77777777" w:rsidR="005B311A" w:rsidRPr="005B311A" w:rsidRDefault="005B311A" w:rsidP="005B311A">
            <w:pPr>
              <w:jc w:val="center"/>
              <w:rPr>
                <w:rFonts w:ascii="Arial" w:hAnsi="Arial" w:cs="Arial"/>
              </w:rPr>
            </w:pPr>
            <w:r w:rsidRPr="005B311A">
              <w:rPr>
                <w:rFonts w:ascii="Arial" w:hAnsi="Arial" w:cs="Arial"/>
              </w:rPr>
              <w:t>607</w:t>
            </w:r>
          </w:p>
        </w:tc>
        <w:tc>
          <w:tcPr>
            <w:tcW w:w="6216" w:type="dxa"/>
            <w:noWrap/>
            <w:hideMark/>
          </w:tcPr>
          <w:p w14:paraId="5353EBC3" w14:textId="77777777" w:rsidR="005B311A" w:rsidRPr="005B311A" w:rsidRDefault="005B311A">
            <w:pPr>
              <w:rPr>
                <w:rFonts w:ascii="Arial" w:hAnsi="Arial" w:cs="Arial"/>
              </w:rPr>
            </w:pPr>
            <w:r w:rsidRPr="005B311A">
              <w:rPr>
                <w:rFonts w:ascii="Arial" w:hAnsi="Arial" w:cs="Arial"/>
              </w:rPr>
              <w:t>Geographers</w:t>
            </w:r>
          </w:p>
        </w:tc>
        <w:tc>
          <w:tcPr>
            <w:tcW w:w="1615" w:type="dxa"/>
            <w:noWrap/>
            <w:vAlign w:val="center"/>
            <w:hideMark/>
          </w:tcPr>
          <w:p w14:paraId="55888AB4" w14:textId="77777777" w:rsidR="005B311A" w:rsidRPr="005B311A" w:rsidRDefault="005B311A" w:rsidP="005B311A">
            <w:pPr>
              <w:jc w:val="center"/>
              <w:rPr>
                <w:rFonts w:ascii="Arial" w:hAnsi="Arial" w:cs="Arial"/>
              </w:rPr>
            </w:pPr>
            <w:r w:rsidRPr="005B311A">
              <w:rPr>
                <w:rFonts w:ascii="Arial" w:hAnsi="Arial" w:cs="Arial"/>
              </w:rPr>
              <w:t>19.8%</w:t>
            </w:r>
          </w:p>
        </w:tc>
      </w:tr>
      <w:tr w:rsidR="005B311A" w:rsidRPr="005B311A" w14:paraId="161EAFBC" w14:textId="77777777" w:rsidTr="005B311A">
        <w:trPr>
          <w:trHeight w:val="300"/>
        </w:trPr>
        <w:tc>
          <w:tcPr>
            <w:tcW w:w="803" w:type="dxa"/>
            <w:noWrap/>
            <w:vAlign w:val="center"/>
            <w:hideMark/>
          </w:tcPr>
          <w:p w14:paraId="50936BF9" w14:textId="77777777" w:rsidR="005B311A" w:rsidRPr="005B311A" w:rsidRDefault="005B311A" w:rsidP="005B311A">
            <w:pPr>
              <w:jc w:val="center"/>
              <w:rPr>
                <w:rFonts w:ascii="Arial" w:hAnsi="Arial" w:cs="Arial"/>
              </w:rPr>
            </w:pPr>
            <w:r w:rsidRPr="005B311A">
              <w:rPr>
                <w:rFonts w:ascii="Arial" w:hAnsi="Arial" w:cs="Arial"/>
              </w:rPr>
              <w:t>608</w:t>
            </w:r>
          </w:p>
        </w:tc>
        <w:tc>
          <w:tcPr>
            <w:tcW w:w="6216" w:type="dxa"/>
            <w:noWrap/>
            <w:hideMark/>
          </w:tcPr>
          <w:p w14:paraId="42A207CC" w14:textId="77777777" w:rsidR="005B311A" w:rsidRPr="005B311A" w:rsidRDefault="005B311A">
            <w:pPr>
              <w:rPr>
                <w:rFonts w:ascii="Arial" w:hAnsi="Arial" w:cs="Arial"/>
              </w:rPr>
            </w:pPr>
            <w:r w:rsidRPr="005B311A">
              <w:rPr>
                <w:rFonts w:ascii="Arial" w:hAnsi="Arial" w:cs="Arial"/>
              </w:rPr>
              <w:t>Health Educators</w:t>
            </w:r>
          </w:p>
        </w:tc>
        <w:tc>
          <w:tcPr>
            <w:tcW w:w="1615" w:type="dxa"/>
            <w:noWrap/>
            <w:vAlign w:val="center"/>
            <w:hideMark/>
          </w:tcPr>
          <w:p w14:paraId="5D11FCDE" w14:textId="77777777" w:rsidR="005B311A" w:rsidRPr="005B311A" w:rsidRDefault="005B311A" w:rsidP="005B311A">
            <w:pPr>
              <w:jc w:val="center"/>
              <w:rPr>
                <w:rFonts w:ascii="Arial" w:hAnsi="Arial" w:cs="Arial"/>
              </w:rPr>
            </w:pPr>
            <w:r w:rsidRPr="005B311A">
              <w:rPr>
                <w:rFonts w:ascii="Arial" w:hAnsi="Arial" w:cs="Arial"/>
              </w:rPr>
              <w:t>19.7%</w:t>
            </w:r>
          </w:p>
        </w:tc>
      </w:tr>
      <w:tr w:rsidR="005B311A" w:rsidRPr="005B311A" w14:paraId="1C10AD95" w14:textId="77777777" w:rsidTr="005B311A">
        <w:trPr>
          <w:trHeight w:val="300"/>
        </w:trPr>
        <w:tc>
          <w:tcPr>
            <w:tcW w:w="803" w:type="dxa"/>
            <w:noWrap/>
            <w:vAlign w:val="center"/>
            <w:hideMark/>
          </w:tcPr>
          <w:p w14:paraId="32488608" w14:textId="77777777" w:rsidR="005B311A" w:rsidRPr="005B311A" w:rsidRDefault="005B311A" w:rsidP="005B311A">
            <w:pPr>
              <w:jc w:val="center"/>
              <w:rPr>
                <w:rFonts w:ascii="Arial" w:hAnsi="Arial" w:cs="Arial"/>
              </w:rPr>
            </w:pPr>
            <w:r w:rsidRPr="005B311A">
              <w:rPr>
                <w:rFonts w:ascii="Arial" w:hAnsi="Arial" w:cs="Arial"/>
              </w:rPr>
              <w:t>609</w:t>
            </w:r>
          </w:p>
        </w:tc>
        <w:tc>
          <w:tcPr>
            <w:tcW w:w="6216" w:type="dxa"/>
            <w:noWrap/>
            <w:hideMark/>
          </w:tcPr>
          <w:p w14:paraId="234AA65E" w14:textId="77777777" w:rsidR="005B311A" w:rsidRPr="005B311A" w:rsidRDefault="005B311A">
            <w:pPr>
              <w:rPr>
                <w:rFonts w:ascii="Arial" w:hAnsi="Arial" w:cs="Arial"/>
              </w:rPr>
            </w:pPr>
            <w:r w:rsidRPr="005B311A">
              <w:rPr>
                <w:rFonts w:ascii="Arial" w:hAnsi="Arial" w:cs="Arial"/>
              </w:rPr>
              <w:t>Radio and Television Announcers</w:t>
            </w:r>
          </w:p>
        </w:tc>
        <w:tc>
          <w:tcPr>
            <w:tcW w:w="1615" w:type="dxa"/>
            <w:noWrap/>
            <w:vAlign w:val="center"/>
            <w:hideMark/>
          </w:tcPr>
          <w:p w14:paraId="01DD263D" w14:textId="77777777" w:rsidR="005B311A" w:rsidRPr="005B311A" w:rsidRDefault="005B311A" w:rsidP="005B311A">
            <w:pPr>
              <w:jc w:val="center"/>
              <w:rPr>
                <w:rFonts w:ascii="Arial" w:hAnsi="Arial" w:cs="Arial"/>
              </w:rPr>
            </w:pPr>
            <w:r w:rsidRPr="005B311A">
              <w:rPr>
                <w:rFonts w:ascii="Arial" w:hAnsi="Arial" w:cs="Arial"/>
              </w:rPr>
              <w:t>19.7%</w:t>
            </w:r>
          </w:p>
        </w:tc>
      </w:tr>
      <w:tr w:rsidR="005B311A" w:rsidRPr="005B311A" w14:paraId="077A4753" w14:textId="77777777" w:rsidTr="005B311A">
        <w:trPr>
          <w:trHeight w:val="300"/>
        </w:trPr>
        <w:tc>
          <w:tcPr>
            <w:tcW w:w="803" w:type="dxa"/>
            <w:noWrap/>
            <w:vAlign w:val="center"/>
            <w:hideMark/>
          </w:tcPr>
          <w:p w14:paraId="46DFE22E" w14:textId="77777777" w:rsidR="005B311A" w:rsidRPr="005B311A" w:rsidRDefault="005B311A" w:rsidP="005B311A">
            <w:pPr>
              <w:jc w:val="center"/>
              <w:rPr>
                <w:rFonts w:ascii="Arial" w:hAnsi="Arial" w:cs="Arial"/>
              </w:rPr>
            </w:pPr>
            <w:r w:rsidRPr="005B311A">
              <w:rPr>
                <w:rFonts w:ascii="Arial" w:hAnsi="Arial" w:cs="Arial"/>
              </w:rPr>
              <w:t>610</w:t>
            </w:r>
          </w:p>
        </w:tc>
        <w:tc>
          <w:tcPr>
            <w:tcW w:w="6216" w:type="dxa"/>
            <w:noWrap/>
            <w:hideMark/>
          </w:tcPr>
          <w:p w14:paraId="15F4E045" w14:textId="77777777" w:rsidR="005B311A" w:rsidRPr="005B311A" w:rsidRDefault="005B311A">
            <w:pPr>
              <w:rPr>
                <w:rFonts w:ascii="Arial" w:hAnsi="Arial" w:cs="Arial"/>
              </w:rPr>
            </w:pPr>
            <w:r w:rsidRPr="005B311A">
              <w:rPr>
                <w:rFonts w:ascii="Arial" w:hAnsi="Arial" w:cs="Arial"/>
              </w:rPr>
              <w:t>Recreation and Fitness Studies Teachers, Postsecondary</w:t>
            </w:r>
          </w:p>
        </w:tc>
        <w:tc>
          <w:tcPr>
            <w:tcW w:w="1615" w:type="dxa"/>
            <w:noWrap/>
            <w:vAlign w:val="center"/>
            <w:hideMark/>
          </w:tcPr>
          <w:p w14:paraId="6E4C7D92" w14:textId="77777777" w:rsidR="005B311A" w:rsidRPr="005B311A" w:rsidRDefault="005B311A" w:rsidP="005B311A">
            <w:pPr>
              <w:jc w:val="center"/>
              <w:rPr>
                <w:rFonts w:ascii="Arial" w:hAnsi="Arial" w:cs="Arial"/>
              </w:rPr>
            </w:pPr>
            <w:r w:rsidRPr="005B311A">
              <w:rPr>
                <w:rFonts w:ascii="Arial" w:hAnsi="Arial" w:cs="Arial"/>
              </w:rPr>
              <w:t>19.7%</w:t>
            </w:r>
          </w:p>
        </w:tc>
      </w:tr>
      <w:tr w:rsidR="005B311A" w:rsidRPr="005B311A" w14:paraId="234ECDAB" w14:textId="77777777" w:rsidTr="005B311A">
        <w:trPr>
          <w:trHeight w:val="300"/>
        </w:trPr>
        <w:tc>
          <w:tcPr>
            <w:tcW w:w="803" w:type="dxa"/>
            <w:noWrap/>
            <w:vAlign w:val="center"/>
            <w:hideMark/>
          </w:tcPr>
          <w:p w14:paraId="790EE33C" w14:textId="77777777" w:rsidR="005B311A" w:rsidRPr="005B311A" w:rsidRDefault="005B311A" w:rsidP="005B311A">
            <w:pPr>
              <w:jc w:val="center"/>
              <w:rPr>
                <w:rFonts w:ascii="Arial" w:hAnsi="Arial" w:cs="Arial"/>
              </w:rPr>
            </w:pPr>
            <w:r w:rsidRPr="005B311A">
              <w:rPr>
                <w:rFonts w:ascii="Arial" w:hAnsi="Arial" w:cs="Arial"/>
              </w:rPr>
              <w:t>611</w:t>
            </w:r>
          </w:p>
        </w:tc>
        <w:tc>
          <w:tcPr>
            <w:tcW w:w="6216" w:type="dxa"/>
            <w:noWrap/>
            <w:hideMark/>
          </w:tcPr>
          <w:p w14:paraId="4B307BD1" w14:textId="77777777" w:rsidR="005B311A" w:rsidRPr="005B311A" w:rsidRDefault="005B311A">
            <w:pPr>
              <w:rPr>
                <w:rFonts w:ascii="Arial" w:hAnsi="Arial" w:cs="Arial"/>
              </w:rPr>
            </w:pPr>
            <w:r w:rsidRPr="005B311A">
              <w:rPr>
                <w:rFonts w:ascii="Arial" w:hAnsi="Arial" w:cs="Arial"/>
              </w:rPr>
              <w:t>First-Line Supervisors of Non-Retail Sales Workers</w:t>
            </w:r>
          </w:p>
        </w:tc>
        <w:tc>
          <w:tcPr>
            <w:tcW w:w="1615" w:type="dxa"/>
            <w:noWrap/>
            <w:vAlign w:val="center"/>
            <w:hideMark/>
          </w:tcPr>
          <w:p w14:paraId="1E0AE70E" w14:textId="77777777" w:rsidR="005B311A" w:rsidRPr="005B311A" w:rsidRDefault="005B311A" w:rsidP="005B311A">
            <w:pPr>
              <w:jc w:val="center"/>
              <w:rPr>
                <w:rFonts w:ascii="Arial" w:hAnsi="Arial" w:cs="Arial"/>
              </w:rPr>
            </w:pPr>
            <w:r w:rsidRPr="005B311A">
              <w:rPr>
                <w:rFonts w:ascii="Arial" w:hAnsi="Arial" w:cs="Arial"/>
              </w:rPr>
              <w:t>19.6%</w:t>
            </w:r>
          </w:p>
        </w:tc>
      </w:tr>
      <w:tr w:rsidR="005B311A" w:rsidRPr="005B311A" w14:paraId="7CCB491C" w14:textId="77777777" w:rsidTr="005B311A">
        <w:trPr>
          <w:trHeight w:val="300"/>
        </w:trPr>
        <w:tc>
          <w:tcPr>
            <w:tcW w:w="803" w:type="dxa"/>
            <w:noWrap/>
            <w:vAlign w:val="center"/>
            <w:hideMark/>
          </w:tcPr>
          <w:p w14:paraId="2134DAD6" w14:textId="77777777" w:rsidR="005B311A" w:rsidRPr="005B311A" w:rsidRDefault="005B311A" w:rsidP="005B311A">
            <w:pPr>
              <w:jc w:val="center"/>
              <w:rPr>
                <w:rFonts w:ascii="Arial" w:hAnsi="Arial" w:cs="Arial"/>
              </w:rPr>
            </w:pPr>
            <w:r w:rsidRPr="005B311A">
              <w:rPr>
                <w:rFonts w:ascii="Arial" w:hAnsi="Arial" w:cs="Arial"/>
              </w:rPr>
              <w:t>612</w:t>
            </w:r>
          </w:p>
        </w:tc>
        <w:tc>
          <w:tcPr>
            <w:tcW w:w="6216" w:type="dxa"/>
            <w:noWrap/>
            <w:hideMark/>
          </w:tcPr>
          <w:p w14:paraId="03BC02B0" w14:textId="77777777" w:rsidR="005B311A" w:rsidRPr="005B311A" w:rsidRDefault="005B311A">
            <w:pPr>
              <w:rPr>
                <w:rFonts w:ascii="Arial" w:hAnsi="Arial" w:cs="Arial"/>
              </w:rPr>
            </w:pPr>
            <w:r w:rsidRPr="005B311A">
              <w:rPr>
                <w:rFonts w:ascii="Arial" w:hAnsi="Arial" w:cs="Arial"/>
              </w:rPr>
              <w:t>Helpers--Installation, Maintenance, and Repair Workers</w:t>
            </w:r>
          </w:p>
        </w:tc>
        <w:tc>
          <w:tcPr>
            <w:tcW w:w="1615" w:type="dxa"/>
            <w:noWrap/>
            <w:vAlign w:val="center"/>
            <w:hideMark/>
          </w:tcPr>
          <w:p w14:paraId="5EBFBD3A" w14:textId="77777777" w:rsidR="005B311A" w:rsidRPr="005B311A" w:rsidRDefault="005B311A" w:rsidP="005B311A">
            <w:pPr>
              <w:jc w:val="center"/>
              <w:rPr>
                <w:rFonts w:ascii="Arial" w:hAnsi="Arial" w:cs="Arial"/>
              </w:rPr>
            </w:pPr>
            <w:r w:rsidRPr="005B311A">
              <w:rPr>
                <w:rFonts w:ascii="Arial" w:hAnsi="Arial" w:cs="Arial"/>
              </w:rPr>
              <w:t>19.6%</w:t>
            </w:r>
          </w:p>
        </w:tc>
      </w:tr>
      <w:tr w:rsidR="005B311A" w:rsidRPr="005B311A" w14:paraId="4FD0EE3C" w14:textId="77777777" w:rsidTr="005B311A">
        <w:trPr>
          <w:trHeight w:val="300"/>
        </w:trPr>
        <w:tc>
          <w:tcPr>
            <w:tcW w:w="803" w:type="dxa"/>
            <w:noWrap/>
            <w:vAlign w:val="center"/>
            <w:hideMark/>
          </w:tcPr>
          <w:p w14:paraId="1DC0BEB8" w14:textId="77777777" w:rsidR="005B311A" w:rsidRPr="005B311A" w:rsidRDefault="005B311A" w:rsidP="005B311A">
            <w:pPr>
              <w:jc w:val="center"/>
              <w:rPr>
                <w:rFonts w:ascii="Arial" w:hAnsi="Arial" w:cs="Arial"/>
              </w:rPr>
            </w:pPr>
            <w:r w:rsidRPr="005B311A">
              <w:rPr>
                <w:rFonts w:ascii="Arial" w:hAnsi="Arial" w:cs="Arial"/>
              </w:rPr>
              <w:t>613</w:t>
            </w:r>
          </w:p>
        </w:tc>
        <w:tc>
          <w:tcPr>
            <w:tcW w:w="6216" w:type="dxa"/>
            <w:noWrap/>
            <w:hideMark/>
          </w:tcPr>
          <w:p w14:paraId="066162F4" w14:textId="77777777" w:rsidR="005B311A" w:rsidRPr="005B311A" w:rsidRDefault="005B311A">
            <w:pPr>
              <w:rPr>
                <w:rFonts w:ascii="Arial" w:hAnsi="Arial" w:cs="Arial"/>
              </w:rPr>
            </w:pPr>
            <w:r w:rsidRPr="005B311A">
              <w:rPr>
                <w:rFonts w:ascii="Arial" w:hAnsi="Arial" w:cs="Arial"/>
              </w:rPr>
              <w:t>Secondary School Teachers, Except Special and Career/Technical Education</w:t>
            </w:r>
          </w:p>
        </w:tc>
        <w:tc>
          <w:tcPr>
            <w:tcW w:w="1615" w:type="dxa"/>
            <w:noWrap/>
            <w:vAlign w:val="center"/>
            <w:hideMark/>
          </w:tcPr>
          <w:p w14:paraId="611DD067" w14:textId="77777777" w:rsidR="005B311A" w:rsidRPr="005B311A" w:rsidRDefault="005B311A" w:rsidP="005B311A">
            <w:pPr>
              <w:jc w:val="center"/>
              <w:rPr>
                <w:rFonts w:ascii="Arial" w:hAnsi="Arial" w:cs="Arial"/>
              </w:rPr>
            </w:pPr>
            <w:r w:rsidRPr="005B311A">
              <w:rPr>
                <w:rFonts w:ascii="Arial" w:hAnsi="Arial" w:cs="Arial"/>
              </w:rPr>
              <w:t>19.6%</w:t>
            </w:r>
          </w:p>
        </w:tc>
      </w:tr>
      <w:tr w:rsidR="005B311A" w:rsidRPr="005B311A" w14:paraId="0A6ACAE7" w14:textId="77777777" w:rsidTr="005B311A">
        <w:trPr>
          <w:trHeight w:val="300"/>
        </w:trPr>
        <w:tc>
          <w:tcPr>
            <w:tcW w:w="803" w:type="dxa"/>
            <w:noWrap/>
            <w:vAlign w:val="center"/>
            <w:hideMark/>
          </w:tcPr>
          <w:p w14:paraId="1D506671" w14:textId="77777777" w:rsidR="005B311A" w:rsidRPr="005B311A" w:rsidRDefault="005B311A" w:rsidP="005B311A">
            <w:pPr>
              <w:jc w:val="center"/>
              <w:rPr>
                <w:rFonts w:ascii="Arial" w:hAnsi="Arial" w:cs="Arial"/>
              </w:rPr>
            </w:pPr>
            <w:r w:rsidRPr="005B311A">
              <w:rPr>
                <w:rFonts w:ascii="Arial" w:hAnsi="Arial" w:cs="Arial"/>
              </w:rPr>
              <w:t>614</w:t>
            </w:r>
          </w:p>
        </w:tc>
        <w:tc>
          <w:tcPr>
            <w:tcW w:w="6216" w:type="dxa"/>
            <w:noWrap/>
            <w:hideMark/>
          </w:tcPr>
          <w:p w14:paraId="3076AD15" w14:textId="77777777" w:rsidR="005B311A" w:rsidRPr="005B311A" w:rsidRDefault="005B311A">
            <w:pPr>
              <w:rPr>
                <w:rFonts w:ascii="Arial" w:hAnsi="Arial" w:cs="Arial"/>
              </w:rPr>
            </w:pPr>
            <w:r w:rsidRPr="005B311A">
              <w:rPr>
                <w:rFonts w:ascii="Arial" w:hAnsi="Arial" w:cs="Arial"/>
              </w:rPr>
              <w:t>Psychiatric Technicians</w:t>
            </w:r>
          </w:p>
        </w:tc>
        <w:tc>
          <w:tcPr>
            <w:tcW w:w="1615" w:type="dxa"/>
            <w:noWrap/>
            <w:vAlign w:val="center"/>
            <w:hideMark/>
          </w:tcPr>
          <w:p w14:paraId="53DAC2AA" w14:textId="77777777" w:rsidR="005B311A" w:rsidRPr="005B311A" w:rsidRDefault="005B311A" w:rsidP="005B311A">
            <w:pPr>
              <w:jc w:val="center"/>
              <w:rPr>
                <w:rFonts w:ascii="Arial" w:hAnsi="Arial" w:cs="Arial"/>
              </w:rPr>
            </w:pPr>
            <w:r w:rsidRPr="005B311A">
              <w:rPr>
                <w:rFonts w:ascii="Arial" w:hAnsi="Arial" w:cs="Arial"/>
              </w:rPr>
              <w:t>19.6%</w:t>
            </w:r>
          </w:p>
        </w:tc>
      </w:tr>
      <w:tr w:rsidR="005B311A" w:rsidRPr="005B311A" w14:paraId="03406E54" w14:textId="77777777" w:rsidTr="005B311A">
        <w:trPr>
          <w:trHeight w:val="300"/>
        </w:trPr>
        <w:tc>
          <w:tcPr>
            <w:tcW w:w="803" w:type="dxa"/>
            <w:noWrap/>
            <w:vAlign w:val="center"/>
            <w:hideMark/>
          </w:tcPr>
          <w:p w14:paraId="3DF6BCE9" w14:textId="77777777" w:rsidR="005B311A" w:rsidRPr="005B311A" w:rsidRDefault="005B311A" w:rsidP="005B311A">
            <w:pPr>
              <w:jc w:val="center"/>
              <w:rPr>
                <w:rFonts w:ascii="Arial" w:hAnsi="Arial" w:cs="Arial"/>
              </w:rPr>
            </w:pPr>
            <w:r w:rsidRPr="005B311A">
              <w:rPr>
                <w:rFonts w:ascii="Arial" w:hAnsi="Arial" w:cs="Arial"/>
              </w:rPr>
              <w:t>615</w:t>
            </w:r>
          </w:p>
        </w:tc>
        <w:tc>
          <w:tcPr>
            <w:tcW w:w="6216" w:type="dxa"/>
            <w:noWrap/>
            <w:hideMark/>
          </w:tcPr>
          <w:p w14:paraId="3DBA0AF0" w14:textId="77777777" w:rsidR="005B311A" w:rsidRPr="005B311A" w:rsidRDefault="005B311A">
            <w:pPr>
              <w:rPr>
                <w:rFonts w:ascii="Arial" w:hAnsi="Arial" w:cs="Arial"/>
              </w:rPr>
            </w:pPr>
            <w:r w:rsidRPr="005B311A">
              <w:rPr>
                <w:rFonts w:ascii="Arial" w:hAnsi="Arial" w:cs="Arial"/>
              </w:rPr>
              <w:t>Area, Ethnic, and Cultural Studies Teachers, Postsecondary</w:t>
            </w:r>
          </w:p>
        </w:tc>
        <w:tc>
          <w:tcPr>
            <w:tcW w:w="1615" w:type="dxa"/>
            <w:noWrap/>
            <w:vAlign w:val="center"/>
            <w:hideMark/>
          </w:tcPr>
          <w:p w14:paraId="2542804A" w14:textId="77777777" w:rsidR="005B311A" w:rsidRPr="005B311A" w:rsidRDefault="005B311A" w:rsidP="005B311A">
            <w:pPr>
              <w:jc w:val="center"/>
              <w:rPr>
                <w:rFonts w:ascii="Arial" w:hAnsi="Arial" w:cs="Arial"/>
              </w:rPr>
            </w:pPr>
            <w:r w:rsidRPr="005B311A">
              <w:rPr>
                <w:rFonts w:ascii="Arial" w:hAnsi="Arial" w:cs="Arial"/>
              </w:rPr>
              <w:t>19.5%</w:t>
            </w:r>
          </w:p>
        </w:tc>
      </w:tr>
      <w:tr w:rsidR="005B311A" w:rsidRPr="005B311A" w14:paraId="30425139" w14:textId="77777777" w:rsidTr="005B311A">
        <w:trPr>
          <w:trHeight w:val="300"/>
        </w:trPr>
        <w:tc>
          <w:tcPr>
            <w:tcW w:w="803" w:type="dxa"/>
            <w:noWrap/>
            <w:vAlign w:val="center"/>
            <w:hideMark/>
          </w:tcPr>
          <w:p w14:paraId="59D53F04" w14:textId="77777777" w:rsidR="005B311A" w:rsidRPr="005B311A" w:rsidRDefault="005B311A" w:rsidP="005B311A">
            <w:pPr>
              <w:jc w:val="center"/>
              <w:rPr>
                <w:rFonts w:ascii="Arial" w:hAnsi="Arial" w:cs="Arial"/>
              </w:rPr>
            </w:pPr>
            <w:r w:rsidRPr="005B311A">
              <w:rPr>
                <w:rFonts w:ascii="Arial" w:hAnsi="Arial" w:cs="Arial"/>
              </w:rPr>
              <w:t>616</w:t>
            </w:r>
          </w:p>
        </w:tc>
        <w:tc>
          <w:tcPr>
            <w:tcW w:w="6216" w:type="dxa"/>
            <w:noWrap/>
            <w:hideMark/>
          </w:tcPr>
          <w:p w14:paraId="64DF66A0" w14:textId="77777777" w:rsidR="005B311A" w:rsidRPr="005B311A" w:rsidRDefault="005B311A">
            <w:pPr>
              <w:rPr>
                <w:rFonts w:ascii="Arial" w:hAnsi="Arial" w:cs="Arial"/>
              </w:rPr>
            </w:pPr>
            <w:r w:rsidRPr="005B311A">
              <w:rPr>
                <w:rFonts w:ascii="Arial" w:hAnsi="Arial" w:cs="Arial"/>
              </w:rPr>
              <w:t>Child, Family, and School Social Workers</w:t>
            </w:r>
          </w:p>
        </w:tc>
        <w:tc>
          <w:tcPr>
            <w:tcW w:w="1615" w:type="dxa"/>
            <w:noWrap/>
            <w:vAlign w:val="center"/>
            <w:hideMark/>
          </w:tcPr>
          <w:p w14:paraId="697107BA" w14:textId="77777777" w:rsidR="005B311A" w:rsidRPr="005B311A" w:rsidRDefault="005B311A" w:rsidP="005B311A">
            <w:pPr>
              <w:jc w:val="center"/>
              <w:rPr>
                <w:rFonts w:ascii="Arial" w:hAnsi="Arial" w:cs="Arial"/>
              </w:rPr>
            </w:pPr>
            <w:r w:rsidRPr="005B311A">
              <w:rPr>
                <w:rFonts w:ascii="Arial" w:hAnsi="Arial" w:cs="Arial"/>
              </w:rPr>
              <w:t>19.4%</w:t>
            </w:r>
          </w:p>
        </w:tc>
      </w:tr>
      <w:tr w:rsidR="005B311A" w:rsidRPr="005B311A" w14:paraId="37044385" w14:textId="77777777" w:rsidTr="005B311A">
        <w:trPr>
          <w:trHeight w:val="300"/>
        </w:trPr>
        <w:tc>
          <w:tcPr>
            <w:tcW w:w="803" w:type="dxa"/>
            <w:noWrap/>
            <w:vAlign w:val="center"/>
            <w:hideMark/>
          </w:tcPr>
          <w:p w14:paraId="7B32CBB3" w14:textId="77777777" w:rsidR="005B311A" w:rsidRPr="005B311A" w:rsidRDefault="005B311A" w:rsidP="005B311A">
            <w:pPr>
              <w:jc w:val="center"/>
              <w:rPr>
                <w:rFonts w:ascii="Arial" w:hAnsi="Arial" w:cs="Arial"/>
              </w:rPr>
            </w:pPr>
            <w:r w:rsidRPr="005B311A">
              <w:rPr>
                <w:rFonts w:ascii="Arial" w:hAnsi="Arial" w:cs="Arial"/>
              </w:rPr>
              <w:t>617</w:t>
            </w:r>
          </w:p>
        </w:tc>
        <w:tc>
          <w:tcPr>
            <w:tcW w:w="6216" w:type="dxa"/>
            <w:noWrap/>
            <w:hideMark/>
          </w:tcPr>
          <w:p w14:paraId="66BD839E" w14:textId="77777777" w:rsidR="005B311A" w:rsidRPr="005B311A" w:rsidRDefault="005B311A">
            <w:pPr>
              <w:rPr>
                <w:rFonts w:ascii="Arial" w:hAnsi="Arial" w:cs="Arial"/>
              </w:rPr>
            </w:pPr>
            <w:r w:rsidRPr="005B311A">
              <w:rPr>
                <w:rFonts w:ascii="Arial" w:hAnsi="Arial" w:cs="Arial"/>
              </w:rPr>
              <w:t>Childcare Workers</w:t>
            </w:r>
          </w:p>
        </w:tc>
        <w:tc>
          <w:tcPr>
            <w:tcW w:w="1615" w:type="dxa"/>
            <w:noWrap/>
            <w:vAlign w:val="center"/>
            <w:hideMark/>
          </w:tcPr>
          <w:p w14:paraId="0F6F2C54" w14:textId="77777777" w:rsidR="005B311A" w:rsidRPr="005B311A" w:rsidRDefault="005B311A" w:rsidP="005B311A">
            <w:pPr>
              <w:jc w:val="center"/>
              <w:rPr>
                <w:rFonts w:ascii="Arial" w:hAnsi="Arial" w:cs="Arial"/>
              </w:rPr>
            </w:pPr>
            <w:r w:rsidRPr="005B311A">
              <w:rPr>
                <w:rFonts w:ascii="Arial" w:hAnsi="Arial" w:cs="Arial"/>
              </w:rPr>
              <w:t>19.4%</w:t>
            </w:r>
          </w:p>
        </w:tc>
      </w:tr>
      <w:tr w:rsidR="005B311A" w:rsidRPr="005B311A" w14:paraId="76FEE1E3" w14:textId="77777777" w:rsidTr="005B311A">
        <w:trPr>
          <w:trHeight w:val="300"/>
        </w:trPr>
        <w:tc>
          <w:tcPr>
            <w:tcW w:w="803" w:type="dxa"/>
            <w:noWrap/>
            <w:vAlign w:val="center"/>
            <w:hideMark/>
          </w:tcPr>
          <w:p w14:paraId="399F1737" w14:textId="77777777" w:rsidR="005B311A" w:rsidRPr="005B311A" w:rsidRDefault="005B311A" w:rsidP="005B311A">
            <w:pPr>
              <w:jc w:val="center"/>
              <w:rPr>
                <w:rFonts w:ascii="Arial" w:hAnsi="Arial" w:cs="Arial"/>
              </w:rPr>
            </w:pPr>
            <w:r w:rsidRPr="005B311A">
              <w:rPr>
                <w:rFonts w:ascii="Arial" w:hAnsi="Arial" w:cs="Arial"/>
              </w:rPr>
              <w:t>618</w:t>
            </w:r>
          </w:p>
        </w:tc>
        <w:tc>
          <w:tcPr>
            <w:tcW w:w="6216" w:type="dxa"/>
            <w:noWrap/>
            <w:hideMark/>
          </w:tcPr>
          <w:p w14:paraId="274A60EA" w14:textId="77777777" w:rsidR="005B311A" w:rsidRPr="005B311A" w:rsidRDefault="005B311A">
            <w:pPr>
              <w:rPr>
                <w:rFonts w:ascii="Arial" w:hAnsi="Arial" w:cs="Arial"/>
              </w:rPr>
            </w:pPr>
            <w:r w:rsidRPr="005B311A">
              <w:rPr>
                <w:rFonts w:ascii="Arial" w:hAnsi="Arial" w:cs="Arial"/>
              </w:rPr>
              <w:t>Physicists</w:t>
            </w:r>
          </w:p>
        </w:tc>
        <w:tc>
          <w:tcPr>
            <w:tcW w:w="1615" w:type="dxa"/>
            <w:noWrap/>
            <w:vAlign w:val="center"/>
            <w:hideMark/>
          </w:tcPr>
          <w:p w14:paraId="6B74B2DE" w14:textId="77777777" w:rsidR="005B311A" w:rsidRPr="005B311A" w:rsidRDefault="005B311A" w:rsidP="005B311A">
            <w:pPr>
              <w:jc w:val="center"/>
              <w:rPr>
                <w:rFonts w:ascii="Arial" w:hAnsi="Arial" w:cs="Arial"/>
              </w:rPr>
            </w:pPr>
            <w:r w:rsidRPr="005B311A">
              <w:rPr>
                <w:rFonts w:ascii="Arial" w:hAnsi="Arial" w:cs="Arial"/>
              </w:rPr>
              <w:t>19.3%</w:t>
            </w:r>
          </w:p>
        </w:tc>
      </w:tr>
      <w:tr w:rsidR="005B311A" w:rsidRPr="005B311A" w14:paraId="0AFC844A" w14:textId="77777777" w:rsidTr="005B311A">
        <w:trPr>
          <w:trHeight w:val="300"/>
        </w:trPr>
        <w:tc>
          <w:tcPr>
            <w:tcW w:w="803" w:type="dxa"/>
            <w:noWrap/>
            <w:vAlign w:val="center"/>
            <w:hideMark/>
          </w:tcPr>
          <w:p w14:paraId="2B2CA964" w14:textId="77777777" w:rsidR="005B311A" w:rsidRPr="005B311A" w:rsidRDefault="005B311A" w:rsidP="005B311A">
            <w:pPr>
              <w:jc w:val="center"/>
              <w:rPr>
                <w:rFonts w:ascii="Arial" w:hAnsi="Arial" w:cs="Arial"/>
              </w:rPr>
            </w:pPr>
            <w:r w:rsidRPr="005B311A">
              <w:rPr>
                <w:rFonts w:ascii="Arial" w:hAnsi="Arial" w:cs="Arial"/>
              </w:rPr>
              <w:t>619</w:t>
            </w:r>
          </w:p>
        </w:tc>
        <w:tc>
          <w:tcPr>
            <w:tcW w:w="6216" w:type="dxa"/>
            <w:noWrap/>
            <w:hideMark/>
          </w:tcPr>
          <w:p w14:paraId="6B6B38C4" w14:textId="77777777" w:rsidR="005B311A" w:rsidRPr="005B311A" w:rsidRDefault="005B311A">
            <w:pPr>
              <w:rPr>
                <w:rFonts w:ascii="Arial" w:hAnsi="Arial" w:cs="Arial"/>
              </w:rPr>
            </w:pPr>
            <w:r w:rsidRPr="005B311A">
              <w:rPr>
                <w:rFonts w:ascii="Arial" w:hAnsi="Arial" w:cs="Arial"/>
              </w:rPr>
              <w:t>Electro-Mechanical Technicians</w:t>
            </w:r>
          </w:p>
        </w:tc>
        <w:tc>
          <w:tcPr>
            <w:tcW w:w="1615" w:type="dxa"/>
            <w:noWrap/>
            <w:vAlign w:val="center"/>
            <w:hideMark/>
          </w:tcPr>
          <w:p w14:paraId="0B6DB66F" w14:textId="77777777" w:rsidR="005B311A" w:rsidRPr="005B311A" w:rsidRDefault="005B311A" w:rsidP="005B311A">
            <w:pPr>
              <w:jc w:val="center"/>
              <w:rPr>
                <w:rFonts w:ascii="Arial" w:hAnsi="Arial" w:cs="Arial"/>
              </w:rPr>
            </w:pPr>
            <w:r w:rsidRPr="005B311A">
              <w:rPr>
                <w:rFonts w:ascii="Arial" w:hAnsi="Arial" w:cs="Arial"/>
              </w:rPr>
              <w:t>19.3%</w:t>
            </w:r>
          </w:p>
        </w:tc>
      </w:tr>
      <w:tr w:rsidR="005B311A" w:rsidRPr="005B311A" w14:paraId="755F693D" w14:textId="77777777" w:rsidTr="005B311A">
        <w:trPr>
          <w:trHeight w:val="300"/>
        </w:trPr>
        <w:tc>
          <w:tcPr>
            <w:tcW w:w="803" w:type="dxa"/>
            <w:noWrap/>
            <w:vAlign w:val="center"/>
            <w:hideMark/>
          </w:tcPr>
          <w:p w14:paraId="146BB4B2" w14:textId="77777777" w:rsidR="005B311A" w:rsidRPr="005B311A" w:rsidRDefault="005B311A" w:rsidP="005B311A">
            <w:pPr>
              <w:jc w:val="center"/>
              <w:rPr>
                <w:rFonts w:ascii="Arial" w:hAnsi="Arial" w:cs="Arial"/>
              </w:rPr>
            </w:pPr>
            <w:r w:rsidRPr="005B311A">
              <w:rPr>
                <w:rFonts w:ascii="Arial" w:hAnsi="Arial" w:cs="Arial"/>
              </w:rPr>
              <w:t>620</w:t>
            </w:r>
          </w:p>
        </w:tc>
        <w:tc>
          <w:tcPr>
            <w:tcW w:w="6216" w:type="dxa"/>
            <w:noWrap/>
            <w:hideMark/>
          </w:tcPr>
          <w:p w14:paraId="02FFD1C8" w14:textId="77777777" w:rsidR="005B311A" w:rsidRPr="005B311A" w:rsidRDefault="005B311A">
            <w:pPr>
              <w:rPr>
                <w:rFonts w:ascii="Arial" w:hAnsi="Arial" w:cs="Arial"/>
              </w:rPr>
            </w:pPr>
            <w:r w:rsidRPr="005B311A">
              <w:rPr>
                <w:rFonts w:ascii="Arial" w:hAnsi="Arial" w:cs="Arial"/>
              </w:rPr>
              <w:t>Police and Sheriff's Patrol Officers</w:t>
            </w:r>
          </w:p>
        </w:tc>
        <w:tc>
          <w:tcPr>
            <w:tcW w:w="1615" w:type="dxa"/>
            <w:noWrap/>
            <w:vAlign w:val="center"/>
            <w:hideMark/>
          </w:tcPr>
          <w:p w14:paraId="2B1F9337" w14:textId="77777777" w:rsidR="005B311A" w:rsidRPr="005B311A" w:rsidRDefault="005B311A" w:rsidP="005B311A">
            <w:pPr>
              <w:jc w:val="center"/>
              <w:rPr>
                <w:rFonts w:ascii="Arial" w:hAnsi="Arial" w:cs="Arial"/>
              </w:rPr>
            </w:pPr>
            <w:r w:rsidRPr="005B311A">
              <w:rPr>
                <w:rFonts w:ascii="Arial" w:hAnsi="Arial" w:cs="Arial"/>
              </w:rPr>
              <w:t>19.2%</w:t>
            </w:r>
          </w:p>
        </w:tc>
      </w:tr>
      <w:tr w:rsidR="005B311A" w:rsidRPr="005B311A" w14:paraId="4069A403" w14:textId="77777777" w:rsidTr="005B311A">
        <w:trPr>
          <w:trHeight w:val="300"/>
        </w:trPr>
        <w:tc>
          <w:tcPr>
            <w:tcW w:w="803" w:type="dxa"/>
            <w:noWrap/>
            <w:vAlign w:val="center"/>
            <w:hideMark/>
          </w:tcPr>
          <w:p w14:paraId="68554C35" w14:textId="77777777" w:rsidR="005B311A" w:rsidRPr="005B311A" w:rsidRDefault="005B311A" w:rsidP="005B311A">
            <w:pPr>
              <w:jc w:val="center"/>
              <w:rPr>
                <w:rFonts w:ascii="Arial" w:hAnsi="Arial" w:cs="Arial"/>
              </w:rPr>
            </w:pPr>
            <w:r w:rsidRPr="005B311A">
              <w:rPr>
                <w:rFonts w:ascii="Arial" w:hAnsi="Arial" w:cs="Arial"/>
              </w:rPr>
              <w:t>621</w:t>
            </w:r>
          </w:p>
        </w:tc>
        <w:tc>
          <w:tcPr>
            <w:tcW w:w="6216" w:type="dxa"/>
            <w:noWrap/>
            <w:hideMark/>
          </w:tcPr>
          <w:p w14:paraId="2B59819E" w14:textId="77777777" w:rsidR="005B311A" w:rsidRPr="005B311A" w:rsidRDefault="005B311A">
            <w:pPr>
              <w:rPr>
                <w:rFonts w:ascii="Arial" w:hAnsi="Arial" w:cs="Arial"/>
              </w:rPr>
            </w:pPr>
            <w:r w:rsidRPr="005B311A">
              <w:rPr>
                <w:rFonts w:ascii="Arial" w:hAnsi="Arial" w:cs="Arial"/>
              </w:rPr>
              <w:t>Petroleum Engineers</w:t>
            </w:r>
          </w:p>
        </w:tc>
        <w:tc>
          <w:tcPr>
            <w:tcW w:w="1615" w:type="dxa"/>
            <w:noWrap/>
            <w:vAlign w:val="center"/>
            <w:hideMark/>
          </w:tcPr>
          <w:p w14:paraId="23CE679C" w14:textId="77777777" w:rsidR="005B311A" w:rsidRPr="005B311A" w:rsidRDefault="005B311A" w:rsidP="005B311A">
            <w:pPr>
              <w:jc w:val="center"/>
              <w:rPr>
                <w:rFonts w:ascii="Arial" w:hAnsi="Arial" w:cs="Arial"/>
              </w:rPr>
            </w:pPr>
            <w:r w:rsidRPr="005B311A">
              <w:rPr>
                <w:rFonts w:ascii="Arial" w:hAnsi="Arial" w:cs="Arial"/>
              </w:rPr>
              <w:t>19.1%</w:t>
            </w:r>
          </w:p>
        </w:tc>
      </w:tr>
      <w:tr w:rsidR="005B311A" w:rsidRPr="005B311A" w14:paraId="6D7B5044" w14:textId="77777777" w:rsidTr="005B311A">
        <w:trPr>
          <w:trHeight w:val="300"/>
        </w:trPr>
        <w:tc>
          <w:tcPr>
            <w:tcW w:w="803" w:type="dxa"/>
            <w:noWrap/>
            <w:vAlign w:val="center"/>
            <w:hideMark/>
          </w:tcPr>
          <w:p w14:paraId="2FC5E6D9" w14:textId="77777777" w:rsidR="005B311A" w:rsidRPr="005B311A" w:rsidRDefault="005B311A" w:rsidP="005B311A">
            <w:pPr>
              <w:jc w:val="center"/>
              <w:rPr>
                <w:rFonts w:ascii="Arial" w:hAnsi="Arial" w:cs="Arial"/>
              </w:rPr>
            </w:pPr>
            <w:r w:rsidRPr="005B311A">
              <w:rPr>
                <w:rFonts w:ascii="Arial" w:hAnsi="Arial" w:cs="Arial"/>
              </w:rPr>
              <w:t>622</w:t>
            </w:r>
          </w:p>
        </w:tc>
        <w:tc>
          <w:tcPr>
            <w:tcW w:w="6216" w:type="dxa"/>
            <w:noWrap/>
            <w:hideMark/>
          </w:tcPr>
          <w:p w14:paraId="5635F1EA" w14:textId="77777777" w:rsidR="005B311A" w:rsidRPr="005B311A" w:rsidRDefault="005B311A">
            <w:pPr>
              <w:rPr>
                <w:rFonts w:ascii="Arial" w:hAnsi="Arial" w:cs="Arial"/>
              </w:rPr>
            </w:pPr>
            <w:r w:rsidRPr="005B311A">
              <w:rPr>
                <w:rFonts w:ascii="Arial" w:hAnsi="Arial" w:cs="Arial"/>
              </w:rPr>
              <w:t>Internists, General</w:t>
            </w:r>
          </w:p>
        </w:tc>
        <w:tc>
          <w:tcPr>
            <w:tcW w:w="1615" w:type="dxa"/>
            <w:noWrap/>
            <w:vAlign w:val="center"/>
            <w:hideMark/>
          </w:tcPr>
          <w:p w14:paraId="6E8E8B1A" w14:textId="77777777" w:rsidR="005B311A" w:rsidRPr="005B311A" w:rsidRDefault="005B311A" w:rsidP="005B311A">
            <w:pPr>
              <w:jc w:val="center"/>
              <w:rPr>
                <w:rFonts w:ascii="Arial" w:hAnsi="Arial" w:cs="Arial"/>
              </w:rPr>
            </w:pPr>
            <w:r w:rsidRPr="005B311A">
              <w:rPr>
                <w:rFonts w:ascii="Arial" w:hAnsi="Arial" w:cs="Arial"/>
              </w:rPr>
              <w:t>18.9%</w:t>
            </w:r>
          </w:p>
        </w:tc>
      </w:tr>
      <w:tr w:rsidR="005B311A" w:rsidRPr="005B311A" w14:paraId="05FE29F4" w14:textId="77777777" w:rsidTr="005B311A">
        <w:trPr>
          <w:trHeight w:val="300"/>
        </w:trPr>
        <w:tc>
          <w:tcPr>
            <w:tcW w:w="803" w:type="dxa"/>
            <w:noWrap/>
            <w:vAlign w:val="center"/>
            <w:hideMark/>
          </w:tcPr>
          <w:p w14:paraId="2EC3293B" w14:textId="77777777" w:rsidR="005B311A" w:rsidRPr="005B311A" w:rsidRDefault="005B311A" w:rsidP="005B311A">
            <w:pPr>
              <w:jc w:val="center"/>
              <w:rPr>
                <w:rFonts w:ascii="Arial" w:hAnsi="Arial" w:cs="Arial"/>
              </w:rPr>
            </w:pPr>
            <w:r w:rsidRPr="005B311A">
              <w:rPr>
                <w:rFonts w:ascii="Arial" w:hAnsi="Arial" w:cs="Arial"/>
              </w:rPr>
              <w:t>623</w:t>
            </w:r>
          </w:p>
        </w:tc>
        <w:tc>
          <w:tcPr>
            <w:tcW w:w="6216" w:type="dxa"/>
            <w:noWrap/>
            <w:hideMark/>
          </w:tcPr>
          <w:p w14:paraId="10117EE6" w14:textId="77777777" w:rsidR="005B311A" w:rsidRPr="005B311A" w:rsidRDefault="005B311A">
            <w:pPr>
              <w:rPr>
                <w:rFonts w:ascii="Arial" w:hAnsi="Arial" w:cs="Arial"/>
              </w:rPr>
            </w:pPr>
            <w:r w:rsidRPr="005B311A">
              <w:rPr>
                <w:rFonts w:ascii="Arial" w:hAnsi="Arial" w:cs="Arial"/>
              </w:rPr>
              <w:t>Art Directors</w:t>
            </w:r>
          </w:p>
        </w:tc>
        <w:tc>
          <w:tcPr>
            <w:tcW w:w="1615" w:type="dxa"/>
            <w:noWrap/>
            <w:vAlign w:val="center"/>
            <w:hideMark/>
          </w:tcPr>
          <w:p w14:paraId="0A3DF574" w14:textId="77777777" w:rsidR="005B311A" w:rsidRPr="005B311A" w:rsidRDefault="005B311A" w:rsidP="005B311A">
            <w:pPr>
              <w:jc w:val="center"/>
              <w:rPr>
                <w:rFonts w:ascii="Arial" w:hAnsi="Arial" w:cs="Arial"/>
              </w:rPr>
            </w:pPr>
            <w:r w:rsidRPr="005B311A">
              <w:rPr>
                <w:rFonts w:ascii="Arial" w:hAnsi="Arial" w:cs="Arial"/>
              </w:rPr>
              <w:t>18.8%</w:t>
            </w:r>
          </w:p>
        </w:tc>
      </w:tr>
      <w:tr w:rsidR="005B311A" w:rsidRPr="005B311A" w14:paraId="60B77BE4" w14:textId="77777777" w:rsidTr="005B311A">
        <w:trPr>
          <w:trHeight w:val="300"/>
        </w:trPr>
        <w:tc>
          <w:tcPr>
            <w:tcW w:w="803" w:type="dxa"/>
            <w:noWrap/>
            <w:vAlign w:val="center"/>
            <w:hideMark/>
          </w:tcPr>
          <w:p w14:paraId="029C1BB5" w14:textId="77777777" w:rsidR="005B311A" w:rsidRPr="005B311A" w:rsidRDefault="005B311A" w:rsidP="005B311A">
            <w:pPr>
              <w:jc w:val="center"/>
              <w:rPr>
                <w:rFonts w:ascii="Arial" w:hAnsi="Arial" w:cs="Arial"/>
              </w:rPr>
            </w:pPr>
            <w:r w:rsidRPr="005B311A">
              <w:rPr>
                <w:rFonts w:ascii="Arial" w:hAnsi="Arial" w:cs="Arial"/>
              </w:rPr>
              <w:t>624</w:t>
            </w:r>
          </w:p>
        </w:tc>
        <w:tc>
          <w:tcPr>
            <w:tcW w:w="6216" w:type="dxa"/>
            <w:noWrap/>
            <w:hideMark/>
          </w:tcPr>
          <w:p w14:paraId="39DFACB8" w14:textId="77777777" w:rsidR="005B311A" w:rsidRPr="005B311A" w:rsidRDefault="005B311A">
            <w:pPr>
              <w:rPr>
                <w:rFonts w:ascii="Arial" w:hAnsi="Arial" w:cs="Arial"/>
              </w:rPr>
            </w:pPr>
            <w:r w:rsidRPr="005B311A">
              <w:rPr>
                <w:rFonts w:ascii="Arial" w:hAnsi="Arial" w:cs="Arial"/>
              </w:rPr>
              <w:t>Economics Teachers, Postsecondary</w:t>
            </w:r>
          </w:p>
        </w:tc>
        <w:tc>
          <w:tcPr>
            <w:tcW w:w="1615" w:type="dxa"/>
            <w:noWrap/>
            <w:vAlign w:val="center"/>
            <w:hideMark/>
          </w:tcPr>
          <w:p w14:paraId="54F1F100" w14:textId="77777777" w:rsidR="005B311A" w:rsidRPr="005B311A" w:rsidRDefault="005B311A" w:rsidP="005B311A">
            <w:pPr>
              <w:jc w:val="center"/>
              <w:rPr>
                <w:rFonts w:ascii="Arial" w:hAnsi="Arial" w:cs="Arial"/>
              </w:rPr>
            </w:pPr>
            <w:r w:rsidRPr="005B311A">
              <w:rPr>
                <w:rFonts w:ascii="Arial" w:hAnsi="Arial" w:cs="Arial"/>
              </w:rPr>
              <w:t>18.8%</w:t>
            </w:r>
          </w:p>
        </w:tc>
      </w:tr>
      <w:tr w:rsidR="005B311A" w:rsidRPr="005B311A" w14:paraId="1561EBA8" w14:textId="77777777" w:rsidTr="005B311A">
        <w:trPr>
          <w:trHeight w:val="300"/>
        </w:trPr>
        <w:tc>
          <w:tcPr>
            <w:tcW w:w="803" w:type="dxa"/>
            <w:noWrap/>
            <w:vAlign w:val="center"/>
            <w:hideMark/>
          </w:tcPr>
          <w:p w14:paraId="7A18D36F" w14:textId="77777777" w:rsidR="005B311A" w:rsidRPr="005B311A" w:rsidRDefault="005B311A" w:rsidP="005B311A">
            <w:pPr>
              <w:jc w:val="center"/>
              <w:rPr>
                <w:rFonts w:ascii="Arial" w:hAnsi="Arial" w:cs="Arial"/>
              </w:rPr>
            </w:pPr>
            <w:r w:rsidRPr="005B311A">
              <w:rPr>
                <w:rFonts w:ascii="Arial" w:hAnsi="Arial" w:cs="Arial"/>
              </w:rPr>
              <w:t>625</w:t>
            </w:r>
          </w:p>
        </w:tc>
        <w:tc>
          <w:tcPr>
            <w:tcW w:w="6216" w:type="dxa"/>
            <w:noWrap/>
            <w:hideMark/>
          </w:tcPr>
          <w:p w14:paraId="257441F6" w14:textId="77777777" w:rsidR="005B311A" w:rsidRPr="005B311A" w:rsidRDefault="005B311A">
            <w:pPr>
              <w:rPr>
                <w:rFonts w:ascii="Arial" w:hAnsi="Arial" w:cs="Arial"/>
              </w:rPr>
            </w:pPr>
            <w:r w:rsidRPr="005B311A">
              <w:rPr>
                <w:rFonts w:ascii="Arial" w:hAnsi="Arial" w:cs="Arial"/>
              </w:rPr>
              <w:t>History Teachers, Postsecondary</w:t>
            </w:r>
          </w:p>
        </w:tc>
        <w:tc>
          <w:tcPr>
            <w:tcW w:w="1615" w:type="dxa"/>
            <w:noWrap/>
            <w:vAlign w:val="center"/>
            <w:hideMark/>
          </w:tcPr>
          <w:p w14:paraId="78133EEC" w14:textId="77777777" w:rsidR="005B311A" w:rsidRPr="005B311A" w:rsidRDefault="005B311A" w:rsidP="005B311A">
            <w:pPr>
              <w:jc w:val="center"/>
              <w:rPr>
                <w:rFonts w:ascii="Arial" w:hAnsi="Arial" w:cs="Arial"/>
              </w:rPr>
            </w:pPr>
            <w:r w:rsidRPr="005B311A">
              <w:rPr>
                <w:rFonts w:ascii="Arial" w:hAnsi="Arial" w:cs="Arial"/>
              </w:rPr>
              <w:t>18.7%</w:t>
            </w:r>
          </w:p>
        </w:tc>
      </w:tr>
      <w:tr w:rsidR="005B311A" w:rsidRPr="005B311A" w14:paraId="1F443D0D" w14:textId="77777777" w:rsidTr="005B311A">
        <w:trPr>
          <w:trHeight w:val="300"/>
        </w:trPr>
        <w:tc>
          <w:tcPr>
            <w:tcW w:w="803" w:type="dxa"/>
            <w:noWrap/>
            <w:vAlign w:val="center"/>
            <w:hideMark/>
          </w:tcPr>
          <w:p w14:paraId="689A52B0" w14:textId="77777777" w:rsidR="005B311A" w:rsidRPr="005B311A" w:rsidRDefault="005B311A" w:rsidP="005B311A">
            <w:pPr>
              <w:jc w:val="center"/>
              <w:rPr>
                <w:rFonts w:ascii="Arial" w:hAnsi="Arial" w:cs="Arial"/>
              </w:rPr>
            </w:pPr>
            <w:r w:rsidRPr="005B311A">
              <w:rPr>
                <w:rFonts w:ascii="Arial" w:hAnsi="Arial" w:cs="Arial"/>
              </w:rPr>
              <w:t>626</w:t>
            </w:r>
          </w:p>
        </w:tc>
        <w:tc>
          <w:tcPr>
            <w:tcW w:w="6216" w:type="dxa"/>
            <w:noWrap/>
            <w:hideMark/>
          </w:tcPr>
          <w:p w14:paraId="03630ECC" w14:textId="77777777" w:rsidR="005B311A" w:rsidRPr="005B311A" w:rsidRDefault="005B311A">
            <w:pPr>
              <w:rPr>
                <w:rFonts w:ascii="Arial" w:hAnsi="Arial" w:cs="Arial"/>
              </w:rPr>
            </w:pPr>
            <w:r w:rsidRPr="005B311A">
              <w:rPr>
                <w:rFonts w:ascii="Arial" w:hAnsi="Arial" w:cs="Arial"/>
              </w:rPr>
              <w:t>Computer and Information Systems Managers</w:t>
            </w:r>
          </w:p>
        </w:tc>
        <w:tc>
          <w:tcPr>
            <w:tcW w:w="1615" w:type="dxa"/>
            <w:noWrap/>
            <w:vAlign w:val="center"/>
            <w:hideMark/>
          </w:tcPr>
          <w:p w14:paraId="0A3B47F5" w14:textId="77777777" w:rsidR="005B311A" w:rsidRPr="005B311A" w:rsidRDefault="005B311A" w:rsidP="005B311A">
            <w:pPr>
              <w:jc w:val="center"/>
              <w:rPr>
                <w:rFonts w:ascii="Arial" w:hAnsi="Arial" w:cs="Arial"/>
              </w:rPr>
            </w:pPr>
            <w:r w:rsidRPr="005B311A">
              <w:rPr>
                <w:rFonts w:ascii="Arial" w:hAnsi="Arial" w:cs="Arial"/>
              </w:rPr>
              <w:t>18.7%</w:t>
            </w:r>
          </w:p>
        </w:tc>
      </w:tr>
      <w:tr w:rsidR="005B311A" w:rsidRPr="005B311A" w14:paraId="2ADD6D63" w14:textId="77777777" w:rsidTr="005B311A">
        <w:trPr>
          <w:trHeight w:val="300"/>
        </w:trPr>
        <w:tc>
          <w:tcPr>
            <w:tcW w:w="803" w:type="dxa"/>
            <w:noWrap/>
            <w:vAlign w:val="center"/>
            <w:hideMark/>
          </w:tcPr>
          <w:p w14:paraId="17E6D44C" w14:textId="77777777" w:rsidR="005B311A" w:rsidRPr="005B311A" w:rsidRDefault="005B311A" w:rsidP="005B311A">
            <w:pPr>
              <w:jc w:val="center"/>
              <w:rPr>
                <w:rFonts w:ascii="Arial" w:hAnsi="Arial" w:cs="Arial"/>
              </w:rPr>
            </w:pPr>
            <w:r w:rsidRPr="005B311A">
              <w:rPr>
                <w:rFonts w:ascii="Arial" w:hAnsi="Arial" w:cs="Arial"/>
              </w:rPr>
              <w:t>627</w:t>
            </w:r>
          </w:p>
        </w:tc>
        <w:tc>
          <w:tcPr>
            <w:tcW w:w="6216" w:type="dxa"/>
            <w:noWrap/>
            <w:hideMark/>
          </w:tcPr>
          <w:p w14:paraId="0D6B2069" w14:textId="77777777" w:rsidR="005B311A" w:rsidRPr="005B311A" w:rsidRDefault="005B311A">
            <w:pPr>
              <w:rPr>
                <w:rFonts w:ascii="Arial" w:hAnsi="Arial" w:cs="Arial"/>
              </w:rPr>
            </w:pPr>
            <w:r w:rsidRPr="005B311A">
              <w:rPr>
                <w:rFonts w:ascii="Arial" w:hAnsi="Arial" w:cs="Arial"/>
              </w:rPr>
              <w:t>Criminal Justice and Law Enforcement Teachers, Postsecondary</w:t>
            </w:r>
          </w:p>
        </w:tc>
        <w:tc>
          <w:tcPr>
            <w:tcW w:w="1615" w:type="dxa"/>
            <w:noWrap/>
            <w:vAlign w:val="center"/>
            <w:hideMark/>
          </w:tcPr>
          <w:p w14:paraId="61C7037B" w14:textId="77777777" w:rsidR="005B311A" w:rsidRPr="005B311A" w:rsidRDefault="005B311A" w:rsidP="005B311A">
            <w:pPr>
              <w:jc w:val="center"/>
              <w:rPr>
                <w:rFonts w:ascii="Arial" w:hAnsi="Arial" w:cs="Arial"/>
              </w:rPr>
            </w:pPr>
            <w:r w:rsidRPr="005B311A">
              <w:rPr>
                <w:rFonts w:ascii="Arial" w:hAnsi="Arial" w:cs="Arial"/>
              </w:rPr>
              <w:t>18.6%</w:t>
            </w:r>
          </w:p>
        </w:tc>
      </w:tr>
      <w:tr w:rsidR="005B311A" w:rsidRPr="005B311A" w14:paraId="3E79D85D" w14:textId="77777777" w:rsidTr="005B311A">
        <w:trPr>
          <w:trHeight w:val="300"/>
        </w:trPr>
        <w:tc>
          <w:tcPr>
            <w:tcW w:w="803" w:type="dxa"/>
            <w:noWrap/>
            <w:vAlign w:val="center"/>
            <w:hideMark/>
          </w:tcPr>
          <w:p w14:paraId="0BBA316E" w14:textId="77777777" w:rsidR="005B311A" w:rsidRPr="005B311A" w:rsidRDefault="005B311A" w:rsidP="005B311A">
            <w:pPr>
              <w:jc w:val="center"/>
              <w:rPr>
                <w:rFonts w:ascii="Arial" w:hAnsi="Arial" w:cs="Arial"/>
              </w:rPr>
            </w:pPr>
            <w:r w:rsidRPr="005B311A">
              <w:rPr>
                <w:rFonts w:ascii="Arial" w:hAnsi="Arial" w:cs="Arial"/>
              </w:rPr>
              <w:t>628</w:t>
            </w:r>
          </w:p>
        </w:tc>
        <w:tc>
          <w:tcPr>
            <w:tcW w:w="6216" w:type="dxa"/>
            <w:noWrap/>
            <w:hideMark/>
          </w:tcPr>
          <w:p w14:paraId="010700DD" w14:textId="77777777" w:rsidR="005B311A" w:rsidRPr="005B311A" w:rsidRDefault="005B311A">
            <w:pPr>
              <w:rPr>
                <w:rFonts w:ascii="Arial" w:hAnsi="Arial" w:cs="Arial"/>
              </w:rPr>
            </w:pPr>
            <w:r w:rsidRPr="005B311A">
              <w:rPr>
                <w:rFonts w:ascii="Arial" w:hAnsi="Arial" w:cs="Arial"/>
              </w:rPr>
              <w:t>Communications Teachers, Postsecondary</w:t>
            </w:r>
          </w:p>
        </w:tc>
        <w:tc>
          <w:tcPr>
            <w:tcW w:w="1615" w:type="dxa"/>
            <w:noWrap/>
            <w:vAlign w:val="center"/>
            <w:hideMark/>
          </w:tcPr>
          <w:p w14:paraId="04B8BEBC" w14:textId="77777777" w:rsidR="005B311A" w:rsidRPr="005B311A" w:rsidRDefault="005B311A" w:rsidP="005B311A">
            <w:pPr>
              <w:jc w:val="center"/>
              <w:rPr>
                <w:rFonts w:ascii="Arial" w:hAnsi="Arial" w:cs="Arial"/>
              </w:rPr>
            </w:pPr>
            <w:r w:rsidRPr="005B311A">
              <w:rPr>
                <w:rFonts w:ascii="Arial" w:hAnsi="Arial" w:cs="Arial"/>
              </w:rPr>
              <w:t>18.6%</w:t>
            </w:r>
          </w:p>
        </w:tc>
      </w:tr>
      <w:tr w:rsidR="005B311A" w:rsidRPr="005B311A" w14:paraId="2B184B80" w14:textId="77777777" w:rsidTr="005B311A">
        <w:trPr>
          <w:trHeight w:val="300"/>
        </w:trPr>
        <w:tc>
          <w:tcPr>
            <w:tcW w:w="803" w:type="dxa"/>
            <w:noWrap/>
            <w:vAlign w:val="center"/>
            <w:hideMark/>
          </w:tcPr>
          <w:p w14:paraId="636E313F" w14:textId="77777777" w:rsidR="005B311A" w:rsidRPr="005B311A" w:rsidRDefault="005B311A" w:rsidP="005B311A">
            <w:pPr>
              <w:jc w:val="center"/>
              <w:rPr>
                <w:rFonts w:ascii="Arial" w:hAnsi="Arial" w:cs="Arial"/>
              </w:rPr>
            </w:pPr>
            <w:r w:rsidRPr="005B311A">
              <w:rPr>
                <w:rFonts w:ascii="Arial" w:hAnsi="Arial" w:cs="Arial"/>
              </w:rPr>
              <w:t>629</w:t>
            </w:r>
          </w:p>
        </w:tc>
        <w:tc>
          <w:tcPr>
            <w:tcW w:w="6216" w:type="dxa"/>
            <w:noWrap/>
            <w:hideMark/>
          </w:tcPr>
          <w:p w14:paraId="15642717" w14:textId="77777777" w:rsidR="005B311A" w:rsidRPr="005B311A" w:rsidRDefault="005B311A">
            <w:pPr>
              <w:rPr>
                <w:rFonts w:ascii="Arial" w:hAnsi="Arial" w:cs="Arial"/>
              </w:rPr>
            </w:pPr>
            <w:r w:rsidRPr="005B311A">
              <w:rPr>
                <w:rFonts w:ascii="Arial" w:hAnsi="Arial" w:cs="Arial"/>
              </w:rPr>
              <w:t>Teachers and Instructors, All Other, Except Substitute Teachers</w:t>
            </w:r>
          </w:p>
        </w:tc>
        <w:tc>
          <w:tcPr>
            <w:tcW w:w="1615" w:type="dxa"/>
            <w:noWrap/>
            <w:vAlign w:val="center"/>
            <w:hideMark/>
          </w:tcPr>
          <w:p w14:paraId="3E3C51BB" w14:textId="77777777" w:rsidR="005B311A" w:rsidRPr="005B311A" w:rsidRDefault="005B311A" w:rsidP="005B311A">
            <w:pPr>
              <w:jc w:val="center"/>
              <w:rPr>
                <w:rFonts w:ascii="Arial" w:hAnsi="Arial" w:cs="Arial"/>
              </w:rPr>
            </w:pPr>
            <w:r w:rsidRPr="005B311A">
              <w:rPr>
                <w:rFonts w:ascii="Arial" w:hAnsi="Arial" w:cs="Arial"/>
              </w:rPr>
              <w:t>18.5%</w:t>
            </w:r>
          </w:p>
        </w:tc>
      </w:tr>
      <w:tr w:rsidR="005B311A" w:rsidRPr="005B311A" w14:paraId="31205926" w14:textId="77777777" w:rsidTr="005B311A">
        <w:trPr>
          <w:trHeight w:val="300"/>
        </w:trPr>
        <w:tc>
          <w:tcPr>
            <w:tcW w:w="803" w:type="dxa"/>
            <w:noWrap/>
            <w:vAlign w:val="center"/>
            <w:hideMark/>
          </w:tcPr>
          <w:p w14:paraId="5E153BCC" w14:textId="77777777" w:rsidR="005B311A" w:rsidRPr="005B311A" w:rsidRDefault="005B311A" w:rsidP="005B311A">
            <w:pPr>
              <w:jc w:val="center"/>
              <w:rPr>
                <w:rFonts w:ascii="Arial" w:hAnsi="Arial" w:cs="Arial"/>
              </w:rPr>
            </w:pPr>
            <w:r w:rsidRPr="005B311A">
              <w:rPr>
                <w:rFonts w:ascii="Arial" w:hAnsi="Arial" w:cs="Arial"/>
              </w:rPr>
              <w:t>630</w:t>
            </w:r>
          </w:p>
        </w:tc>
        <w:tc>
          <w:tcPr>
            <w:tcW w:w="6216" w:type="dxa"/>
            <w:noWrap/>
            <w:hideMark/>
          </w:tcPr>
          <w:p w14:paraId="6FA3FA31" w14:textId="77777777" w:rsidR="005B311A" w:rsidRPr="005B311A" w:rsidRDefault="005B311A">
            <w:pPr>
              <w:rPr>
                <w:rFonts w:ascii="Arial" w:hAnsi="Arial" w:cs="Arial"/>
              </w:rPr>
            </w:pPr>
            <w:r w:rsidRPr="005B311A">
              <w:rPr>
                <w:rFonts w:ascii="Arial" w:hAnsi="Arial" w:cs="Arial"/>
              </w:rPr>
              <w:t>Marine Engineers and Naval Architects</w:t>
            </w:r>
          </w:p>
        </w:tc>
        <w:tc>
          <w:tcPr>
            <w:tcW w:w="1615" w:type="dxa"/>
            <w:noWrap/>
            <w:vAlign w:val="center"/>
            <w:hideMark/>
          </w:tcPr>
          <w:p w14:paraId="00C21806" w14:textId="77777777" w:rsidR="005B311A" w:rsidRPr="005B311A" w:rsidRDefault="005B311A" w:rsidP="005B311A">
            <w:pPr>
              <w:jc w:val="center"/>
              <w:rPr>
                <w:rFonts w:ascii="Arial" w:hAnsi="Arial" w:cs="Arial"/>
              </w:rPr>
            </w:pPr>
            <w:r w:rsidRPr="005B311A">
              <w:rPr>
                <w:rFonts w:ascii="Arial" w:hAnsi="Arial" w:cs="Arial"/>
              </w:rPr>
              <w:t>18.5%</w:t>
            </w:r>
          </w:p>
        </w:tc>
      </w:tr>
      <w:tr w:rsidR="005B311A" w:rsidRPr="005B311A" w14:paraId="3B9F9FE8" w14:textId="77777777" w:rsidTr="005B311A">
        <w:trPr>
          <w:trHeight w:val="300"/>
        </w:trPr>
        <w:tc>
          <w:tcPr>
            <w:tcW w:w="803" w:type="dxa"/>
            <w:noWrap/>
            <w:vAlign w:val="center"/>
            <w:hideMark/>
          </w:tcPr>
          <w:p w14:paraId="4108DEC6" w14:textId="77777777" w:rsidR="005B311A" w:rsidRPr="005B311A" w:rsidRDefault="005B311A" w:rsidP="005B311A">
            <w:pPr>
              <w:jc w:val="center"/>
              <w:rPr>
                <w:rFonts w:ascii="Arial" w:hAnsi="Arial" w:cs="Arial"/>
              </w:rPr>
            </w:pPr>
            <w:r w:rsidRPr="005B311A">
              <w:rPr>
                <w:rFonts w:ascii="Arial" w:hAnsi="Arial" w:cs="Arial"/>
              </w:rPr>
              <w:t>631</w:t>
            </w:r>
          </w:p>
        </w:tc>
        <w:tc>
          <w:tcPr>
            <w:tcW w:w="6216" w:type="dxa"/>
            <w:noWrap/>
            <w:hideMark/>
          </w:tcPr>
          <w:p w14:paraId="0C571A5A" w14:textId="77777777" w:rsidR="005B311A" w:rsidRPr="005B311A" w:rsidRDefault="005B311A">
            <w:pPr>
              <w:rPr>
                <w:rFonts w:ascii="Arial" w:hAnsi="Arial" w:cs="Arial"/>
              </w:rPr>
            </w:pPr>
            <w:r w:rsidRPr="005B311A">
              <w:rPr>
                <w:rFonts w:ascii="Arial" w:hAnsi="Arial" w:cs="Arial"/>
              </w:rPr>
              <w:t>Home Economics Teachers, Postsecondary</w:t>
            </w:r>
          </w:p>
        </w:tc>
        <w:tc>
          <w:tcPr>
            <w:tcW w:w="1615" w:type="dxa"/>
            <w:noWrap/>
            <w:vAlign w:val="center"/>
            <w:hideMark/>
          </w:tcPr>
          <w:p w14:paraId="049AA459" w14:textId="77777777" w:rsidR="005B311A" w:rsidRPr="005B311A" w:rsidRDefault="005B311A" w:rsidP="005B311A">
            <w:pPr>
              <w:jc w:val="center"/>
              <w:rPr>
                <w:rFonts w:ascii="Arial" w:hAnsi="Arial" w:cs="Arial"/>
              </w:rPr>
            </w:pPr>
            <w:r w:rsidRPr="005B311A">
              <w:rPr>
                <w:rFonts w:ascii="Arial" w:hAnsi="Arial" w:cs="Arial"/>
              </w:rPr>
              <w:t>18.3%</w:t>
            </w:r>
          </w:p>
        </w:tc>
      </w:tr>
      <w:tr w:rsidR="005B311A" w:rsidRPr="005B311A" w14:paraId="491CDBE5" w14:textId="77777777" w:rsidTr="005B311A">
        <w:trPr>
          <w:trHeight w:val="300"/>
        </w:trPr>
        <w:tc>
          <w:tcPr>
            <w:tcW w:w="803" w:type="dxa"/>
            <w:noWrap/>
            <w:vAlign w:val="center"/>
            <w:hideMark/>
          </w:tcPr>
          <w:p w14:paraId="75C65C3F" w14:textId="77777777" w:rsidR="005B311A" w:rsidRPr="005B311A" w:rsidRDefault="005B311A" w:rsidP="005B311A">
            <w:pPr>
              <w:jc w:val="center"/>
              <w:rPr>
                <w:rFonts w:ascii="Arial" w:hAnsi="Arial" w:cs="Arial"/>
              </w:rPr>
            </w:pPr>
            <w:r w:rsidRPr="005B311A">
              <w:rPr>
                <w:rFonts w:ascii="Arial" w:hAnsi="Arial" w:cs="Arial"/>
              </w:rPr>
              <w:lastRenderedPageBreak/>
              <w:t>632</w:t>
            </w:r>
          </w:p>
        </w:tc>
        <w:tc>
          <w:tcPr>
            <w:tcW w:w="6216" w:type="dxa"/>
            <w:noWrap/>
            <w:hideMark/>
          </w:tcPr>
          <w:p w14:paraId="55CDDC57" w14:textId="77777777" w:rsidR="005B311A" w:rsidRPr="005B311A" w:rsidRDefault="005B311A">
            <w:pPr>
              <w:rPr>
                <w:rFonts w:ascii="Arial" w:hAnsi="Arial" w:cs="Arial"/>
              </w:rPr>
            </w:pPr>
            <w:r w:rsidRPr="005B311A">
              <w:rPr>
                <w:rFonts w:ascii="Arial" w:hAnsi="Arial" w:cs="Arial"/>
              </w:rPr>
              <w:t>Philosophy and Religion Teachers, Postsecondary</w:t>
            </w:r>
          </w:p>
        </w:tc>
        <w:tc>
          <w:tcPr>
            <w:tcW w:w="1615" w:type="dxa"/>
            <w:noWrap/>
            <w:vAlign w:val="center"/>
            <w:hideMark/>
          </w:tcPr>
          <w:p w14:paraId="558ACE65" w14:textId="77777777" w:rsidR="005B311A" w:rsidRPr="005B311A" w:rsidRDefault="005B311A" w:rsidP="005B311A">
            <w:pPr>
              <w:jc w:val="center"/>
              <w:rPr>
                <w:rFonts w:ascii="Arial" w:hAnsi="Arial" w:cs="Arial"/>
              </w:rPr>
            </w:pPr>
            <w:r w:rsidRPr="005B311A">
              <w:rPr>
                <w:rFonts w:ascii="Arial" w:hAnsi="Arial" w:cs="Arial"/>
              </w:rPr>
              <w:t>18.1%</w:t>
            </w:r>
          </w:p>
        </w:tc>
      </w:tr>
      <w:tr w:rsidR="005B311A" w:rsidRPr="005B311A" w14:paraId="7B1FD097" w14:textId="77777777" w:rsidTr="005B311A">
        <w:trPr>
          <w:trHeight w:val="300"/>
        </w:trPr>
        <w:tc>
          <w:tcPr>
            <w:tcW w:w="803" w:type="dxa"/>
            <w:noWrap/>
            <w:vAlign w:val="center"/>
            <w:hideMark/>
          </w:tcPr>
          <w:p w14:paraId="732CCCE9" w14:textId="77777777" w:rsidR="005B311A" w:rsidRPr="005B311A" w:rsidRDefault="005B311A" w:rsidP="005B311A">
            <w:pPr>
              <w:jc w:val="center"/>
              <w:rPr>
                <w:rFonts w:ascii="Arial" w:hAnsi="Arial" w:cs="Arial"/>
              </w:rPr>
            </w:pPr>
            <w:r w:rsidRPr="005B311A">
              <w:rPr>
                <w:rFonts w:ascii="Arial" w:hAnsi="Arial" w:cs="Arial"/>
              </w:rPr>
              <w:t>633</w:t>
            </w:r>
          </w:p>
        </w:tc>
        <w:tc>
          <w:tcPr>
            <w:tcW w:w="6216" w:type="dxa"/>
            <w:noWrap/>
            <w:hideMark/>
          </w:tcPr>
          <w:p w14:paraId="18BDF5FE" w14:textId="77777777" w:rsidR="005B311A" w:rsidRPr="005B311A" w:rsidRDefault="005B311A">
            <w:pPr>
              <w:rPr>
                <w:rFonts w:ascii="Arial" w:hAnsi="Arial" w:cs="Arial"/>
              </w:rPr>
            </w:pPr>
            <w:r w:rsidRPr="005B311A">
              <w:rPr>
                <w:rFonts w:ascii="Arial" w:hAnsi="Arial" w:cs="Arial"/>
              </w:rPr>
              <w:t>Career/Technical Education Teachers, Secondary School</w:t>
            </w:r>
          </w:p>
        </w:tc>
        <w:tc>
          <w:tcPr>
            <w:tcW w:w="1615" w:type="dxa"/>
            <w:noWrap/>
            <w:vAlign w:val="center"/>
            <w:hideMark/>
          </w:tcPr>
          <w:p w14:paraId="4A92C1C0" w14:textId="77777777" w:rsidR="005B311A" w:rsidRPr="005B311A" w:rsidRDefault="005B311A" w:rsidP="005B311A">
            <w:pPr>
              <w:jc w:val="center"/>
              <w:rPr>
                <w:rFonts w:ascii="Arial" w:hAnsi="Arial" w:cs="Arial"/>
              </w:rPr>
            </w:pPr>
            <w:r w:rsidRPr="005B311A">
              <w:rPr>
                <w:rFonts w:ascii="Arial" w:hAnsi="Arial" w:cs="Arial"/>
              </w:rPr>
              <w:t>18.1%</w:t>
            </w:r>
          </w:p>
        </w:tc>
      </w:tr>
      <w:tr w:rsidR="005B311A" w:rsidRPr="005B311A" w14:paraId="48851063" w14:textId="77777777" w:rsidTr="005B311A">
        <w:trPr>
          <w:trHeight w:val="300"/>
        </w:trPr>
        <w:tc>
          <w:tcPr>
            <w:tcW w:w="803" w:type="dxa"/>
            <w:noWrap/>
            <w:vAlign w:val="center"/>
            <w:hideMark/>
          </w:tcPr>
          <w:p w14:paraId="0E923C00" w14:textId="77777777" w:rsidR="005B311A" w:rsidRPr="005B311A" w:rsidRDefault="005B311A" w:rsidP="005B311A">
            <w:pPr>
              <w:jc w:val="center"/>
              <w:rPr>
                <w:rFonts w:ascii="Arial" w:hAnsi="Arial" w:cs="Arial"/>
              </w:rPr>
            </w:pPr>
            <w:r w:rsidRPr="005B311A">
              <w:rPr>
                <w:rFonts w:ascii="Arial" w:hAnsi="Arial" w:cs="Arial"/>
              </w:rPr>
              <w:t>634</w:t>
            </w:r>
          </w:p>
        </w:tc>
        <w:tc>
          <w:tcPr>
            <w:tcW w:w="6216" w:type="dxa"/>
            <w:noWrap/>
            <w:hideMark/>
          </w:tcPr>
          <w:p w14:paraId="1B148B51" w14:textId="77777777" w:rsidR="005B311A" w:rsidRPr="005B311A" w:rsidRDefault="005B311A">
            <w:pPr>
              <w:rPr>
                <w:rFonts w:ascii="Arial" w:hAnsi="Arial" w:cs="Arial"/>
              </w:rPr>
            </w:pPr>
            <w:r w:rsidRPr="005B311A">
              <w:rPr>
                <w:rFonts w:ascii="Arial" w:hAnsi="Arial" w:cs="Arial"/>
              </w:rPr>
              <w:t>Recreational Therapists</w:t>
            </w:r>
          </w:p>
        </w:tc>
        <w:tc>
          <w:tcPr>
            <w:tcW w:w="1615" w:type="dxa"/>
            <w:noWrap/>
            <w:vAlign w:val="center"/>
            <w:hideMark/>
          </w:tcPr>
          <w:p w14:paraId="7E31688E" w14:textId="77777777" w:rsidR="005B311A" w:rsidRPr="005B311A" w:rsidRDefault="005B311A" w:rsidP="005B311A">
            <w:pPr>
              <w:jc w:val="center"/>
              <w:rPr>
                <w:rFonts w:ascii="Arial" w:hAnsi="Arial" w:cs="Arial"/>
              </w:rPr>
            </w:pPr>
            <w:r w:rsidRPr="005B311A">
              <w:rPr>
                <w:rFonts w:ascii="Arial" w:hAnsi="Arial" w:cs="Arial"/>
              </w:rPr>
              <w:t>18.0%</w:t>
            </w:r>
          </w:p>
        </w:tc>
      </w:tr>
      <w:tr w:rsidR="005B311A" w:rsidRPr="005B311A" w14:paraId="64E383C4" w14:textId="77777777" w:rsidTr="005B311A">
        <w:trPr>
          <w:trHeight w:val="300"/>
        </w:trPr>
        <w:tc>
          <w:tcPr>
            <w:tcW w:w="803" w:type="dxa"/>
            <w:noWrap/>
            <w:vAlign w:val="center"/>
            <w:hideMark/>
          </w:tcPr>
          <w:p w14:paraId="33D28919" w14:textId="77777777" w:rsidR="005B311A" w:rsidRPr="005B311A" w:rsidRDefault="005B311A" w:rsidP="005B311A">
            <w:pPr>
              <w:jc w:val="center"/>
              <w:rPr>
                <w:rFonts w:ascii="Arial" w:hAnsi="Arial" w:cs="Arial"/>
              </w:rPr>
            </w:pPr>
            <w:r w:rsidRPr="005B311A">
              <w:rPr>
                <w:rFonts w:ascii="Arial" w:hAnsi="Arial" w:cs="Arial"/>
              </w:rPr>
              <w:t>635</w:t>
            </w:r>
          </w:p>
        </w:tc>
        <w:tc>
          <w:tcPr>
            <w:tcW w:w="6216" w:type="dxa"/>
            <w:noWrap/>
            <w:hideMark/>
          </w:tcPr>
          <w:p w14:paraId="2EE24379" w14:textId="77777777" w:rsidR="005B311A" w:rsidRPr="005B311A" w:rsidRDefault="005B311A">
            <w:pPr>
              <w:rPr>
                <w:rFonts w:ascii="Arial" w:hAnsi="Arial" w:cs="Arial"/>
              </w:rPr>
            </w:pPr>
            <w:r w:rsidRPr="005B311A">
              <w:rPr>
                <w:rFonts w:ascii="Arial" w:hAnsi="Arial" w:cs="Arial"/>
              </w:rPr>
              <w:t>Materials Engineers</w:t>
            </w:r>
          </w:p>
        </w:tc>
        <w:tc>
          <w:tcPr>
            <w:tcW w:w="1615" w:type="dxa"/>
            <w:noWrap/>
            <w:vAlign w:val="center"/>
            <w:hideMark/>
          </w:tcPr>
          <w:p w14:paraId="3943460F" w14:textId="77777777" w:rsidR="005B311A" w:rsidRPr="005B311A" w:rsidRDefault="005B311A" w:rsidP="005B311A">
            <w:pPr>
              <w:jc w:val="center"/>
              <w:rPr>
                <w:rFonts w:ascii="Arial" w:hAnsi="Arial" w:cs="Arial"/>
              </w:rPr>
            </w:pPr>
            <w:r w:rsidRPr="005B311A">
              <w:rPr>
                <w:rFonts w:ascii="Arial" w:hAnsi="Arial" w:cs="Arial"/>
              </w:rPr>
              <w:t>18.0%</w:t>
            </w:r>
          </w:p>
        </w:tc>
      </w:tr>
      <w:tr w:rsidR="005B311A" w:rsidRPr="005B311A" w14:paraId="503CFDC5" w14:textId="77777777" w:rsidTr="005B311A">
        <w:trPr>
          <w:trHeight w:val="300"/>
        </w:trPr>
        <w:tc>
          <w:tcPr>
            <w:tcW w:w="803" w:type="dxa"/>
            <w:noWrap/>
            <w:vAlign w:val="center"/>
            <w:hideMark/>
          </w:tcPr>
          <w:p w14:paraId="0742D9A3" w14:textId="77777777" w:rsidR="005B311A" w:rsidRPr="005B311A" w:rsidRDefault="005B311A" w:rsidP="005B311A">
            <w:pPr>
              <w:jc w:val="center"/>
              <w:rPr>
                <w:rFonts w:ascii="Arial" w:hAnsi="Arial" w:cs="Arial"/>
              </w:rPr>
            </w:pPr>
            <w:r w:rsidRPr="005B311A">
              <w:rPr>
                <w:rFonts w:ascii="Arial" w:hAnsi="Arial" w:cs="Arial"/>
              </w:rPr>
              <w:t>636</w:t>
            </w:r>
          </w:p>
        </w:tc>
        <w:tc>
          <w:tcPr>
            <w:tcW w:w="6216" w:type="dxa"/>
            <w:noWrap/>
            <w:hideMark/>
          </w:tcPr>
          <w:p w14:paraId="2AA3F71E" w14:textId="77777777" w:rsidR="005B311A" w:rsidRPr="005B311A" w:rsidRDefault="005B311A">
            <w:pPr>
              <w:rPr>
                <w:rFonts w:ascii="Arial" w:hAnsi="Arial" w:cs="Arial"/>
              </w:rPr>
            </w:pPr>
            <w:r w:rsidRPr="005B311A">
              <w:rPr>
                <w:rFonts w:ascii="Arial" w:hAnsi="Arial" w:cs="Arial"/>
              </w:rPr>
              <w:t>Maids and Housekeeping Cleaners</w:t>
            </w:r>
          </w:p>
        </w:tc>
        <w:tc>
          <w:tcPr>
            <w:tcW w:w="1615" w:type="dxa"/>
            <w:noWrap/>
            <w:vAlign w:val="center"/>
            <w:hideMark/>
          </w:tcPr>
          <w:p w14:paraId="6F4BF683" w14:textId="77777777" w:rsidR="005B311A" w:rsidRPr="005B311A" w:rsidRDefault="005B311A" w:rsidP="005B311A">
            <w:pPr>
              <w:jc w:val="center"/>
              <w:rPr>
                <w:rFonts w:ascii="Arial" w:hAnsi="Arial" w:cs="Arial"/>
              </w:rPr>
            </w:pPr>
            <w:r w:rsidRPr="005B311A">
              <w:rPr>
                <w:rFonts w:ascii="Arial" w:hAnsi="Arial" w:cs="Arial"/>
              </w:rPr>
              <w:t>17.9%</w:t>
            </w:r>
          </w:p>
        </w:tc>
      </w:tr>
      <w:tr w:rsidR="005B311A" w:rsidRPr="005B311A" w14:paraId="60F51977" w14:textId="77777777" w:rsidTr="005B311A">
        <w:trPr>
          <w:trHeight w:val="300"/>
        </w:trPr>
        <w:tc>
          <w:tcPr>
            <w:tcW w:w="803" w:type="dxa"/>
            <w:noWrap/>
            <w:vAlign w:val="center"/>
            <w:hideMark/>
          </w:tcPr>
          <w:p w14:paraId="4EE043E9" w14:textId="77777777" w:rsidR="005B311A" w:rsidRPr="005B311A" w:rsidRDefault="005B311A" w:rsidP="005B311A">
            <w:pPr>
              <w:jc w:val="center"/>
              <w:rPr>
                <w:rFonts w:ascii="Arial" w:hAnsi="Arial" w:cs="Arial"/>
              </w:rPr>
            </w:pPr>
            <w:r w:rsidRPr="005B311A">
              <w:rPr>
                <w:rFonts w:ascii="Arial" w:hAnsi="Arial" w:cs="Arial"/>
              </w:rPr>
              <w:t>637</w:t>
            </w:r>
          </w:p>
        </w:tc>
        <w:tc>
          <w:tcPr>
            <w:tcW w:w="6216" w:type="dxa"/>
            <w:noWrap/>
            <w:hideMark/>
          </w:tcPr>
          <w:p w14:paraId="0C9A1737" w14:textId="77777777" w:rsidR="005B311A" w:rsidRPr="005B311A" w:rsidRDefault="005B311A">
            <w:pPr>
              <w:rPr>
                <w:rFonts w:ascii="Arial" w:hAnsi="Arial" w:cs="Arial"/>
              </w:rPr>
            </w:pPr>
            <w:r w:rsidRPr="005B311A">
              <w:rPr>
                <w:rFonts w:ascii="Arial" w:hAnsi="Arial" w:cs="Arial"/>
              </w:rPr>
              <w:t>Embalmers</w:t>
            </w:r>
          </w:p>
        </w:tc>
        <w:tc>
          <w:tcPr>
            <w:tcW w:w="1615" w:type="dxa"/>
            <w:noWrap/>
            <w:vAlign w:val="center"/>
            <w:hideMark/>
          </w:tcPr>
          <w:p w14:paraId="0E795D18" w14:textId="77777777" w:rsidR="005B311A" w:rsidRPr="005B311A" w:rsidRDefault="005B311A" w:rsidP="005B311A">
            <w:pPr>
              <w:jc w:val="center"/>
              <w:rPr>
                <w:rFonts w:ascii="Arial" w:hAnsi="Arial" w:cs="Arial"/>
              </w:rPr>
            </w:pPr>
            <w:r w:rsidRPr="005B311A">
              <w:rPr>
                <w:rFonts w:ascii="Arial" w:hAnsi="Arial" w:cs="Arial"/>
              </w:rPr>
              <w:t>17.9%</w:t>
            </w:r>
          </w:p>
        </w:tc>
      </w:tr>
      <w:tr w:rsidR="005B311A" w:rsidRPr="005B311A" w14:paraId="4D01AE8D" w14:textId="77777777" w:rsidTr="005B311A">
        <w:trPr>
          <w:trHeight w:val="300"/>
        </w:trPr>
        <w:tc>
          <w:tcPr>
            <w:tcW w:w="803" w:type="dxa"/>
            <w:noWrap/>
            <w:vAlign w:val="center"/>
            <w:hideMark/>
          </w:tcPr>
          <w:p w14:paraId="35DEC977" w14:textId="77777777" w:rsidR="005B311A" w:rsidRPr="005B311A" w:rsidRDefault="005B311A" w:rsidP="005B311A">
            <w:pPr>
              <w:jc w:val="center"/>
              <w:rPr>
                <w:rFonts w:ascii="Arial" w:hAnsi="Arial" w:cs="Arial"/>
              </w:rPr>
            </w:pPr>
            <w:r w:rsidRPr="005B311A">
              <w:rPr>
                <w:rFonts w:ascii="Arial" w:hAnsi="Arial" w:cs="Arial"/>
              </w:rPr>
              <w:t>638</w:t>
            </w:r>
          </w:p>
        </w:tc>
        <w:tc>
          <w:tcPr>
            <w:tcW w:w="6216" w:type="dxa"/>
            <w:noWrap/>
            <w:hideMark/>
          </w:tcPr>
          <w:p w14:paraId="3EE3AEE6" w14:textId="77777777" w:rsidR="005B311A" w:rsidRPr="005B311A" w:rsidRDefault="005B311A">
            <w:pPr>
              <w:rPr>
                <w:rFonts w:ascii="Arial" w:hAnsi="Arial" w:cs="Arial"/>
              </w:rPr>
            </w:pPr>
            <w:r w:rsidRPr="005B311A">
              <w:rPr>
                <w:rFonts w:ascii="Arial" w:hAnsi="Arial" w:cs="Arial"/>
              </w:rPr>
              <w:t>Pediatricians, General</w:t>
            </w:r>
          </w:p>
        </w:tc>
        <w:tc>
          <w:tcPr>
            <w:tcW w:w="1615" w:type="dxa"/>
            <w:noWrap/>
            <w:vAlign w:val="center"/>
            <w:hideMark/>
          </w:tcPr>
          <w:p w14:paraId="3FB99122" w14:textId="77777777" w:rsidR="005B311A" w:rsidRPr="005B311A" w:rsidRDefault="005B311A" w:rsidP="005B311A">
            <w:pPr>
              <w:jc w:val="center"/>
              <w:rPr>
                <w:rFonts w:ascii="Arial" w:hAnsi="Arial" w:cs="Arial"/>
              </w:rPr>
            </w:pPr>
            <w:r w:rsidRPr="005B311A">
              <w:rPr>
                <w:rFonts w:ascii="Arial" w:hAnsi="Arial" w:cs="Arial"/>
              </w:rPr>
              <w:t>17.9%</w:t>
            </w:r>
          </w:p>
        </w:tc>
      </w:tr>
      <w:tr w:rsidR="005B311A" w:rsidRPr="005B311A" w14:paraId="0B207359" w14:textId="77777777" w:rsidTr="005B311A">
        <w:trPr>
          <w:trHeight w:val="300"/>
        </w:trPr>
        <w:tc>
          <w:tcPr>
            <w:tcW w:w="803" w:type="dxa"/>
            <w:noWrap/>
            <w:vAlign w:val="center"/>
            <w:hideMark/>
          </w:tcPr>
          <w:p w14:paraId="549231F6" w14:textId="77777777" w:rsidR="005B311A" w:rsidRPr="005B311A" w:rsidRDefault="005B311A" w:rsidP="005B311A">
            <w:pPr>
              <w:jc w:val="center"/>
              <w:rPr>
                <w:rFonts w:ascii="Arial" w:hAnsi="Arial" w:cs="Arial"/>
              </w:rPr>
            </w:pPr>
            <w:r w:rsidRPr="005B311A">
              <w:rPr>
                <w:rFonts w:ascii="Arial" w:hAnsi="Arial" w:cs="Arial"/>
              </w:rPr>
              <w:t>639</w:t>
            </w:r>
          </w:p>
        </w:tc>
        <w:tc>
          <w:tcPr>
            <w:tcW w:w="6216" w:type="dxa"/>
            <w:noWrap/>
            <w:hideMark/>
          </w:tcPr>
          <w:p w14:paraId="079382F0" w14:textId="77777777" w:rsidR="005B311A" w:rsidRPr="005B311A" w:rsidRDefault="005B311A">
            <w:pPr>
              <w:rPr>
                <w:rFonts w:ascii="Arial" w:hAnsi="Arial" w:cs="Arial"/>
              </w:rPr>
            </w:pPr>
            <w:r w:rsidRPr="005B311A">
              <w:rPr>
                <w:rFonts w:ascii="Arial" w:hAnsi="Arial" w:cs="Arial"/>
              </w:rPr>
              <w:t>Education Administrators, All Other</w:t>
            </w:r>
          </w:p>
        </w:tc>
        <w:tc>
          <w:tcPr>
            <w:tcW w:w="1615" w:type="dxa"/>
            <w:noWrap/>
            <w:vAlign w:val="center"/>
            <w:hideMark/>
          </w:tcPr>
          <w:p w14:paraId="4112D920" w14:textId="77777777" w:rsidR="005B311A" w:rsidRPr="005B311A" w:rsidRDefault="005B311A" w:rsidP="005B311A">
            <w:pPr>
              <w:jc w:val="center"/>
              <w:rPr>
                <w:rFonts w:ascii="Arial" w:hAnsi="Arial" w:cs="Arial"/>
              </w:rPr>
            </w:pPr>
            <w:r w:rsidRPr="005B311A">
              <w:rPr>
                <w:rFonts w:ascii="Arial" w:hAnsi="Arial" w:cs="Arial"/>
              </w:rPr>
              <w:t>17.7%</w:t>
            </w:r>
          </w:p>
        </w:tc>
      </w:tr>
      <w:tr w:rsidR="005B311A" w:rsidRPr="005B311A" w14:paraId="03D3FE8A" w14:textId="77777777" w:rsidTr="005B311A">
        <w:trPr>
          <w:trHeight w:val="300"/>
        </w:trPr>
        <w:tc>
          <w:tcPr>
            <w:tcW w:w="803" w:type="dxa"/>
            <w:noWrap/>
            <w:vAlign w:val="center"/>
            <w:hideMark/>
          </w:tcPr>
          <w:p w14:paraId="76F5E52F" w14:textId="77777777" w:rsidR="005B311A" w:rsidRPr="005B311A" w:rsidRDefault="005B311A" w:rsidP="005B311A">
            <w:pPr>
              <w:jc w:val="center"/>
              <w:rPr>
                <w:rFonts w:ascii="Arial" w:hAnsi="Arial" w:cs="Arial"/>
              </w:rPr>
            </w:pPr>
            <w:r w:rsidRPr="005B311A">
              <w:rPr>
                <w:rFonts w:ascii="Arial" w:hAnsi="Arial" w:cs="Arial"/>
              </w:rPr>
              <w:t>640</w:t>
            </w:r>
          </w:p>
        </w:tc>
        <w:tc>
          <w:tcPr>
            <w:tcW w:w="6216" w:type="dxa"/>
            <w:noWrap/>
            <w:hideMark/>
          </w:tcPr>
          <w:p w14:paraId="526643B2" w14:textId="77777777" w:rsidR="005B311A" w:rsidRPr="005B311A" w:rsidRDefault="005B311A">
            <w:pPr>
              <w:rPr>
                <w:rFonts w:ascii="Arial" w:hAnsi="Arial" w:cs="Arial"/>
              </w:rPr>
            </w:pPr>
            <w:r w:rsidRPr="005B311A">
              <w:rPr>
                <w:rFonts w:ascii="Arial" w:hAnsi="Arial" w:cs="Arial"/>
              </w:rPr>
              <w:t>Health and Safety Engineers, Except Mining Safety Engineers and Inspectors</w:t>
            </w:r>
          </w:p>
        </w:tc>
        <w:tc>
          <w:tcPr>
            <w:tcW w:w="1615" w:type="dxa"/>
            <w:noWrap/>
            <w:vAlign w:val="center"/>
            <w:hideMark/>
          </w:tcPr>
          <w:p w14:paraId="383FD4D0" w14:textId="77777777" w:rsidR="005B311A" w:rsidRPr="005B311A" w:rsidRDefault="005B311A" w:rsidP="005B311A">
            <w:pPr>
              <w:jc w:val="center"/>
              <w:rPr>
                <w:rFonts w:ascii="Arial" w:hAnsi="Arial" w:cs="Arial"/>
              </w:rPr>
            </w:pPr>
            <w:r w:rsidRPr="005B311A">
              <w:rPr>
                <w:rFonts w:ascii="Arial" w:hAnsi="Arial" w:cs="Arial"/>
              </w:rPr>
              <w:t>17.6%</w:t>
            </w:r>
          </w:p>
        </w:tc>
      </w:tr>
      <w:tr w:rsidR="005B311A" w:rsidRPr="005B311A" w14:paraId="577E705B" w14:textId="77777777" w:rsidTr="005B311A">
        <w:trPr>
          <w:trHeight w:val="300"/>
        </w:trPr>
        <w:tc>
          <w:tcPr>
            <w:tcW w:w="803" w:type="dxa"/>
            <w:noWrap/>
            <w:vAlign w:val="center"/>
            <w:hideMark/>
          </w:tcPr>
          <w:p w14:paraId="76D8B8D7" w14:textId="77777777" w:rsidR="005B311A" w:rsidRPr="005B311A" w:rsidRDefault="005B311A" w:rsidP="005B311A">
            <w:pPr>
              <w:jc w:val="center"/>
              <w:rPr>
                <w:rFonts w:ascii="Arial" w:hAnsi="Arial" w:cs="Arial"/>
              </w:rPr>
            </w:pPr>
            <w:r w:rsidRPr="005B311A">
              <w:rPr>
                <w:rFonts w:ascii="Arial" w:hAnsi="Arial" w:cs="Arial"/>
              </w:rPr>
              <w:t>641</w:t>
            </w:r>
          </w:p>
        </w:tc>
        <w:tc>
          <w:tcPr>
            <w:tcW w:w="6216" w:type="dxa"/>
            <w:noWrap/>
            <w:hideMark/>
          </w:tcPr>
          <w:p w14:paraId="7337FF99" w14:textId="77777777" w:rsidR="005B311A" w:rsidRPr="005B311A" w:rsidRDefault="005B311A">
            <w:pPr>
              <w:rPr>
                <w:rFonts w:ascii="Arial" w:hAnsi="Arial" w:cs="Arial"/>
              </w:rPr>
            </w:pPr>
            <w:r w:rsidRPr="005B311A">
              <w:rPr>
                <w:rFonts w:ascii="Arial" w:hAnsi="Arial" w:cs="Arial"/>
              </w:rPr>
              <w:t>Podiatrists</w:t>
            </w:r>
          </w:p>
        </w:tc>
        <w:tc>
          <w:tcPr>
            <w:tcW w:w="1615" w:type="dxa"/>
            <w:noWrap/>
            <w:vAlign w:val="center"/>
            <w:hideMark/>
          </w:tcPr>
          <w:p w14:paraId="46557536" w14:textId="77777777" w:rsidR="005B311A" w:rsidRPr="005B311A" w:rsidRDefault="005B311A" w:rsidP="005B311A">
            <w:pPr>
              <w:jc w:val="center"/>
              <w:rPr>
                <w:rFonts w:ascii="Arial" w:hAnsi="Arial" w:cs="Arial"/>
              </w:rPr>
            </w:pPr>
            <w:r w:rsidRPr="005B311A">
              <w:rPr>
                <w:rFonts w:ascii="Arial" w:hAnsi="Arial" w:cs="Arial"/>
              </w:rPr>
              <w:t>17.6%</w:t>
            </w:r>
          </w:p>
        </w:tc>
      </w:tr>
      <w:tr w:rsidR="005B311A" w:rsidRPr="005B311A" w14:paraId="362544E3" w14:textId="77777777" w:rsidTr="005B311A">
        <w:trPr>
          <w:trHeight w:val="300"/>
        </w:trPr>
        <w:tc>
          <w:tcPr>
            <w:tcW w:w="803" w:type="dxa"/>
            <w:noWrap/>
            <w:vAlign w:val="center"/>
            <w:hideMark/>
          </w:tcPr>
          <w:p w14:paraId="28A947CC" w14:textId="77777777" w:rsidR="005B311A" w:rsidRPr="005B311A" w:rsidRDefault="005B311A" w:rsidP="005B311A">
            <w:pPr>
              <w:jc w:val="center"/>
              <w:rPr>
                <w:rFonts w:ascii="Arial" w:hAnsi="Arial" w:cs="Arial"/>
              </w:rPr>
            </w:pPr>
            <w:r w:rsidRPr="005B311A">
              <w:rPr>
                <w:rFonts w:ascii="Arial" w:hAnsi="Arial" w:cs="Arial"/>
              </w:rPr>
              <w:t>642</w:t>
            </w:r>
          </w:p>
        </w:tc>
        <w:tc>
          <w:tcPr>
            <w:tcW w:w="6216" w:type="dxa"/>
            <w:noWrap/>
            <w:hideMark/>
          </w:tcPr>
          <w:p w14:paraId="013436CD" w14:textId="77777777" w:rsidR="005B311A" w:rsidRPr="005B311A" w:rsidRDefault="005B311A">
            <w:pPr>
              <w:rPr>
                <w:rFonts w:ascii="Arial" w:hAnsi="Arial" w:cs="Arial"/>
              </w:rPr>
            </w:pPr>
            <w:r w:rsidRPr="005B311A">
              <w:rPr>
                <w:rFonts w:ascii="Arial" w:hAnsi="Arial" w:cs="Arial"/>
              </w:rPr>
              <w:t>Business Operations Specialists, All Other</w:t>
            </w:r>
          </w:p>
        </w:tc>
        <w:tc>
          <w:tcPr>
            <w:tcW w:w="1615" w:type="dxa"/>
            <w:noWrap/>
            <w:vAlign w:val="center"/>
            <w:hideMark/>
          </w:tcPr>
          <w:p w14:paraId="4B271A35" w14:textId="77777777" w:rsidR="005B311A" w:rsidRPr="005B311A" w:rsidRDefault="005B311A" w:rsidP="005B311A">
            <w:pPr>
              <w:jc w:val="center"/>
              <w:rPr>
                <w:rFonts w:ascii="Arial" w:hAnsi="Arial" w:cs="Arial"/>
              </w:rPr>
            </w:pPr>
            <w:r w:rsidRPr="005B311A">
              <w:rPr>
                <w:rFonts w:ascii="Arial" w:hAnsi="Arial" w:cs="Arial"/>
              </w:rPr>
              <w:t>17.5%</w:t>
            </w:r>
          </w:p>
        </w:tc>
      </w:tr>
      <w:tr w:rsidR="005B311A" w:rsidRPr="005B311A" w14:paraId="694344B0" w14:textId="77777777" w:rsidTr="005B311A">
        <w:trPr>
          <w:trHeight w:val="300"/>
        </w:trPr>
        <w:tc>
          <w:tcPr>
            <w:tcW w:w="803" w:type="dxa"/>
            <w:noWrap/>
            <w:vAlign w:val="center"/>
            <w:hideMark/>
          </w:tcPr>
          <w:p w14:paraId="4ED09167" w14:textId="77777777" w:rsidR="005B311A" w:rsidRPr="005B311A" w:rsidRDefault="005B311A" w:rsidP="005B311A">
            <w:pPr>
              <w:jc w:val="center"/>
              <w:rPr>
                <w:rFonts w:ascii="Arial" w:hAnsi="Arial" w:cs="Arial"/>
              </w:rPr>
            </w:pPr>
            <w:r w:rsidRPr="005B311A">
              <w:rPr>
                <w:rFonts w:ascii="Arial" w:hAnsi="Arial" w:cs="Arial"/>
              </w:rPr>
              <w:t>643</w:t>
            </w:r>
          </w:p>
        </w:tc>
        <w:tc>
          <w:tcPr>
            <w:tcW w:w="6216" w:type="dxa"/>
            <w:noWrap/>
            <w:hideMark/>
          </w:tcPr>
          <w:p w14:paraId="32670D90" w14:textId="77777777" w:rsidR="005B311A" w:rsidRPr="005B311A" w:rsidRDefault="005B311A">
            <w:pPr>
              <w:rPr>
                <w:rFonts w:ascii="Arial" w:hAnsi="Arial" w:cs="Arial"/>
              </w:rPr>
            </w:pPr>
            <w:r w:rsidRPr="005B311A">
              <w:rPr>
                <w:rFonts w:ascii="Arial" w:hAnsi="Arial" w:cs="Arial"/>
              </w:rPr>
              <w:t>Health Specialties Teachers, Postsecondary</w:t>
            </w:r>
          </w:p>
        </w:tc>
        <w:tc>
          <w:tcPr>
            <w:tcW w:w="1615" w:type="dxa"/>
            <w:noWrap/>
            <w:vAlign w:val="center"/>
            <w:hideMark/>
          </w:tcPr>
          <w:p w14:paraId="36800B6E" w14:textId="77777777" w:rsidR="005B311A" w:rsidRPr="005B311A" w:rsidRDefault="005B311A" w:rsidP="005B311A">
            <w:pPr>
              <w:jc w:val="center"/>
              <w:rPr>
                <w:rFonts w:ascii="Arial" w:hAnsi="Arial" w:cs="Arial"/>
              </w:rPr>
            </w:pPr>
            <w:r w:rsidRPr="005B311A">
              <w:rPr>
                <w:rFonts w:ascii="Arial" w:hAnsi="Arial" w:cs="Arial"/>
              </w:rPr>
              <w:t>17.5%</w:t>
            </w:r>
          </w:p>
        </w:tc>
      </w:tr>
      <w:tr w:rsidR="005B311A" w:rsidRPr="005B311A" w14:paraId="4E7624BA" w14:textId="77777777" w:rsidTr="005B311A">
        <w:trPr>
          <w:trHeight w:val="300"/>
        </w:trPr>
        <w:tc>
          <w:tcPr>
            <w:tcW w:w="803" w:type="dxa"/>
            <w:noWrap/>
            <w:vAlign w:val="center"/>
            <w:hideMark/>
          </w:tcPr>
          <w:p w14:paraId="54AF09F3" w14:textId="77777777" w:rsidR="005B311A" w:rsidRPr="005B311A" w:rsidRDefault="005B311A" w:rsidP="005B311A">
            <w:pPr>
              <w:jc w:val="center"/>
              <w:rPr>
                <w:rFonts w:ascii="Arial" w:hAnsi="Arial" w:cs="Arial"/>
              </w:rPr>
            </w:pPr>
            <w:r w:rsidRPr="005B311A">
              <w:rPr>
                <w:rFonts w:ascii="Arial" w:hAnsi="Arial" w:cs="Arial"/>
              </w:rPr>
              <w:t>644</w:t>
            </w:r>
          </w:p>
        </w:tc>
        <w:tc>
          <w:tcPr>
            <w:tcW w:w="6216" w:type="dxa"/>
            <w:noWrap/>
            <w:hideMark/>
          </w:tcPr>
          <w:p w14:paraId="5A1D8C56" w14:textId="77777777" w:rsidR="005B311A" w:rsidRPr="005B311A" w:rsidRDefault="005B311A">
            <w:pPr>
              <w:rPr>
                <w:rFonts w:ascii="Arial" w:hAnsi="Arial" w:cs="Arial"/>
              </w:rPr>
            </w:pPr>
            <w:r w:rsidRPr="005B311A">
              <w:rPr>
                <w:rFonts w:ascii="Arial" w:hAnsi="Arial" w:cs="Arial"/>
              </w:rPr>
              <w:t>Architectural and Engineering Managers</w:t>
            </w:r>
          </w:p>
        </w:tc>
        <w:tc>
          <w:tcPr>
            <w:tcW w:w="1615" w:type="dxa"/>
            <w:noWrap/>
            <w:vAlign w:val="center"/>
            <w:hideMark/>
          </w:tcPr>
          <w:p w14:paraId="3A9DB003" w14:textId="77777777" w:rsidR="005B311A" w:rsidRPr="005B311A" w:rsidRDefault="005B311A" w:rsidP="005B311A">
            <w:pPr>
              <w:jc w:val="center"/>
              <w:rPr>
                <w:rFonts w:ascii="Arial" w:hAnsi="Arial" w:cs="Arial"/>
              </w:rPr>
            </w:pPr>
            <w:r w:rsidRPr="005B311A">
              <w:rPr>
                <w:rFonts w:ascii="Arial" w:hAnsi="Arial" w:cs="Arial"/>
              </w:rPr>
              <w:t>17.4%</w:t>
            </w:r>
          </w:p>
        </w:tc>
      </w:tr>
      <w:tr w:rsidR="005B311A" w:rsidRPr="005B311A" w14:paraId="493012D1" w14:textId="77777777" w:rsidTr="005B311A">
        <w:trPr>
          <w:trHeight w:val="300"/>
        </w:trPr>
        <w:tc>
          <w:tcPr>
            <w:tcW w:w="803" w:type="dxa"/>
            <w:noWrap/>
            <w:vAlign w:val="center"/>
            <w:hideMark/>
          </w:tcPr>
          <w:p w14:paraId="256BD1E8" w14:textId="77777777" w:rsidR="005B311A" w:rsidRPr="005B311A" w:rsidRDefault="005B311A" w:rsidP="005B311A">
            <w:pPr>
              <w:jc w:val="center"/>
              <w:rPr>
                <w:rFonts w:ascii="Arial" w:hAnsi="Arial" w:cs="Arial"/>
              </w:rPr>
            </w:pPr>
            <w:r w:rsidRPr="005B311A">
              <w:rPr>
                <w:rFonts w:ascii="Arial" w:hAnsi="Arial" w:cs="Arial"/>
              </w:rPr>
              <w:t>645</w:t>
            </w:r>
          </w:p>
        </w:tc>
        <w:tc>
          <w:tcPr>
            <w:tcW w:w="6216" w:type="dxa"/>
            <w:noWrap/>
            <w:hideMark/>
          </w:tcPr>
          <w:p w14:paraId="34607F0F" w14:textId="77777777" w:rsidR="005B311A" w:rsidRPr="005B311A" w:rsidRDefault="005B311A">
            <w:pPr>
              <w:rPr>
                <w:rFonts w:ascii="Arial" w:hAnsi="Arial" w:cs="Arial"/>
              </w:rPr>
            </w:pPr>
            <w:r w:rsidRPr="005B311A">
              <w:rPr>
                <w:rFonts w:ascii="Arial" w:hAnsi="Arial" w:cs="Arial"/>
              </w:rPr>
              <w:t>Political Science Teachers, Postsecondary</w:t>
            </w:r>
          </w:p>
        </w:tc>
        <w:tc>
          <w:tcPr>
            <w:tcW w:w="1615" w:type="dxa"/>
            <w:noWrap/>
            <w:vAlign w:val="center"/>
            <w:hideMark/>
          </w:tcPr>
          <w:p w14:paraId="74F72AC1" w14:textId="77777777" w:rsidR="005B311A" w:rsidRPr="005B311A" w:rsidRDefault="005B311A" w:rsidP="005B311A">
            <w:pPr>
              <w:jc w:val="center"/>
              <w:rPr>
                <w:rFonts w:ascii="Arial" w:hAnsi="Arial" w:cs="Arial"/>
              </w:rPr>
            </w:pPr>
            <w:r w:rsidRPr="005B311A">
              <w:rPr>
                <w:rFonts w:ascii="Arial" w:hAnsi="Arial" w:cs="Arial"/>
              </w:rPr>
              <w:t>17.4%</w:t>
            </w:r>
          </w:p>
        </w:tc>
      </w:tr>
      <w:tr w:rsidR="005B311A" w:rsidRPr="005B311A" w14:paraId="4D57F57B" w14:textId="77777777" w:rsidTr="005B311A">
        <w:trPr>
          <w:trHeight w:val="300"/>
        </w:trPr>
        <w:tc>
          <w:tcPr>
            <w:tcW w:w="803" w:type="dxa"/>
            <w:noWrap/>
            <w:vAlign w:val="center"/>
            <w:hideMark/>
          </w:tcPr>
          <w:p w14:paraId="544EBA8F" w14:textId="77777777" w:rsidR="005B311A" w:rsidRPr="005B311A" w:rsidRDefault="005B311A" w:rsidP="005B311A">
            <w:pPr>
              <w:jc w:val="center"/>
              <w:rPr>
                <w:rFonts w:ascii="Arial" w:hAnsi="Arial" w:cs="Arial"/>
              </w:rPr>
            </w:pPr>
            <w:r w:rsidRPr="005B311A">
              <w:rPr>
                <w:rFonts w:ascii="Arial" w:hAnsi="Arial" w:cs="Arial"/>
              </w:rPr>
              <w:t>646</w:t>
            </w:r>
          </w:p>
        </w:tc>
        <w:tc>
          <w:tcPr>
            <w:tcW w:w="6216" w:type="dxa"/>
            <w:noWrap/>
            <w:hideMark/>
          </w:tcPr>
          <w:p w14:paraId="6B57E999" w14:textId="77777777" w:rsidR="005B311A" w:rsidRPr="005B311A" w:rsidRDefault="005B311A">
            <w:pPr>
              <w:rPr>
                <w:rFonts w:ascii="Arial" w:hAnsi="Arial" w:cs="Arial"/>
              </w:rPr>
            </w:pPr>
            <w:r w:rsidRPr="005B311A">
              <w:rPr>
                <w:rFonts w:ascii="Arial" w:hAnsi="Arial" w:cs="Arial"/>
              </w:rPr>
              <w:t>Atmospheric, Earth, Marine, and Space Sciences Teachers, Postsecondary</w:t>
            </w:r>
          </w:p>
        </w:tc>
        <w:tc>
          <w:tcPr>
            <w:tcW w:w="1615" w:type="dxa"/>
            <w:noWrap/>
            <w:vAlign w:val="center"/>
            <w:hideMark/>
          </w:tcPr>
          <w:p w14:paraId="26A970C5" w14:textId="77777777" w:rsidR="005B311A" w:rsidRPr="005B311A" w:rsidRDefault="005B311A" w:rsidP="005B311A">
            <w:pPr>
              <w:jc w:val="center"/>
              <w:rPr>
                <w:rFonts w:ascii="Arial" w:hAnsi="Arial" w:cs="Arial"/>
              </w:rPr>
            </w:pPr>
            <w:r w:rsidRPr="005B311A">
              <w:rPr>
                <w:rFonts w:ascii="Arial" w:hAnsi="Arial" w:cs="Arial"/>
              </w:rPr>
              <w:t>17.4%</w:t>
            </w:r>
          </w:p>
        </w:tc>
      </w:tr>
      <w:tr w:rsidR="005B311A" w:rsidRPr="005B311A" w14:paraId="1F08A4EF" w14:textId="77777777" w:rsidTr="005B311A">
        <w:trPr>
          <w:trHeight w:val="300"/>
        </w:trPr>
        <w:tc>
          <w:tcPr>
            <w:tcW w:w="803" w:type="dxa"/>
            <w:noWrap/>
            <w:vAlign w:val="center"/>
            <w:hideMark/>
          </w:tcPr>
          <w:p w14:paraId="42714733" w14:textId="77777777" w:rsidR="005B311A" w:rsidRPr="005B311A" w:rsidRDefault="005B311A" w:rsidP="005B311A">
            <w:pPr>
              <w:jc w:val="center"/>
              <w:rPr>
                <w:rFonts w:ascii="Arial" w:hAnsi="Arial" w:cs="Arial"/>
              </w:rPr>
            </w:pPr>
            <w:r w:rsidRPr="005B311A">
              <w:rPr>
                <w:rFonts w:ascii="Arial" w:hAnsi="Arial" w:cs="Arial"/>
              </w:rPr>
              <w:t>647</w:t>
            </w:r>
          </w:p>
        </w:tc>
        <w:tc>
          <w:tcPr>
            <w:tcW w:w="6216" w:type="dxa"/>
            <w:noWrap/>
            <w:hideMark/>
          </w:tcPr>
          <w:p w14:paraId="0EC54F5D" w14:textId="77777777" w:rsidR="005B311A" w:rsidRPr="005B311A" w:rsidRDefault="005B311A">
            <w:pPr>
              <w:rPr>
                <w:rFonts w:ascii="Arial" w:hAnsi="Arial" w:cs="Arial"/>
              </w:rPr>
            </w:pPr>
            <w:r w:rsidRPr="005B311A">
              <w:rPr>
                <w:rFonts w:ascii="Arial" w:hAnsi="Arial" w:cs="Arial"/>
              </w:rPr>
              <w:t>Merchandise Displayers and Window Trimmers</w:t>
            </w:r>
          </w:p>
        </w:tc>
        <w:tc>
          <w:tcPr>
            <w:tcW w:w="1615" w:type="dxa"/>
            <w:noWrap/>
            <w:vAlign w:val="center"/>
            <w:hideMark/>
          </w:tcPr>
          <w:p w14:paraId="42826279" w14:textId="77777777" w:rsidR="005B311A" w:rsidRPr="005B311A" w:rsidRDefault="005B311A" w:rsidP="005B311A">
            <w:pPr>
              <w:jc w:val="center"/>
              <w:rPr>
                <w:rFonts w:ascii="Arial" w:hAnsi="Arial" w:cs="Arial"/>
              </w:rPr>
            </w:pPr>
            <w:r w:rsidRPr="005B311A">
              <w:rPr>
                <w:rFonts w:ascii="Arial" w:hAnsi="Arial" w:cs="Arial"/>
              </w:rPr>
              <w:t>17.3%</w:t>
            </w:r>
          </w:p>
        </w:tc>
      </w:tr>
      <w:tr w:rsidR="005B311A" w:rsidRPr="005B311A" w14:paraId="65059EC8" w14:textId="77777777" w:rsidTr="005B311A">
        <w:trPr>
          <w:trHeight w:val="300"/>
        </w:trPr>
        <w:tc>
          <w:tcPr>
            <w:tcW w:w="803" w:type="dxa"/>
            <w:noWrap/>
            <w:vAlign w:val="center"/>
            <w:hideMark/>
          </w:tcPr>
          <w:p w14:paraId="29AC2AA9" w14:textId="77777777" w:rsidR="005B311A" w:rsidRPr="005B311A" w:rsidRDefault="005B311A" w:rsidP="005B311A">
            <w:pPr>
              <w:jc w:val="center"/>
              <w:rPr>
                <w:rFonts w:ascii="Arial" w:hAnsi="Arial" w:cs="Arial"/>
              </w:rPr>
            </w:pPr>
            <w:r w:rsidRPr="005B311A">
              <w:rPr>
                <w:rFonts w:ascii="Arial" w:hAnsi="Arial" w:cs="Arial"/>
              </w:rPr>
              <w:t>648</w:t>
            </w:r>
          </w:p>
        </w:tc>
        <w:tc>
          <w:tcPr>
            <w:tcW w:w="6216" w:type="dxa"/>
            <w:noWrap/>
            <w:hideMark/>
          </w:tcPr>
          <w:p w14:paraId="4CED53F6" w14:textId="77777777" w:rsidR="005B311A" w:rsidRPr="005B311A" w:rsidRDefault="005B311A">
            <w:pPr>
              <w:rPr>
                <w:rFonts w:ascii="Arial" w:hAnsi="Arial" w:cs="Arial"/>
              </w:rPr>
            </w:pPr>
            <w:r w:rsidRPr="005B311A">
              <w:rPr>
                <w:rFonts w:ascii="Arial" w:hAnsi="Arial" w:cs="Arial"/>
              </w:rPr>
              <w:t>Film and Video Editors</w:t>
            </w:r>
          </w:p>
        </w:tc>
        <w:tc>
          <w:tcPr>
            <w:tcW w:w="1615" w:type="dxa"/>
            <w:noWrap/>
            <w:vAlign w:val="center"/>
            <w:hideMark/>
          </w:tcPr>
          <w:p w14:paraId="47BAD18B" w14:textId="77777777" w:rsidR="005B311A" w:rsidRPr="005B311A" w:rsidRDefault="005B311A" w:rsidP="005B311A">
            <w:pPr>
              <w:jc w:val="center"/>
              <w:rPr>
                <w:rFonts w:ascii="Arial" w:hAnsi="Arial" w:cs="Arial"/>
              </w:rPr>
            </w:pPr>
            <w:r w:rsidRPr="005B311A">
              <w:rPr>
                <w:rFonts w:ascii="Arial" w:hAnsi="Arial" w:cs="Arial"/>
              </w:rPr>
              <w:t>17.3%</w:t>
            </w:r>
          </w:p>
        </w:tc>
      </w:tr>
      <w:tr w:rsidR="005B311A" w:rsidRPr="005B311A" w14:paraId="320E6CE2" w14:textId="77777777" w:rsidTr="005B311A">
        <w:trPr>
          <w:trHeight w:val="300"/>
        </w:trPr>
        <w:tc>
          <w:tcPr>
            <w:tcW w:w="803" w:type="dxa"/>
            <w:noWrap/>
            <w:vAlign w:val="center"/>
            <w:hideMark/>
          </w:tcPr>
          <w:p w14:paraId="23A93DF8" w14:textId="77777777" w:rsidR="005B311A" w:rsidRPr="005B311A" w:rsidRDefault="005B311A" w:rsidP="005B311A">
            <w:pPr>
              <w:jc w:val="center"/>
              <w:rPr>
                <w:rFonts w:ascii="Arial" w:hAnsi="Arial" w:cs="Arial"/>
              </w:rPr>
            </w:pPr>
            <w:r w:rsidRPr="005B311A">
              <w:rPr>
                <w:rFonts w:ascii="Arial" w:hAnsi="Arial" w:cs="Arial"/>
              </w:rPr>
              <w:t>649</w:t>
            </w:r>
          </w:p>
        </w:tc>
        <w:tc>
          <w:tcPr>
            <w:tcW w:w="6216" w:type="dxa"/>
            <w:noWrap/>
            <w:hideMark/>
          </w:tcPr>
          <w:p w14:paraId="2EBB085F" w14:textId="77777777" w:rsidR="005B311A" w:rsidRPr="005B311A" w:rsidRDefault="005B311A">
            <w:pPr>
              <w:rPr>
                <w:rFonts w:ascii="Arial" w:hAnsi="Arial" w:cs="Arial"/>
              </w:rPr>
            </w:pPr>
            <w:r w:rsidRPr="005B311A">
              <w:rPr>
                <w:rFonts w:ascii="Arial" w:hAnsi="Arial" w:cs="Arial"/>
              </w:rPr>
              <w:t>Healthcare Practitioners and Technical Workers, All Other</w:t>
            </w:r>
          </w:p>
        </w:tc>
        <w:tc>
          <w:tcPr>
            <w:tcW w:w="1615" w:type="dxa"/>
            <w:noWrap/>
            <w:vAlign w:val="center"/>
            <w:hideMark/>
          </w:tcPr>
          <w:p w14:paraId="583CDD9B" w14:textId="77777777" w:rsidR="005B311A" w:rsidRPr="005B311A" w:rsidRDefault="005B311A" w:rsidP="005B311A">
            <w:pPr>
              <w:jc w:val="center"/>
              <w:rPr>
                <w:rFonts w:ascii="Arial" w:hAnsi="Arial" w:cs="Arial"/>
              </w:rPr>
            </w:pPr>
            <w:r w:rsidRPr="005B311A">
              <w:rPr>
                <w:rFonts w:ascii="Arial" w:hAnsi="Arial" w:cs="Arial"/>
              </w:rPr>
              <w:t>17.3%</w:t>
            </w:r>
          </w:p>
        </w:tc>
      </w:tr>
      <w:tr w:rsidR="005B311A" w:rsidRPr="005B311A" w14:paraId="7D3C3027" w14:textId="77777777" w:rsidTr="005B311A">
        <w:trPr>
          <w:trHeight w:val="300"/>
        </w:trPr>
        <w:tc>
          <w:tcPr>
            <w:tcW w:w="803" w:type="dxa"/>
            <w:noWrap/>
            <w:vAlign w:val="center"/>
            <w:hideMark/>
          </w:tcPr>
          <w:p w14:paraId="6E73F151" w14:textId="77777777" w:rsidR="005B311A" w:rsidRPr="005B311A" w:rsidRDefault="005B311A" w:rsidP="005B311A">
            <w:pPr>
              <w:jc w:val="center"/>
              <w:rPr>
                <w:rFonts w:ascii="Arial" w:hAnsi="Arial" w:cs="Arial"/>
              </w:rPr>
            </w:pPr>
            <w:r w:rsidRPr="005B311A">
              <w:rPr>
                <w:rFonts w:ascii="Arial" w:hAnsi="Arial" w:cs="Arial"/>
              </w:rPr>
              <w:t>650</w:t>
            </w:r>
          </w:p>
        </w:tc>
        <w:tc>
          <w:tcPr>
            <w:tcW w:w="6216" w:type="dxa"/>
            <w:noWrap/>
            <w:hideMark/>
          </w:tcPr>
          <w:p w14:paraId="70FD9ABF" w14:textId="77777777" w:rsidR="005B311A" w:rsidRPr="005B311A" w:rsidRDefault="005B311A">
            <w:pPr>
              <w:rPr>
                <w:rFonts w:ascii="Arial" w:hAnsi="Arial" w:cs="Arial"/>
              </w:rPr>
            </w:pPr>
            <w:r w:rsidRPr="005B311A">
              <w:rPr>
                <w:rFonts w:ascii="Arial" w:hAnsi="Arial" w:cs="Arial"/>
              </w:rPr>
              <w:t>Psychology Teachers, Postsecondary</w:t>
            </w:r>
          </w:p>
        </w:tc>
        <w:tc>
          <w:tcPr>
            <w:tcW w:w="1615" w:type="dxa"/>
            <w:noWrap/>
            <w:vAlign w:val="center"/>
            <w:hideMark/>
          </w:tcPr>
          <w:p w14:paraId="4C2687FF" w14:textId="77777777" w:rsidR="005B311A" w:rsidRPr="005B311A" w:rsidRDefault="005B311A" w:rsidP="005B311A">
            <w:pPr>
              <w:jc w:val="center"/>
              <w:rPr>
                <w:rFonts w:ascii="Arial" w:hAnsi="Arial" w:cs="Arial"/>
              </w:rPr>
            </w:pPr>
            <w:r w:rsidRPr="005B311A">
              <w:rPr>
                <w:rFonts w:ascii="Arial" w:hAnsi="Arial" w:cs="Arial"/>
              </w:rPr>
              <w:t>17.3%</w:t>
            </w:r>
          </w:p>
        </w:tc>
      </w:tr>
      <w:tr w:rsidR="005B311A" w:rsidRPr="005B311A" w14:paraId="2BA9D8ED" w14:textId="77777777" w:rsidTr="005B311A">
        <w:trPr>
          <w:trHeight w:val="300"/>
        </w:trPr>
        <w:tc>
          <w:tcPr>
            <w:tcW w:w="803" w:type="dxa"/>
            <w:noWrap/>
            <w:vAlign w:val="center"/>
            <w:hideMark/>
          </w:tcPr>
          <w:p w14:paraId="0910454D" w14:textId="77777777" w:rsidR="005B311A" w:rsidRPr="005B311A" w:rsidRDefault="005B311A" w:rsidP="005B311A">
            <w:pPr>
              <w:jc w:val="center"/>
              <w:rPr>
                <w:rFonts w:ascii="Arial" w:hAnsi="Arial" w:cs="Arial"/>
              </w:rPr>
            </w:pPr>
            <w:r w:rsidRPr="005B311A">
              <w:rPr>
                <w:rFonts w:ascii="Arial" w:hAnsi="Arial" w:cs="Arial"/>
              </w:rPr>
              <w:t>651</w:t>
            </w:r>
          </w:p>
        </w:tc>
        <w:tc>
          <w:tcPr>
            <w:tcW w:w="6216" w:type="dxa"/>
            <w:noWrap/>
            <w:hideMark/>
          </w:tcPr>
          <w:p w14:paraId="503F5BA3" w14:textId="77777777" w:rsidR="005B311A" w:rsidRPr="005B311A" w:rsidRDefault="005B311A">
            <w:pPr>
              <w:rPr>
                <w:rFonts w:ascii="Arial" w:hAnsi="Arial" w:cs="Arial"/>
              </w:rPr>
            </w:pPr>
            <w:r w:rsidRPr="005B311A">
              <w:rPr>
                <w:rFonts w:ascii="Arial" w:hAnsi="Arial" w:cs="Arial"/>
              </w:rPr>
              <w:t>Prosthodontists</w:t>
            </w:r>
          </w:p>
        </w:tc>
        <w:tc>
          <w:tcPr>
            <w:tcW w:w="1615" w:type="dxa"/>
            <w:noWrap/>
            <w:vAlign w:val="center"/>
            <w:hideMark/>
          </w:tcPr>
          <w:p w14:paraId="29AB4CB1" w14:textId="77777777" w:rsidR="005B311A" w:rsidRPr="005B311A" w:rsidRDefault="005B311A" w:rsidP="005B311A">
            <w:pPr>
              <w:jc w:val="center"/>
              <w:rPr>
                <w:rFonts w:ascii="Arial" w:hAnsi="Arial" w:cs="Arial"/>
              </w:rPr>
            </w:pPr>
            <w:r w:rsidRPr="005B311A">
              <w:rPr>
                <w:rFonts w:ascii="Arial" w:hAnsi="Arial" w:cs="Arial"/>
              </w:rPr>
              <w:t>17.2%</w:t>
            </w:r>
          </w:p>
        </w:tc>
      </w:tr>
      <w:tr w:rsidR="005B311A" w:rsidRPr="005B311A" w14:paraId="75C23CCF" w14:textId="77777777" w:rsidTr="005B311A">
        <w:trPr>
          <w:trHeight w:val="300"/>
        </w:trPr>
        <w:tc>
          <w:tcPr>
            <w:tcW w:w="803" w:type="dxa"/>
            <w:noWrap/>
            <w:vAlign w:val="center"/>
            <w:hideMark/>
          </w:tcPr>
          <w:p w14:paraId="2DF3BF89" w14:textId="77777777" w:rsidR="005B311A" w:rsidRPr="005B311A" w:rsidRDefault="005B311A" w:rsidP="005B311A">
            <w:pPr>
              <w:jc w:val="center"/>
              <w:rPr>
                <w:rFonts w:ascii="Arial" w:hAnsi="Arial" w:cs="Arial"/>
              </w:rPr>
            </w:pPr>
            <w:r w:rsidRPr="005B311A">
              <w:rPr>
                <w:rFonts w:ascii="Arial" w:hAnsi="Arial" w:cs="Arial"/>
              </w:rPr>
              <w:t>652</w:t>
            </w:r>
          </w:p>
        </w:tc>
        <w:tc>
          <w:tcPr>
            <w:tcW w:w="6216" w:type="dxa"/>
            <w:noWrap/>
            <w:hideMark/>
          </w:tcPr>
          <w:p w14:paraId="7B07B086" w14:textId="77777777" w:rsidR="005B311A" w:rsidRPr="005B311A" w:rsidRDefault="005B311A">
            <w:pPr>
              <w:rPr>
                <w:rFonts w:ascii="Arial" w:hAnsi="Arial" w:cs="Arial"/>
              </w:rPr>
            </w:pPr>
            <w:r w:rsidRPr="005B311A">
              <w:rPr>
                <w:rFonts w:ascii="Arial" w:hAnsi="Arial" w:cs="Arial"/>
              </w:rPr>
              <w:t>Engineers, All Other</w:t>
            </w:r>
          </w:p>
        </w:tc>
        <w:tc>
          <w:tcPr>
            <w:tcW w:w="1615" w:type="dxa"/>
            <w:noWrap/>
            <w:vAlign w:val="center"/>
            <w:hideMark/>
          </w:tcPr>
          <w:p w14:paraId="710C0900" w14:textId="77777777" w:rsidR="005B311A" w:rsidRPr="005B311A" w:rsidRDefault="005B311A" w:rsidP="005B311A">
            <w:pPr>
              <w:jc w:val="center"/>
              <w:rPr>
                <w:rFonts w:ascii="Arial" w:hAnsi="Arial" w:cs="Arial"/>
              </w:rPr>
            </w:pPr>
            <w:r w:rsidRPr="005B311A">
              <w:rPr>
                <w:rFonts w:ascii="Arial" w:hAnsi="Arial" w:cs="Arial"/>
              </w:rPr>
              <w:t>17.0%</w:t>
            </w:r>
          </w:p>
        </w:tc>
      </w:tr>
      <w:tr w:rsidR="005B311A" w:rsidRPr="005B311A" w14:paraId="197B3AEB" w14:textId="77777777" w:rsidTr="005B311A">
        <w:trPr>
          <w:trHeight w:val="300"/>
        </w:trPr>
        <w:tc>
          <w:tcPr>
            <w:tcW w:w="803" w:type="dxa"/>
            <w:noWrap/>
            <w:vAlign w:val="center"/>
            <w:hideMark/>
          </w:tcPr>
          <w:p w14:paraId="37A3BC1F" w14:textId="77777777" w:rsidR="005B311A" w:rsidRPr="005B311A" w:rsidRDefault="005B311A" w:rsidP="005B311A">
            <w:pPr>
              <w:jc w:val="center"/>
              <w:rPr>
                <w:rFonts w:ascii="Arial" w:hAnsi="Arial" w:cs="Arial"/>
              </w:rPr>
            </w:pPr>
            <w:r w:rsidRPr="005B311A">
              <w:rPr>
                <w:rFonts w:ascii="Arial" w:hAnsi="Arial" w:cs="Arial"/>
              </w:rPr>
              <w:t>653</w:t>
            </w:r>
          </w:p>
        </w:tc>
        <w:tc>
          <w:tcPr>
            <w:tcW w:w="6216" w:type="dxa"/>
            <w:noWrap/>
            <w:hideMark/>
          </w:tcPr>
          <w:p w14:paraId="1F74D2E5" w14:textId="77777777" w:rsidR="005B311A" w:rsidRPr="005B311A" w:rsidRDefault="005B311A">
            <w:pPr>
              <w:rPr>
                <w:rFonts w:ascii="Arial" w:hAnsi="Arial" w:cs="Arial"/>
              </w:rPr>
            </w:pPr>
            <w:r w:rsidRPr="005B311A">
              <w:rPr>
                <w:rFonts w:ascii="Arial" w:hAnsi="Arial" w:cs="Arial"/>
              </w:rPr>
              <w:t>Media and Communication Workers, All Other</w:t>
            </w:r>
          </w:p>
        </w:tc>
        <w:tc>
          <w:tcPr>
            <w:tcW w:w="1615" w:type="dxa"/>
            <w:noWrap/>
            <w:vAlign w:val="center"/>
            <w:hideMark/>
          </w:tcPr>
          <w:p w14:paraId="5FCB68AA" w14:textId="77777777" w:rsidR="005B311A" w:rsidRPr="005B311A" w:rsidRDefault="005B311A" w:rsidP="005B311A">
            <w:pPr>
              <w:jc w:val="center"/>
              <w:rPr>
                <w:rFonts w:ascii="Arial" w:hAnsi="Arial" w:cs="Arial"/>
              </w:rPr>
            </w:pPr>
            <w:r w:rsidRPr="005B311A">
              <w:rPr>
                <w:rFonts w:ascii="Arial" w:hAnsi="Arial" w:cs="Arial"/>
              </w:rPr>
              <w:t>17.0%</w:t>
            </w:r>
          </w:p>
        </w:tc>
      </w:tr>
      <w:tr w:rsidR="005B311A" w:rsidRPr="005B311A" w14:paraId="60300DD9" w14:textId="77777777" w:rsidTr="005B311A">
        <w:trPr>
          <w:trHeight w:val="300"/>
        </w:trPr>
        <w:tc>
          <w:tcPr>
            <w:tcW w:w="803" w:type="dxa"/>
            <w:noWrap/>
            <w:vAlign w:val="center"/>
            <w:hideMark/>
          </w:tcPr>
          <w:p w14:paraId="27901833" w14:textId="77777777" w:rsidR="005B311A" w:rsidRPr="005B311A" w:rsidRDefault="005B311A" w:rsidP="005B311A">
            <w:pPr>
              <w:jc w:val="center"/>
              <w:rPr>
                <w:rFonts w:ascii="Arial" w:hAnsi="Arial" w:cs="Arial"/>
              </w:rPr>
            </w:pPr>
            <w:r w:rsidRPr="005B311A">
              <w:rPr>
                <w:rFonts w:ascii="Arial" w:hAnsi="Arial" w:cs="Arial"/>
              </w:rPr>
              <w:t>654</w:t>
            </w:r>
          </w:p>
        </w:tc>
        <w:tc>
          <w:tcPr>
            <w:tcW w:w="6216" w:type="dxa"/>
            <w:noWrap/>
            <w:hideMark/>
          </w:tcPr>
          <w:p w14:paraId="5DFD134C" w14:textId="77777777" w:rsidR="005B311A" w:rsidRPr="005B311A" w:rsidRDefault="005B311A">
            <w:pPr>
              <w:rPr>
                <w:rFonts w:ascii="Arial" w:hAnsi="Arial" w:cs="Arial"/>
              </w:rPr>
            </w:pPr>
            <w:r w:rsidRPr="005B311A">
              <w:rPr>
                <w:rFonts w:ascii="Arial" w:hAnsi="Arial" w:cs="Arial"/>
              </w:rPr>
              <w:t>Construction Managers</w:t>
            </w:r>
          </w:p>
        </w:tc>
        <w:tc>
          <w:tcPr>
            <w:tcW w:w="1615" w:type="dxa"/>
            <w:noWrap/>
            <w:vAlign w:val="center"/>
            <w:hideMark/>
          </w:tcPr>
          <w:p w14:paraId="50DA4258" w14:textId="77777777" w:rsidR="005B311A" w:rsidRPr="005B311A" w:rsidRDefault="005B311A" w:rsidP="005B311A">
            <w:pPr>
              <w:jc w:val="center"/>
              <w:rPr>
                <w:rFonts w:ascii="Arial" w:hAnsi="Arial" w:cs="Arial"/>
              </w:rPr>
            </w:pPr>
            <w:r w:rsidRPr="005B311A">
              <w:rPr>
                <w:rFonts w:ascii="Arial" w:hAnsi="Arial" w:cs="Arial"/>
              </w:rPr>
              <w:t>16.9%</w:t>
            </w:r>
          </w:p>
        </w:tc>
      </w:tr>
      <w:tr w:rsidR="005B311A" w:rsidRPr="005B311A" w14:paraId="3AA06F24" w14:textId="77777777" w:rsidTr="005B311A">
        <w:trPr>
          <w:trHeight w:val="300"/>
        </w:trPr>
        <w:tc>
          <w:tcPr>
            <w:tcW w:w="803" w:type="dxa"/>
            <w:noWrap/>
            <w:vAlign w:val="center"/>
            <w:hideMark/>
          </w:tcPr>
          <w:p w14:paraId="2E901C8B" w14:textId="77777777" w:rsidR="005B311A" w:rsidRPr="005B311A" w:rsidRDefault="005B311A" w:rsidP="005B311A">
            <w:pPr>
              <w:jc w:val="center"/>
              <w:rPr>
                <w:rFonts w:ascii="Arial" w:hAnsi="Arial" w:cs="Arial"/>
              </w:rPr>
            </w:pPr>
            <w:r w:rsidRPr="005B311A">
              <w:rPr>
                <w:rFonts w:ascii="Arial" w:hAnsi="Arial" w:cs="Arial"/>
              </w:rPr>
              <w:t>655</w:t>
            </w:r>
          </w:p>
        </w:tc>
        <w:tc>
          <w:tcPr>
            <w:tcW w:w="6216" w:type="dxa"/>
            <w:noWrap/>
            <w:hideMark/>
          </w:tcPr>
          <w:p w14:paraId="69A3CABF" w14:textId="77777777" w:rsidR="005B311A" w:rsidRPr="005B311A" w:rsidRDefault="005B311A">
            <w:pPr>
              <w:rPr>
                <w:rFonts w:ascii="Arial" w:hAnsi="Arial" w:cs="Arial"/>
              </w:rPr>
            </w:pPr>
            <w:r w:rsidRPr="005B311A">
              <w:rPr>
                <w:rFonts w:ascii="Arial" w:hAnsi="Arial" w:cs="Arial"/>
              </w:rPr>
              <w:t>Education Administrators, Preschool and Childcare Center/Program</w:t>
            </w:r>
          </w:p>
        </w:tc>
        <w:tc>
          <w:tcPr>
            <w:tcW w:w="1615" w:type="dxa"/>
            <w:noWrap/>
            <w:vAlign w:val="center"/>
            <w:hideMark/>
          </w:tcPr>
          <w:p w14:paraId="4BA601D0" w14:textId="77777777" w:rsidR="005B311A" w:rsidRPr="005B311A" w:rsidRDefault="005B311A" w:rsidP="005B311A">
            <w:pPr>
              <w:jc w:val="center"/>
              <w:rPr>
                <w:rFonts w:ascii="Arial" w:hAnsi="Arial" w:cs="Arial"/>
              </w:rPr>
            </w:pPr>
            <w:r w:rsidRPr="005B311A">
              <w:rPr>
                <w:rFonts w:ascii="Arial" w:hAnsi="Arial" w:cs="Arial"/>
              </w:rPr>
              <w:t>16.9%</w:t>
            </w:r>
          </w:p>
        </w:tc>
      </w:tr>
      <w:tr w:rsidR="005B311A" w:rsidRPr="005B311A" w14:paraId="140B1AAB" w14:textId="77777777" w:rsidTr="005B311A">
        <w:trPr>
          <w:trHeight w:val="300"/>
        </w:trPr>
        <w:tc>
          <w:tcPr>
            <w:tcW w:w="803" w:type="dxa"/>
            <w:noWrap/>
            <w:vAlign w:val="center"/>
            <w:hideMark/>
          </w:tcPr>
          <w:p w14:paraId="37D4851B" w14:textId="77777777" w:rsidR="005B311A" w:rsidRPr="005B311A" w:rsidRDefault="005B311A" w:rsidP="005B311A">
            <w:pPr>
              <w:jc w:val="center"/>
              <w:rPr>
                <w:rFonts w:ascii="Arial" w:hAnsi="Arial" w:cs="Arial"/>
              </w:rPr>
            </w:pPr>
            <w:r w:rsidRPr="005B311A">
              <w:rPr>
                <w:rFonts w:ascii="Arial" w:hAnsi="Arial" w:cs="Arial"/>
              </w:rPr>
              <w:t>656</w:t>
            </w:r>
          </w:p>
        </w:tc>
        <w:tc>
          <w:tcPr>
            <w:tcW w:w="6216" w:type="dxa"/>
            <w:noWrap/>
            <w:hideMark/>
          </w:tcPr>
          <w:p w14:paraId="6F032C28" w14:textId="77777777" w:rsidR="005B311A" w:rsidRPr="005B311A" w:rsidRDefault="005B311A">
            <w:pPr>
              <w:rPr>
                <w:rFonts w:ascii="Arial" w:hAnsi="Arial" w:cs="Arial"/>
              </w:rPr>
            </w:pPr>
            <w:r w:rsidRPr="005B311A">
              <w:rPr>
                <w:rFonts w:ascii="Arial" w:hAnsi="Arial" w:cs="Arial"/>
              </w:rPr>
              <w:t>Set and Exhibit Designers</w:t>
            </w:r>
          </w:p>
        </w:tc>
        <w:tc>
          <w:tcPr>
            <w:tcW w:w="1615" w:type="dxa"/>
            <w:noWrap/>
            <w:vAlign w:val="center"/>
            <w:hideMark/>
          </w:tcPr>
          <w:p w14:paraId="67C1E214" w14:textId="77777777" w:rsidR="005B311A" w:rsidRPr="005B311A" w:rsidRDefault="005B311A" w:rsidP="005B311A">
            <w:pPr>
              <w:jc w:val="center"/>
              <w:rPr>
                <w:rFonts w:ascii="Arial" w:hAnsi="Arial" w:cs="Arial"/>
              </w:rPr>
            </w:pPr>
            <w:r w:rsidRPr="005B311A">
              <w:rPr>
                <w:rFonts w:ascii="Arial" w:hAnsi="Arial" w:cs="Arial"/>
              </w:rPr>
              <w:t>16.8%</w:t>
            </w:r>
          </w:p>
        </w:tc>
      </w:tr>
      <w:tr w:rsidR="005B311A" w:rsidRPr="005B311A" w14:paraId="09B0D793" w14:textId="77777777" w:rsidTr="005B311A">
        <w:trPr>
          <w:trHeight w:val="300"/>
        </w:trPr>
        <w:tc>
          <w:tcPr>
            <w:tcW w:w="803" w:type="dxa"/>
            <w:noWrap/>
            <w:vAlign w:val="center"/>
            <w:hideMark/>
          </w:tcPr>
          <w:p w14:paraId="090AE033" w14:textId="77777777" w:rsidR="005B311A" w:rsidRPr="005B311A" w:rsidRDefault="005B311A" w:rsidP="005B311A">
            <w:pPr>
              <w:jc w:val="center"/>
              <w:rPr>
                <w:rFonts w:ascii="Arial" w:hAnsi="Arial" w:cs="Arial"/>
              </w:rPr>
            </w:pPr>
            <w:r w:rsidRPr="005B311A">
              <w:rPr>
                <w:rFonts w:ascii="Arial" w:hAnsi="Arial" w:cs="Arial"/>
              </w:rPr>
              <w:t>657</w:t>
            </w:r>
          </w:p>
        </w:tc>
        <w:tc>
          <w:tcPr>
            <w:tcW w:w="6216" w:type="dxa"/>
            <w:noWrap/>
            <w:hideMark/>
          </w:tcPr>
          <w:p w14:paraId="0147C259" w14:textId="77777777" w:rsidR="005B311A" w:rsidRPr="005B311A" w:rsidRDefault="005B311A">
            <w:pPr>
              <w:rPr>
                <w:rFonts w:ascii="Arial" w:hAnsi="Arial" w:cs="Arial"/>
              </w:rPr>
            </w:pPr>
            <w:r w:rsidRPr="005B311A">
              <w:rPr>
                <w:rFonts w:ascii="Arial" w:hAnsi="Arial" w:cs="Arial"/>
              </w:rPr>
              <w:t>Mechanical Engineers</w:t>
            </w:r>
          </w:p>
        </w:tc>
        <w:tc>
          <w:tcPr>
            <w:tcW w:w="1615" w:type="dxa"/>
            <w:noWrap/>
            <w:vAlign w:val="center"/>
            <w:hideMark/>
          </w:tcPr>
          <w:p w14:paraId="38F77E30" w14:textId="77777777" w:rsidR="005B311A" w:rsidRPr="005B311A" w:rsidRDefault="005B311A" w:rsidP="005B311A">
            <w:pPr>
              <w:jc w:val="center"/>
              <w:rPr>
                <w:rFonts w:ascii="Arial" w:hAnsi="Arial" w:cs="Arial"/>
              </w:rPr>
            </w:pPr>
            <w:r w:rsidRPr="005B311A">
              <w:rPr>
                <w:rFonts w:ascii="Arial" w:hAnsi="Arial" w:cs="Arial"/>
              </w:rPr>
              <w:t>16.7%</w:t>
            </w:r>
          </w:p>
        </w:tc>
      </w:tr>
      <w:tr w:rsidR="005B311A" w:rsidRPr="005B311A" w14:paraId="47A554AE" w14:textId="77777777" w:rsidTr="005B311A">
        <w:trPr>
          <w:trHeight w:val="300"/>
        </w:trPr>
        <w:tc>
          <w:tcPr>
            <w:tcW w:w="803" w:type="dxa"/>
            <w:noWrap/>
            <w:vAlign w:val="center"/>
            <w:hideMark/>
          </w:tcPr>
          <w:p w14:paraId="604AE310" w14:textId="77777777" w:rsidR="005B311A" w:rsidRPr="005B311A" w:rsidRDefault="005B311A" w:rsidP="005B311A">
            <w:pPr>
              <w:jc w:val="center"/>
              <w:rPr>
                <w:rFonts w:ascii="Arial" w:hAnsi="Arial" w:cs="Arial"/>
              </w:rPr>
            </w:pPr>
            <w:r w:rsidRPr="005B311A">
              <w:rPr>
                <w:rFonts w:ascii="Arial" w:hAnsi="Arial" w:cs="Arial"/>
              </w:rPr>
              <w:t>658</w:t>
            </w:r>
          </w:p>
        </w:tc>
        <w:tc>
          <w:tcPr>
            <w:tcW w:w="6216" w:type="dxa"/>
            <w:noWrap/>
            <w:hideMark/>
          </w:tcPr>
          <w:p w14:paraId="33F5D3A6" w14:textId="77777777" w:rsidR="005B311A" w:rsidRPr="005B311A" w:rsidRDefault="005B311A">
            <w:pPr>
              <w:rPr>
                <w:rFonts w:ascii="Arial" w:hAnsi="Arial" w:cs="Arial"/>
              </w:rPr>
            </w:pPr>
            <w:r w:rsidRPr="005B311A">
              <w:rPr>
                <w:rFonts w:ascii="Arial" w:hAnsi="Arial" w:cs="Arial"/>
              </w:rPr>
              <w:t>Transportation Inspectors</w:t>
            </w:r>
          </w:p>
        </w:tc>
        <w:tc>
          <w:tcPr>
            <w:tcW w:w="1615" w:type="dxa"/>
            <w:noWrap/>
            <w:vAlign w:val="center"/>
            <w:hideMark/>
          </w:tcPr>
          <w:p w14:paraId="78C5644A" w14:textId="77777777" w:rsidR="005B311A" w:rsidRPr="005B311A" w:rsidRDefault="005B311A" w:rsidP="005B311A">
            <w:pPr>
              <w:jc w:val="center"/>
              <w:rPr>
                <w:rFonts w:ascii="Arial" w:hAnsi="Arial" w:cs="Arial"/>
              </w:rPr>
            </w:pPr>
            <w:r w:rsidRPr="005B311A">
              <w:rPr>
                <w:rFonts w:ascii="Arial" w:hAnsi="Arial" w:cs="Arial"/>
              </w:rPr>
              <w:t>16.6%</w:t>
            </w:r>
          </w:p>
        </w:tc>
      </w:tr>
      <w:tr w:rsidR="005B311A" w:rsidRPr="005B311A" w14:paraId="6C5B0A54" w14:textId="77777777" w:rsidTr="005B311A">
        <w:trPr>
          <w:trHeight w:val="300"/>
        </w:trPr>
        <w:tc>
          <w:tcPr>
            <w:tcW w:w="803" w:type="dxa"/>
            <w:noWrap/>
            <w:vAlign w:val="center"/>
            <w:hideMark/>
          </w:tcPr>
          <w:p w14:paraId="2CAE8355" w14:textId="77777777" w:rsidR="005B311A" w:rsidRPr="005B311A" w:rsidRDefault="005B311A" w:rsidP="005B311A">
            <w:pPr>
              <w:jc w:val="center"/>
              <w:rPr>
                <w:rFonts w:ascii="Arial" w:hAnsi="Arial" w:cs="Arial"/>
              </w:rPr>
            </w:pPr>
            <w:r w:rsidRPr="005B311A">
              <w:rPr>
                <w:rFonts w:ascii="Arial" w:hAnsi="Arial" w:cs="Arial"/>
              </w:rPr>
              <w:t>659</w:t>
            </w:r>
          </w:p>
        </w:tc>
        <w:tc>
          <w:tcPr>
            <w:tcW w:w="6216" w:type="dxa"/>
            <w:noWrap/>
            <w:hideMark/>
          </w:tcPr>
          <w:p w14:paraId="3DF131D7" w14:textId="77777777" w:rsidR="005B311A" w:rsidRPr="005B311A" w:rsidRDefault="005B311A">
            <w:pPr>
              <w:rPr>
                <w:rFonts w:ascii="Arial" w:hAnsi="Arial" w:cs="Arial"/>
              </w:rPr>
            </w:pPr>
            <w:r w:rsidRPr="005B311A">
              <w:rPr>
                <w:rFonts w:ascii="Arial" w:hAnsi="Arial" w:cs="Arial"/>
              </w:rPr>
              <w:t>Demonstrators and Product Promoters</w:t>
            </w:r>
          </w:p>
        </w:tc>
        <w:tc>
          <w:tcPr>
            <w:tcW w:w="1615" w:type="dxa"/>
            <w:noWrap/>
            <w:vAlign w:val="center"/>
            <w:hideMark/>
          </w:tcPr>
          <w:p w14:paraId="6911D667" w14:textId="77777777" w:rsidR="005B311A" w:rsidRPr="005B311A" w:rsidRDefault="005B311A" w:rsidP="005B311A">
            <w:pPr>
              <w:jc w:val="center"/>
              <w:rPr>
                <w:rFonts w:ascii="Arial" w:hAnsi="Arial" w:cs="Arial"/>
              </w:rPr>
            </w:pPr>
            <w:r w:rsidRPr="005B311A">
              <w:rPr>
                <w:rFonts w:ascii="Arial" w:hAnsi="Arial" w:cs="Arial"/>
              </w:rPr>
              <w:t>16.6%</w:t>
            </w:r>
          </w:p>
        </w:tc>
      </w:tr>
      <w:tr w:rsidR="005B311A" w:rsidRPr="005B311A" w14:paraId="6DDC918B" w14:textId="77777777" w:rsidTr="005B311A">
        <w:trPr>
          <w:trHeight w:val="300"/>
        </w:trPr>
        <w:tc>
          <w:tcPr>
            <w:tcW w:w="803" w:type="dxa"/>
            <w:noWrap/>
            <w:vAlign w:val="center"/>
            <w:hideMark/>
          </w:tcPr>
          <w:p w14:paraId="7BA81B58" w14:textId="77777777" w:rsidR="005B311A" w:rsidRPr="005B311A" w:rsidRDefault="005B311A" w:rsidP="005B311A">
            <w:pPr>
              <w:jc w:val="center"/>
              <w:rPr>
                <w:rFonts w:ascii="Arial" w:hAnsi="Arial" w:cs="Arial"/>
              </w:rPr>
            </w:pPr>
            <w:r w:rsidRPr="005B311A">
              <w:rPr>
                <w:rFonts w:ascii="Arial" w:hAnsi="Arial" w:cs="Arial"/>
              </w:rPr>
              <w:t>660</w:t>
            </w:r>
          </w:p>
        </w:tc>
        <w:tc>
          <w:tcPr>
            <w:tcW w:w="6216" w:type="dxa"/>
            <w:noWrap/>
            <w:hideMark/>
          </w:tcPr>
          <w:p w14:paraId="7B2DEF48" w14:textId="77777777" w:rsidR="005B311A" w:rsidRPr="005B311A" w:rsidRDefault="005B311A">
            <w:pPr>
              <w:rPr>
                <w:rFonts w:ascii="Arial" w:hAnsi="Arial" w:cs="Arial"/>
              </w:rPr>
            </w:pPr>
            <w:r w:rsidRPr="005B311A">
              <w:rPr>
                <w:rFonts w:ascii="Arial" w:hAnsi="Arial" w:cs="Arial"/>
              </w:rPr>
              <w:t>Agricultural Sciences Teachers, Postsecondary</w:t>
            </w:r>
          </w:p>
        </w:tc>
        <w:tc>
          <w:tcPr>
            <w:tcW w:w="1615" w:type="dxa"/>
            <w:noWrap/>
            <w:vAlign w:val="center"/>
            <w:hideMark/>
          </w:tcPr>
          <w:p w14:paraId="2C41A826" w14:textId="77777777" w:rsidR="005B311A" w:rsidRPr="005B311A" w:rsidRDefault="005B311A" w:rsidP="005B311A">
            <w:pPr>
              <w:jc w:val="center"/>
              <w:rPr>
                <w:rFonts w:ascii="Arial" w:hAnsi="Arial" w:cs="Arial"/>
              </w:rPr>
            </w:pPr>
            <w:r w:rsidRPr="005B311A">
              <w:rPr>
                <w:rFonts w:ascii="Arial" w:hAnsi="Arial" w:cs="Arial"/>
              </w:rPr>
              <w:t>16.5%</w:t>
            </w:r>
          </w:p>
        </w:tc>
      </w:tr>
      <w:tr w:rsidR="005B311A" w:rsidRPr="005B311A" w14:paraId="72E580DA" w14:textId="77777777" w:rsidTr="005B311A">
        <w:trPr>
          <w:trHeight w:val="300"/>
        </w:trPr>
        <w:tc>
          <w:tcPr>
            <w:tcW w:w="803" w:type="dxa"/>
            <w:noWrap/>
            <w:vAlign w:val="center"/>
            <w:hideMark/>
          </w:tcPr>
          <w:p w14:paraId="41C8763C" w14:textId="77777777" w:rsidR="005B311A" w:rsidRPr="005B311A" w:rsidRDefault="005B311A" w:rsidP="005B311A">
            <w:pPr>
              <w:jc w:val="center"/>
              <w:rPr>
                <w:rFonts w:ascii="Arial" w:hAnsi="Arial" w:cs="Arial"/>
              </w:rPr>
            </w:pPr>
            <w:r w:rsidRPr="005B311A">
              <w:rPr>
                <w:rFonts w:ascii="Arial" w:hAnsi="Arial" w:cs="Arial"/>
              </w:rPr>
              <w:t>661</w:t>
            </w:r>
          </w:p>
        </w:tc>
        <w:tc>
          <w:tcPr>
            <w:tcW w:w="6216" w:type="dxa"/>
            <w:noWrap/>
            <w:hideMark/>
          </w:tcPr>
          <w:p w14:paraId="426CB5A3" w14:textId="77777777" w:rsidR="005B311A" w:rsidRPr="005B311A" w:rsidRDefault="005B311A">
            <w:pPr>
              <w:rPr>
                <w:rFonts w:ascii="Arial" w:hAnsi="Arial" w:cs="Arial"/>
              </w:rPr>
            </w:pPr>
            <w:r w:rsidRPr="005B311A">
              <w:rPr>
                <w:rFonts w:ascii="Arial" w:hAnsi="Arial" w:cs="Arial"/>
              </w:rPr>
              <w:t>Engineering Teachers, Postsecondary</w:t>
            </w:r>
          </w:p>
        </w:tc>
        <w:tc>
          <w:tcPr>
            <w:tcW w:w="1615" w:type="dxa"/>
            <w:noWrap/>
            <w:vAlign w:val="center"/>
            <w:hideMark/>
          </w:tcPr>
          <w:p w14:paraId="5F80FFE3" w14:textId="77777777" w:rsidR="005B311A" w:rsidRPr="005B311A" w:rsidRDefault="005B311A" w:rsidP="005B311A">
            <w:pPr>
              <w:jc w:val="center"/>
              <w:rPr>
                <w:rFonts w:ascii="Arial" w:hAnsi="Arial" w:cs="Arial"/>
              </w:rPr>
            </w:pPr>
            <w:r w:rsidRPr="005B311A">
              <w:rPr>
                <w:rFonts w:ascii="Arial" w:hAnsi="Arial" w:cs="Arial"/>
              </w:rPr>
              <w:t>16.4%</w:t>
            </w:r>
          </w:p>
        </w:tc>
      </w:tr>
      <w:tr w:rsidR="005B311A" w:rsidRPr="005B311A" w14:paraId="3DB4352A" w14:textId="77777777" w:rsidTr="005B311A">
        <w:trPr>
          <w:trHeight w:val="300"/>
        </w:trPr>
        <w:tc>
          <w:tcPr>
            <w:tcW w:w="803" w:type="dxa"/>
            <w:noWrap/>
            <w:vAlign w:val="center"/>
            <w:hideMark/>
          </w:tcPr>
          <w:p w14:paraId="698D1FC8" w14:textId="77777777" w:rsidR="005B311A" w:rsidRPr="005B311A" w:rsidRDefault="005B311A" w:rsidP="005B311A">
            <w:pPr>
              <w:jc w:val="center"/>
              <w:rPr>
                <w:rFonts w:ascii="Arial" w:hAnsi="Arial" w:cs="Arial"/>
              </w:rPr>
            </w:pPr>
            <w:r w:rsidRPr="005B311A">
              <w:rPr>
                <w:rFonts w:ascii="Arial" w:hAnsi="Arial" w:cs="Arial"/>
              </w:rPr>
              <w:t>662</w:t>
            </w:r>
          </w:p>
        </w:tc>
        <w:tc>
          <w:tcPr>
            <w:tcW w:w="6216" w:type="dxa"/>
            <w:noWrap/>
            <w:hideMark/>
          </w:tcPr>
          <w:p w14:paraId="66092DC5" w14:textId="77777777" w:rsidR="005B311A" w:rsidRPr="005B311A" w:rsidRDefault="005B311A">
            <w:pPr>
              <w:rPr>
                <w:rFonts w:ascii="Arial" w:hAnsi="Arial" w:cs="Arial"/>
              </w:rPr>
            </w:pPr>
            <w:r w:rsidRPr="005B311A">
              <w:rPr>
                <w:rFonts w:ascii="Arial" w:hAnsi="Arial" w:cs="Arial"/>
              </w:rPr>
              <w:t>Biological Science Teachers, Postsecondary</w:t>
            </w:r>
          </w:p>
        </w:tc>
        <w:tc>
          <w:tcPr>
            <w:tcW w:w="1615" w:type="dxa"/>
            <w:noWrap/>
            <w:vAlign w:val="center"/>
            <w:hideMark/>
          </w:tcPr>
          <w:p w14:paraId="092DD0E9" w14:textId="77777777" w:rsidR="005B311A" w:rsidRPr="005B311A" w:rsidRDefault="005B311A" w:rsidP="005B311A">
            <w:pPr>
              <w:jc w:val="center"/>
              <w:rPr>
                <w:rFonts w:ascii="Arial" w:hAnsi="Arial" w:cs="Arial"/>
              </w:rPr>
            </w:pPr>
            <w:r w:rsidRPr="005B311A">
              <w:rPr>
                <w:rFonts w:ascii="Arial" w:hAnsi="Arial" w:cs="Arial"/>
              </w:rPr>
              <w:t>16.4%</w:t>
            </w:r>
          </w:p>
        </w:tc>
      </w:tr>
      <w:tr w:rsidR="005B311A" w:rsidRPr="005B311A" w14:paraId="296B83B2" w14:textId="77777777" w:rsidTr="005B311A">
        <w:trPr>
          <w:trHeight w:val="300"/>
        </w:trPr>
        <w:tc>
          <w:tcPr>
            <w:tcW w:w="803" w:type="dxa"/>
            <w:noWrap/>
            <w:vAlign w:val="center"/>
            <w:hideMark/>
          </w:tcPr>
          <w:p w14:paraId="456860C7" w14:textId="77777777" w:rsidR="005B311A" w:rsidRPr="005B311A" w:rsidRDefault="005B311A" w:rsidP="005B311A">
            <w:pPr>
              <w:jc w:val="center"/>
              <w:rPr>
                <w:rFonts w:ascii="Arial" w:hAnsi="Arial" w:cs="Arial"/>
              </w:rPr>
            </w:pPr>
            <w:r w:rsidRPr="005B311A">
              <w:rPr>
                <w:rFonts w:ascii="Arial" w:hAnsi="Arial" w:cs="Arial"/>
              </w:rPr>
              <w:t>663</w:t>
            </w:r>
          </w:p>
        </w:tc>
        <w:tc>
          <w:tcPr>
            <w:tcW w:w="6216" w:type="dxa"/>
            <w:noWrap/>
            <w:hideMark/>
          </w:tcPr>
          <w:p w14:paraId="505587EF" w14:textId="77777777" w:rsidR="005B311A" w:rsidRPr="005B311A" w:rsidRDefault="005B311A">
            <w:pPr>
              <w:rPr>
                <w:rFonts w:ascii="Arial" w:hAnsi="Arial" w:cs="Arial"/>
              </w:rPr>
            </w:pPr>
            <w:r w:rsidRPr="005B311A">
              <w:rPr>
                <w:rFonts w:ascii="Arial" w:hAnsi="Arial" w:cs="Arial"/>
              </w:rPr>
              <w:t>Anthropology and Archeology Teachers, Postsecondary</w:t>
            </w:r>
          </w:p>
        </w:tc>
        <w:tc>
          <w:tcPr>
            <w:tcW w:w="1615" w:type="dxa"/>
            <w:noWrap/>
            <w:vAlign w:val="center"/>
            <w:hideMark/>
          </w:tcPr>
          <w:p w14:paraId="7C4CCD43" w14:textId="77777777" w:rsidR="005B311A" w:rsidRPr="005B311A" w:rsidRDefault="005B311A" w:rsidP="005B311A">
            <w:pPr>
              <w:jc w:val="center"/>
              <w:rPr>
                <w:rFonts w:ascii="Arial" w:hAnsi="Arial" w:cs="Arial"/>
              </w:rPr>
            </w:pPr>
            <w:r w:rsidRPr="005B311A">
              <w:rPr>
                <w:rFonts w:ascii="Arial" w:hAnsi="Arial" w:cs="Arial"/>
              </w:rPr>
              <w:t>16.4%</w:t>
            </w:r>
          </w:p>
        </w:tc>
      </w:tr>
      <w:tr w:rsidR="005B311A" w:rsidRPr="005B311A" w14:paraId="02759F33" w14:textId="77777777" w:rsidTr="005B311A">
        <w:trPr>
          <w:trHeight w:val="300"/>
        </w:trPr>
        <w:tc>
          <w:tcPr>
            <w:tcW w:w="803" w:type="dxa"/>
            <w:noWrap/>
            <w:vAlign w:val="center"/>
            <w:hideMark/>
          </w:tcPr>
          <w:p w14:paraId="1CA7FCFD" w14:textId="77777777" w:rsidR="005B311A" w:rsidRPr="005B311A" w:rsidRDefault="005B311A" w:rsidP="005B311A">
            <w:pPr>
              <w:jc w:val="center"/>
              <w:rPr>
                <w:rFonts w:ascii="Arial" w:hAnsi="Arial" w:cs="Arial"/>
              </w:rPr>
            </w:pPr>
            <w:r w:rsidRPr="005B311A">
              <w:rPr>
                <w:rFonts w:ascii="Arial" w:hAnsi="Arial" w:cs="Arial"/>
              </w:rPr>
              <w:t>664</w:t>
            </w:r>
          </w:p>
        </w:tc>
        <w:tc>
          <w:tcPr>
            <w:tcW w:w="6216" w:type="dxa"/>
            <w:noWrap/>
            <w:hideMark/>
          </w:tcPr>
          <w:p w14:paraId="73A127A9" w14:textId="77777777" w:rsidR="005B311A" w:rsidRPr="005B311A" w:rsidRDefault="005B311A">
            <w:pPr>
              <w:rPr>
                <w:rFonts w:ascii="Arial" w:hAnsi="Arial" w:cs="Arial"/>
              </w:rPr>
            </w:pPr>
            <w:r w:rsidRPr="005B311A">
              <w:rPr>
                <w:rFonts w:ascii="Arial" w:hAnsi="Arial" w:cs="Arial"/>
              </w:rPr>
              <w:t>Interpreters and Translators</w:t>
            </w:r>
          </w:p>
        </w:tc>
        <w:tc>
          <w:tcPr>
            <w:tcW w:w="1615" w:type="dxa"/>
            <w:noWrap/>
            <w:vAlign w:val="center"/>
            <w:hideMark/>
          </w:tcPr>
          <w:p w14:paraId="087B6F9D" w14:textId="77777777" w:rsidR="005B311A" w:rsidRPr="005B311A" w:rsidRDefault="005B311A" w:rsidP="005B311A">
            <w:pPr>
              <w:jc w:val="center"/>
              <w:rPr>
                <w:rFonts w:ascii="Arial" w:hAnsi="Arial" w:cs="Arial"/>
              </w:rPr>
            </w:pPr>
            <w:r w:rsidRPr="005B311A">
              <w:rPr>
                <w:rFonts w:ascii="Arial" w:hAnsi="Arial" w:cs="Arial"/>
              </w:rPr>
              <w:t>16.4%</w:t>
            </w:r>
          </w:p>
        </w:tc>
      </w:tr>
      <w:tr w:rsidR="005B311A" w:rsidRPr="005B311A" w14:paraId="47D58F07" w14:textId="77777777" w:rsidTr="005B311A">
        <w:trPr>
          <w:trHeight w:val="300"/>
        </w:trPr>
        <w:tc>
          <w:tcPr>
            <w:tcW w:w="803" w:type="dxa"/>
            <w:noWrap/>
            <w:vAlign w:val="center"/>
            <w:hideMark/>
          </w:tcPr>
          <w:p w14:paraId="75690DBD" w14:textId="77777777" w:rsidR="005B311A" w:rsidRPr="005B311A" w:rsidRDefault="005B311A" w:rsidP="005B311A">
            <w:pPr>
              <w:jc w:val="center"/>
              <w:rPr>
                <w:rFonts w:ascii="Arial" w:hAnsi="Arial" w:cs="Arial"/>
              </w:rPr>
            </w:pPr>
            <w:r w:rsidRPr="005B311A">
              <w:rPr>
                <w:rFonts w:ascii="Arial" w:hAnsi="Arial" w:cs="Arial"/>
              </w:rPr>
              <w:t>665</w:t>
            </w:r>
          </w:p>
        </w:tc>
        <w:tc>
          <w:tcPr>
            <w:tcW w:w="6216" w:type="dxa"/>
            <w:noWrap/>
            <w:hideMark/>
          </w:tcPr>
          <w:p w14:paraId="5A40FDED" w14:textId="77777777" w:rsidR="005B311A" w:rsidRPr="005B311A" w:rsidRDefault="005B311A">
            <w:pPr>
              <w:rPr>
                <w:rFonts w:ascii="Arial" w:hAnsi="Arial" w:cs="Arial"/>
              </w:rPr>
            </w:pPr>
            <w:r w:rsidRPr="005B311A">
              <w:rPr>
                <w:rFonts w:ascii="Arial" w:hAnsi="Arial" w:cs="Arial"/>
              </w:rPr>
              <w:t>Education Administrators, Postsecondary</w:t>
            </w:r>
          </w:p>
        </w:tc>
        <w:tc>
          <w:tcPr>
            <w:tcW w:w="1615" w:type="dxa"/>
            <w:noWrap/>
            <w:vAlign w:val="center"/>
            <w:hideMark/>
          </w:tcPr>
          <w:p w14:paraId="0A5A5E05" w14:textId="77777777" w:rsidR="005B311A" w:rsidRPr="005B311A" w:rsidRDefault="005B311A" w:rsidP="005B311A">
            <w:pPr>
              <w:jc w:val="center"/>
              <w:rPr>
                <w:rFonts w:ascii="Arial" w:hAnsi="Arial" w:cs="Arial"/>
              </w:rPr>
            </w:pPr>
            <w:r w:rsidRPr="005B311A">
              <w:rPr>
                <w:rFonts w:ascii="Arial" w:hAnsi="Arial" w:cs="Arial"/>
              </w:rPr>
              <w:t>16.3%</w:t>
            </w:r>
          </w:p>
        </w:tc>
      </w:tr>
      <w:tr w:rsidR="005B311A" w:rsidRPr="005B311A" w14:paraId="01306061" w14:textId="77777777" w:rsidTr="005B311A">
        <w:trPr>
          <w:trHeight w:val="300"/>
        </w:trPr>
        <w:tc>
          <w:tcPr>
            <w:tcW w:w="803" w:type="dxa"/>
            <w:noWrap/>
            <w:vAlign w:val="center"/>
            <w:hideMark/>
          </w:tcPr>
          <w:p w14:paraId="66DCD5A2" w14:textId="77777777" w:rsidR="005B311A" w:rsidRPr="005B311A" w:rsidRDefault="005B311A" w:rsidP="005B311A">
            <w:pPr>
              <w:jc w:val="center"/>
              <w:rPr>
                <w:rFonts w:ascii="Arial" w:hAnsi="Arial" w:cs="Arial"/>
              </w:rPr>
            </w:pPr>
            <w:r w:rsidRPr="005B311A">
              <w:rPr>
                <w:rFonts w:ascii="Arial" w:hAnsi="Arial" w:cs="Arial"/>
              </w:rPr>
              <w:t>666</w:t>
            </w:r>
          </w:p>
        </w:tc>
        <w:tc>
          <w:tcPr>
            <w:tcW w:w="6216" w:type="dxa"/>
            <w:noWrap/>
            <w:hideMark/>
          </w:tcPr>
          <w:p w14:paraId="40FC9CBD" w14:textId="77777777" w:rsidR="005B311A" w:rsidRPr="005B311A" w:rsidRDefault="005B311A">
            <w:pPr>
              <w:rPr>
                <w:rFonts w:ascii="Arial" w:hAnsi="Arial" w:cs="Arial"/>
              </w:rPr>
            </w:pPr>
            <w:r w:rsidRPr="005B311A">
              <w:rPr>
                <w:rFonts w:ascii="Arial" w:hAnsi="Arial" w:cs="Arial"/>
              </w:rPr>
              <w:t>Cleaners of Vehicles and Equipment</w:t>
            </w:r>
          </w:p>
        </w:tc>
        <w:tc>
          <w:tcPr>
            <w:tcW w:w="1615" w:type="dxa"/>
            <w:noWrap/>
            <w:vAlign w:val="center"/>
            <w:hideMark/>
          </w:tcPr>
          <w:p w14:paraId="3615E649" w14:textId="77777777" w:rsidR="005B311A" w:rsidRPr="005B311A" w:rsidRDefault="005B311A" w:rsidP="005B311A">
            <w:pPr>
              <w:jc w:val="center"/>
              <w:rPr>
                <w:rFonts w:ascii="Arial" w:hAnsi="Arial" w:cs="Arial"/>
              </w:rPr>
            </w:pPr>
            <w:r w:rsidRPr="005B311A">
              <w:rPr>
                <w:rFonts w:ascii="Arial" w:hAnsi="Arial" w:cs="Arial"/>
              </w:rPr>
              <w:t>16.2%</w:t>
            </w:r>
          </w:p>
        </w:tc>
      </w:tr>
      <w:tr w:rsidR="005B311A" w:rsidRPr="005B311A" w14:paraId="2CCB4681" w14:textId="77777777" w:rsidTr="005B311A">
        <w:trPr>
          <w:trHeight w:val="300"/>
        </w:trPr>
        <w:tc>
          <w:tcPr>
            <w:tcW w:w="803" w:type="dxa"/>
            <w:noWrap/>
            <w:vAlign w:val="center"/>
            <w:hideMark/>
          </w:tcPr>
          <w:p w14:paraId="37EE2542" w14:textId="77777777" w:rsidR="005B311A" w:rsidRPr="005B311A" w:rsidRDefault="005B311A" w:rsidP="005B311A">
            <w:pPr>
              <w:jc w:val="center"/>
              <w:rPr>
                <w:rFonts w:ascii="Arial" w:hAnsi="Arial" w:cs="Arial"/>
              </w:rPr>
            </w:pPr>
            <w:r w:rsidRPr="005B311A">
              <w:rPr>
                <w:rFonts w:ascii="Arial" w:hAnsi="Arial" w:cs="Arial"/>
              </w:rPr>
              <w:t>667</w:t>
            </w:r>
          </w:p>
        </w:tc>
        <w:tc>
          <w:tcPr>
            <w:tcW w:w="6216" w:type="dxa"/>
            <w:noWrap/>
            <w:hideMark/>
          </w:tcPr>
          <w:p w14:paraId="46181B69" w14:textId="77777777" w:rsidR="005B311A" w:rsidRPr="005B311A" w:rsidRDefault="005B311A">
            <w:pPr>
              <w:rPr>
                <w:rFonts w:ascii="Arial" w:hAnsi="Arial" w:cs="Arial"/>
              </w:rPr>
            </w:pPr>
            <w:r w:rsidRPr="005B311A">
              <w:rPr>
                <w:rFonts w:ascii="Arial" w:hAnsi="Arial" w:cs="Arial"/>
              </w:rPr>
              <w:t>Licensed Practical and Licensed Vocational Nurses</w:t>
            </w:r>
          </w:p>
        </w:tc>
        <w:tc>
          <w:tcPr>
            <w:tcW w:w="1615" w:type="dxa"/>
            <w:noWrap/>
            <w:vAlign w:val="center"/>
            <w:hideMark/>
          </w:tcPr>
          <w:p w14:paraId="25E0668F" w14:textId="77777777" w:rsidR="005B311A" w:rsidRPr="005B311A" w:rsidRDefault="005B311A" w:rsidP="005B311A">
            <w:pPr>
              <w:jc w:val="center"/>
              <w:rPr>
                <w:rFonts w:ascii="Arial" w:hAnsi="Arial" w:cs="Arial"/>
              </w:rPr>
            </w:pPr>
            <w:r w:rsidRPr="005B311A">
              <w:rPr>
                <w:rFonts w:ascii="Arial" w:hAnsi="Arial" w:cs="Arial"/>
              </w:rPr>
              <w:t>16.1%</w:t>
            </w:r>
          </w:p>
        </w:tc>
      </w:tr>
      <w:tr w:rsidR="005B311A" w:rsidRPr="005B311A" w14:paraId="47EDFF56" w14:textId="77777777" w:rsidTr="005B311A">
        <w:trPr>
          <w:trHeight w:val="300"/>
        </w:trPr>
        <w:tc>
          <w:tcPr>
            <w:tcW w:w="803" w:type="dxa"/>
            <w:noWrap/>
            <w:vAlign w:val="center"/>
            <w:hideMark/>
          </w:tcPr>
          <w:p w14:paraId="0D5C9271" w14:textId="77777777" w:rsidR="005B311A" w:rsidRPr="005B311A" w:rsidRDefault="005B311A" w:rsidP="005B311A">
            <w:pPr>
              <w:jc w:val="center"/>
              <w:rPr>
                <w:rFonts w:ascii="Arial" w:hAnsi="Arial" w:cs="Arial"/>
              </w:rPr>
            </w:pPr>
            <w:r w:rsidRPr="005B311A">
              <w:rPr>
                <w:rFonts w:ascii="Arial" w:hAnsi="Arial" w:cs="Arial"/>
              </w:rPr>
              <w:t>668</w:t>
            </w:r>
          </w:p>
        </w:tc>
        <w:tc>
          <w:tcPr>
            <w:tcW w:w="6216" w:type="dxa"/>
            <w:noWrap/>
            <w:hideMark/>
          </w:tcPr>
          <w:p w14:paraId="336AA8C8" w14:textId="77777777" w:rsidR="005B311A" w:rsidRPr="005B311A" w:rsidRDefault="005B311A">
            <w:pPr>
              <w:rPr>
                <w:rFonts w:ascii="Arial" w:hAnsi="Arial" w:cs="Arial"/>
              </w:rPr>
            </w:pPr>
            <w:r w:rsidRPr="005B311A">
              <w:rPr>
                <w:rFonts w:ascii="Arial" w:hAnsi="Arial" w:cs="Arial"/>
              </w:rPr>
              <w:t>Genetic Counselors</w:t>
            </w:r>
          </w:p>
        </w:tc>
        <w:tc>
          <w:tcPr>
            <w:tcW w:w="1615" w:type="dxa"/>
            <w:noWrap/>
            <w:vAlign w:val="center"/>
            <w:hideMark/>
          </w:tcPr>
          <w:p w14:paraId="1DD9CF2F" w14:textId="77777777" w:rsidR="005B311A" w:rsidRPr="005B311A" w:rsidRDefault="005B311A" w:rsidP="005B311A">
            <w:pPr>
              <w:jc w:val="center"/>
              <w:rPr>
                <w:rFonts w:ascii="Arial" w:hAnsi="Arial" w:cs="Arial"/>
              </w:rPr>
            </w:pPr>
            <w:r w:rsidRPr="005B311A">
              <w:rPr>
                <w:rFonts w:ascii="Arial" w:hAnsi="Arial" w:cs="Arial"/>
              </w:rPr>
              <w:t>16.0%</w:t>
            </w:r>
          </w:p>
        </w:tc>
      </w:tr>
      <w:tr w:rsidR="005B311A" w:rsidRPr="005B311A" w14:paraId="098109B6" w14:textId="77777777" w:rsidTr="005B311A">
        <w:trPr>
          <w:trHeight w:val="300"/>
        </w:trPr>
        <w:tc>
          <w:tcPr>
            <w:tcW w:w="803" w:type="dxa"/>
            <w:noWrap/>
            <w:vAlign w:val="center"/>
            <w:hideMark/>
          </w:tcPr>
          <w:p w14:paraId="1069681A" w14:textId="77777777" w:rsidR="005B311A" w:rsidRPr="005B311A" w:rsidRDefault="005B311A" w:rsidP="005B311A">
            <w:pPr>
              <w:jc w:val="center"/>
              <w:rPr>
                <w:rFonts w:ascii="Arial" w:hAnsi="Arial" w:cs="Arial"/>
              </w:rPr>
            </w:pPr>
            <w:r w:rsidRPr="005B311A">
              <w:rPr>
                <w:rFonts w:ascii="Arial" w:hAnsi="Arial" w:cs="Arial"/>
              </w:rPr>
              <w:t>669</w:t>
            </w:r>
          </w:p>
        </w:tc>
        <w:tc>
          <w:tcPr>
            <w:tcW w:w="6216" w:type="dxa"/>
            <w:noWrap/>
            <w:hideMark/>
          </w:tcPr>
          <w:p w14:paraId="36CB6977" w14:textId="77777777" w:rsidR="005B311A" w:rsidRPr="005B311A" w:rsidRDefault="005B311A">
            <w:pPr>
              <w:rPr>
                <w:rFonts w:ascii="Arial" w:hAnsi="Arial" w:cs="Arial"/>
              </w:rPr>
            </w:pPr>
            <w:r w:rsidRPr="005B311A">
              <w:rPr>
                <w:rFonts w:ascii="Arial" w:hAnsi="Arial" w:cs="Arial"/>
              </w:rPr>
              <w:t>Postsecondary Teachers, All Other</w:t>
            </w:r>
          </w:p>
        </w:tc>
        <w:tc>
          <w:tcPr>
            <w:tcW w:w="1615" w:type="dxa"/>
            <w:noWrap/>
            <w:vAlign w:val="center"/>
            <w:hideMark/>
          </w:tcPr>
          <w:p w14:paraId="3499C0AA" w14:textId="77777777" w:rsidR="005B311A" w:rsidRPr="005B311A" w:rsidRDefault="005B311A" w:rsidP="005B311A">
            <w:pPr>
              <w:jc w:val="center"/>
              <w:rPr>
                <w:rFonts w:ascii="Arial" w:hAnsi="Arial" w:cs="Arial"/>
              </w:rPr>
            </w:pPr>
            <w:r w:rsidRPr="005B311A">
              <w:rPr>
                <w:rFonts w:ascii="Arial" w:hAnsi="Arial" w:cs="Arial"/>
              </w:rPr>
              <w:t>16.0%</w:t>
            </w:r>
          </w:p>
        </w:tc>
      </w:tr>
      <w:tr w:rsidR="005B311A" w:rsidRPr="005B311A" w14:paraId="7E48D0E6" w14:textId="77777777" w:rsidTr="005B311A">
        <w:trPr>
          <w:trHeight w:val="300"/>
        </w:trPr>
        <w:tc>
          <w:tcPr>
            <w:tcW w:w="803" w:type="dxa"/>
            <w:noWrap/>
            <w:vAlign w:val="center"/>
            <w:hideMark/>
          </w:tcPr>
          <w:p w14:paraId="365E3753" w14:textId="77777777" w:rsidR="005B311A" w:rsidRPr="005B311A" w:rsidRDefault="005B311A" w:rsidP="005B311A">
            <w:pPr>
              <w:jc w:val="center"/>
              <w:rPr>
                <w:rFonts w:ascii="Arial" w:hAnsi="Arial" w:cs="Arial"/>
              </w:rPr>
            </w:pPr>
            <w:r w:rsidRPr="005B311A">
              <w:rPr>
                <w:rFonts w:ascii="Arial" w:hAnsi="Arial" w:cs="Arial"/>
              </w:rPr>
              <w:t>670</w:t>
            </w:r>
          </w:p>
        </w:tc>
        <w:tc>
          <w:tcPr>
            <w:tcW w:w="6216" w:type="dxa"/>
            <w:noWrap/>
            <w:hideMark/>
          </w:tcPr>
          <w:p w14:paraId="577D4B6F" w14:textId="77777777" w:rsidR="005B311A" w:rsidRPr="005B311A" w:rsidRDefault="005B311A">
            <w:pPr>
              <w:rPr>
                <w:rFonts w:ascii="Arial" w:hAnsi="Arial" w:cs="Arial"/>
              </w:rPr>
            </w:pPr>
            <w:r w:rsidRPr="005B311A">
              <w:rPr>
                <w:rFonts w:ascii="Arial" w:hAnsi="Arial" w:cs="Arial"/>
              </w:rPr>
              <w:t>Opticians, Dispensing</w:t>
            </w:r>
          </w:p>
        </w:tc>
        <w:tc>
          <w:tcPr>
            <w:tcW w:w="1615" w:type="dxa"/>
            <w:noWrap/>
            <w:vAlign w:val="center"/>
            <w:hideMark/>
          </w:tcPr>
          <w:p w14:paraId="7CC3CAD2" w14:textId="77777777" w:rsidR="005B311A" w:rsidRPr="005B311A" w:rsidRDefault="005B311A" w:rsidP="005B311A">
            <w:pPr>
              <w:jc w:val="center"/>
              <w:rPr>
                <w:rFonts w:ascii="Arial" w:hAnsi="Arial" w:cs="Arial"/>
              </w:rPr>
            </w:pPr>
            <w:r w:rsidRPr="005B311A">
              <w:rPr>
                <w:rFonts w:ascii="Arial" w:hAnsi="Arial" w:cs="Arial"/>
              </w:rPr>
              <w:t>15.7%</w:t>
            </w:r>
          </w:p>
        </w:tc>
      </w:tr>
      <w:tr w:rsidR="005B311A" w:rsidRPr="005B311A" w14:paraId="099E6C6E" w14:textId="77777777" w:rsidTr="005B311A">
        <w:trPr>
          <w:trHeight w:val="300"/>
        </w:trPr>
        <w:tc>
          <w:tcPr>
            <w:tcW w:w="803" w:type="dxa"/>
            <w:noWrap/>
            <w:vAlign w:val="center"/>
            <w:hideMark/>
          </w:tcPr>
          <w:p w14:paraId="4A82F613" w14:textId="77777777" w:rsidR="005B311A" w:rsidRPr="005B311A" w:rsidRDefault="005B311A" w:rsidP="005B311A">
            <w:pPr>
              <w:jc w:val="center"/>
              <w:rPr>
                <w:rFonts w:ascii="Arial" w:hAnsi="Arial" w:cs="Arial"/>
              </w:rPr>
            </w:pPr>
            <w:r w:rsidRPr="005B311A">
              <w:rPr>
                <w:rFonts w:ascii="Arial" w:hAnsi="Arial" w:cs="Arial"/>
              </w:rPr>
              <w:lastRenderedPageBreak/>
              <w:t>671</w:t>
            </w:r>
          </w:p>
        </w:tc>
        <w:tc>
          <w:tcPr>
            <w:tcW w:w="6216" w:type="dxa"/>
            <w:noWrap/>
            <w:hideMark/>
          </w:tcPr>
          <w:p w14:paraId="1D270DBF" w14:textId="77777777" w:rsidR="005B311A" w:rsidRPr="005B311A" w:rsidRDefault="005B311A">
            <w:pPr>
              <w:rPr>
                <w:rFonts w:ascii="Arial" w:hAnsi="Arial" w:cs="Arial"/>
              </w:rPr>
            </w:pPr>
            <w:r w:rsidRPr="005B311A">
              <w:rPr>
                <w:rFonts w:ascii="Arial" w:hAnsi="Arial" w:cs="Arial"/>
              </w:rPr>
              <w:t>Property, Real Estate, and Community Association Managers</w:t>
            </w:r>
          </w:p>
        </w:tc>
        <w:tc>
          <w:tcPr>
            <w:tcW w:w="1615" w:type="dxa"/>
            <w:noWrap/>
            <w:vAlign w:val="center"/>
            <w:hideMark/>
          </w:tcPr>
          <w:p w14:paraId="7E471FDD" w14:textId="77777777" w:rsidR="005B311A" w:rsidRPr="005B311A" w:rsidRDefault="005B311A" w:rsidP="005B311A">
            <w:pPr>
              <w:jc w:val="center"/>
              <w:rPr>
                <w:rFonts w:ascii="Arial" w:hAnsi="Arial" w:cs="Arial"/>
              </w:rPr>
            </w:pPr>
            <w:r w:rsidRPr="005B311A">
              <w:rPr>
                <w:rFonts w:ascii="Arial" w:hAnsi="Arial" w:cs="Arial"/>
              </w:rPr>
              <w:t>15.7%</w:t>
            </w:r>
          </w:p>
        </w:tc>
      </w:tr>
      <w:tr w:rsidR="005B311A" w:rsidRPr="005B311A" w14:paraId="250254D4" w14:textId="77777777" w:rsidTr="005B311A">
        <w:trPr>
          <w:trHeight w:val="300"/>
        </w:trPr>
        <w:tc>
          <w:tcPr>
            <w:tcW w:w="803" w:type="dxa"/>
            <w:noWrap/>
            <w:vAlign w:val="center"/>
            <w:hideMark/>
          </w:tcPr>
          <w:p w14:paraId="1DB27747" w14:textId="77777777" w:rsidR="005B311A" w:rsidRPr="005B311A" w:rsidRDefault="005B311A" w:rsidP="005B311A">
            <w:pPr>
              <w:jc w:val="center"/>
              <w:rPr>
                <w:rFonts w:ascii="Arial" w:hAnsi="Arial" w:cs="Arial"/>
              </w:rPr>
            </w:pPr>
            <w:r w:rsidRPr="005B311A">
              <w:rPr>
                <w:rFonts w:ascii="Arial" w:hAnsi="Arial" w:cs="Arial"/>
              </w:rPr>
              <w:t>672</w:t>
            </w:r>
          </w:p>
        </w:tc>
        <w:tc>
          <w:tcPr>
            <w:tcW w:w="6216" w:type="dxa"/>
            <w:noWrap/>
            <w:hideMark/>
          </w:tcPr>
          <w:p w14:paraId="6296A4ED" w14:textId="77777777" w:rsidR="005B311A" w:rsidRPr="005B311A" w:rsidRDefault="005B311A">
            <w:pPr>
              <w:rPr>
                <w:rFonts w:ascii="Arial" w:hAnsi="Arial" w:cs="Arial"/>
              </w:rPr>
            </w:pPr>
            <w:r w:rsidRPr="005B311A">
              <w:rPr>
                <w:rFonts w:ascii="Arial" w:hAnsi="Arial" w:cs="Arial"/>
              </w:rPr>
              <w:t>Court Reporters</w:t>
            </w:r>
          </w:p>
        </w:tc>
        <w:tc>
          <w:tcPr>
            <w:tcW w:w="1615" w:type="dxa"/>
            <w:noWrap/>
            <w:vAlign w:val="center"/>
            <w:hideMark/>
          </w:tcPr>
          <w:p w14:paraId="4841F289" w14:textId="77777777" w:rsidR="005B311A" w:rsidRPr="005B311A" w:rsidRDefault="005B311A" w:rsidP="005B311A">
            <w:pPr>
              <w:jc w:val="center"/>
              <w:rPr>
                <w:rFonts w:ascii="Arial" w:hAnsi="Arial" w:cs="Arial"/>
              </w:rPr>
            </w:pPr>
            <w:r w:rsidRPr="005B311A">
              <w:rPr>
                <w:rFonts w:ascii="Arial" w:hAnsi="Arial" w:cs="Arial"/>
              </w:rPr>
              <w:t>15.7%</w:t>
            </w:r>
          </w:p>
        </w:tc>
      </w:tr>
      <w:tr w:rsidR="005B311A" w:rsidRPr="005B311A" w14:paraId="54674771" w14:textId="77777777" w:rsidTr="005B311A">
        <w:trPr>
          <w:trHeight w:val="300"/>
        </w:trPr>
        <w:tc>
          <w:tcPr>
            <w:tcW w:w="803" w:type="dxa"/>
            <w:noWrap/>
            <w:vAlign w:val="center"/>
            <w:hideMark/>
          </w:tcPr>
          <w:p w14:paraId="657D016F" w14:textId="77777777" w:rsidR="005B311A" w:rsidRPr="005B311A" w:rsidRDefault="005B311A" w:rsidP="005B311A">
            <w:pPr>
              <w:jc w:val="center"/>
              <w:rPr>
                <w:rFonts w:ascii="Arial" w:hAnsi="Arial" w:cs="Arial"/>
              </w:rPr>
            </w:pPr>
            <w:r w:rsidRPr="005B311A">
              <w:rPr>
                <w:rFonts w:ascii="Arial" w:hAnsi="Arial" w:cs="Arial"/>
              </w:rPr>
              <w:t>673</w:t>
            </w:r>
          </w:p>
        </w:tc>
        <w:tc>
          <w:tcPr>
            <w:tcW w:w="6216" w:type="dxa"/>
            <w:noWrap/>
            <w:hideMark/>
          </w:tcPr>
          <w:p w14:paraId="07ACF6EA" w14:textId="77777777" w:rsidR="005B311A" w:rsidRPr="005B311A" w:rsidRDefault="005B311A">
            <w:pPr>
              <w:rPr>
                <w:rFonts w:ascii="Arial" w:hAnsi="Arial" w:cs="Arial"/>
              </w:rPr>
            </w:pPr>
            <w:r w:rsidRPr="005B311A">
              <w:rPr>
                <w:rFonts w:ascii="Arial" w:hAnsi="Arial" w:cs="Arial"/>
              </w:rPr>
              <w:t>Social Sciences Teachers, Postsecondary, All Other</w:t>
            </w:r>
          </w:p>
        </w:tc>
        <w:tc>
          <w:tcPr>
            <w:tcW w:w="1615" w:type="dxa"/>
            <w:noWrap/>
            <w:vAlign w:val="center"/>
            <w:hideMark/>
          </w:tcPr>
          <w:p w14:paraId="11891E97" w14:textId="77777777" w:rsidR="005B311A" w:rsidRPr="005B311A" w:rsidRDefault="005B311A" w:rsidP="005B311A">
            <w:pPr>
              <w:jc w:val="center"/>
              <w:rPr>
                <w:rFonts w:ascii="Arial" w:hAnsi="Arial" w:cs="Arial"/>
              </w:rPr>
            </w:pPr>
            <w:r w:rsidRPr="005B311A">
              <w:rPr>
                <w:rFonts w:ascii="Arial" w:hAnsi="Arial" w:cs="Arial"/>
              </w:rPr>
              <w:t>15.6%</w:t>
            </w:r>
          </w:p>
        </w:tc>
      </w:tr>
      <w:tr w:rsidR="005B311A" w:rsidRPr="005B311A" w14:paraId="06265AAC" w14:textId="77777777" w:rsidTr="005B311A">
        <w:trPr>
          <w:trHeight w:val="300"/>
        </w:trPr>
        <w:tc>
          <w:tcPr>
            <w:tcW w:w="803" w:type="dxa"/>
            <w:noWrap/>
            <w:vAlign w:val="center"/>
            <w:hideMark/>
          </w:tcPr>
          <w:p w14:paraId="192CA9EC" w14:textId="77777777" w:rsidR="005B311A" w:rsidRPr="005B311A" w:rsidRDefault="005B311A" w:rsidP="005B311A">
            <w:pPr>
              <w:jc w:val="center"/>
              <w:rPr>
                <w:rFonts w:ascii="Arial" w:hAnsi="Arial" w:cs="Arial"/>
              </w:rPr>
            </w:pPr>
            <w:r w:rsidRPr="005B311A">
              <w:rPr>
                <w:rFonts w:ascii="Arial" w:hAnsi="Arial" w:cs="Arial"/>
              </w:rPr>
              <w:t>674</w:t>
            </w:r>
          </w:p>
        </w:tc>
        <w:tc>
          <w:tcPr>
            <w:tcW w:w="6216" w:type="dxa"/>
            <w:noWrap/>
            <w:hideMark/>
          </w:tcPr>
          <w:p w14:paraId="617F7D7A" w14:textId="77777777" w:rsidR="005B311A" w:rsidRPr="005B311A" w:rsidRDefault="005B311A">
            <w:pPr>
              <w:rPr>
                <w:rFonts w:ascii="Arial" w:hAnsi="Arial" w:cs="Arial"/>
              </w:rPr>
            </w:pPr>
            <w:r w:rsidRPr="005B311A">
              <w:rPr>
                <w:rFonts w:ascii="Arial" w:hAnsi="Arial" w:cs="Arial"/>
              </w:rPr>
              <w:t>Chemistry Teachers, Postsecondary</w:t>
            </w:r>
          </w:p>
        </w:tc>
        <w:tc>
          <w:tcPr>
            <w:tcW w:w="1615" w:type="dxa"/>
            <w:noWrap/>
            <w:vAlign w:val="center"/>
            <w:hideMark/>
          </w:tcPr>
          <w:p w14:paraId="72FD9ABE" w14:textId="77777777" w:rsidR="005B311A" w:rsidRPr="005B311A" w:rsidRDefault="005B311A" w:rsidP="005B311A">
            <w:pPr>
              <w:jc w:val="center"/>
              <w:rPr>
                <w:rFonts w:ascii="Arial" w:hAnsi="Arial" w:cs="Arial"/>
              </w:rPr>
            </w:pPr>
            <w:r w:rsidRPr="005B311A">
              <w:rPr>
                <w:rFonts w:ascii="Arial" w:hAnsi="Arial" w:cs="Arial"/>
              </w:rPr>
              <w:t>15.6%</w:t>
            </w:r>
          </w:p>
        </w:tc>
      </w:tr>
      <w:tr w:rsidR="005B311A" w:rsidRPr="005B311A" w14:paraId="5CD4E2FB" w14:textId="77777777" w:rsidTr="005B311A">
        <w:trPr>
          <w:trHeight w:val="300"/>
        </w:trPr>
        <w:tc>
          <w:tcPr>
            <w:tcW w:w="803" w:type="dxa"/>
            <w:noWrap/>
            <w:vAlign w:val="center"/>
            <w:hideMark/>
          </w:tcPr>
          <w:p w14:paraId="08711E7A" w14:textId="77777777" w:rsidR="005B311A" w:rsidRPr="005B311A" w:rsidRDefault="005B311A" w:rsidP="005B311A">
            <w:pPr>
              <w:jc w:val="center"/>
              <w:rPr>
                <w:rFonts w:ascii="Arial" w:hAnsi="Arial" w:cs="Arial"/>
              </w:rPr>
            </w:pPr>
            <w:r w:rsidRPr="005B311A">
              <w:rPr>
                <w:rFonts w:ascii="Arial" w:hAnsi="Arial" w:cs="Arial"/>
              </w:rPr>
              <w:t>675</w:t>
            </w:r>
          </w:p>
        </w:tc>
        <w:tc>
          <w:tcPr>
            <w:tcW w:w="6216" w:type="dxa"/>
            <w:noWrap/>
            <w:hideMark/>
          </w:tcPr>
          <w:p w14:paraId="76AAE551" w14:textId="77777777" w:rsidR="005B311A" w:rsidRPr="005B311A" w:rsidRDefault="005B311A">
            <w:pPr>
              <w:rPr>
                <w:rFonts w:ascii="Arial" w:hAnsi="Arial" w:cs="Arial"/>
              </w:rPr>
            </w:pPr>
            <w:r w:rsidRPr="005B311A">
              <w:rPr>
                <w:rFonts w:ascii="Arial" w:hAnsi="Arial" w:cs="Arial"/>
              </w:rPr>
              <w:t>Elementary School Teachers, Except Special Education</w:t>
            </w:r>
          </w:p>
        </w:tc>
        <w:tc>
          <w:tcPr>
            <w:tcW w:w="1615" w:type="dxa"/>
            <w:noWrap/>
            <w:vAlign w:val="center"/>
            <w:hideMark/>
          </w:tcPr>
          <w:p w14:paraId="152C3AB5" w14:textId="77777777" w:rsidR="005B311A" w:rsidRPr="005B311A" w:rsidRDefault="005B311A" w:rsidP="005B311A">
            <w:pPr>
              <w:jc w:val="center"/>
              <w:rPr>
                <w:rFonts w:ascii="Arial" w:hAnsi="Arial" w:cs="Arial"/>
              </w:rPr>
            </w:pPr>
            <w:r w:rsidRPr="005B311A">
              <w:rPr>
                <w:rFonts w:ascii="Arial" w:hAnsi="Arial" w:cs="Arial"/>
              </w:rPr>
              <w:t>15.4%</w:t>
            </w:r>
          </w:p>
        </w:tc>
      </w:tr>
      <w:tr w:rsidR="005B311A" w:rsidRPr="005B311A" w14:paraId="1867D3AB" w14:textId="77777777" w:rsidTr="005B311A">
        <w:trPr>
          <w:trHeight w:val="300"/>
        </w:trPr>
        <w:tc>
          <w:tcPr>
            <w:tcW w:w="803" w:type="dxa"/>
            <w:noWrap/>
            <w:vAlign w:val="center"/>
            <w:hideMark/>
          </w:tcPr>
          <w:p w14:paraId="6E149DFC" w14:textId="77777777" w:rsidR="005B311A" w:rsidRPr="005B311A" w:rsidRDefault="005B311A" w:rsidP="005B311A">
            <w:pPr>
              <w:jc w:val="center"/>
              <w:rPr>
                <w:rFonts w:ascii="Arial" w:hAnsi="Arial" w:cs="Arial"/>
              </w:rPr>
            </w:pPr>
            <w:r w:rsidRPr="005B311A">
              <w:rPr>
                <w:rFonts w:ascii="Arial" w:hAnsi="Arial" w:cs="Arial"/>
              </w:rPr>
              <w:t>676</w:t>
            </w:r>
          </w:p>
        </w:tc>
        <w:tc>
          <w:tcPr>
            <w:tcW w:w="6216" w:type="dxa"/>
            <w:noWrap/>
            <w:hideMark/>
          </w:tcPr>
          <w:p w14:paraId="27FDAE7B" w14:textId="77777777" w:rsidR="005B311A" w:rsidRPr="005B311A" w:rsidRDefault="005B311A">
            <w:pPr>
              <w:rPr>
                <w:rFonts w:ascii="Arial" w:hAnsi="Arial" w:cs="Arial"/>
              </w:rPr>
            </w:pPr>
            <w:r w:rsidRPr="005B311A">
              <w:rPr>
                <w:rFonts w:ascii="Arial" w:hAnsi="Arial" w:cs="Arial"/>
              </w:rPr>
              <w:t>Education Teachers, Postsecondary</w:t>
            </w:r>
          </w:p>
        </w:tc>
        <w:tc>
          <w:tcPr>
            <w:tcW w:w="1615" w:type="dxa"/>
            <w:noWrap/>
            <w:vAlign w:val="center"/>
            <w:hideMark/>
          </w:tcPr>
          <w:p w14:paraId="4A1B67BE" w14:textId="77777777" w:rsidR="005B311A" w:rsidRPr="005B311A" w:rsidRDefault="005B311A" w:rsidP="005B311A">
            <w:pPr>
              <w:jc w:val="center"/>
              <w:rPr>
                <w:rFonts w:ascii="Arial" w:hAnsi="Arial" w:cs="Arial"/>
              </w:rPr>
            </w:pPr>
            <w:r w:rsidRPr="005B311A">
              <w:rPr>
                <w:rFonts w:ascii="Arial" w:hAnsi="Arial" w:cs="Arial"/>
              </w:rPr>
              <w:t>15.2%</w:t>
            </w:r>
          </w:p>
        </w:tc>
      </w:tr>
      <w:tr w:rsidR="005B311A" w:rsidRPr="005B311A" w14:paraId="355F0B81" w14:textId="77777777" w:rsidTr="005B311A">
        <w:trPr>
          <w:trHeight w:val="300"/>
        </w:trPr>
        <w:tc>
          <w:tcPr>
            <w:tcW w:w="803" w:type="dxa"/>
            <w:noWrap/>
            <w:vAlign w:val="center"/>
            <w:hideMark/>
          </w:tcPr>
          <w:p w14:paraId="62301352" w14:textId="77777777" w:rsidR="005B311A" w:rsidRPr="005B311A" w:rsidRDefault="005B311A" w:rsidP="005B311A">
            <w:pPr>
              <w:jc w:val="center"/>
              <w:rPr>
                <w:rFonts w:ascii="Arial" w:hAnsi="Arial" w:cs="Arial"/>
              </w:rPr>
            </w:pPr>
            <w:r w:rsidRPr="005B311A">
              <w:rPr>
                <w:rFonts w:ascii="Arial" w:hAnsi="Arial" w:cs="Arial"/>
              </w:rPr>
              <w:t>677</w:t>
            </w:r>
          </w:p>
        </w:tc>
        <w:tc>
          <w:tcPr>
            <w:tcW w:w="6216" w:type="dxa"/>
            <w:noWrap/>
            <w:hideMark/>
          </w:tcPr>
          <w:p w14:paraId="69622693" w14:textId="77777777" w:rsidR="005B311A" w:rsidRPr="005B311A" w:rsidRDefault="005B311A">
            <w:pPr>
              <w:rPr>
                <w:rFonts w:ascii="Arial" w:hAnsi="Arial" w:cs="Arial"/>
              </w:rPr>
            </w:pPr>
            <w:r w:rsidRPr="005B311A">
              <w:rPr>
                <w:rFonts w:ascii="Arial" w:hAnsi="Arial" w:cs="Arial"/>
              </w:rPr>
              <w:t>Geography Teachers, Postsecondary</w:t>
            </w:r>
          </w:p>
        </w:tc>
        <w:tc>
          <w:tcPr>
            <w:tcW w:w="1615" w:type="dxa"/>
            <w:noWrap/>
            <w:vAlign w:val="center"/>
            <w:hideMark/>
          </w:tcPr>
          <w:p w14:paraId="756EC3EB" w14:textId="77777777" w:rsidR="005B311A" w:rsidRPr="005B311A" w:rsidRDefault="005B311A" w:rsidP="005B311A">
            <w:pPr>
              <w:jc w:val="center"/>
              <w:rPr>
                <w:rFonts w:ascii="Arial" w:hAnsi="Arial" w:cs="Arial"/>
              </w:rPr>
            </w:pPr>
            <w:r w:rsidRPr="005B311A">
              <w:rPr>
                <w:rFonts w:ascii="Arial" w:hAnsi="Arial" w:cs="Arial"/>
              </w:rPr>
              <w:t>15.2%</w:t>
            </w:r>
          </w:p>
        </w:tc>
      </w:tr>
      <w:tr w:rsidR="005B311A" w:rsidRPr="005B311A" w14:paraId="4C827BFD" w14:textId="77777777" w:rsidTr="005B311A">
        <w:trPr>
          <w:trHeight w:val="300"/>
        </w:trPr>
        <w:tc>
          <w:tcPr>
            <w:tcW w:w="803" w:type="dxa"/>
            <w:noWrap/>
            <w:vAlign w:val="center"/>
            <w:hideMark/>
          </w:tcPr>
          <w:p w14:paraId="1A491487" w14:textId="77777777" w:rsidR="005B311A" w:rsidRPr="005B311A" w:rsidRDefault="005B311A" w:rsidP="005B311A">
            <w:pPr>
              <w:jc w:val="center"/>
              <w:rPr>
                <w:rFonts w:ascii="Arial" w:hAnsi="Arial" w:cs="Arial"/>
              </w:rPr>
            </w:pPr>
            <w:r w:rsidRPr="005B311A">
              <w:rPr>
                <w:rFonts w:ascii="Arial" w:hAnsi="Arial" w:cs="Arial"/>
              </w:rPr>
              <w:t>678</w:t>
            </w:r>
          </w:p>
        </w:tc>
        <w:tc>
          <w:tcPr>
            <w:tcW w:w="6216" w:type="dxa"/>
            <w:noWrap/>
            <w:hideMark/>
          </w:tcPr>
          <w:p w14:paraId="00A54F85" w14:textId="77777777" w:rsidR="005B311A" w:rsidRPr="005B311A" w:rsidRDefault="005B311A">
            <w:pPr>
              <w:rPr>
                <w:rFonts w:ascii="Arial" w:hAnsi="Arial" w:cs="Arial"/>
              </w:rPr>
            </w:pPr>
            <w:r w:rsidRPr="005B311A">
              <w:rPr>
                <w:rFonts w:ascii="Arial" w:hAnsi="Arial" w:cs="Arial"/>
              </w:rPr>
              <w:t>Statisticians</w:t>
            </w:r>
          </w:p>
        </w:tc>
        <w:tc>
          <w:tcPr>
            <w:tcW w:w="1615" w:type="dxa"/>
            <w:noWrap/>
            <w:vAlign w:val="center"/>
            <w:hideMark/>
          </w:tcPr>
          <w:p w14:paraId="60E857F0" w14:textId="77777777" w:rsidR="005B311A" w:rsidRPr="005B311A" w:rsidRDefault="005B311A" w:rsidP="005B311A">
            <w:pPr>
              <w:jc w:val="center"/>
              <w:rPr>
                <w:rFonts w:ascii="Arial" w:hAnsi="Arial" w:cs="Arial"/>
              </w:rPr>
            </w:pPr>
            <w:r w:rsidRPr="005B311A">
              <w:rPr>
                <w:rFonts w:ascii="Arial" w:hAnsi="Arial" w:cs="Arial"/>
              </w:rPr>
              <w:t>15.1%</w:t>
            </w:r>
          </w:p>
        </w:tc>
      </w:tr>
      <w:tr w:rsidR="005B311A" w:rsidRPr="005B311A" w14:paraId="39147208" w14:textId="77777777" w:rsidTr="005B311A">
        <w:trPr>
          <w:trHeight w:val="300"/>
        </w:trPr>
        <w:tc>
          <w:tcPr>
            <w:tcW w:w="803" w:type="dxa"/>
            <w:noWrap/>
            <w:vAlign w:val="center"/>
            <w:hideMark/>
          </w:tcPr>
          <w:p w14:paraId="44DB6A22" w14:textId="77777777" w:rsidR="005B311A" w:rsidRPr="005B311A" w:rsidRDefault="005B311A" w:rsidP="005B311A">
            <w:pPr>
              <w:jc w:val="center"/>
              <w:rPr>
                <w:rFonts w:ascii="Arial" w:hAnsi="Arial" w:cs="Arial"/>
              </w:rPr>
            </w:pPr>
            <w:r w:rsidRPr="005B311A">
              <w:rPr>
                <w:rFonts w:ascii="Arial" w:hAnsi="Arial" w:cs="Arial"/>
              </w:rPr>
              <w:t>679</w:t>
            </w:r>
          </w:p>
        </w:tc>
        <w:tc>
          <w:tcPr>
            <w:tcW w:w="6216" w:type="dxa"/>
            <w:noWrap/>
            <w:hideMark/>
          </w:tcPr>
          <w:p w14:paraId="3083704C" w14:textId="77777777" w:rsidR="005B311A" w:rsidRPr="005B311A" w:rsidRDefault="005B311A">
            <w:pPr>
              <w:rPr>
                <w:rFonts w:ascii="Arial" w:hAnsi="Arial" w:cs="Arial"/>
              </w:rPr>
            </w:pPr>
            <w:r w:rsidRPr="005B311A">
              <w:rPr>
                <w:rFonts w:ascii="Arial" w:hAnsi="Arial" w:cs="Arial"/>
              </w:rPr>
              <w:t>Reporters and Correspondents</w:t>
            </w:r>
          </w:p>
        </w:tc>
        <w:tc>
          <w:tcPr>
            <w:tcW w:w="1615" w:type="dxa"/>
            <w:noWrap/>
            <w:vAlign w:val="center"/>
            <w:hideMark/>
          </w:tcPr>
          <w:p w14:paraId="3D77D433" w14:textId="77777777" w:rsidR="005B311A" w:rsidRPr="005B311A" w:rsidRDefault="005B311A" w:rsidP="005B311A">
            <w:pPr>
              <w:jc w:val="center"/>
              <w:rPr>
                <w:rFonts w:ascii="Arial" w:hAnsi="Arial" w:cs="Arial"/>
              </w:rPr>
            </w:pPr>
            <w:r w:rsidRPr="005B311A">
              <w:rPr>
                <w:rFonts w:ascii="Arial" w:hAnsi="Arial" w:cs="Arial"/>
              </w:rPr>
              <w:t>14.9%</w:t>
            </w:r>
          </w:p>
        </w:tc>
      </w:tr>
      <w:tr w:rsidR="005B311A" w:rsidRPr="005B311A" w14:paraId="204F2927" w14:textId="77777777" w:rsidTr="005B311A">
        <w:trPr>
          <w:trHeight w:val="300"/>
        </w:trPr>
        <w:tc>
          <w:tcPr>
            <w:tcW w:w="803" w:type="dxa"/>
            <w:noWrap/>
            <w:vAlign w:val="center"/>
            <w:hideMark/>
          </w:tcPr>
          <w:p w14:paraId="60677E03" w14:textId="77777777" w:rsidR="005B311A" w:rsidRPr="005B311A" w:rsidRDefault="005B311A" w:rsidP="005B311A">
            <w:pPr>
              <w:jc w:val="center"/>
              <w:rPr>
                <w:rFonts w:ascii="Arial" w:hAnsi="Arial" w:cs="Arial"/>
              </w:rPr>
            </w:pPr>
            <w:r w:rsidRPr="005B311A">
              <w:rPr>
                <w:rFonts w:ascii="Arial" w:hAnsi="Arial" w:cs="Arial"/>
              </w:rPr>
              <w:t>680</w:t>
            </w:r>
          </w:p>
        </w:tc>
        <w:tc>
          <w:tcPr>
            <w:tcW w:w="6216" w:type="dxa"/>
            <w:noWrap/>
            <w:hideMark/>
          </w:tcPr>
          <w:p w14:paraId="7D5A2283" w14:textId="77777777" w:rsidR="005B311A" w:rsidRPr="005B311A" w:rsidRDefault="005B311A">
            <w:pPr>
              <w:rPr>
                <w:rFonts w:ascii="Arial" w:hAnsi="Arial" w:cs="Arial"/>
              </w:rPr>
            </w:pPr>
            <w:r w:rsidRPr="005B311A">
              <w:rPr>
                <w:rFonts w:ascii="Arial" w:hAnsi="Arial" w:cs="Arial"/>
              </w:rPr>
              <w:t>Landscape Architects</w:t>
            </w:r>
          </w:p>
        </w:tc>
        <w:tc>
          <w:tcPr>
            <w:tcW w:w="1615" w:type="dxa"/>
            <w:noWrap/>
            <w:vAlign w:val="center"/>
            <w:hideMark/>
          </w:tcPr>
          <w:p w14:paraId="05EAEB3D" w14:textId="77777777" w:rsidR="005B311A" w:rsidRPr="005B311A" w:rsidRDefault="005B311A" w:rsidP="005B311A">
            <w:pPr>
              <w:jc w:val="center"/>
              <w:rPr>
                <w:rFonts w:ascii="Arial" w:hAnsi="Arial" w:cs="Arial"/>
              </w:rPr>
            </w:pPr>
            <w:r w:rsidRPr="005B311A">
              <w:rPr>
                <w:rFonts w:ascii="Arial" w:hAnsi="Arial" w:cs="Arial"/>
              </w:rPr>
              <w:t>14.7%</w:t>
            </w:r>
          </w:p>
        </w:tc>
      </w:tr>
      <w:tr w:rsidR="005B311A" w:rsidRPr="005B311A" w14:paraId="24C4105B" w14:textId="77777777" w:rsidTr="005B311A">
        <w:trPr>
          <w:trHeight w:val="300"/>
        </w:trPr>
        <w:tc>
          <w:tcPr>
            <w:tcW w:w="803" w:type="dxa"/>
            <w:noWrap/>
            <w:vAlign w:val="center"/>
            <w:hideMark/>
          </w:tcPr>
          <w:p w14:paraId="17EA742B" w14:textId="77777777" w:rsidR="005B311A" w:rsidRPr="005B311A" w:rsidRDefault="005B311A" w:rsidP="005B311A">
            <w:pPr>
              <w:jc w:val="center"/>
              <w:rPr>
                <w:rFonts w:ascii="Arial" w:hAnsi="Arial" w:cs="Arial"/>
              </w:rPr>
            </w:pPr>
            <w:r w:rsidRPr="005B311A">
              <w:rPr>
                <w:rFonts w:ascii="Arial" w:hAnsi="Arial" w:cs="Arial"/>
              </w:rPr>
              <w:t>681</w:t>
            </w:r>
          </w:p>
        </w:tc>
        <w:tc>
          <w:tcPr>
            <w:tcW w:w="6216" w:type="dxa"/>
            <w:noWrap/>
            <w:hideMark/>
          </w:tcPr>
          <w:p w14:paraId="1877558A" w14:textId="77777777" w:rsidR="005B311A" w:rsidRPr="005B311A" w:rsidRDefault="005B311A">
            <w:pPr>
              <w:rPr>
                <w:rFonts w:ascii="Arial" w:hAnsi="Arial" w:cs="Arial"/>
              </w:rPr>
            </w:pPr>
            <w:r w:rsidRPr="005B311A">
              <w:rPr>
                <w:rFonts w:ascii="Arial" w:hAnsi="Arial" w:cs="Arial"/>
              </w:rPr>
              <w:t>Environmental Science Teachers, Postsecondary</w:t>
            </w:r>
          </w:p>
        </w:tc>
        <w:tc>
          <w:tcPr>
            <w:tcW w:w="1615" w:type="dxa"/>
            <w:noWrap/>
            <w:vAlign w:val="center"/>
            <w:hideMark/>
          </w:tcPr>
          <w:p w14:paraId="35194049" w14:textId="77777777" w:rsidR="005B311A" w:rsidRPr="005B311A" w:rsidRDefault="005B311A" w:rsidP="005B311A">
            <w:pPr>
              <w:jc w:val="center"/>
              <w:rPr>
                <w:rFonts w:ascii="Arial" w:hAnsi="Arial" w:cs="Arial"/>
              </w:rPr>
            </w:pPr>
            <w:r w:rsidRPr="005B311A">
              <w:rPr>
                <w:rFonts w:ascii="Arial" w:hAnsi="Arial" w:cs="Arial"/>
              </w:rPr>
              <w:t>14.7%</w:t>
            </w:r>
          </w:p>
        </w:tc>
      </w:tr>
      <w:tr w:rsidR="005B311A" w:rsidRPr="005B311A" w14:paraId="304F1554" w14:textId="77777777" w:rsidTr="005B311A">
        <w:trPr>
          <w:trHeight w:val="300"/>
        </w:trPr>
        <w:tc>
          <w:tcPr>
            <w:tcW w:w="803" w:type="dxa"/>
            <w:noWrap/>
            <w:vAlign w:val="center"/>
            <w:hideMark/>
          </w:tcPr>
          <w:p w14:paraId="10B432C0" w14:textId="77777777" w:rsidR="005B311A" w:rsidRPr="005B311A" w:rsidRDefault="005B311A" w:rsidP="005B311A">
            <w:pPr>
              <w:jc w:val="center"/>
              <w:rPr>
                <w:rFonts w:ascii="Arial" w:hAnsi="Arial" w:cs="Arial"/>
              </w:rPr>
            </w:pPr>
            <w:r w:rsidRPr="005B311A">
              <w:rPr>
                <w:rFonts w:ascii="Arial" w:hAnsi="Arial" w:cs="Arial"/>
              </w:rPr>
              <w:t>682</w:t>
            </w:r>
          </w:p>
        </w:tc>
        <w:tc>
          <w:tcPr>
            <w:tcW w:w="6216" w:type="dxa"/>
            <w:noWrap/>
            <w:hideMark/>
          </w:tcPr>
          <w:p w14:paraId="6C0BB25C" w14:textId="77777777" w:rsidR="005B311A" w:rsidRPr="005B311A" w:rsidRDefault="005B311A">
            <w:pPr>
              <w:rPr>
                <w:rFonts w:ascii="Arial" w:hAnsi="Arial" w:cs="Arial"/>
              </w:rPr>
            </w:pPr>
            <w:r w:rsidRPr="005B311A">
              <w:rPr>
                <w:rFonts w:ascii="Arial" w:hAnsi="Arial" w:cs="Arial"/>
              </w:rPr>
              <w:t>Crossing Guards</w:t>
            </w:r>
          </w:p>
        </w:tc>
        <w:tc>
          <w:tcPr>
            <w:tcW w:w="1615" w:type="dxa"/>
            <w:noWrap/>
            <w:vAlign w:val="center"/>
            <w:hideMark/>
          </w:tcPr>
          <w:p w14:paraId="17C65F9F" w14:textId="77777777" w:rsidR="005B311A" w:rsidRPr="005B311A" w:rsidRDefault="005B311A" w:rsidP="005B311A">
            <w:pPr>
              <w:jc w:val="center"/>
              <w:rPr>
                <w:rFonts w:ascii="Arial" w:hAnsi="Arial" w:cs="Arial"/>
              </w:rPr>
            </w:pPr>
            <w:r w:rsidRPr="005B311A">
              <w:rPr>
                <w:rFonts w:ascii="Arial" w:hAnsi="Arial" w:cs="Arial"/>
              </w:rPr>
              <w:t>14.7%</w:t>
            </w:r>
          </w:p>
        </w:tc>
      </w:tr>
      <w:tr w:rsidR="005B311A" w:rsidRPr="005B311A" w14:paraId="5116B81C" w14:textId="77777777" w:rsidTr="005B311A">
        <w:trPr>
          <w:trHeight w:val="300"/>
        </w:trPr>
        <w:tc>
          <w:tcPr>
            <w:tcW w:w="803" w:type="dxa"/>
            <w:noWrap/>
            <w:vAlign w:val="center"/>
            <w:hideMark/>
          </w:tcPr>
          <w:p w14:paraId="64F204B1" w14:textId="77777777" w:rsidR="005B311A" w:rsidRPr="005B311A" w:rsidRDefault="005B311A" w:rsidP="005B311A">
            <w:pPr>
              <w:jc w:val="center"/>
              <w:rPr>
                <w:rFonts w:ascii="Arial" w:hAnsi="Arial" w:cs="Arial"/>
              </w:rPr>
            </w:pPr>
            <w:r w:rsidRPr="005B311A">
              <w:rPr>
                <w:rFonts w:ascii="Arial" w:hAnsi="Arial" w:cs="Arial"/>
              </w:rPr>
              <w:t>683</w:t>
            </w:r>
          </w:p>
        </w:tc>
        <w:tc>
          <w:tcPr>
            <w:tcW w:w="6216" w:type="dxa"/>
            <w:noWrap/>
            <w:hideMark/>
          </w:tcPr>
          <w:p w14:paraId="33AAD796" w14:textId="77777777" w:rsidR="005B311A" w:rsidRPr="005B311A" w:rsidRDefault="005B311A">
            <w:pPr>
              <w:rPr>
                <w:rFonts w:ascii="Arial" w:hAnsi="Arial" w:cs="Arial"/>
              </w:rPr>
            </w:pPr>
            <w:r w:rsidRPr="005B311A">
              <w:rPr>
                <w:rFonts w:ascii="Arial" w:hAnsi="Arial" w:cs="Arial"/>
              </w:rPr>
              <w:t>Life Scientists, All Other</w:t>
            </w:r>
          </w:p>
        </w:tc>
        <w:tc>
          <w:tcPr>
            <w:tcW w:w="1615" w:type="dxa"/>
            <w:noWrap/>
            <w:vAlign w:val="center"/>
            <w:hideMark/>
          </w:tcPr>
          <w:p w14:paraId="3C1D74CD" w14:textId="77777777" w:rsidR="005B311A" w:rsidRPr="005B311A" w:rsidRDefault="005B311A" w:rsidP="005B311A">
            <w:pPr>
              <w:jc w:val="center"/>
              <w:rPr>
                <w:rFonts w:ascii="Arial" w:hAnsi="Arial" w:cs="Arial"/>
              </w:rPr>
            </w:pPr>
            <w:r w:rsidRPr="005B311A">
              <w:rPr>
                <w:rFonts w:ascii="Arial" w:hAnsi="Arial" w:cs="Arial"/>
              </w:rPr>
              <w:t>14.7%</w:t>
            </w:r>
          </w:p>
        </w:tc>
      </w:tr>
      <w:tr w:rsidR="005B311A" w:rsidRPr="005B311A" w14:paraId="085066BE" w14:textId="77777777" w:rsidTr="005B311A">
        <w:trPr>
          <w:trHeight w:val="300"/>
        </w:trPr>
        <w:tc>
          <w:tcPr>
            <w:tcW w:w="803" w:type="dxa"/>
            <w:noWrap/>
            <w:vAlign w:val="center"/>
            <w:hideMark/>
          </w:tcPr>
          <w:p w14:paraId="6FA1E9A1" w14:textId="77777777" w:rsidR="005B311A" w:rsidRPr="005B311A" w:rsidRDefault="005B311A" w:rsidP="005B311A">
            <w:pPr>
              <w:jc w:val="center"/>
              <w:rPr>
                <w:rFonts w:ascii="Arial" w:hAnsi="Arial" w:cs="Arial"/>
              </w:rPr>
            </w:pPr>
            <w:r w:rsidRPr="005B311A">
              <w:rPr>
                <w:rFonts w:ascii="Arial" w:hAnsi="Arial" w:cs="Arial"/>
              </w:rPr>
              <w:t>684</w:t>
            </w:r>
          </w:p>
        </w:tc>
        <w:tc>
          <w:tcPr>
            <w:tcW w:w="6216" w:type="dxa"/>
            <w:noWrap/>
            <w:hideMark/>
          </w:tcPr>
          <w:p w14:paraId="318CAF10" w14:textId="77777777" w:rsidR="005B311A" w:rsidRPr="005B311A" w:rsidRDefault="005B311A">
            <w:pPr>
              <w:rPr>
                <w:rFonts w:ascii="Arial" w:hAnsi="Arial" w:cs="Arial"/>
              </w:rPr>
            </w:pPr>
            <w:r w:rsidRPr="005B311A">
              <w:rPr>
                <w:rFonts w:ascii="Arial" w:hAnsi="Arial" w:cs="Arial"/>
              </w:rPr>
              <w:t>Sociologists</w:t>
            </w:r>
          </w:p>
        </w:tc>
        <w:tc>
          <w:tcPr>
            <w:tcW w:w="1615" w:type="dxa"/>
            <w:noWrap/>
            <w:vAlign w:val="center"/>
            <w:hideMark/>
          </w:tcPr>
          <w:p w14:paraId="7D24D01A" w14:textId="77777777" w:rsidR="005B311A" w:rsidRPr="005B311A" w:rsidRDefault="005B311A" w:rsidP="005B311A">
            <w:pPr>
              <w:jc w:val="center"/>
              <w:rPr>
                <w:rFonts w:ascii="Arial" w:hAnsi="Arial" w:cs="Arial"/>
              </w:rPr>
            </w:pPr>
            <w:r w:rsidRPr="005B311A">
              <w:rPr>
                <w:rFonts w:ascii="Arial" w:hAnsi="Arial" w:cs="Arial"/>
              </w:rPr>
              <w:t>14.7%</w:t>
            </w:r>
          </w:p>
        </w:tc>
      </w:tr>
      <w:tr w:rsidR="005B311A" w:rsidRPr="005B311A" w14:paraId="3A12BACB" w14:textId="77777777" w:rsidTr="005B311A">
        <w:trPr>
          <w:trHeight w:val="300"/>
        </w:trPr>
        <w:tc>
          <w:tcPr>
            <w:tcW w:w="803" w:type="dxa"/>
            <w:noWrap/>
            <w:vAlign w:val="center"/>
            <w:hideMark/>
          </w:tcPr>
          <w:p w14:paraId="0F822CB7" w14:textId="77777777" w:rsidR="005B311A" w:rsidRPr="005B311A" w:rsidRDefault="005B311A" w:rsidP="005B311A">
            <w:pPr>
              <w:jc w:val="center"/>
              <w:rPr>
                <w:rFonts w:ascii="Arial" w:hAnsi="Arial" w:cs="Arial"/>
              </w:rPr>
            </w:pPr>
            <w:r w:rsidRPr="005B311A">
              <w:rPr>
                <w:rFonts w:ascii="Arial" w:hAnsi="Arial" w:cs="Arial"/>
              </w:rPr>
              <w:t>685</w:t>
            </w:r>
          </w:p>
        </w:tc>
        <w:tc>
          <w:tcPr>
            <w:tcW w:w="6216" w:type="dxa"/>
            <w:noWrap/>
            <w:hideMark/>
          </w:tcPr>
          <w:p w14:paraId="0FFA29F9" w14:textId="77777777" w:rsidR="005B311A" w:rsidRPr="005B311A" w:rsidRDefault="005B311A">
            <w:pPr>
              <w:rPr>
                <w:rFonts w:ascii="Arial" w:hAnsi="Arial" w:cs="Arial"/>
              </w:rPr>
            </w:pPr>
            <w:r w:rsidRPr="005B311A">
              <w:rPr>
                <w:rFonts w:ascii="Arial" w:hAnsi="Arial" w:cs="Arial"/>
              </w:rPr>
              <w:t>Actuaries</w:t>
            </w:r>
          </w:p>
        </w:tc>
        <w:tc>
          <w:tcPr>
            <w:tcW w:w="1615" w:type="dxa"/>
            <w:noWrap/>
            <w:vAlign w:val="center"/>
            <w:hideMark/>
          </w:tcPr>
          <w:p w14:paraId="0B28DF7F" w14:textId="77777777" w:rsidR="005B311A" w:rsidRPr="005B311A" w:rsidRDefault="005B311A" w:rsidP="005B311A">
            <w:pPr>
              <w:jc w:val="center"/>
              <w:rPr>
                <w:rFonts w:ascii="Arial" w:hAnsi="Arial" w:cs="Arial"/>
              </w:rPr>
            </w:pPr>
            <w:r w:rsidRPr="005B311A">
              <w:rPr>
                <w:rFonts w:ascii="Arial" w:hAnsi="Arial" w:cs="Arial"/>
              </w:rPr>
              <w:t>14.6%</w:t>
            </w:r>
          </w:p>
        </w:tc>
      </w:tr>
      <w:tr w:rsidR="005B311A" w:rsidRPr="005B311A" w14:paraId="1C6DEFCC" w14:textId="77777777" w:rsidTr="005B311A">
        <w:trPr>
          <w:trHeight w:val="300"/>
        </w:trPr>
        <w:tc>
          <w:tcPr>
            <w:tcW w:w="803" w:type="dxa"/>
            <w:noWrap/>
            <w:vAlign w:val="center"/>
            <w:hideMark/>
          </w:tcPr>
          <w:p w14:paraId="7B94C54D" w14:textId="77777777" w:rsidR="005B311A" w:rsidRPr="005B311A" w:rsidRDefault="005B311A" w:rsidP="005B311A">
            <w:pPr>
              <w:jc w:val="center"/>
              <w:rPr>
                <w:rFonts w:ascii="Arial" w:hAnsi="Arial" w:cs="Arial"/>
              </w:rPr>
            </w:pPr>
            <w:r w:rsidRPr="005B311A">
              <w:rPr>
                <w:rFonts w:ascii="Arial" w:hAnsi="Arial" w:cs="Arial"/>
              </w:rPr>
              <w:t>686</w:t>
            </w:r>
          </w:p>
        </w:tc>
        <w:tc>
          <w:tcPr>
            <w:tcW w:w="6216" w:type="dxa"/>
            <w:noWrap/>
            <w:hideMark/>
          </w:tcPr>
          <w:p w14:paraId="156206B9" w14:textId="77777777" w:rsidR="005B311A" w:rsidRPr="005B311A" w:rsidRDefault="005B311A">
            <w:pPr>
              <w:rPr>
                <w:rFonts w:ascii="Arial" w:hAnsi="Arial" w:cs="Arial"/>
              </w:rPr>
            </w:pPr>
            <w:r w:rsidRPr="005B311A">
              <w:rPr>
                <w:rFonts w:ascii="Arial" w:hAnsi="Arial" w:cs="Arial"/>
              </w:rPr>
              <w:t>Community Health Workers</w:t>
            </w:r>
          </w:p>
        </w:tc>
        <w:tc>
          <w:tcPr>
            <w:tcW w:w="1615" w:type="dxa"/>
            <w:noWrap/>
            <w:vAlign w:val="center"/>
            <w:hideMark/>
          </w:tcPr>
          <w:p w14:paraId="6CA8A279" w14:textId="77777777" w:rsidR="005B311A" w:rsidRPr="005B311A" w:rsidRDefault="005B311A" w:rsidP="005B311A">
            <w:pPr>
              <w:jc w:val="center"/>
              <w:rPr>
                <w:rFonts w:ascii="Arial" w:hAnsi="Arial" w:cs="Arial"/>
              </w:rPr>
            </w:pPr>
            <w:r w:rsidRPr="005B311A">
              <w:rPr>
                <w:rFonts w:ascii="Arial" w:hAnsi="Arial" w:cs="Arial"/>
              </w:rPr>
              <w:t>14.6%</w:t>
            </w:r>
          </w:p>
        </w:tc>
      </w:tr>
      <w:tr w:rsidR="005B311A" w:rsidRPr="005B311A" w14:paraId="49217BB1" w14:textId="77777777" w:rsidTr="005B311A">
        <w:trPr>
          <w:trHeight w:val="300"/>
        </w:trPr>
        <w:tc>
          <w:tcPr>
            <w:tcW w:w="803" w:type="dxa"/>
            <w:noWrap/>
            <w:vAlign w:val="center"/>
            <w:hideMark/>
          </w:tcPr>
          <w:p w14:paraId="4095380E" w14:textId="77777777" w:rsidR="005B311A" w:rsidRPr="005B311A" w:rsidRDefault="005B311A" w:rsidP="005B311A">
            <w:pPr>
              <w:jc w:val="center"/>
              <w:rPr>
                <w:rFonts w:ascii="Arial" w:hAnsi="Arial" w:cs="Arial"/>
              </w:rPr>
            </w:pPr>
            <w:r w:rsidRPr="005B311A">
              <w:rPr>
                <w:rFonts w:ascii="Arial" w:hAnsi="Arial" w:cs="Arial"/>
              </w:rPr>
              <w:t>687</w:t>
            </w:r>
          </w:p>
        </w:tc>
        <w:tc>
          <w:tcPr>
            <w:tcW w:w="6216" w:type="dxa"/>
            <w:noWrap/>
            <w:hideMark/>
          </w:tcPr>
          <w:p w14:paraId="37944DD9" w14:textId="77777777" w:rsidR="005B311A" w:rsidRPr="005B311A" w:rsidRDefault="005B311A">
            <w:pPr>
              <w:rPr>
                <w:rFonts w:ascii="Arial" w:hAnsi="Arial" w:cs="Arial"/>
              </w:rPr>
            </w:pPr>
            <w:r w:rsidRPr="005B311A">
              <w:rPr>
                <w:rFonts w:ascii="Arial" w:hAnsi="Arial" w:cs="Arial"/>
              </w:rPr>
              <w:t>Forestry and Conservation Science Teachers, Postsecondary</w:t>
            </w:r>
          </w:p>
        </w:tc>
        <w:tc>
          <w:tcPr>
            <w:tcW w:w="1615" w:type="dxa"/>
            <w:noWrap/>
            <w:vAlign w:val="center"/>
            <w:hideMark/>
          </w:tcPr>
          <w:p w14:paraId="4F7B52BA" w14:textId="77777777" w:rsidR="005B311A" w:rsidRPr="005B311A" w:rsidRDefault="005B311A" w:rsidP="005B311A">
            <w:pPr>
              <w:jc w:val="center"/>
              <w:rPr>
                <w:rFonts w:ascii="Arial" w:hAnsi="Arial" w:cs="Arial"/>
              </w:rPr>
            </w:pPr>
            <w:r w:rsidRPr="005B311A">
              <w:rPr>
                <w:rFonts w:ascii="Arial" w:hAnsi="Arial" w:cs="Arial"/>
              </w:rPr>
              <w:t>14.3%</w:t>
            </w:r>
          </w:p>
        </w:tc>
      </w:tr>
      <w:tr w:rsidR="005B311A" w:rsidRPr="005B311A" w14:paraId="1F792F6B" w14:textId="77777777" w:rsidTr="005B311A">
        <w:trPr>
          <w:trHeight w:val="300"/>
        </w:trPr>
        <w:tc>
          <w:tcPr>
            <w:tcW w:w="803" w:type="dxa"/>
            <w:noWrap/>
            <w:vAlign w:val="center"/>
            <w:hideMark/>
          </w:tcPr>
          <w:p w14:paraId="24931224" w14:textId="77777777" w:rsidR="005B311A" w:rsidRPr="005B311A" w:rsidRDefault="005B311A" w:rsidP="005B311A">
            <w:pPr>
              <w:jc w:val="center"/>
              <w:rPr>
                <w:rFonts w:ascii="Arial" w:hAnsi="Arial" w:cs="Arial"/>
              </w:rPr>
            </w:pPr>
            <w:r w:rsidRPr="005B311A">
              <w:rPr>
                <w:rFonts w:ascii="Arial" w:hAnsi="Arial" w:cs="Arial"/>
              </w:rPr>
              <w:t>688</w:t>
            </w:r>
          </w:p>
        </w:tc>
        <w:tc>
          <w:tcPr>
            <w:tcW w:w="6216" w:type="dxa"/>
            <w:noWrap/>
            <w:hideMark/>
          </w:tcPr>
          <w:p w14:paraId="392BA494" w14:textId="77777777" w:rsidR="005B311A" w:rsidRPr="005B311A" w:rsidRDefault="005B311A">
            <w:pPr>
              <w:rPr>
                <w:rFonts w:ascii="Arial" w:hAnsi="Arial" w:cs="Arial"/>
              </w:rPr>
            </w:pPr>
            <w:r w:rsidRPr="005B311A">
              <w:rPr>
                <w:rFonts w:ascii="Arial" w:hAnsi="Arial" w:cs="Arial"/>
              </w:rPr>
              <w:t>Graduate Teaching Assistants</w:t>
            </w:r>
          </w:p>
        </w:tc>
        <w:tc>
          <w:tcPr>
            <w:tcW w:w="1615" w:type="dxa"/>
            <w:noWrap/>
            <w:vAlign w:val="center"/>
            <w:hideMark/>
          </w:tcPr>
          <w:p w14:paraId="5A558FC4" w14:textId="77777777" w:rsidR="005B311A" w:rsidRPr="005B311A" w:rsidRDefault="005B311A" w:rsidP="005B311A">
            <w:pPr>
              <w:jc w:val="center"/>
              <w:rPr>
                <w:rFonts w:ascii="Arial" w:hAnsi="Arial" w:cs="Arial"/>
              </w:rPr>
            </w:pPr>
            <w:r w:rsidRPr="005B311A">
              <w:rPr>
                <w:rFonts w:ascii="Arial" w:hAnsi="Arial" w:cs="Arial"/>
              </w:rPr>
              <w:t>14.1%</w:t>
            </w:r>
          </w:p>
        </w:tc>
      </w:tr>
      <w:tr w:rsidR="005B311A" w:rsidRPr="005B311A" w14:paraId="4C1F8C5C" w14:textId="77777777" w:rsidTr="005B311A">
        <w:trPr>
          <w:trHeight w:val="300"/>
        </w:trPr>
        <w:tc>
          <w:tcPr>
            <w:tcW w:w="803" w:type="dxa"/>
            <w:noWrap/>
            <w:vAlign w:val="center"/>
            <w:hideMark/>
          </w:tcPr>
          <w:p w14:paraId="071CCDDA" w14:textId="77777777" w:rsidR="005B311A" w:rsidRPr="005B311A" w:rsidRDefault="005B311A" w:rsidP="005B311A">
            <w:pPr>
              <w:jc w:val="center"/>
              <w:rPr>
                <w:rFonts w:ascii="Arial" w:hAnsi="Arial" w:cs="Arial"/>
              </w:rPr>
            </w:pPr>
            <w:r w:rsidRPr="005B311A">
              <w:rPr>
                <w:rFonts w:ascii="Arial" w:hAnsi="Arial" w:cs="Arial"/>
              </w:rPr>
              <w:t>689</w:t>
            </w:r>
          </w:p>
        </w:tc>
        <w:tc>
          <w:tcPr>
            <w:tcW w:w="6216" w:type="dxa"/>
            <w:noWrap/>
            <w:hideMark/>
          </w:tcPr>
          <w:p w14:paraId="7711DD96" w14:textId="77777777" w:rsidR="005B311A" w:rsidRPr="005B311A" w:rsidRDefault="005B311A">
            <w:pPr>
              <w:rPr>
                <w:rFonts w:ascii="Arial" w:hAnsi="Arial" w:cs="Arial"/>
              </w:rPr>
            </w:pPr>
            <w:r w:rsidRPr="005B311A">
              <w:rPr>
                <w:rFonts w:ascii="Arial" w:hAnsi="Arial" w:cs="Arial"/>
              </w:rPr>
              <w:t>Educational, Guidance, School, and Vocational Counselors</w:t>
            </w:r>
          </w:p>
        </w:tc>
        <w:tc>
          <w:tcPr>
            <w:tcW w:w="1615" w:type="dxa"/>
            <w:noWrap/>
            <w:vAlign w:val="center"/>
            <w:hideMark/>
          </w:tcPr>
          <w:p w14:paraId="036EC8F2" w14:textId="77777777" w:rsidR="005B311A" w:rsidRPr="005B311A" w:rsidRDefault="005B311A" w:rsidP="005B311A">
            <w:pPr>
              <w:jc w:val="center"/>
              <w:rPr>
                <w:rFonts w:ascii="Arial" w:hAnsi="Arial" w:cs="Arial"/>
              </w:rPr>
            </w:pPr>
            <w:r w:rsidRPr="005B311A">
              <w:rPr>
                <w:rFonts w:ascii="Arial" w:hAnsi="Arial" w:cs="Arial"/>
              </w:rPr>
              <w:t>14.0%</w:t>
            </w:r>
          </w:p>
        </w:tc>
      </w:tr>
      <w:tr w:rsidR="005B311A" w:rsidRPr="005B311A" w14:paraId="6A33DB7B" w14:textId="77777777" w:rsidTr="005B311A">
        <w:trPr>
          <w:trHeight w:val="300"/>
        </w:trPr>
        <w:tc>
          <w:tcPr>
            <w:tcW w:w="803" w:type="dxa"/>
            <w:noWrap/>
            <w:vAlign w:val="center"/>
            <w:hideMark/>
          </w:tcPr>
          <w:p w14:paraId="715871D9" w14:textId="77777777" w:rsidR="005B311A" w:rsidRPr="005B311A" w:rsidRDefault="005B311A" w:rsidP="005B311A">
            <w:pPr>
              <w:jc w:val="center"/>
              <w:rPr>
                <w:rFonts w:ascii="Arial" w:hAnsi="Arial" w:cs="Arial"/>
              </w:rPr>
            </w:pPr>
            <w:r w:rsidRPr="005B311A">
              <w:rPr>
                <w:rFonts w:ascii="Arial" w:hAnsi="Arial" w:cs="Arial"/>
              </w:rPr>
              <w:t>690</w:t>
            </w:r>
          </w:p>
        </w:tc>
        <w:tc>
          <w:tcPr>
            <w:tcW w:w="6216" w:type="dxa"/>
            <w:noWrap/>
            <w:hideMark/>
          </w:tcPr>
          <w:p w14:paraId="69147629" w14:textId="77777777" w:rsidR="005B311A" w:rsidRPr="005B311A" w:rsidRDefault="005B311A">
            <w:pPr>
              <w:rPr>
                <w:rFonts w:ascii="Arial" w:hAnsi="Arial" w:cs="Arial"/>
              </w:rPr>
            </w:pPr>
            <w:r w:rsidRPr="005B311A">
              <w:rPr>
                <w:rFonts w:ascii="Arial" w:hAnsi="Arial" w:cs="Arial"/>
              </w:rPr>
              <w:t>Cost Estimators</w:t>
            </w:r>
          </w:p>
        </w:tc>
        <w:tc>
          <w:tcPr>
            <w:tcW w:w="1615" w:type="dxa"/>
            <w:noWrap/>
            <w:vAlign w:val="center"/>
            <w:hideMark/>
          </w:tcPr>
          <w:p w14:paraId="5105E520" w14:textId="77777777" w:rsidR="005B311A" w:rsidRPr="005B311A" w:rsidRDefault="005B311A" w:rsidP="005B311A">
            <w:pPr>
              <w:jc w:val="center"/>
              <w:rPr>
                <w:rFonts w:ascii="Arial" w:hAnsi="Arial" w:cs="Arial"/>
              </w:rPr>
            </w:pPr>
            <w:r w:rsidRPr="005B311A">
              <w:rPr>
                <w:rFonts w:ascii="Arial" w:hAnsi="Arial" w:cs="Arial"/>
              </w:rPr>
              <w:t>14.0%</w:t>
            </w:r>
          </w:p>
        </w:tc>
      </w:tr>
      <w:tr w:rsidR="005B311A" w:rsidRPr="005B311A" w14:paraId="1E68A493" w14:textId="77777777" w:rsidTr="005B311A">
        <w:trPr>
          <w:trHeight w:val="300"/>
        </w:trPr>
        <w:tc>
          <w:tcPr>
            <w:tcW w:w="803" w:type="dxa"/>
            <w:noWrap/>
            <w:vAlign w:val="center"/>
            <w:hideMark/>
          </w:tcPr>
          <w:p w14:paraId="6277FC3C" w14:textId="77777777" w:rsidR="005B311A" w:rsidRPr="005B311A" w:rsidRDefault="005B311A" w:rsidP="005B311A">
            <w:pPr>
              <w:jc w:val="center"/>
              <w:rPr>
                <w:rFonts w:ascii="Arial" w:hAnsi="Arial" w:cs="Arial"/>
              </w:rPr>
            </w:pPr>
            <w:r w:rsidRPr="005B311A">
              <w:rPr>
                <w:rFonts w:ascii="Arial" w:hAnsi="Arial" w:cs="Arial"/>
              </w:rPr>
              <w:t>691</w:t>
            </w:r>
          </w:p>
        </w:tc>
        <w:tc>
          <w:tcPr>
            <w:tcW w:w="6216" w:type="dxa"/>
            <w:noWrap/>
            <w:hideMark/>
          </w:tcPr>
          <w:p w14:paraId="301481FC" w14:textId="77777777" w:rsidR="005B311A" w:rsidRPr="005B311A" w:rsidRDefault="005B311A">
            <w:pPr>
              <w:rPr>
                <w:rFonts w:ascii="Arial" w:hAnsi="Arial" w:cs="Arial"/>
              </w:rPr>
            </w:pPr>
            <w:r w:rsidRPr="005B311A">
              <w:rPr>
                <w:rFonts w:ascii="Arial" w:hAnsi="Arial" w:cs="Arial"/>
              </w:rPr>
              <w:t>Environmental Engineering Technicians</w:t>
            </w:r>
          </w:p>
        </w:tc>
        <w:tc>
          <w:tcPr>
            <w:tcW w:w="1615" w:type="dxa"/>
            <w:noWrap/>
            <w:vAlign w:val="center"/>
            <w:hideMark/>
          </w:tcPr>
          <w:p w14:paraId="1DCB6183" w14:textId="77777777" w:rsidR="005B311A" w:rsidRPr="005B311A" w:rsidRDefault="005B311A" w:rsidP="005B311A">
            <w:pPr>
              <w:jc w:val="center"/>
              <w:rPr>
                <w:rFonts w:ascii="Arial" w:hAnsi="Arial" w:cs="Arial"/>
              </w:rPr>
            </w:pPr>
            <w:r w:rsidRPr="005B311A">
              <w:rPr>
                <w:rFonts w:ascii="Arial" w:hAnsi="Arial" w:cs="Arial"/>
              </w:rPr>
              <w:t>13.9%</w:t>
            </w:r>
          </w:p>
        </w:tc>
      </w:tr>
      <w:tr w:rsidR="005B311A" w:rsidRPr="005B311A" w14:paraId="4E4831B8" w14:textId="77777777" w:rsidTr="005B311A">
        <w:trPr>
          <w:trHeight w:val="300"/>
        </w:trPr>
        <w:tc>
          <w:tcPr>
            <w:tcW w:w="803" w:type="dxa"/>
            <w:noWrap/>
            <w:vAlign w:val="center"/>
            <w:hideMark/>
          </w:tcPr>
          <w:p w14:paraId="2F7E67E8" w14:textId="77777777" w:rsidR="005B311A" w:rsidRPr="005B311A" w:rsidRDefault="005B311A" w:rsidP="005B311A">
            <w:pPr>
              <w:jc w:val="center"/>
              <w:rPr>
                <w:rFonts w:ascii="Arial" w:hAnsi="Arial" w:cs="Arial"/>
              </w:rPr>
            </w:pPr>
            <w:r w:rsidRPr="005B311A">
              <w:rPr>
                <w:rFonts w:ascii="Arial" w:hAnsi="Arial" w:cs="Arial"/>
              </w:rPr>
              <w:t>692</w:t>
            </w:r>
          </w:p>
        </w:tc>
        <w:tc>
          <w:tcPr>
            <w:tcW w:w="6216" w:type="dxa"/>
            <w:noWrap/>
            <w:hideMark/>
          </w:tcPr>
          <w:p w14:paraId="1F64F438" w14:textId="77777777" w:rsidR="005B311A" w:rsidRPr="005B311A" w:rsidRDefault="005B311A">
            <w:pPr>
              <w:rPr>
                <w:rFonts w:ascii="Arial" w:hAnsi="Arial" w:cs="Arial"/>
              </w:rPr>
            </w:pPr>
            <w:r w:rsidRPr="005B311A">
              <w:rPr>
                <w:rFonts w:ascii="Arial" w:hAnsi="Arial" w:cs="Arial"/>
              </w:rPr>
              <w:t>Designers, All Other</w:t>
            </w:r>
          </w:p>
        </w:tc>
        <w:tc>
          <w:tcPr>
            <w:tcW w:w="1615" w:type="dxa"/>
            <w:noWrap/>
            <w:vAlign w:val="center"/>
            <w:hideMark/>
          </w:tcPr>
          <w:p w14:paraId="7EF9C003" w14:textId="77777777" w:rsidR="005B311A" w:rsidRPr="005B311A" w:rsidRDefault="005B311A" w:rsidP="005B311A">
            <w:pPr>
              <w:jc w:val="center"/>
              <w:rPr>
                <w:rFonts w:ascii="Arial" w:hAnsi="Arial" w:cs="Arial"/>
              </w:rPr>
            </w:pPr>
            <w:r w:rsidRPr="005B311A">
              <w:rPr>
                <w:rFonts w:ascii="Arial" w:hAnsi="Arial" w:cs="Arial"/>
              </w:rPr>
              <w:t>13.9%</w:t>
            </w:r>
          </w:p>
        </w:tc>
      </w:tr>
      <w:tr w:rsidR="005B311A" w:rsidRPr="005B311A" w14:paraId="28305196" w14:textId="77777777" w:rsidTr="005B311A">
        <w:trPr>
          <w:trHeight w:val="300"/>
        </w:trPr>
        <w:tc>
          <w:tcPr>
            <w:tcW w:w="803" w:type="dxa"/>
            <w:noWrap/>
            <w:vAlign w:val="center"/>
            <w:hideMark/>
          </w:tcPr>
          <w:p w14:paraId="42A838C9" w14:textId="77777777" w:rsidR="005B311A" w:rsidRPr="005B311A" w:rsidRDefault="005B311A" w:rsidP="005B311A">
            <w:pPr>
              <w:jc w:val="center"/>
              <w:rPr>
                <w:rFonts w:ascii="Arial" w:hAnsi="Arial" w:cs="Arial"/>
              </w:rPr>
            </w:pPr>
            <w:r w:rsidRPr="005B311A">
              <w:rPr>
                <w:rFonts w:ascii="Arial" w:hAnsi="Arial" w:cs="Arial"/>
              </w:rPr>
              <w:t>693</w:t>
            </w:r>
          </w:p>
        </w:tc>
        <w:tc>
          <w:tcPr>
            <w:tcW w:w="6216" w:type="dxa"/>
            <w:noWrap/>
            <w:hideMark/>
          </w:tcPr>
          <w:p w14:paraId="4A9741CC" w14:textId="77777777" w:rsidR="005B311A" w:rsidRPr="005B311A" w:rsidRDefault="005B311A">
            <w:pPr>
              <w:rPr>
                <w:rFonts w:ascii="Arial" w:hAnsi="Arial" w:cs="Arial"/>
              </w:rPr>
            </w:pPr>
            <w:r w:rsidRPr="005B311A">
              <w:rPr>
                <w:rFonts w:ascii="Arial" w:hAnsi="Arial" w:cs="Arial"/>
              </w:rPr>
              <w:t>Human Resources Managers</w:t>
            </w:r>
          </w:p>
        </w:tc>
        <w:tc>
          <w:tcPr>
            <w:tcW w:w="1615" w:type="dxa"/>
            <w:noWrap/>
            <w:vAlign w:val="center"/>
            <w:hideMark/>
          </w:tcPr>
          <w:p w14:paraId="27C41397" w14:textId="77777777" w:rsidR="005B311A" w:rsidRPr="005B311A" w:rsidRDefault="005B311A" w:rsidP="005B311A">
            <w:pPr>
              <w:jc w:val="center"/>
              <w:rPr>
                <w:rFonts w:ascii="Arial" w:hAnsi="Arial" w:cs="Arial"/>
              </w:rPr>
            </w:pPr>
            <w:r w:rsidRPr="005B311A">
              <w:rPr>
                <w:rFonts w:ascii="Arial" w:hAnsi="Arial" w:cs="Arial"/>
              </w:rPr>
              <w:t>13.9%</w:t>
            </w:r>
          </w:p>
        </w:tc>
      </w:tr>
      <w:tr w:rsidR="005B311A" w:rsidRPr="005B311A" w14:paraId="154DCEB0" w14:textId="77777777" w:rsidTr="005B311A">
        <w:trPr>
          <w:trHeight w:val="300"/>
        </w:trPr>
        <w:tc>
          <w:tcPr>
            <w:tcW w:w="803" w:type="dxa"/>
            <w:noWrap/>
            <w:vAlign w:val="center"/>
            <w:hideMark/>
          </w:tcPr>
          <w:p w14:paraId="60B6B724" w14:textId="77777777" w:rsidR="005B311A" w:rsidRPr="005B311A" w:rsidRDefault="005B311A" w:rsidP="005B311A">
            <w:pPr>
              <w:jc w:val="center"/>
              <w:rPr>
                <w:rFonts w:ascii="Arial" w:hAnsi="Arial" w:cs="Arial"/>
              </w:rPr>
            </w:pPr>
            <w:r w:rsidRPr="005B311A">
              <w:rPr>
                <w:rFonts w:ascii="Arial" w:hAnsi="Arial" w:cs="Arial"/>
              </w:rPr>
              <w:t>694</w:t>
            </w:r>
          </w:p>
        </w:tc>
        <w:tc>
          <w:tcPr>
            <w:tcW w:w="6216" w:type="dxa"/>
            <w:noWrap/>
            <w:hideMark/>
          </w:tcPr>
          <w:p w14:paraId="5C9CBD23" w14:textId="77777777" w:rsidR="005B311A" w:rsidRPr="005B311A" w:rsidRDefault="005B311A">
            <w:pPr>
              <w:rPr>
                <w:rFonts w:ascii="Arial" w:hAnsi="Arial" w:cs="Arial"/>
              </w:rPr>
            </w:pPr>
            <w:r w:rsidRPr="005B311A">
              <w:rPr>
                <w:rFonts w:ascii="Arial" w:hAnsi="Arial" w:cs="Arial"/>
              </w:rPr>
              <w:t>Education Administrators, Elementary and Secondary School</w:t>
            </w:r>
          </w:p>
        </w:tc>
        <w:tc>
          <w:tcPr>
            <w:tcW w:w="1615" w:type="dxa"/>
            <w:noWrap/>
            <w:vAlign w:val="center"/>
            <w:hideMark/>
          </w:tcPr>
          <w:p w14:paraId="0410D87C" w14:textId="77777777" w:rsidR="005B311A" w:rsidRPr="005B311A" w:rsidRDefault="005B311A" w:rsidP="005B311A">
            <w:pPr>
              <w:jc w:val="center"/>
              <w:rPr>
                <w:rFonts w:ascii="Arial" w:hAnsi="Arial" w:cs="Arial"/>
              </w:rPr>
            </w:pPr>
            <w:r w:rsidRPr="005B311A">
              <w:rPr>
                <w:rFonts w:ascii="Arial" w:hAnsi="Arial" w:cs="Arial"/>
              </w:rPr>
              <w:t>13.8%</w:t>
            </w:r>
          </w:p>
        </w:tc>
      </w:tr>
      <w:tr w:rsidR="005B311A" w:rsidRPr="005B311A" w14:paraId="15C366D7" w14:textId="77777777" w:rsidTr="005B311A">
        <w:trPr>
          <w:trHeight w:val="300"/>
        </w:trPr>
        <w:tc>
          <w:tcPr>
            <w:tcW w:w="803" w:type="dxa"/>
            <w:noWrap/>
            <w:vAlign w:val="center"/>
            <w:hideMark/>
          </w:tcPr>
          <w:p w14:paraId="64FEEDE8" w14:textId="77777777" w:rsidR="005B311A" w:rsidRPr="005B311A" w:rsidRDefault="005B311A" w:rsidP="005B311A">
            <w:pPr>
              <w:jc w:val="center"/>
              <w:rPr>
                <w:rFonts w:ascii="Arial" w:hAnsi="Arial" w:cs="Arial"/>
              </w:rPr>
            </w:pPr>
            <w:r w:rsidRPr="005B311A">
              <w:rPr>
                <w:rFonts w:ascii="Arial" w:hAnsi="Arial" w:cs="Arial"/>
              </w:rPr>
              <w:t>695</w:t>
            </w:r>
          </w:p>
        </w:tc>
        <w:tc>
          <w:tcPr>
            <w:tcW w:w="6216" w:type="dxa"/>
            <w:noWrap/>
            <w:hideMark/>
          </w:tcPr>
          <w:p w14:paraId="22F9D16C" w14:textId="77777777" w:rsidR="005B311A" w:rsidRPr="005B311A" w:rsidRDefault="005B311A">
            <w:pPr>
              <w:rPr>
                <w:rFonts w:ascii="Arial" w:hAnsi="Arial" w:cs="Arial"/>
              </w:rPr>
            </w:pPr>
            <w:r w:rsidRPr="005B311A">
              <w:rPr>
                <w:rFonts w:ascii="Arial" w:hAnsi="Arial" w:cs="Arial"/>
              </w:rPr>
              <w:t>Financial Examiners</w:t>
            </w:r>
          </w:p>
        </w:tc>
        <w:tc>
          <w:tcPr>
            <w:tcW w:w="1615" w:type="dxa"/>
            <w:noWrap/>
            <w:vAlign w:val="center"/>
            <w:hideMark/>
          </w:tcPr>
          <w:p w14:paraId="64E3E48A" w14:textId="77777777" w:rsidR="005B311A" w:rsidRPr="005B311A" w:rsidRDefault="005B311A" w:rsidP="005B311A">
            <w:pPr>
              <w:jc w:val="center"/>
              <w:rPr>
                <w:rFonts w:ascii="Arial" w:hAnsi="Arial" w:cs="Arial"/>
              </w:rPr>
            </w:pPr>
            <w:r w:rsidRPr="005B311A">
              <w:rPr>
                <w:rFonts w:ascii="Arial" w:hAnsi="Arial" w:cs="Arial"/>
              </w:rPr>
              <w:t>13.8%</w:t>
            </w:r>
          </w:p>
        </w:tc>
      </w:tr>
      <w:tr w:rsidR="005B311A" w:rsidRPr="005B311A" w14:paraId="138D907E" w14:textId="77777777" w:rsidTr="005B311A">
        <w:trPr>
          <w:trHeight w:val="300"/>
        </w:trPr>
        <w:tc>
          <w:tcPr>
            <w:tcW w:w="803" w:type="dxa"/>
            <w:noWrap/>
            <w:vAlign w:val="center"/>
            <w:hideMark/>
          </w:tcPr>
          <w:p w14:paraId="044CFE61" w14:textId="77777777" w:rsidR="005B311A" w:rsidRPr="005B311A" w:rsidRDefault="005B311A" w:rsidP="005B311A">
            <w:pPr>
              <w:jc w:val="center"/>
              <w:rPr>
                <w:rFonts w:ascii="Arial" w:hAnsi="Arial" w:cs="Arial"/>
              </w:rPr>
            </w:pPr>
            <w:r w:rsidRPr="005B311A">
              <w:rPr>
                <w:rFonts w:ascii="Arial" w:hAnsi="Arial" w:cs="Arial"/>
              </w:rPr>
              <w:t>696</w:t>
            </w:r>
          </w:p>
        </w:tc>
        <w:tc>
          <w:tcPr>
            <w:tcW w:w="6216" w:type="dxa"/>
            <w:noWrap/>
            <w:hideMark/>
          </w:tcPr>
          <w:p w14:paraId="18C79287" w14:textId="77777777" w:rsidR="005B311A" w:rsidRPr="005B311A" w:rsidRDefault="005B311A">
            <w:pPr>
              <w:rPr>
                <w:rFonts w:ascii="Arial" w:hAnsi="Arial" w:cs="Arial"/>
              </w:rPr>
            </w:pPr>
            <w:r w:rsidRPr="005B311A">
              <w:rPr>
                <w:rFonts w:ascii="Arial" w:hAnsi="Arial" w:cs="Arial"/>
              </w:rPr>
              <w:t>Nursing Instructors and Teachers, Postsecondary</w:t>
            </w:r>
          </w:p>
        </w:tc>
        <w:tc>
          <w:tcPr>
            <w:tcW w:w="1615" w:type="dxa"/>
            <w:noWrap/>
            <w:vAlign w:val="center"/>
            <w:hideMark/>
          </w:tcPr>
          <w:p w14:paraId="3B4CFCDD" w14:textId="77777777" w:rsidR="005B311A" w:rsidRPr="005B311A" w:rsidRDefault="005B311A" w:rsidP="005B311A">
            <w:pPr>
              <w:jc w:val="center"/>
              <w:rPr>
                <w:rFonts w:ascii="Arial" w:hAnsi="Arial" w:cs="Arial"/>
              </w:rPr>
            </w:pPr>
            <w:r w:rsidRPr="005B311A">
              <w:rPr>
                <w:rFonts w:ascii="Arial" w:hAnsi="Arial" w:cs="Arial"/>
              </w:rPr>
              <w:t>13.8%</w:t>
            </w:r>
          </w:p>
        </w:tc>
      </w:tr>
      <w:tr w:rsidR="005B311A" w:rsidRPr="005B311A" w14:paraId="60B0DCC8" w14:textId="77777777" w:rsidTr="005B311A">
        <w:trPr>
          <w:trHeight w:val="300"/>
        </w:trPr>
        <w:tc>
          <w:tcPr>
            <w:tcW w:w="803" w:type="dxa"/>
            <w:noWrap/>
            <w:vAlign w:val="center"/>
            <w:hideMark/>
          </w:tcPr>
          <w:p w14:paraId="38ECDBF5" w14:textId="77777777" w:rsidR="005B311A" w:rsidRPr="005B311A" w:rsidRDefault="005B311A" w:rsidP="005B311A">
            <w:pPr>
              <w:jc w:val="center"/>
              <w:rPr>
                <w:rFonts w:ascii="Arial" w:hAnsi="Arial" w:cs="Arial"/>
              </w:rPr>
            </w:pPr>
            <w:r w:rsidRPr="005B311A">
              <w:rPr>
                <w:rFonts w:ascii="Arial" w:hAnsi="Arial" w:cs="Arial"/>
              </w:rPr>
              <w:t>697</w:t>
            </w:r>
          </w:p>
        </w:tc>
        <w:tc>
          <w:tcPr>
            <w:tcW w:w="6216" w:type="dxa"/>
            <w:noWrap/>
            <w:hideMark/>
          </w:tcPr>
          <w:p w14:paraId="71BF29F5" w14:textId="77777777" w:rsidR="005B311A" w:rsidRPr="005B311A" w:rsidRDefault="005B311A">
            <w:pPr>
              <w:rPr>
                <w:rFonts w:ascii="Arial" w:hAnsi="Arial" w:cs="Arial"/>
              </w:rPr>
            </w:pPr>
            <w:r w:rsidRPr="005B311A">
              <w:rPr>
                <w:rFonts w:ascii="Arial" w:hAnsi="Arial" w:cs="Arial"/>
              </w:rPr>
              <w:t>Architecture Teachers, Postsecondary</w:t>
            </w:r>
          </w:p>
        </w:tc>
        <w:tc>
          <w:tcPr>
            <w:tcW w:w="1615" w:type="dxa"/>
            <w:noWrap/>
            <w:vAlign w:val="center"/>
            <w:hideMark/>
          </w:tcPr>
          <w:p w14:paraId="4DB981AE" w14:textId="77777777" w:rsidR="005B311A" w:rsidRPr="005B311A" w:rsidRDefault="005B311A" w:rsidP="005B311A">
            <w:pPr>
              <w:jc w:val="center"/>
              <w:rPr>
                <w:rFonts w:ascii="Arial" w:hAnsi="Arial" w:cs="Arial"/>
              </w:rPr>
            </w:pPr>
            <w:r w:rsidRPr="005B311A">
              <w:rPr>
                <w:rFonts w:ascii="Arial" w:hAnsi="Arial" w:cs="Arial"/>
              </w:rPr>
              <w:t>13.8%</w:t>
            </w:r>
          </w:p>
        </w:tc>
      </w:tr>
      <w:tr w:rsidR="005B311A" w:rsidRPr="005B311A" w14:paraId="2B29B082" w14:textId="77777777" w:rsidTr="005B311A">
        <w:trPr>
          <w:trHeight w:val="300"/>
        </w:trPr>
        <w:tc>
          <w:tcPr>
            <w:tcW w:w="803" w:type="dxa"/>
            <w:noWrap/>
            <w:vAlign w:val="center"/>
            <w:hideMark/>
          </w:tcPr>
          <w:p w14:paraId="7C12C60F" w14:textId="77777777" w:rsidR="005B311A" w:rsidRPr="005B311A" w:rsidRDefault="005B311A" w:rsidP="005B311A">
            <w:pPr>
              <w:jc w:val="center"/>
              <w:rPr>
                <w:rFonts w:ascii="Arial" w:hAnsi="Arial" w:cs="Arial"/>
              </w:rPr>
            </w:pPr>
            <w:r w:rsidRPr="005B311A">
              <w:rPr>
                <w:rFonts w:ascii="Arial" w:hAnsi="Arial" w:cs="Arial"/>
              </w:rPr>
              <w:t>698</w:t>
            </w:r>
          </w:p>
        </w:tc>
        <w:tc>
          <w:tcPr>
            <w:tcW w:w="6216" w:type="dxa"/>
            <w:noWrap/>
            <w:hideMark/>
          </w:tcPr>
          <w:p w14:paraId="774532BE" w14:textId="77777777" w:rsidR="005B311A" w:rsidRPr="005B311A" w:rsidRDefault="005B311A">
            <w:pPr>
              <w:rPr>
                <w:rFonts w:ascii="Arial" w:hAnsi="Arial" w:cs="Arial"/>
              </w:rPr>
            </w:pPr>
            <w:r w:rsidRPr="005B311A">
              <w:rPr>
                <w:rFonts w:ascii="Arial" w:hAnsi="Arial" w:cs="Arial"/>
              </w:rPr>
              <w:t>English Language and Literature Teachers, Postsecondary</w:t>
            </w:r>
          </w:p>
        </w:tc>
        <w:tc>
          <w:tcPr>
            <w:tcW w:w="1615" w:type="dxa"/>
            <w:noWrap/>
            <w:vAlign w:val="center"/>
            <w:hideMark/>
          </w:tcPr>
          <w:p w14:paraId="34B8A89F" w14:textId="77777777" w:rsidR="005B311A" w:rsidRPr="005B311A" w:rsidRDefault="005B311A" w:rsidP="005B311A">
            <w:pPr>
              <w:jc w:val="center"/>
              <w:rPr>
                <w:rFonts w:ascii="Arial" w:hAnsi="Arial" w:cs="Arial"/>
              </w:rPr>
            </w:pPr>
            <w:r w:rsidRPr="005B311A">
              <w:rPr>
                <w:rFonts w:ascii="Arial" w:hAnsi="Arial" w:cs="Arial"/>
              </w:rPr>
              <w:t>13.7%</w:t>
            </w:r>
          </w:p>
        </w:tc>
      </w:tr>
      <w:tr w:rsidR="005B311A" w:rsidRPr="005B311A" w14:paraId="52FC3234" w14:textId="77777777" w:rsidTr="005B311A">
        <w:trPr>
          <w:trHeight w:val="300"/>
        </w:trPr>
        <w:tc>
          <w:tcPr>
            <w:tcW w:w="803" w:type="dxa"/>
            <w:noWrap/>
            <w:vAlign w:val="center"/>
            <w:hideMark/>
          </w:tcPr>
          <w:p w14:paraId="79652F68" w14:textId="77777777" w:rsidR="005B311A" w:rsidRPr="005B311A" w:rsidRDefault="005B311A" w:rsidP="005B311A">
            <w:pPr>
              <w:jc w:val="center"/>
              <w:rPr>
                <w:rFonts w:ascii="Arial" w:hAnsi="Arial" w:cs="Arial"/>
              </w:rPr>
            </w:pPr>
            <w:r w:rsidRPr="005B311A">
              <w:rPr>
                <w:rFonts w:ascii="Arial" w:hAnsi="Arial" w:cs="Arial"/>
              </w:rPr>
              <w:t>699</w:t>
            </w:r>
          </w:p>
        </w:tc>
        <w:tc>
          <w:tcPr>
            <w:tcW w:w="6216" w:type="dxa"/>
            <w:noWrap/>
            <w:hideMark/>
          </w:tcPr>
          <w:p w14:paraId="39D8B439" w14:textId="77777777" w:rsidR="005B311A" w:rsidRPr="005B311A" w:rsidRDefault="005B311A">
            <w:pPr>
              <w:rPr>
                <w:rFonts w:ascii="Arial" w:hAnsi="Arial" w:cs="Arial"/>
              </w:rPr>
            </w:pPr>
            <w:r w:rsidRPr="005B311A">
              <w:rPr>
                <w:rFonts w:ascii="Arial" w:hAnsi="Arial" w:cs="Arial"/>
              </w:rPr>
              <w:t>Aerospace Engineers</w:t>
            </w:r>
          </w:p>
        </w:tc>
        <w:tc>
          <w:tcPr>
            <w:tcW w:w="1615" w:type="dxa"/>
            <w:noWrap/>
            <w:vAlign w:val="center"/>
            <w:hideMark/>
          </w:tcPr>
          <w:p w14:paraId="4986C9E5" w14:textId="77777777" w:rsidR="005B311A" w:rsidRPr="005B311A" w:rsidRDefault="005B311A" w:rsidP="005B311A">
            <w:pPr>
              <w:jc w:val="center"/>
              <w:rPr>
                <w:rFonts w:ascii="Arial" w:hAnsi="Arial" w:cs="Arial"/>
              </w:rPr>
            </w:pPr>
            <w:r w:rsidRPr="005B311A">
              <w:rPr>
                <w:rFonts w:ascii="Arial" w:hAnsi="Arial" w:cs="Arial"/>
              </w:rPr>
              <w:t>13.6%</w:t>
            </w:r>
          </w:p>
        </w:tc>
      </w:tr>
      <w:tr w:rsidR="005B311A" w:rsidRPr="005B311A" w14:paraId="5CC322EE" w14:textId="77777777" w:rsidTr="005B311A">
        <w:trPr>
          <w:trHeight w:val="300"/>
        </w:trPr>
        <w:tc>
          <w:tcPr>
            <w:tcW w:w="803" w:type="dxa"/>
            <w:noWrap/>
            <w:vAlign w:val="center"/>
            <w:hideMark/>
          </w:tcPr>
          <w:p w14:paraId="301ED0D4" w14:textId="77777777" w:rsidR="005B311A" w:rsidRPr="005B311A" w:rsidRDefault="005B311A" w:rsidP="005B311A">
            <w:pPr>
              <w:jc w:val="center"/>
              <w:rPr>
                <w:rFonts w:ascii="Arial" w:hAnsi="Arial" w:cs="Arial"/>
              </w:rPr>
            </w:pPr>
            <w:r w:rsidRPr="005B311A">
              <w:rPr>
                <w:rFonts w:ascii="Arial" w:hAnsi="Arial" w:cs="Arial"/>
              </w:rPr>
              <w:t>700</w:t>
            </w:r>
          </w:p>
        </w:tc>
        <w:tc>
          <w:tcPr>
            <w:tcW w:w="6216" w:type="dxa"/>
            <w:noWrap/>
            <w:hideMark/>
          </w:tcPr>
          <w:p w14:paraId="293E29FC" w14:textId="77777777" w:rsidR="005B311A" w:rsidRPr="005B311A" w:rsidRDefault="005B311A">
            <w:pPr>
              <w:rPr>
                <w:rFonts w:ascii="Arial" w:hAnsi="Arial" w:cs="Arial"/>
              </w:rPr>
            </w:pPr>
            <w:r w:rsidRPr="005B311A">
              <w:rPr>
                <w:rFonts w:ascii="Arial" w:hAnsi="Arial" w:cs="Arial"/>
              </w:rPr>
              <w:t>Civil Engineers</w:t>
            </w:r>
          </w:p>
        </w:tc>
        <w:tc>
          <w:tcPr>
            <w:tcW w:w="1615" w:type="dxa"/>
            <w:noWrap/>
            <w:vAlign w:val="center"/>
            <w:hideMark/>
          </w:tcPr>
          <w:p w14:paraId="50DD81A3" w14:textId="77777777" w:rsidR="005B311A" w:rsidRPr="005B311A" w:rsidRDefault="005B311A" w:rsidP="005B311A">
            <w:pPr>
              <w:jc w:val="center"/>
              <w:rPr>
                <w:rFonts w:ascii="Arial" w:hAnsi="Arial" w:cs="Arial"/>
              </w:rPr>
            </w:pPr>
            <w:r w:rsidRPr="005B311A">
              <w:rPr>
                <w:rFonts w:ascii="Arial" w:hAnsi="Arial" w:cs="Arial"/>
              </w:rPr>
              <w:t>13.5%</w:t>
            </w:r>
          </w:p>
        </w:tc>
      </w:tr>
      <w:tr w:rsidR="005B311A" w:rsidRPr="005B311A" w14:paraId="5479C1AB" w14:textId="77777777" w:rsidTr="005B311A">
        <w:trPr>
          <w:trHeight w:val="300"/>
        </w:trPr>
        <w:tc>
          <w:tcPr>
            <w:tcW w:w="803" w:type="dxa"/>
            <w:noWrap/>
            <w:vAlign w:val="center"/>
            <w:hideMark/>
          </w:tcPr>
          <w:p w14:paraId="451FE0B3" w14:textId="77777777" w:rsidR="005B311A" w:rsidRPr="005B311A" w:rsidRDefault="005B311A" w:rsidP="005B311A">
            <w:pPr>
              <w:jc w:val="center"/>
              <w:rPr>
                <w:rFonts w:ascii="Arial" w:hAnsi="Arial" w:cs="Arial"/>
              </w:rPr>
            </w:pPr>
            <w:r w:rsidRPr="005B311A">
              <w:rPr>
                <w:rFonts w:ascii="Arial" w:hAnsi="Arial" w:cs="Arial"/>
              </w:rPr>
              <w:t>701</w:t>
            </w:r>
          </w:p>
        </w:tc>
        <w:tc>
          <w:tcPr>
            <w:tcW w:w="6216" w:type="dxa"/>
            <w:noWrap/>
            <w:hideMark/>
          </w:tcPr>
          <w:p w14:paraId="72FBFD81" w14:textId="77777777" w:rsidR="005B311A" w:rsidRPr="005B311A" w:rsidRDefault="005B311A">
            <w:pPr>
              <w:rPr>
                <w:rFonts w:ascii="Arial" w:hAnsi="Arial" w:cs="Arial"/>
              </w:rPr>
            </w:pPr>
            <w:r w:rsidRPr="005B311A">
              <w:rPr>
                <w:rFonts w:ascii="Arial" w:hAnsi="Arial" w:cs="Arial"/>
              </w:rPr>
              <w:t>Advertising and Promotions Managers</w:t>
            </w:r>
          </w:p>
        </w:tc>
        <w:tc>
          <w:tcPr>
            <w:tcW w:w="1615" w:type="dxa"/>
            <w:noWrap/>
            <w:vAlign w:val="center"/>
            <w:hideMark/>
          </w:tcPr>
          <w:p w14:paraId="48392CD5" w14:textId="77777777" w:rsidR="005B311A" w:rsidRPr="005B311A" w:rsidRDefault="005B311A" w:rsidP="005B311A">
            <w:pPr>
              <w:jc w:val="center"/>
              <w:rPr>
                <w:rFonts w:ascii="Arial" w:hAnsi="Arial" w:cs="Arial"/>
              </w:rPr>
            </w:pPr>
            <w:r w:rsidRPr="005B311A">
              <w:rPr>
                <w:rFonts w:ascii="Arial" w:hAnsi="Arial" w:cs="Arial"/>
              </w:rPr>
              <w:t>13.4%</w:t>
            </w:r>
          </w:p>
        </w:tc>
      </w:tr>
      <w:tr w:rsidR="005B311A" w:rsidRPr="005B311A" w14:paraId="3F3DA1A2" w14:textId="77777777" w:rsidTr="005B311A">
        <w:trPr>
          <w:trHeight w:val="300"/>
        </w:trPr>
        <w:tc>
          <w:tcPr>
            <w:tcW w:w="803" w:type="dxa"/>
            <w:noWrap/>
            <w:vAlign w:val="center"/>
            <w:hideMark/>
          </w:tcPr>
          <w:p w14:paraId="5E07923D" w14:textId="77777777" w:rsidR="005B311A" w:rsidRPr="005B311A" w:rsidRDefault="005B311A" w:rsidP="005B311A">
            <w:pPr>
              <w:jc w:val="center"/>
              <w:rPr>
                <w:rFonts w:ascii="Arial" w:hAnsi="Arial" w:cs="Arial"/>
              </w:rPr>
            </w:pPr>
            <w:r w:rsidRPr="005B311A">
              <w:rPr>
                <w:rFonts w:ascii="Arial" w:hAnsi="Arial" w:cs="Arial"/>
              </w:rPr>
              <w:t>702</w:t>
            </w:r>
          </w:p>
        </w:tc>
        <w:tc>
          <w:tcPr>
            <w:tcW w:w="6216" w:type="dxa"/>
            <w:noWrap/>
            <w:hideMark/>
          </w:tcPr>
          <w:p w14:paraId="6382152F" w14:textId="77777777" w:rsidR="005B311A" w:rsidRPr="005B311A" w:rsidRDefault="005B311A">
            <w:pPr>
              <w:rPr>
                <w:rFonts w:ascii="Arial" w:hAnsi="Arial" w:cs="Arial"/>
              </w:rPr>
            </w:pPr>
            <w:r w:rsidRPr="005B311A">
              <w:rPr>
                <w:rFonts w:ascii="Arial" w:hAnsi="Arial" w:cs="Arial"/>
              </w:rPr>
              <w:t>Writers and Authors</w:t>
            </w:r>
          </w:p>
        </w:tc>
        <w:tc>
          <w:tcPr>
            <w:tcW w:w="1615" w:type="dxa"/>
            <w:noWrap/>
            <w:vAlign w:val="center"/>
            <w:hideMark/>
          </w:tcPr>
          <w:p w14:paraId="1073A2EA" w14:textId="77777777" w:rsidR="005B311A" w:rsidRPr="005B311A" w:rsidRDefault="005B311A" w:rsidP="005B311A">
            <w:pPr>
              <w:jc w:val="center"/>
              <w:rPr>
                <w:rFonts w:ascii="Arial" w:hAnsi="Arial" w:cs="Arial"/>
              </w:rPr>
            </w:pPr>
            <w:r w:rsidRPr="005B311A">
              <w:rPr>
                <w:rFonts w:ascii="Arial" w:hAnsi="Arial" w:cs="Arial"/>
              </w:rPr>
              <w:t>13.4%</w:t>
            </w:r>
          </w:p>
        </w:tc>
      </w:tr>
      <w:tr w:rsidR="005B311A" w:rsidRPr="005B311A" w14:paraId="5049EB6E" w14:textId="77777777" w:rsidTr="005B311A">
        <w:trPr>
          <w:trHeight w:val="300"/>
        </w:trPr>
        <w:tc>
          <w:tcPr>
            <w:tcW w:w="803" w:type="dxa"/>
            <w:noWrap/>
            <w:vAlign w:val="center"/>
            <w:hideMark/>
          </w:tcPr>
          <w:p w14:paraId="3A6E874A" w14:textId="77777777" w:rsidR="005B311A" w:rsidRPr="005B311A" w:rsidRDefault="005B311A" w:rsidP="005B311A">
            <w:pPr>
              <w:jc w:val="center"/>
              <w:rPr>
                <w:rFonts w:ascii="Arial" w:hAnsi="Arial" w:cs="Arial"/>
              </w:rPr>
            </w:pPr>
            <w:r w:rsidRPr="005B311A">
              <w:rPr>
                <w:rFonts w:ascii="Arial" w:hAnsi="Arial" w:cs="Arial"/>
              </w:rPr>
              <w:t>703</w:t>
            </w:r>
          </w:p>
        </w:tc>
        <w:tc>
          <w:tcPr>
            <w:tcW w:w="6216" w:type="dxa"/>
            <w:noWrap/>
            <w:hideMark/>
          </w:tcPr>
          <w:p w14:paraId="3D48E7A4" w14:textId="77777777" w:rsidR="005B311A" w:rsidRPr="005B311A" w:rsidRDefault="005B311A">
            <w:pPr>
              <w:rPr>
                <w:rFonts w:ascii="Arial" w:hAnsi="Arial" w:cs="Arial"/>
              </w:rPr>
            </w:pPr>
            <w:r w:rsidRPr="005B311A">
              <w:rPr>
                <w:rFonts w:ascii="Arial" w:hAnsi="Arial" w:cs="Arial"/>
              </w:rPr>
              <w:t>Umpires, Referees, and Other Sports Officials</w:t>
            </w:r>
          </w:p>
        </w:tc>
        <w:tc>
          <w:tcPr>
            <w:tcW w:w="1615" w:type="dxa"/>
            <w:noWrap/>
            <w:vAlign w:val="center"/>
            <w:hideMark/>
          </w:tcPr>
          <w:p w14:paraId="30EB5C8A" w14:textId="77777777" w:rsidR="005B311A" w:rsidRPr="005B311A" w:rsidRDefault="005B311A" w:rsidP="005B311A">
            <w:pPr>
              <w:jc w:val="center"/>
              <w:rPr>
                <w:rFonts w:ascii="Arial" w:hAnsi="Arial" w:cs="Arial"/>
              </w:rPr>
            </w:pPr>
            <w:r w:rsidRPr="005B311A">
              <w:rPr>
                <w:rFonts w:ascii="Arial" w:hAnsi="Arial" w:cs="Arial"/>
              </w:rPr>
              <w:t>13.3%</w:t>
            </w:r>
          </w:p>
        </w:tc>
      </w:tr>
      <w:tr w:rsidR="005B311A" w:rsidRPr="005B311A" w14:paraId="4DDDC3EB" w14:textId="77777777" w:rsidTr="005B311A">
        <w:trPr>
          <w:trHeight w:val="300"/>
        </w:trPr>
        <w:tc>
          <w:tcPr>
            <w:tcW w:w="803" w:type="dxa"/>
            <w:noWrap/>
            <w:vAlign w:val="center"/>
            <w:hideMark/>
          </w:tcPr>
          <w:p w14:paraId="3ED9B7DF" w14:textId="77777777" w:rsidR="005B311A" w:rsidRPr="005B311A" w:rsidRDefault="005B311A" w:rsidP="005B311A">
            <w:pPr>
              <w:jc w:val="center"/>
              <w:rPr>
                <w:rFonts w:ascii="Arial" w:hAnsi="Arial" w:cs="Arial"/>
              </w:rPr>
            </w:pPr>
            <w:r w:rsidRPr="005B311A">
              <w:rPr>
                <w:rFonts w:ascii="Arial" w:hAnsi="Arial" w:cs="Arial"/>
              </w:rPr>
              <w:t>704</w:t>
            </w:r>
          </w:p>
        </w:tc>
        <w:tc>
          <w:tcPr>
            <w:tcW w:w="6216" w:type="dxa"/>
            <w:noWrap/>
            <w:hideMark/>
          </w:tcPr>
          <w:p w14:paraId="416FC8D8" w14:textId="77777777" w:rsidR="005B311A" w:rsidRPr="005B311A" w:rsidRDefault="005B311A">
            <w:pPr>
              <w:rPr>
                <w:rFonts w:ascii="Arial" w:hAnsi="Arial" w:cs="Arial"/>
              </w:rPr>
            </w:pPr>
            <w:r w:rsidRPr="005B311A">
              <w:rPr>
                <w:rFonts w:ascii="Arial" w:hAnsi="Arial" w:cs="Arial"/>
              </w:rPr>
              <w:t>Marketing Managers</w:t>
            </w:r>
          </w:p>
        </w:tc>
        <w:tc>
          <w:tcPr>
            <w:tcW w:w="1615" w:type="dxa"/>
            <w:noWrap/>
            <w:vAlign w:val="center"/>
            <w:hideMark/>
          </w:tcPr>
          <w:p w14:paraId="7878D058" w14:textId="77777777" w:rsidR="005B311A" w:rsidRPr="005B311A" w:rsidRDefault="005B311A" w:rsidP="005B311A">
            <w:pPr>
              <w:jc w:val="center"/>
              <w:rPr>
                <w:rFonts w:ascii="Arial" w:hAnsi="Arial" w:cs="Arial"/>
              </w:rPr>
            </w:pPr>
            <w:r w:rsidRPr="005B311A">
              <w:rPr>
                <w:rFonts w:ascii="Arial" w:hAnsi="Arial" w:cs="Arial"/>
              </w:rPr>
              <w:t>13.3%</w:t>
            </w:r>
          </w:p>
        </w:tc>
      </w:tr>
      <w:tr w:rsidR="005B311A" w:rsidRPr="005B311A" w14:paraId="74E64758" w14:textId="77777777" w:rsidTr="005B311A">
        <w:trPr>
          <w:trHeight w:val="300"/>
        </w:trPr>
        <w:tc>
          <w:tcPr>
            <w:tcW w:w="803" w:type="dxa"/>
            <w:noWrap/>
            <w:vAlign w:val="center"/>
            <w:hideMark/>
          </w:tcPr>
          <w:p w14:paraId="4FB1E344" w14:textId="77777777" w:rsidR="005B311A" w:rsidRPr="005B311A" w:rsidRDefault="005B311A" w:rsidP="005B311A">
            <w:pPr>
              <w:jc w:val="center"/>
              <w:rPr>
                <w:rFonts w:ascii="Arial" w:hAnsi="Arial" w:cs="Arial"/>
              </w:rPr>
            </w:pPr>
            <w:r w:rsidRPr="005B311A">
              <w:rPr>
                <w:rFonts w:ascii="Arial" w:hAnsi="Arial" w:cs="Arial"/>
              </w:rPr>
              <w:t>705</w:t>
            </w:r>
          </w:p>
        </w:tc>
        <w:tc>
          <w:tcPr>
            <w:tcW w:w="6216" w:type="dxa"/>
            <w:noWrap/>
            <w:hideMark/>
          </w:tcPr>
          <w:p w14:paraId="766879D2" w14:textId="77777777" w:rsidR="005B311A" w:rsidRPr="005B311A" w:rsidRDefault="005B311A">
            <w:pPr>
              <w:rPr>
                <w:rFonts w:ascii="Arial" w:hAnsi="Arial" w:cs="Arial"/>
              </w:rPr>
            </w:pPr>
            <w:r w:rsidRPr="005B311A">
              <w:rPr>
                <w:rFonts w:ascii="Arial" w:hAnsi="Arial" w:cs="Arial"/>
              </w:rPr>
              <w:t>Surgeons</w:t>
            </w:r>
          </w:p>
        </w:tc>
        <w:tc>
          <w:tcPr>
            <w:tcW w:w="1615" w:type="dxa"/>
            <w:noWrap/>
            <w:vAlign w:val="center"/>
            <w:hideMark/>
          </w:tcPr>
          <w:p w14:paraId="2116707E" w14:textId="77777777" w:rsidR="005B311A" w:rsidRPr="005B311A" w:rsidRDefault="005B311A" w:rsidP="005B311A">
            <w:pPr>
              <w:jc w:val="center"/>
              <w:rPr>
                <w:rFonts w:ascii="Arial" w:hAnsi="Arial" w:cs="Arial"/>
              </w:rPr>
            </w:pPr>
            <w:r w:rsidRPr="005B311A">
              <w:rPr>
                <w:rFonts w:ascii="Arial" w:hAnsi="Arial" w:cs="Arial"/>
              </w:rPr>
              <w:t>13.3%</w:t>
            </w:r>
          </w:p>
        </w:tc>
      </w:tr>
      <w:tr w:rsidR="005B311A" w:rsidRPr="005B311A" w14:paraId="1453FA10" w14:textId="77777777" w:rsidTr="005B311A">
        <w:trPr>
          <w:trHeight w:val="300"/>
        </w:trPr>
        <w:tc>
          <w:tcPr>
            <w:tcW w:w="803" w:type="dxa"/>
            <w:noWrap/>
            <w:vAlign w:val="center"/>
            <w:hideMark/>
          </w:tcPr>
          <w:p w14:paraId="414BF64D" w14:textId="77777777" w:rsidR="005B311A" w:rsidRPr="005B311A" w:rsidRDefault="005B311A" w:rsidP="005B311A">
            <w:pPr>
              <w:jc w:val="center"/>
              <w:rPr>
                <w:rFonts w:ascii="Arial" w:hAnsi="Arial" w:cs="Arial"/>
              </w:rPr>
            </w:pPr>
            <w:r w:rsidRPr="005B311A">
              <w:rPr>
                <w:rFonts w:ascii="Arial" w:hAnsi="Arial" w:cs="Arial"/>
              </w:rPr>
              <w:t>706</w:t>
            </w:r>
          </w:p>
        </w:tc>
        <w:tc>
          <w:tcPr>
            <w:tcW w:w="6216" w:type="dxa"/>
            <w:noWrap/>
            <w:hideMark/>
          </w:tcPr>
          <w:p w14:paraId="1A34C137" w14:textId="77777777" w:rsidR="005B311A" w:rsidRPr="005B311A" w:rsidRDefault="005B311A">
            <w:pPr>
              <w:rPr>
                <w:rFonts w:ascii="Arial" w:hAnsi="Arial" w:cs="Arial"/>
              </w:rPr>
            </w:pPr>
            <w:r w:rsidRPr="005B311A">
              <w:rPr>
                <w:rFonts w:ascii="Arial" w:hAnsi="Arial" w:cs="Arial"/>
              </w:rPr>
              <w:t>Producers and Directors</w:t>
            </w:r>
          </w:p>
        </w:tc>
        <w:tc>
          <w:tcPr>
            <w:tcW w:w="1615" w:type="dxa"/>
            <w:noWrap/>
            <w:vAlign w:val="center"/>
            <w:hideMark/>
          </w:tcPr>
          <w:p w14:paraId="74E51B44" w14:textId="77777777" w:rsidR="005B311A" w:rsidRPr="005B311A" w:rsidRDefault="005B311A" w:rsidP="005B311A">
            <w:pPr>
              <w:jc w:val="center"/>
              <w:rPr>
                <w:rFonts w:ascii="Arial" w:hAnsi="Arial" w:cs="Arial"/>
              </w:rPr>
            </w:pPr>
            <w:r w:rsidRPr="005B311A">
              <w:rPr>
                <w:rFonts w:ascii="Arial" w:hAnsi="Arial" w:cs="Arial"/>
              </w:rPr>
              <w:t>13.2%</w:t>
            </w:r>
          </w:p>
        </w:tc>
      </w:tr>
      <w:tr w:rsidR="005B311A" w:rsidRPr="005B311A" w14:paraId="34294487" w14:textId="77777777" w:rsidTr="005B311A">
        <w:trPr>
          <w:trHeight w:val="300"/>
        </w:trPr>
        <w:tc>
          <w:tcPr>
            <w:tcW w:w="803" w:type="dxa"/>
            <w:noWrap/>
            <w:vAlign w:val="center"/>
            <w:hideMark/>
          </w:tcPr>
          <w:p w14:paraId="74AD031D" w14:textId="77777777" w:rsidR="005B311A" w:rsidRPr="005B311A" w:rsidRDefault="005B311A" w:rsidP="005B311A">
            <w:pPr>
              <w:jc w:val="center"/>
              <w:rPr>
                <w:rFonts w:ascii="Arial" w:hAnsi="Arial" w:cs="Arial"/>
              </w:rPr>
            </w:pPr>
            <w:r w:rsidRPr="005B311A">
              <w:rPr>
                <w:rFonts w:ascii="Arial" w:hAnsi="Arial" w:cs="Arial"/>
              </w:rPr>
              <w:t>707</w:t>
            </w:r>
          </w:p>
        </w:tc>
        <w:tc>
          <w:tcPr>
            <w:tcW w:w="6216" w:type="dxa"/>
            <w:noWrap/>
            <w:hideMark/>
          </w:tcPr>
          <w:p w14:paraId="2C5D5E6E" w14:textId="77777777" w:rsidR="005B311A" w:rsidRPr="005B311A" w:rsidRDefault="005B311A">
            <w:pPr>
              <w:rPr>
                <w:rFonts w:ascii="Arial" w:hAnsi="Arial" w:cs="Arial"/>
              </w:rPr>
            </w:pPr>
            <w:r w:rsidRPr="005B311A">
              <w:rPr>
                <w:rFonts w:ascii="Arial" w:hAnsi="Arial" w:cs="Arial"/>
              </w:rPr>
              <w:t>Dental Hygienists</w:t>
            </w:r>
          </w:p>
        </w:tc>
        <w:tc>
          <w:tcPr>
            <w:tcW w:w="1615" w:type="dxa"/>
            <w:noWrap/>
            <w:vAlign w:val="center"/>
            <w:hideMark/>
          </w:tcPr>
          <w:p w14:paraId="14FC7536" w14:textId="77777777" w:rsidR="005B311A" w:rsidRPr="005B311A" w:rsidRDefault="005B311A" w:rsidP="005B311A">
            <w:pPr>
              <w:jc w:val="center"/>
              <w:rPr>
                <w:rFonts w:ascii="Arial" w:hAnsi="Arial" w:cs="Arial"/>
              </w:rPr>
            </w:pPr>
            <w:r w:rsidRPr="005B311A">
              <w:rPr>
                <w:rFonts w:ascii="Arial" w:hAnsi="Arial" w:cs="Arial"/>
              </w:rPr>
              <w:t>13.2%</w:t>
            </w:r>
          </w:p>
        </w:tc>
      </w:tr>
      <w:tr w:rsidR="005B311A" w:rsidRPr="005B311A" w14:paraId="05341E07" w14:textId="77777777" w:rsidTr="005B311A">
        <w:trPr>
          <w:trHeight w:val="300"/>
        </w:trPr>
        <w:tc>
          <w:tcPr>
            <w:tcW w:w="803" w:type="dxa"/>
            <w:noWrap/>
            <w:vAlign w:val="center"/>
            <w:hideMark/>
          </w:tcPr>
          <w:p w14:paraId="2E36B374" w14:textId="77777777" w:rsidR="005B311A" w:rsidRPr="005B311A" w:rsidRDefault="005B311A" w:rsidP="005B311A">
            <w:pPr>
              <w:jc w:val="center"/>
              <w:rPr>
                <w:rFonts w:ascii="Arial" w:hAnsi="Arial" w:cs="Arial"/>
              </w:rPr>
            </w:pPr>
            <w:r w:rsidRPr="005B311A">
              <w:rPr>
                <w:rFonts w:ascii="Arial" w:hAnsi="Arial" w:cs="Arial"/>
              </w:rPr>
              <w:t>708</w:t>
            </w:r>
          </w:p>
        </w:tc>
        <w:tc>
          <w:tcPr>
            <w:tcW w:w="6216" w:type="dxa"/>
            <w:noWrap/>
            <w:hideMark/>
          </w:tcPr>
          <w:p w14:paraId="038F3CC4" w14:textId="77777777" w:rsidR="005B311A" w:rsidRPr="005B311A" w:rsidRDefault="005B311A">
            <w:pPr>
              <w:rPr>
                <w:rFonts w:ascii="Arial" w:hAnsi="Arial" w:cs="Arial"/>
              </w:rPr>
            </w:pPr>
            <w:r w:rsidRPr="005B311A">
              <w:rPr>
                <w:rFonts w:ascii="Arial" w:hAnsi="Arial" w:cs="Arial"/>
              </w:rPr>
              <w:t>Fundraisers</w:t>
            </w:r>
          </w:p>
        </w:tc>
        <w:tc>
          <w:tcPr>
            <w:tcW w:w="1615" w:type="dxa"/>
            <w:noWrap/>
            <w:vAlign w:val="center"/>
            <w:hideMark/>
          </w:tcPr>
          <w:p w14:paraId="291AD397" w14:textId="77777777" w:rsidR="005B311A" w:rsidRPr="005B311A" w:rsidRDefault="005B311A" w:rsidP="005B311A">
            <w:pPr>
              <w:jc w:val="center"/>
              <w:rPr>
                <w:rFonts w:ascii="Arial" w:hAnsi="Arial" w:cs="Arial"/>
              </w:rPr>
            </w:pPr>
            <w:r w:rsidRPr="005B311A">
              <w:rPr>
                <w:rFonts w:ascii="Arial" w:hAnsi="Arial" w:cs="Arial"/>
              </w:rPr>
              <w:t>13.1%</w:t>
            </w:r>
          </w:p>
        </w:tc>
      </w:tr>
      <w:tr w:rsidR="005B311A" w:rsidRPr="005B311A" w14:paraId="53E93603" w14:textId="77777777" w:rsidTr="005B311A">
        <w:trPr>
          <w:trHeight w:val="300"/>
        </w:trPr>
        <w:tc>
          <w:tcPr>
            <w:tcW w:w="803" w:type="dxa"/>
            <w:noWrap/>
            <w:vAlign w:val="center"/>
            <w:hideMark/>
          </w:tcPr>
          <w:p w14:paraId="3B70A1AC" w14:textId="77777777" w:rsidR="005B311A" w:rsidRPr="005B311A" w:rsidRDefault="005B311A" w:rsidP="005B311A">
            <w:pPr>
              <w:jc w:val="center"/>
              <w:rPr>
                <w:rFonts w:ascii="Arial" w:hAnsi="Arial" w:cs="Arial"/>
              </w:rPr>
            </w:pPr>
            <w:r w:rsidRPr="005B311A">
              <w:rPr>
                <w:rFonts w:ascii="Arial" w:hAnsi="Arial" w:cs="Arial"/>
              </w:rPr>
              <w:t>709</w:t>
            </w:r>
          </w:p>
        </w:tc>
        <w:tc>
          <w:tcPr>
            <w:tcW w:w="6216" w:type="dxa"/>
            <w:noWrap/>
            <w:hideMark/>
          </w:tcPr>
          <w:p w14:paraId="6AF726FD" w14:textId="77777777" w:rsidR="005B311A" w:rsidRPr="005B311A" w:rsidRDefault="005B311A">
            <w:pPr>
              <w:rPr>
                <w:rFonts w:ascii="Arial" w:hAnsi="Arial" w:cs="Arial"/>
              </w:rPr>
            </w:pPr>
            <w:r w:rsidRPr="005B311A">
              <w:rPr>
                <w:rFonts w:ascii="Arial" w:hAnsi="Arial" w:cs="Arial"/>
              </w:rPr>
              <w:t>Broadcast News Analysts</w:t>
            </w:r>
          </w:p>
        </w:tc>
        <w:tc>
          <w:tcPr>
            <w:tcW w:w="1615" w:type="dxa"/>
            <w:noWrap/>
            <w:vAlign w:val="center"/>
            <w:hideMark/>
          </w:tcPr>
          <w:p w14:paraId="269F9A25" w14:textId="77777777" w:rsidR="005B311A" w:rsidRPr="005B311A" w:rsidRDefault="005B311A" w:rsidP="005B311A">
            <w:pPr>
              <w:jc w:val="center"/>
              <w:rPr>
                <w:rFonts w:ascii="Arial" w:hAnsi="Arial" w:cs="Arial"/>
              </w:rPr>
            </w:pPr>
            <w:r w:rsidRPr="005B311A">
              <w:rPr>
                <w:rFonts w:ascii="Arial" w:hAnsi="Arial" w:cs="Arial"/>
              </w:rPr>
              <w:t>13.0%</w:t>
            </w:r>
          </w:p>
        </w:tc>
      </w:tr>
      <w:tr w:rsidR="005B311A" w:rsidRPr="005B311A" w14:paraId="51FD00A5" w14:textId="77777777" w:rsidTr="005B311A">
        <w:trPr>
          <w:trHeight w:val="300"/>
        </w:trPr>
        <w:tc>
          <w:tcPr>
            <w:tcW w:w="803" w:type="dxa"/>
            <w:noWrap/>
            <w:vAlign w:val="center"/>
            <w:hideMark/>
          </w:tcPr>
          <w:p w14:paraId="34C9F040" w14:textId="77777777" w:rsidR="005B311A" w:rsidRPr="005B311A" w:rsidRDefault="005B311A" w:rsidP="005B311A">
            <w:pPr>
              <w:jc w:val="center"/>
              <w:rPr>
                <w:rFonts w:ascii="Arial" w:hAnsi="Arial" w:cs="Arial"/>
              </w:rPr>
            </w:pPr>
            <w:r w:rsidRPr="005B311A">
              <w:rPr>
                <w:rFonts w:ascii="Arial" w:hAnsi="Arial" w:cs="Arial"/>
              </w:rPr>
              <w:lastRenderedPageBreak/>
              <w:t>710</w:t>
            </w:r>
          </w:p>
        </w:tc>
        <w:tc>
          <w:tcPr>
            <w:tcW w:w="6216" w:type="dxa"/>
            <w:noWrap/>
            <w:hideMark/>
          </w:tcPr>
          <w:p w14:paraId="421294F3" w14:textId="77777777" w:rsidR="005B311A" w:rsidRPr="005B311A" w:rsidRDefault="005B311A">
            <w:pPr>
              <w:rPr>
                <w:rFonts w:ascii="Arial" w:hAnsi="Arial" w:cs="Arial"/>
              </w:rPr>
            </w:pPr>
            <w:r w:rsidRPr="005B311A">
              <w:rPr>
                <w:rFonts w:ascii="Arial" w:hAnsi="Arial" w:cs="Arial"/>
              </w:rPr>
              <w:t>Market Research Analysts and Marketing Specialists</w:t>
            </w:r>
          </w:p>
        </w:tc>
        <w:tc>
          <w:tcPr>
            <w:tcW w:w="1615" w:type="dxa"/>
            <w:noWrap/>
            <w:vAlign w:val="center"/>
            <w:hideMark/>
          </w:tcPr>
          <w:p w14:paraId="5DE915FA" w14:textId="77777777" w:rsidR="005B311A" w:rsidRPr="005B311A" w:rsidRDefault="005B311A" w:rsidP="005B311A">
            <w:pPr>
              <w:jc w:val="center"/>
              <w:rPr>
                <w:rFonts w:ascii="Arial" w:hAnsi="Arial" w:cs="Arial"/>
              </w:rPr>
            </w:pPr>
            <w:r w:rsidRPr="005B311A">
              <w:rPr>
                <w:rFonts w:ascii="Arial" w:hAnsi="Arial" w:cs="Arial"/>
              </w:rPr>
              <w:t>12.9%</w:t>
            </w:r>
          </w:p>
        </w:tc>
      </w:tr>
      <w:tr w:rsidR="005B311A" w:rsidRPr="005B311A" w14:paraId="645BBA57" w14:textId="77777777" w:rsidTr="005B311A">
        <w:trPr>
          <w:trHeight w:val="300"/>
        </w:trPr>
        <w:tc>
          <w:tcPr>
            <w:tcW w:w="803" w:type="dxa"/>
            <w:noWrap/>
            <w:vAlign w:val="center"/>
            <w:hideMark/>
          </w:tcPr>
          <w:p w14:paraId="720E9833" w14:textId="77777777" w:rsidR="005B311A" w:rsidRPr="005B311A" w:rsidRDefault="005B311A" w:rsidP="005B311A">
            <w:pPr>
              <w:jc w:val="center"/>
              <w:rPr>
                <w:rFonts w:ascii="Arial" w:hAnsi="Arial" w:cs="Arial"/>
              </w:rPr>
            </w:pPr>
            <w:r w:rsidRPr="005B311A">
              <w:rPr>
                <w:rFonts w:ascii="Arial" w:hAnsi="Arial" w:cs="Arial"/>
              </w:rPr>
              <w:t>711</w:t>
            </w:r>
          </w:p>
        </w:tc>
        <w:tc>
          <w:tcPr>
            <w:tcW w:w="6216" w:type="dxa"/>
            <w:noWrap/>
            <w:hideMark/>
          </w:tcPr>
          <w:p w14:paraId="34F1C9B3" w14:textId="77777777" w:rsidR="005B311A" w:rsidRPr="005B311A" w:rsidRDefault="005B311A">
            <w:pPr>
              <w:rPr>
                <w:rFonts w:ascii="Arial" w:hAnsi="Arial" w:cs="Arial"/>
              </w:rPr>
            </w:pPr>
            <w:r w:rsidRPr="005B311A">
              <w:rPr>
                <w:rFonts w:ascii="Arial" w:hAnsi="Arial" w:cs="Arial"/>
              </w:rPr>
              <w:t>Public Address System and Other Announcers</w:t>
            </w:r>
          </w:p>
        </w:tc>
        <w:tc>
          <w:tcPr>
            <w:tcW w:w="1615" w:type="dxa"/>
            <w:noWrap/>
            <w:vAlign w:val="center"/>
            <w:hideMark/>
          </w:tcPr>
          <w:p w14:paraId="3AD3A488" w14:textId="77777777" w:rsidR="005B311A" w:rsidRPr="005B311A" w:rsidRDefault="005B311A" w:rsidP="005B311A">
            <w:pPr>
              <w:jc w:val="center"/>
              <w:rPr>
                <w:rFonts w:ascii="Arial" w:hAnsi="Arial" w:cs="Arial"/>
              </w:rPr>
            </w:pPr>
            <w:r w:rsidRPr="005B311A">
              <w:rPr>
                <w:rFonts w:ascii="Arial" w:hAnsi="Arial" w:cs="Arial"/>
              </w:rPr>
              <w:t>12.8%</w:t>
            </w:r>
          </w:p>
        </w:tc>
      </w:tr>
      <w:tr w:rsidR="005B311A" w:rsidRPr="005B311A" w14:paraId="35C0222F" w14:textId="77777777" w:rsidTr="005B311A">
        <w:trPr>
          <w:trHeight w:val="300"/>
        </w:trPr>
        <w:tc>
          <w:tcPr>
            <w:tcW w:w="803" w:type="dxa"/>
            <w:noWrap/>
            <w:vAlign w:val="center"/>
            <w:hideMark/>
          </w:tcPr>
          <w:p w14:paraId="2E0879A4" w14:textId="77777777" w:rsidR="005B311A" w:rsidRPr="005B311A" w:rsidRDefault="005B311A" w:rsidP="005B311A">
            <w:pPr>
              <w:jc w:val="center"/>
              <w:rPr>
                <w:rFonts w:ascii="Arial" w:hAnsi="Arial" w:cs="Arial"/>
              </w:rPr>
            </w:pPr>
            <w:r w:rsidRPr="005B311A">
              <w:rPr>
                <w:rFonts w:ascii="Arial" w:hAnsi="Arial" w:cs="Arial"/>
              </w:rPr>
              <w:t>712</w:t>
            </w:r>
          </w:p>
        </w:tc>
        <w:tc>
          <w:tcPr>
            <w:tcW w:w="6216" w:type="dxa"/>
            <w:noWrap/>
            <w:hideMark/>
          </w:tcPr>
          <w:p w14:paraId="162F60D9" w14:textId="77777777" w:rsidR="005B311A" w:rsidRPr="005B311A" w:rsidRDefault="005B311A">
            <w:pPr>
              <w:rPr>
                <w:rFonts w:ascii="Arial" w:hAnsi="Arial" w:cs="Arial"/>
              </w:rPr>
            </w:pPr>
            <w:r w:rsidRPr="005B311A">
              <w:rPr>
                <w:rFonts w:ascii="Arial" w:hAnsi="Arial" w:cs="Arial"/>
              </w:rPr>
              <w:t>Marriage and Family Therapists</w:t>
            </w:r>
          </w:p>
        </w:tc>
        <w:tc>
          <w:tcPr>
            <w:tcW w:w="1615" w:type="dxa"/>
            <w:noWrap/>
            <w:vAlign w:val="center"/>
            <w:hideMark/>
          </w:tcPr>
          <w:p w14:paraId="32A31743" w14:textId="77777777" w:rsidR="005B311A" w:rsidRPr="005B311A" w:rsidRDefault="005B311A" w:rsidP="005B311A">
            <w:pPr>
              <w:jc w:val="center"/>
              <w:rPr>
                <w:rFonts w:ascii="Arial" w:hAnsi="Arial" w:cs="Arial"/>
              </w:rPr>
            </w:pPr>
            <w:r w:rsidRPr="005B311A">
              <w:rPr>
                <w:rFonts w:ascii="Arial" w:hAnsi="Arial" w:cs="Arial"/>
              </w:rPr>
              <w:t>12.8%</w:t>
            </w:r>
          </w:p>
        </w:tc>
      </w:tr>
      <w:tr w:rsidR="005B311A" w:rsidRPr="005B311A" w14:paraId="234DD174" w14:textId="77777777" w:rsidTr="005B311A">
        <w:trPr>
          <w:trHeight w:val="300"/>
        </w:trPr>
        <w:tc>
          <w:tcPr>
            <w:tcW w:w="803" w:type="dxa"/>
            <w:noWrap/>
            <w:vAlign w:val="center"/>
            <w:hideMark/>
          </w:tcPr>
          <w:p w14:paraId="26EC2B6F" w14:textId="77777777" w:rsidR="005B311A" w:rsidRPr="005B311A" w:rsidRDefault="005B311A" w:rsidP="005B311A">
            <w:pPr>
              <w:jc w:val="center"/>
              <w:rPr>
                <w:rFonts w:ascii="Arial" w:hAnsi="Arial" w:cs="Arial"/>
              </w:rPr>
            </w:pPr>
            <w:r w:rsidRPr="005B311A">
              <w:rPr>
                <w:rFonts w:ascii="Arial" w:hAnsi="Arial" w:cs="Arial"/>
              </w:rPr>
              <w:t>713</w:t>
            </w:r>
          </w:p>
        </w:tc>
        <w:tc>
          <w:tcPr>
            <w:tcW w:w="6216" w:type="dxa"/>
            <w:noWrap/>
            <w:hideMark/>
          </w:tcPr>
          <w:p w14:paraId="4D4B0A4E" w14:textId="77777777" w:rsidR="005B311A" w:rsidRPr="005B311A" w:rsidRDefault="005B311A">
            <w:pPr>
              <w:rPr>
                <w:rFonts w:ascii="Arial" w:hAnsi="Arial" w:cs="Arial"/>
              </w:rPr>
            </w:pPr>
            <w:r w:rsidRPr="005B311A">
              <w:rPr>
                <w:rFonts w:ascii="Arial" w:hAnsi="Arial" w:cs="Arial"/>
              </w:rPr>
              <w:t>Graphic Designers</w:t>
            </w:r>
          </w:p>
        </w:tc>
        <w:tc>
          <w:tcPr>
            <w:tcW w:w="1615" w:type="dxa"/>
            <w:noWrap/>
            <w:vAlign w:val="center"/>
            <w:hideMark/>
          </w:tcPr>
          <w:p w14:paraId="52D72907" w14:textId="77777777" w:rsidR="005B311A" w:rsidRPr="005B311A" w:rsidRDefault="005B311A" w:rsidP="005B311A">
            <w:pPr>
              <w:jc w:val="center"/>
              <w:rPr>
                <w:rFonts w:ascii="Arial" w:hAnsi="Arial" w:cs="Arial"/>
              </w:rPr>
            </w:pPr>
            <w:r w:rsidRPr="005B311A">
              <w:rPr>
                <w:rFonts w:ascii="Arial" w:hAnsi="Arial" w:cs="Arial"/>
              </w:rPr>
              <w:t>12.7%</w:t>
            </w:r>
          </w:p>
        </w:tc>
      </w:tr>
      <w:tr w:rsidR="005B311A" w:rsidRPr="005B311A" w14:paraId="25D5AC56" w14:textId="77777777" w:rsidTr="005B311A">
        <w:trPr>
          <w:trHeight w:val="300"/>
        </w:trPr>
        <w:tc>
          <w:tcPr>
            <w:tcW w:w="803" w:type="dxa"/>
            <w:noWrap/>
            <w:vAlign w:val="center"/>
            <w:hideMark/>
          </w:tcPr>
          <w:p w14:paraId="7B6915CB" w14:textId="77777777" w:rsidR="005B311A" w:rsidRPr="005B311A" w:rsidRDefault="005B311A" w:rsidP="005B311A">
            <w:pPr>
              <w:jc w:val="center"/>
              <w:rPr>
                <w:rFonts w:ascii="Arial" w:hAnsi="Arial" w:cs="Arial"/>
              </w:rPr>
            </w:pPr>
            <w:r w:rsidRPr="005B311A">
              <w:rPr>
                <w:rFonts w:ascii="Arial" w:hAnsi="Arial" w:cs="Arial"/>
              </w:rPr>
              <w:t>714</w:t>
            </w:r>
          </w:p>
        </w:tc>
        <w:tc>
          <w:tcPr>
            <w:tcW w:w="6216" w:type="dxa"/>
            <w:noWrap/>
            <w:hideMark/>
          </w:tcPr>
          <w:p w14:paraId="097617F7" w14:textId="77777777" w:rsidR="005B311A" w:rsidRPr="005B311A" w:rsidRDefault="005B311A">
            <w:pPr>
              <w:rPr>
                <w:rFonts w:ascii="Arial" w:hAnsi="Arial" w:cs="Arial"/>
              </w:rPr>
            </w:pPr>
            <w:r w:rsidRPr="005B311A">
              <w:rPr>
                <w:rFonts w:ascii="Arial" w:hAnsi="Arial" w:cs="Arial"/>
              </w:rPr>
              <w:t>Nonfarm Animal Caretakers</w:t>
            </w:r>
          </w:p>
        </w:tc>
        <w:tc>
          <w:tcPr>
            <w:tcW w:w="1615" w:type="dxa"/>
            <w:noWrap/>
            <w:vAlign w:val="center"/>
            <w:hideMark/>
          </w:tcPr>
          <w:p w14:paraId="12822517" w14:textId="77777777" w:rsidR="005B311A" w:rsidRPr="005B311A" w:rsidRDefault="005B311A" w:rsidP="005B311A">
            <w:pPr>
              <w:jc w:val="center"/>
              <w:rPr>
                <w:rFonts w:ascii="Arial" w:hAnsi="Arial" w:cs="Arial"/>
              </w:rPr>
            </w:pPr>
            <w:r w:rsidRPr="005B311A">
              <w:rPr>
                <w:rFonts w:ascii="Arial" w:hAnsi="Arial" w:cs="Arial"/>
              </w:rPr>
              <w:t>12.7%</w:t>
            </w:r>
          </w:p>
        </w:tc>
      </w:tr>
      <w:tr w:rsidR="005B311A" w:rsidRPr="005B311A" w14:paraId="1ED5987F" w14:textId="77777777" w:rsidTr="005B311A">
        <w:trPr>
          <w:trHeight w:val="300"/>
        </w:trPr>
        <w:tc>
          <w:tcPr>
            <w:tcW w:w="803" w:type="dxa"/>
            <w:noWrap/>
            <w:vAlign w:val="center"/>
            <w:hideMark/>
          </w:tcPr>
          <w:p w14:paraId="114135F0" w14:textId="77777777" w:rsidR="005B311A" w:rsidRPr="005B311A" w:rsidRDefault="005B311A" w:rsidP="005B311A">
            <w:pPr>
              <w:jc w:val="center"/>
              <w:rPr>
                <w:rFonts w:ascii="Arial" w:hAnsi="Arial" w:cs="Arial"/>
              </w:rPr>
            </w:pPr>
            <w:r w:rsidRPr="005B311A">
              <w:rPr>
                <w:rFonts w:ascii="Arial" w:hAnsi="Arial" w:cs="Arial"/>
              </w:rPr>
              <w:t>715</w:t>
            </w:r>
          </w:p>
        </w:tc>
        <w:tc>
          <w:tcPr>
            <w:tcW w:w="6216" w:type="dxa"/>
            <w:noWrap/>
            <w:hideMark/>
          </w:tcPr>
          <w:p w14:paraId="0DBEF1BC" w14:textId="77777777" w:rsidR="005B311A" w:rsidRPr="005B311A" w:rsidRDefault="005B311A">
            <w:pPr>
              <w:rPr>
                <w:rFonts w:ascii="Arial" w:hAnsi="Arial" w:cs="Arial"/>
              </w:rPr>
            </w:pPr>
            <w:r w:rsidRPr="005B311A">
              <w:rPr>
                <w:rFonts w:ascii="Arial" w:hAnsi="Arial" w:cs="Arial"/>
              </w:rPr>
              <w:t>Orderlies</w:t>
            </w:r>
          </w:p>
        </w:tc>
        <w:tc>
          <w:tcPr>
            <w:tcW w:w="1615" w:type="dxa"/>
            <w:noWrap/>
            <w:vAlign w:val="center"/>
            <w:hideMark/>
          </w:tcPr>
          <w:p w14:paraId="714C7FF4" w14:textId="77777777" w:rsidR="005B311A" w:rsidRPr="005B311A" w:rsidRDefault="005B311A" w:rsidP="005B311A">
            <w:pPr>
              <w:jc w:val="center"/>
              <w:rPr>
                <w:rFonts w:ascii="Arial" w:hAnsi="Arial" w:cs="Arial"/>
              </w:rPr>
            </w:pPr>
            <w:r w:rsidRPr="005B311A">
              <w:rPr>
                <w:rFonts w:ascii="Arial" w:hAnsi="Arial" w:cs="Arial"/>
              </w:rPr>
              <w:t>12.5%</w:t>
            </w:r>
          </w:p>
        </w:tc>
      </w:tr>
      <w:tr w:rsidR="005B311A" w:rsidRPr="005B311A" w14:paraId="026DAFC5" w14:textId="77777777" w:rsidTr="005B311A">
        <w:trPr>
          <w:trHeight w:val="300"/>
        </w:trPr>
        <w:tc>
          <w:tcPr>
            <w:tcW w:w="803" w:type="dxa"/>
            <w:noWrap/>
            <w:vAlign w:val="center"/>
            <w:hideMark/>
          </w:tcPr>
          <w:p w14:paraId="03480680" w14:textId="77777777" w:rsidR="005B311A" w:rsidRPr="005B311A" w:rsidRDefault="005B311A" w:rsidP="005B311A">
            <w:pPr>
              <w:jc w:val="center"/>
              <w:rPr>
                <w:rFonts w:ascii="Arial" w:hAnsi="Arial" w:cs="Arial"/>
              </w:rPr>
            </w:pPr>
            <w:r w:rsidRPr="005B311A">
              <w:rPr>
                <w:rFonts w:ascii="Arial" w:hAnsi="Arial" w:cs="Arial"/>
              </w:rPr>
              <w:t>716</w:t>
            </w:r>
          </w:p>
        </w:tc>
        <w:tc>
          <w:tcPr>
            <w:tcW w:w="6216" w:type="dxa"/>
            <w:noWrap/>
            <w:hideMark/>
          </w:tcPr>
          <w:p w14:paraId="7D2DFF1D" w14:textId="77777777" w:rsidR="005B311A" w:rsidRPr="005B311A" w:rsidRDefault="005B311A">
            <w:pPr>
              <w:rPr>
                <w:rFonts w:ascii="Arial" w:hAnsi="Arial" w:cs="Arial"/>
              </w:rPr>
            </w:pPr>
            <w:r w:rsidRPr="005B311A">
              <w:rPr>
                <w:rFonts w:ascii="Arial" w:hAnsi="Arial" w:cs="Arial"/>
              </w:rPr>
              <w:t>Interior Designers</w:t>
            </w:r>
          </w:p>
        </w:tc>
        <w:tc>
          <w:tcPr>
            <w:tcW w:w="1615" w:type="dxa"/>
            <w:noWrap/>
            <w:vAlign w:val="center"/>
            <w:hideMark/>
          </w:tcPr>
          <w:p w14:paraId="68A0F897" w14:textId="77777777" w:rsidR="005B311A" w:rsidRPr="005B311A" w:rsidRDefault="005B311A" w:rsidP="005B311A">
            <w:pPr>
              <w:jc w:val="center"/>
              <w:rPr>
                <w:rFonts w:ascii="Arial" w:hAnsi="Arial" w:cs="Arial"/>
              </w:rPr>
            </w:pPr>
            <w:r w:rsidRPr="005B311A">
              <w:rPr>
                <w:rFonts w:ascii="Arial" w:hAnsi="Arial" w:cs="Arial"/>
              </w:rPr>
              <w:t>12.4%</w:t>
            </w:r>
          </w:p>
        </w:tc>
      </w:tr>
      <w:tr w:rsidR="005B311A" w:rsidRPr="005B311A" w14:paraId="2047937D" w14:textId="77777777" w:rsidTr="005B311A">
        <w:trPr>
          <w:trHeight w:val="300"/>
        </w:trPr>
        <w:tc>
          <w:tcPr>
            <w:tcW w:w="803" w:type="dxa"/>
            <w:noWrap/>
            <w:vAlign w:val="center"/>
            <w:hideMark/>
          </w:tcPr>
          <w:p w14:paraId="44FCD628" w14:textId="77777777" w:rsidR="005B311A" w:rsidRPr="005B311A" w:rsidRDefault="005B311A" w:rsidP="005B311A">
            <w:pPr>
              <w:jc w:val="center"/>
              <w:rPr>
                <w:rFonts w:ascii="Arial" w:hAnsi="Arial" w:cs="Arial"/>
              </w:rPr>
            </w:pPr>
            <w:r w:rsidRPr="005B311A">
              <w:rPr>
                <w:rFonts w:ascii="Arial" w:hAnsi="Arial" w:cs="Arial"/>
              </w:rPr>
              <w:t>717</w:t>
            </w:r>
          </w:p>
        </w:tc>
        <w:tc>
          <w:tcPr>
            <w:tcW w:w="6216" w:type="dxa"/>
            <w:noWrap/>
            <w:hideMark/>
          </w:tcPr>
          <w:p w14:paraId="32B0A236" w14:textId="77777777" w:rsidR="005B311A" w:rsidRPr="005B311A" w:rsidRDefault="005B311A">
            <w:pPr>
              <w:rPr>
                <w:rFonts w:ascii="Arial" w:hAnsi="Arial" w:cs="Arial"/>
              </w:rPr>
            </w:pPr>
            <w:r w:rsidRPr="005B311A">
              <w:rPr>
                <w:rFonts w:ascii="Arial" w:hAnsi="Arial" w:cs="Arial"/>
              </w:rPr>
              <w:t>Personal Financial Advisors</w:t>
            </w:r>
          </w:p>
        </w:tc>
        <w:tc>
          <w:tcPr>
            <w:tcW w:w="1615" w:type="dxa"/>
            <w:noWrap/>
            <w:vAlign w:val="center"/>
            <w:hideMark/>
          </w:tcPr>
          <w:p w14:paraId="3D4BCEC1" w14:textId="77777777" w:rsidR="005B311A" w:rsidRPr="005B311A" w:rsidRDefault="005B311A" w:rsidP="005B311A">
            <w:pPr>
              <w:jc w:val="center"/>
              <w:rPr>
                <w:rFonts w:ascii="Arial" w:hAnsi="Arial" w:cs="Arial"/>
              </w:rPr>
            </w:pPr>
            <w:r w:rsidRPr="005B311A">
              <w:rPr>
                <w:rFonts w:ascii="Arial" w:hAnsi="Arial" w:cs="Arial"/>
              </w:rPr>
              <w:t>12.3%</w:t>
            </w:r>
          </w:p>
        </w:tc>
      </w:tr>
      <w:tr w:rsidR="005B311A" w:rsidRPr="005B311A" w14:paraId="360ABC48" w14:textId="77777777" w:rsidTr="005B311A">
        <w:trPr>
          <w:trHeight w:val="300"/>
        </w:trPr>
        <w:tc>
          <w:tcPr>
            <w:tcW w:w="803" w:type="dxa"/>
            <w:noWrap/>
            <w:vAlign w:val="center"/>
            <w:hideMark/>
          </w:tcPr>
          <w:p w14:paraId="74F1DFEC" w14:textId="77777777" w:rsidR="005B311A" w:rsidRPr="005B311A" w:rsidRDefault="005B311A" w:rsidP="005B311A">
            <w:pPr>
              <w:jc w:val="center"/>
              <w:rPr>
                <w:rFonts w:ascii="Arial" w:hAnsi="Arial" w:cs="Arial"/>
              </w:rPr>
            </w:pPr>
            <w:r w:rsidRPr="005B311A">
              <w:rPr>
                <w:rFonts w:ascii="Arial" w:hAnsi="Arial" w:cs="Arial"/>
              </w:rPr>
              <w:t>718</w:t>
            </w:r>
          </w:p>
        </w:tc>
        <w:tc>
          <w:tcPr>
            <w:tcW w:w="6216" w:type="dxa"/>
            <w:noWrap/>
            <w:hideMark/>
          </w:tcPr>
          <w:p w14:paraId="7E2865CE" w14:textId="77777777" w:rsidR="005B311A" w:rsidRPr="005B311A" w:rsidRDefault="005B311A">
            <w:pPr>
              <w:rPr>
                <w:rFonts w:ascii="Arial" w:hAnsi="Arial" w:cs="Arial"/>
              </w:rPr>
            </w:pPr>
            <w:r w:rsidRPr="005B311A">
              <w:rPr>
                <w:rFonts w:ascii="Arial" w:hAnsi="Arial" w:cs="Arial"/>
              </w:rPr>
              <w:t>Accountants and Auditors</w:t>
            </w:r>
          </w:p>
        </w:tc>
        <w:tc>
          <w:tcPr>
            <w:tcW w:w="1615" w:type="dxa"/>
            <w:noWrap/>
            <w:vAlign w:val="center"/>
            <w:hideMark/>
          </w:tcPr>
          <w:p w14:paraId="6ED68073" w14:textId="77777777" w:rsidR="005B311A" w:rsidRPr="005B311A" w:rsidRDefault="005B311A" w:rsidP="005B311A">
            <w:pPr>
              <w:jc w:val="center"/>
              <w:rPr>
                <w:rFonts w:ascii="Arial" w:hAnsi="Arial" w:cs="Arial"/>
              </w:rPr>
            </w:pPr>
            <w:r w:rsidRPr="005B311A">
              <w:rPr>
                <w:rFonts w:ascii="Arial" w:hAnsi="Arial" w:cs="Arial"/>
              </w:rPr>
              <w:t>12.2%</w:t>
            </w:r>
          </w:p>
        </w:tc>
      </w:tr>
      <w:tr w:rsidR="005B311A" w:rsidRPr="005B311A" w14:paraId="3369714C" w14:textId="77777777" w:rsidTr="005B311A">
        <w:trPr>
          <w:trHeight w:val="300"/>
        </w:trPr>
        <w:tc>
          <w:tcPr>
            <w:tcW w:w="803" w:type="dxa"/>
            <w:noWrap/>
            <w:vAlign w:val="center"/>
            <w:hideMark/>
          </w:tcPr>
          <w:p w14:paraId="54E5DD69" w14:textId="77777777" w:rsidR="005B311A" w:rsidRPr="005B311A" w:rsidRDefault="005B311A" w:rsidP="005B311A">
            <w:pPr>
              <w:jc w:val="center"/>
              <w:rPr>
                <w:rFonts w:ascii="Arial" w:hAnsi="Arial" w:cs="Arial"/>
              </w:rPr>
            </w:pPr>
            <w:r w:rsidRPr="005B311A">
              <w:rPr>
                <w:rFonts w:ascii="Arial" w:hAnsi="Arial" w:cs="Arial"/>
              </w:rPr>
              <w:t>719</w:t>
            </w:r>
          </w:p>
        </w:tc>
        <w:tc>
          <w:tcPr>
            <w:tcW w:w="6216" w:type="dxa"/>
            <w:noWrap/>
            <w:hideMark/>
          </w:tcPr>
          <w:p w14:paraId="116BFB62" w14:textId="77777777" w:rsidR="005B311A" w:rsidRPr="005B311A" w:rsidRDefault="005B311A">
            <w:pPr>
              <w:rPr>
                <w:rFonts w:ascii="Arial" w:hAnsi="Arial" w:cs="Arial"/>
              </w:rPr>
            </w:pPr>
            <w:r w:rsidRPr="005B311A">
              <w:rPr>
                <w:rFonts w:ascii="Arial" w:hAnsi="Arial" w:cs="Arial"/>
              </w:rPr>
              <w:t>Environmental Engineers</w:t>
            </w:r>
          </w:p>
        </w:tc>
        <w:tc>
          <w:tcPr>
            <w:tcW w:w="1615" w:type="dxa"/>
            <w:noWrap/>
            <w:vAlign w:val="center"/>
            <w:hideMark/>
          </w:tcPr>
          <w:p w14:paraId="7697AA34" w14:textId="77777777" w:rsidR="005B311A" w:rsidRPr="005B311A" w:rsidRDefault="005B311A" w:rsidP="005B311A">
            <w:pPr>
              <w:jc w:val="center"/>
              <w:rPr>
                <w:rFonts w:ascii="Arial" w:hAnsi="Arial" w:cs="Arial"/>
              </w:rPr>
            </w:pPr>
            <w:r w:rsidRPr="005B311A">
              <w:rPr>
                <w:rFonts w:ascii="Arial" w:hAnsi="Arial" w:cs="Arial"/>
              </w:rPr>
              <w:t>12.0%</w:t>
            </w:r>
          </w:p>
        </w:tc>
      </w:tr>
      <w:tr w:rsidR="005B311A" w:rsidRPr="005B311A" w14:paraId="6532C922" w14:textId="77777777" w:rsidTr="005B311A">
        <w:trPr>
          <w:trHeight w:val="300"/>
        </w:trPr>
        <w:tc>
          <w:tcPr>
            <w:tcW w:w="803" w:type="dxa"/>
            <w:noWrap/>
            <w:vAlign w:val="center"/>
            <w:hideMark/>
          </w:tcPr>
          <w:p w14:paraId="6F2C335E" w14:textId="77777777" w:rsidR="005B311A" w:rsidRPr="005B311A" w:rsidRDefault="005B311A" w:rsidP="005B311A">
            <w:pPr>
              <w:jc w:val="center"/>
              <w:rPr>
                <w:rFonts w:ascii="Arial" w:hAnsi="Arial" w:cs="Arial"/>
              </w:rPr>
            </w:pPr>
            <w:r w:rsidRPr="005B311A">
              <w:rPr>
                <w:rFonts w:ascii="Arial" w:hAnsi="Arial" w:cs="Arial"/>
              </w:rPr>
              <w:t>720</w:t>
            </w:r>
          </w:p>
        </w:tc>
        <w:tc>
          <w:tcPr>
            <w:tcW w:w="6216" w:type="dxa"/>
            <w:noWrap/>
            <w:hideMark/>
          </w:tcPr>
          <w:p w14:paraId="0DBB9749" w14:textId="77777777" w:rsidR="005B311A" w:rsidRPr="005B311A" w:rsidRDefault="005B311A">
            <w:pPr>
              <w:rPr>
                <w:rFonts w:ascii="Arial" w:hAnsi="Arial" w:cs="Arial"/>
              </w:rPr>
            </w:pPr>
            <w:r w:rsidRPr="005B311A">
              <w:rPr>
                <w:rFonts w:ascii="Arial" w:hAnsi="Arial" w:cs="Arial"/>
              </w:rPr>
              <w:t>Veterinarians</w:t>
            </w:r>
          </w:p>
        </w:tc>
        <w:tc>
          <w:tcPr>
            <w:tcW w:w="1615" w:type="dxa"/>
            <w:noWrap/>
            <w:vAlign w:val="center"/>
            <w:hideMark/>
          </w:tcPr>
          <w:p w14:paraId="70A781FD" w14:textId="77777777" w:rsidR="005B311A" w:rsidRPr="005B311A" w:rsidRDefault="005B311A" w:rsidP="005B311A">
            <w:pPr>
              <w:jc w:val="center"/>
              <w:rPr>
                <w:rFonts w:ascii="Arial" w:hAnsi="Arial" w:cs="Arial"/>
              </w:rPr>
            </w:pPr>
            <w:r w:rsidRPr="005B311A">
              <w:rPr>
                <w:rFonts w:ascii="Arial" w:hAnsi="Arial" w:cs="Arial"/>
              </w:rPr>
              <w:t>11.8%</w:t>
            </w:r>
          </w:p>
        </w:tc>
      </w:tr>
      <w:tr w:rsidR="005B311A" w:rsidRPr="005B311A" w14:paraId="1094DFBF" w14:textId="77777777" w:rsidTr="005B311A">
        <w:trPr>
          <w:trHeight w:val="300"/>
        </w:trPr>
        <w:tc>
          <w:tcPr>
            <w:tcW w:w="803" w:type="dxa"/>
            <w:noWrap/>
            <w:vAlign w:val="center"/>
            <w:hideMark/>
          </w:tcPr>
          <w:p w14:paraId="685B11DD" w14:textId="77777777" w:rsidR="005B311A" w:rsidRPr="005B311A" w:rsidRDefault="005B311A" w:rsidP="005B311A">
            <w:pPr>
              <w:jc w:val="center"/>
              <w:rPr>
                <w:rFonts w:ascii="Arial" w:hAnsi="Arial" w:cs="Arial"/>
              </w:rPr>
            </w:pPr>
            <w:r w:rsidRPr="005B311A">
              <w:rPr>
                <w:rFonts w:ascii="Arial" w:hAnsi="Arial" w:cs="Arial"/>
              </w:rPr>
              <w:t>721</w:t>
            </w:r>
          </w:p>
        </w:tc>
        <w:tc>
          <w:tcPr>
            <w:tcW w:w="6216" w:type="dxa"/>
            <w:noWrap/>
            <w:hideMark/>
          </w:tcPr>
          <w:p w14:paraId="08C93670" w14:textId="77777777" w:rsidR="005B311A" w:rsidRPr="005B311A" w:rsidRDefault="005B311A">
            <w:pPr>
              <w:rPr>
                <w:rFonts w:ascii="Arial" w:hAnsi="Arial" w:cs="Arial"/>
              </w:rPr>
            </w:pPr>
            <w:r w:rsidRPr="005B311A">
              <w:rPr>
                <w:rFonts w:ascii="Arial" w:hAnsi="Arial" w:cs="Arial"/>
              </w:rPr>
              <w:t>Clinical, Counseling, and School Psychologists</w:t>
            </w:r>
          </w:p>
        </w:tc>
        <w:tc>
          <w:tcPr>
            <w:tcW w:w="1615" w:type="dxa"/>
            <w:noWrap/>
            <w:vAlign w:val="center"/>
            <w:hideMark/>
          </w:tcPr>
          <w:p w14:paraId="2A3A106D" w14:textId="77777777" w:rsidR="005B311A" w:rsidRPr="005B311A" w:rsidRDefault="005B311A" w:rsidP="005B311A">
            <w:pPr>
              <w:jc w:val="center"/>
              <w:rPr>
                <w:rFonts w:ascii="Arial" w:hAnsi="Arial" w:cs="Arial"/>
              </w:rPr>
            </w:pPr>
            <w:r w:rsidRPr="005B311A">
              <w:rPr>
                <w:rFonts w:ascii="Arial" w:hAnsi="Arial" w:cs="Arial"/>
              </w:rPr>
              <w:t>11.8%</w:t>
            </w:r>
          </w:p>
        </w:tc>
      </w:tr>
      <w:tr w:rsidR="005B311A" w:rsidRPr="005B311A" w14:paraId="4EFB0C0D" w14:textId="77777777" w:rsidTr="005B311A">
        <w:trPr>
          <w:trHeight w:val="300"/>
        </w:trPr>
        <w:tc>
          <w:tcPr>
            <w:tcW w:w="803" w:type="dxa"/>
            <w:noWrap/>
            <w:vAlign w:val="center"/>
            <w:hideMark/>
          </w:tcPr>
          <w:p w14:paraId="3A585411" w14:textId="77777777" w:rsidR="005B311A" w:rsidRPr="005B311A" w:rsidRDefault="005B311A" w:rsidP="005B311A">
            <w:pPr>
              <w:jc w:val="center"/>
              <w:rPr>
                <w:rFonts w:ascii="Arial" w:hAnsi="Arial" w:cs="Arial"/>
              </w:rPr>
            </w:pPr>
            <w:r w:rsidRPr="005B311A">
              <w:rPr>
                <w:rFonts w:ascii="Arial" w:hAnsi="Arial" w:cs="Arial"/>
              </w:rPr>
              <w:t>722</w:t>
            </w:r>
          </w:p>
        </w:tc>
        <w:tc>
          <w:tcPr>
            <w:tcW w:w="6216" w:type="dxa"/>
            <w:noWrap/>
            <w:hideMark/>
          </w:tcPr>
          <w:p w14:paraId="699DD40F" w14:textId="77777777" w:rsidR="005B311A" w:rsidRPr="005B311A" w:rsidRDefault="005B311A">
            <w:pPr>
              <w:rPr>
                <w:rFonts w:ascii="Arial" w:hAnsi="Arial" w:cs="Arial"/>
              </w:rPr>
            </w:pPr>
            <w:r w:rsidRPr="005B311A">
              <w:rPr>
                <w:rFonts w:ascii="Arial" w:hAnsi="Arial" w:cs="Arial"/>
              </w:rPr>
              <w:t>Vocational Education Teachers, Postsecondary</w:t>
            </w:r>
          </w:p>
        </w:tc>
        <w:tc>
          <w:tcPr>
            <w:tcW w:w="1615" w:type="dxa"/>
            <w:noWrap/>
            <w:vAlign w:val="center"/>
            <w:hideMark/>
          </w:tcPr>
          <w:p w14:paraId="66DD3304" w14:textId="77777777" w:rsidR="005B311A" w:rsidRPr="005B311A" w:rsidRDefault="005B311A" w:rsidP="005B311A">
            <w:pPr>
              <w:jc w:val="center"/>
              <w:rPr>
                <w:rFonts w:ascii="Arial" w:hAnsi="Arial" w:cs="Arial"/>
              </w:rPr>
            </w:pPr>
            <w:r w:rsidRPr="005B311A">
              <w:rPr>
                <w:rFonts w:ascii="Arial" w:hAnsi="Arial" w:cs="Arial"/>
              </w:rPr>
              <w:t>11.7%</w:t>
            </w:r>
          </w:p>
        </w:tc>
      </w:tr>
      <w:tr w:rsidR="005B311A" w:rsidRPr="005B311A" w14:paraId="2FB63575" w14:textId="77777777" w:rsidTr="005B311A">
        <w:trPr>
          <w:trHeight w:val="300"/>
        </w:trPr>
        <w:tc>
          <w:tcPr>
            <w:tcW w:w="803" w:type="dxa"/>
            <w:noWrap/>
            <w:vAlign w:val="center"/>
            <w:hideMark/>
          </w:tcPr>
          <w:p w14:paraId="100A2245" w14:textId="77777777" w:rsidR="005B311A" w:rsidRPr="005B311A" w:rsidRDefault="005B311A" w:rsidP="005B311A">
            <w:pPr>
              <w:jc w:val="center"/>
              <w:rPr>
                <w:rFonts w:ascii="Arial" w:hAnsi="Arial" w:cs="Arial"/>
              </w:rPr>
            </w:pPr>
            <w:r w:rsidRPr="005B311A">
              <w:rPr>
                <w:rFonts w:ascii="Arial" w:hAnsi="Arial" w:cs="Arial"/>
              </w:rPr>
              <w:t>723</w:t>
            </w:r>
          </w:p>
        </w:tc>
        <w:tc>
          <w:tcPr>
            <w:tcW w:w="6216" w:type="dxa"/>
            <w:noWrap/>
            <w:hideMark/>
          </w:tcPr>
          <w:p w14:paraId="6FD178D8" w14:textId="77777777" w:rsidR="005B311A" w:rsidRPr="005B311A" w:rsidRDefault="005B311A">
            <w:pPr>
              <w:rPr>
                <w:rFonts w:ascii="Arial" w:hAnsi="Arial" w:cs="Arial"/>
              </w:rPr>
            </w:pPr>
            <w:r w:rsidRPr="005B311A">
              <w:rPr>
                <w:rFonts w:ascii="Arial" w:hAnsi="Arial" w:cs="Arial"/>
              </w:rPr>
              <w:t>Physics Teachers, Postsecondary</w:t>
            </w:r>
          </w:p>
        </w:tc>
        <w:tc>
          <w:tcPr>
            <w:tcW w:w="1615" w:type="dxa"/>
            <w:noWrap/>
            <w:vAlign w:val="center"/>
            <w:hideMark/>
          </w:tcPr>
          <w:p w14:paraId="5215F71F" w14:textId="77777777" w:rsidR="005B311A" w:rsidRPr="005B311A" w:rsidRDefault="005B311A" w:rsidP="005B311A">
            <w:pPr>
              <w:jc w:val="center"/>
              <w:rPr>
                <w:rFonts w:ascii="Arial" w:hAnsi="Arial" w:cs="Arial"/>
              </w:rPr>
            </w:pPr>
            <w:r w:rsidRPr="005B311A">
              <w:rPr>
                <w:rFonts w:ascii="Arial" w:hAnsi="Arial" w:cs="Arial"/>
              </w:rPr>
              <w:t>11.6%</w:t>
            </w:r>
          </w:p>
        </w:tc>
      </w:tr>
      <w:tr w:rsidR="005B311A" w:rsidRPr="005B311A" w14:paraId="0AC8EAFF" w14:textId="77777777" w:rsidTr="005B311A">
        <w:trPr>
          <w:trHeight w:val="300"/>
        </w:trPr>
        <w:tc>
          <w:tcPr>
            <w:tcW w:w="803" w:type="dxa"/>
            <w:noWrap/>
            <w:vAlign w:val="center"/>
            <w:hideMark/>
          </w:tcPr>
          <w:p w14:paraId="7C2D9122" w14:textId="77777777" w:rsidR="005B311A" w:rsidRPr="005B311A" w:rsidRDefault="005B311A" w:rsidP="005B311A">
            <w:pPr>
              <w:jc w:val="center"/>
              <w:rPr>
                <w:rFonts w:ascii="Arial" w:hAnsi="Arial" w:cs="Arial"/>
              </w:rPr>
            </w:pPr>
            <w:r w:rsidRPr="005B311A">
              <w:rPr>
                <w:rFonts w:ascii="Arial" w:hAnsi="Arial" w:cs="Arial"/>
              </w:rPr>
              <w:t>724</w:t>
            </w:r>
          </w:p>
        </w:tc>
        <w:tc>
          <w:tcPr>
            <w:tcW w:w="6216" w:type="dxa"/>
            <w:noWrap/>
            <w:hideMark/>
          </w:tcPr>
          <w:p w14:paraId="7B25B810" w14:textId="77777777" w:rsidR="005B311A" w:rsidRPr="005B311A" w:rsidRDefault="005B311A">
            <w:pPr>
              <w:rPr>
                <w:rFonts w:ascii="Arial" w:hAnsi="Arial" w:cs="Arial"/>
              </w:rPr>
            </w:pPr>
            <w:r w:rsidRPr="005B311A">
              <w:rPr>
                <w:rFonts w:ascii="Arial" w:hAnsi="Arial" w:cs="Arial"/>
              </w:rPr>
              <w:t>Agents and Business Managers of Artists, Performers, and Athletes</w:t>
            </w:r>
          </w:p>
        </w:tc>
        <w:tc>
          <w:tcPr>
            <w:tcW w:w="1615" w:type="dxa"/>
            <w:noWrap/>
            <w:vAlign w:val="center"/>
            <w:hideMark/>
          </w:tcPr>
          <w:p w14:paraId="7113419C" w14:textId="77777777" w:rsidR="005B311A" w:rsidRPr="005B311A" w:rsidRDefault="005B311A" w:rsidP="005B311A">
            <w:pPr>
              <w:jc w:val="center"/>
              <w:rPr>
                <w:rFonts w:ascii="Arial" w:hAnsi="Arial" w:cs="Arial"/>
              </w:rPr>
            </w:pPr>
            <w:r w:rsidRPr="005B311A">
              <w:rPr>
                <w:rFonts w:ascii="Arial" w:hAnsi="Arial" w:cs="Arial"/>
              </w:rPr>
              <w:t>11.5%</w:t>
            </w:r>
          </w:p>
        </w:tc>
      </w:tr>
      <w:tr w:rsidR="005B311A" w:rsidRPr="005B311A" w14:paraId="758901DC" w14:textId="77777777" w:rsidTr="005B311A">
        <w:trPr>
          <w:trHeight w:val="300"/>
        </w:trPr>
        <w:tc>
          <w:tcPr>
            <w:tcW w:w="803" w:type="dxa"/>
            <w:noWrap/>
            <w:vAlign w:val="center"/>
            <w:hideMark/>
          </w:tcPr>
          <w:p w14:paraId="58EBECB6" w14:textId="77777777" w:rsidR="005B311A" w:rsidRPr="005B311A" w:rsidRDefault="005B311A" w:rsidP="005B311A">
            <w:pPr>
              <w:jc w:val="center"/>
              <w:rPr>
                <w:rFonts w:ascii="Arial" w:hAnsi="Arial" w:cs="Arial"/>
              </w:rPr>
            </w:pPr>
            <w:r w:rsidRPr="005B311A">
              <w:rPr>
                <w:rFonts w:ascii="Arial" w:hAnsi="Arial" w:cs="Arial"/>
              </w:rPr>
              <w:t>725</w:t>
            </w:r>
          </w:p>
        </w:tc>
        <w:tc>
          <w:tcPr>
            <w:tcW w:w="6216" w:type="dxa"/>
            <w:noWrap/>
            <w:hideMark/>
          </w:tcPr>
          <w:p w14:paraId="6DE4E52B" w14:textId="77777777" w:rsidR="005B311A" w:rsidRPr="005B311A" w:rsidRDefault="005B311A">
            <w:pPr>
              <w:rPr>
                <w:rFonts w:ascii="Arial" w:hAnsi="Arial" w:cs="Arial"/>
              </w:rPr>
            </w:pPr>
            <w:r w:rsidRPr="005B311A">
              <w:rPr>
                <w:rFonts w:ascii="Arial" w:hAnsi="Arial" w:cs="Arial"/>
              </w:rPr>
              <w:t>Buyers and Purchasing Agents, Farm Products</w:t>
            </w:r>
          </w:p>
        </w:tc>
        <w:tc>
          <w:tcPr>
            <w:tcW w:w="1615" w:type="dxa"/>
            <w:noWrap/>
            <w:vAlign w:val="center"/>
            <w:hideMark/>
          </w:tcPr>
          <w:p w14:paraId="0138A7C6" w14:textId="77777777" w:rsidR="005B311A" w:rsidRPr="005B311A" w:rsidRDefault="005B311A" w:rsidP="005B311A">
            <w:pPr>
              <w:jc w:val="center"/>
              <w:rPr>
                <w:rFonts w:ascii="Arial" w:hAnsi="Arial" w:cs="Arial"/>
              </w:rPr>
            </w:pPr>
            <w:r w:rsidRPr="005B311A">
              <w:rPr>
                <w:rFonts w:ascii="Arial" w:hAnsi="Arial" w:cs="Arial"/>
              </w:rPr>
              <w:t>11.5%</w:t>
            </w:r>
          </w:p>
        </w:tc>
      </w:tr>
      <w:tr w:rsidR="005B311A" w:rsidRPr="005B311A" w14:paraId="5C2170B3" w14:textId="77777777" w:rsidTr="005B311A">
        <w:trPr>
          <w:trHeight w:val="300"/>
        </w:trPr>
        <w:tc>
          <w:tcPr>
            <w:tcW w:w="803" w:type="dxa"/>
            <w:noWrap/>
            <w:vAlign w:val="center"/>
            <w:hideMark/>
          </w:tcPr>
          <w:p w14:paraId="24195833" w14:textId="77777777" w:rsidR="005B311A" w:rsidRPr="005B311A" w:rsidRDefault="005B311A" w:rsidP="005B311A">
            <w:pPr>
              <w:jc w:val="center"/>
              <w:rPr>
                <w:rFonts w:ascii="Arial" w:hAnsi="Arial" w:cs="Arial"/>
              </w:rPr>
            </w:pPr>
            <w:r w:rsidRPr="005B311A">
              <w:rPr>
                <w:rFonts w:ascii="Arial" w:hAnsi="Arial" w:cs="Arial"/>
              </w:rPr>
              <w:t>726</w:t>
            </w:r>
          </w:p>
        </w:tc>
        <w:tc>
          <w:tcPr>
            <w:tcW w:w="6216" w:type="dxa"/>
            <w:noWrap/>
            <w:hideMark/>
          </w:tcPr>
          <w:p w14:paraId="7B596488" w14:textId="77777777" w:rsidR="005B311A" w:rsidRPr="005B311A" w:rsidRDefault="005B311A">
            <w:pPr>
              <w:rPr>
                <w:rFonts w:ascii="Arial" w:hAnsi="Arial" w:cs="Arial"/>
              </w:rPr>
            </w:pPr>
            <w:r w:rsidRPr="005B311A">
              <w:rPr>
                <w:rFonts w:ascii="Arial" w:hAnsi="Arial" w:cs="Arial"/>
              </w:rPr>
              <w:t>Fitness Trainers and Aerobics Instructors</w:t>
            </w:r>
          </w:p>
        </w:tc>
        <w:tc>
          <w:tcPr>
            <w:tcW w:w="1615" w:type="dxa"/>
            <w:noWrap/>
            <w:vAlign w:val="center"/>
            <w:hideMark/>
          </w:tcPr>
          <w:p w14:paraId="2F72A49A" w14:textId="77777777" w:rsidR="005B311A" w:rsidRPr="005B311A" w:rsidRDefault="005B311A" w:rsidP="005B311A">
            <w:pPr>
              <w:jc w:val="center"/>
              <w:rPr>
                <w:rFonts w:ascii="Arial" w:hAnsi="Arial" w:cs="Arial"/>
              </w:rPr>
            </w:pPr>
            <w:r w:rsidRPr="005B311A">
              <w:rPr>
                <w:rFonts w:ascii="Arial" w:hAnsi="Arial" w:cs="Arial"/>
              </w:rPr>
              <w:t>11.3%</w:t>
            </w:r>
          </w:p>
        </w:tc>
      </w:tr>
      <w:tr w:rsidR="005B311A" w:rsidRPr="005B311A" w14:paraId="614752AA" w14:textId="77777777" w:rsidTr="005B311A">
        <w:trPr>
          <w:trHeight w:val="300"/>
        </w:trPr>
        <w:tc>
          <w:tcPr>
            <w:tcW w:w="803" w:type="dxa"/>
            <w:noWrap/>
            <w:vAlign w:val="center"/>
            <w:hideMark/>
          </w:tcPr>
          <w:p w14:paraId="09ED6B2E" w14:textId="77777777" w:rsidR="005B311A" w:rsidRPr="005B311A" w:rsidRDefault="005B311A" w:rsidP="005B311A">
            <w:pPr>
              <w:jc w:val="center"/>
              <w:rPr>
                <w:rFonts w:ascii="Arial" w:hAnsi="Arial" w:cs="Arial"/>
              </w:rPr>
            </w:pPr>
            <w:r w:rsidRPr="005B311A">
              <w:rPr>
                <w:rFonts w:ascii="Arial" w:hAnsi="Arial" w:cs="Arial"/>
              </w:rPr>
              <w:t>727</w:t>
            </w:r>
          </w:p>
        </w:tc>
        <w:tc>
          <w:tcPr>
            <w:tcW w:w="6216" w:type="dxa"/>
            <w:noWrap/>
            <w:hideMark/>
          </w:tcPr>
          <w:p w14:paraId="7435899E" w14:textId="77777777" w:rsidR="005B311A" w:rsidRPr="005B311A" w:rsidRDefault="005B311A">
            <w:pPr>
              <w:rPr>
                <w:rFonts w:ascii="Arial" w:hAnsi="Arial" w:cs="Arial"/>
              </w:rPr>
            </w:pPr>
            <w:r w:rsidRPr="005B311A">
              <w:rPr>
                <w:rFonts w:ascii="Arial" w:hAnsi="Arial" w:cs="Arial"/>
              </w:rPr>
              <w:t>Industrial Engineers</w:t>
            </w:r>
          </w:p>
        </w:tc>
        <w:tc>
          <w:tcPr>
            <w:tcW w:w="1615" w:type="dxa"/>
            <w:noWrap/>
            <w:vAlign w:val="center"/>
            <w:hideMark/>
          </w:tcPr>
          <w:p w14:paraId="44ED5E4C" w14:textId="77777777" w:rsidR="005B311A" w:rsidRPr="005B311A" w:rsidRDefault="005B311A" w:rsidP="005B311A">
            <w:pPr>
              <w:jc w:val="center"/>
              <w:rPr>
                <w:rFonts w:ascii="Arial" w:hAnsi="Arial" w:cs="Arial"/>
              </w:rPr>
            </w:pPr>
            <w:r w:rsidRPr="005B311A">
              <w:rPr>
                <w:rFonts w:ascii="Arial" w:hAnsi="Arial" w:cs="Arial"/>
              </w:rPr>
              <w:t>11.3%</w:t>
            </w:r>
          </w:p>
        </w:tc>
      </w:tr>
      <w:tr w:rsidR="005B311A" w:rsidRPr="005B311A" w14:paraId="67C351ED" w14:textId="77777777" w:rsidTr="005B311A">
        <w:trPr>
          <w:trHeight w:val="300"/>
        </w:trPr>
        <w:tc>
          <w:tcPr>
            <w:tcW w:w="803" w:type="dxa"/>
            <w:noWrap/>
            <w:vAlign w:val="center"/>
            <w:hideMark/>
          </w:tcPr>
          <w:p w14:paraId="083B216C" w14:textId="77777777" w:rsidR="005B311A" w:rsidRPr="005B311A" w:rsidRDefault="005B311A" w:rsidP="005B311A">
            <w:pPr>
              <w:jc w:val="center"/>
              <w:rPr>
                <w:rFonts w:ascii="Arial" w:hAnsi="Arial" w:cs="Arial"/>
              </w:rPr>
            </w:pPr>
            <w:r w:rsidRPr="005B311A">
              <w:rPr>
                <w:rFonts w:ascii="Arial" w:hAnsi="Arial" w:cs="Arial"/>
              </w:rPr>
              <w:t>728</w:t>
            </w:r>
          </w:p>
        </w:tc>
        <w:tc>
          <w:tcPr>
            <w:tcW w:w="6216" w:type="dxa"/>
            <w:noWrap/>
            <w:hideMark/>
          </w:tcPr>
          <w:p w14:paraId="5F7DE1A8" w14:textId="77777777" w:rsidR="005B311A" w:rsidRPr="005B311A" w:rsidRDefault="005B311A">
            <w:pPr>
              <w:rPr>
                <w:rFonts w:ascii="Arial" w:hAnsi="Arial" w:cs="Arial"/>
              </w:rPr>
            </w:pPr>
            <w:r w:rsidRPr="005B311A">
              <w:rPr>
                <w:rFonts w:ascii="Arial" w:hAnsi="Arial" w:cs="Arial"/>
              </w:rPr>
              <w:t>Arbitrators, Mediators, and Conciliators</w:t>
            </w:r>
          </w:p>
        </w:tc>
        <w:tc>
          <w:tcPr>
            <w:tcW w:w="1615" w:type="dxa"/>
            <w:noWrap/>
            <w:vAlign w:val="center"/>
            <w:hideMark/>
          </w:tcPr>
          <w:p w14:paraId="7B46D76C" w14:textId="77777777" w:rsidR="005B311A" w:rsidRPr="005B311A" w:rsidRDefault="005B311A" w:rsidP="005B311A">
            <w:pPr>
              <w:jc w:val="center"/>
              <w:rPr>
                <w:rFonts w:ascii="Arial" w:hAnsi="Arial" w:cs="Arial"/>
              </w:rPr>
            </w:pPr>
            <w:r w:rsidRPr="005B311A">
              <w:rPr>
                <w:rFonts w:ascii="Arial" w:hAnsi="Arial" w:cs="Arial"/>
              </w:rPr>
              <w:t>11.3%</w:t>
            </w:r>
          </w:p>
        </w:tc>
      </w:tr>
      <w:tr w:rsidR="005B311A" w:rsidRPr="005B311A" w14:paraId="09D7953E" w14:textId="77777777" w:rsidTr="005B311A">
        <w:trPr>
          <w:trHeight w:val="300"/>
        </w:trPr>
        <w:tc>
          <w:tcPr>
            <w:tcW w:w="803" w:type="dxa"/>
            <w:noWrap/>
            <w:vAlign w:val="center"/>
            <w:hideMark/>
          </w:tcPr>
          <w:p w14:paraId="4B2AEF80" w14:textId="77777777" w:rsidR="005B311A" w:rsidRPr="005B311A" w:rsidRDefault="005B311A" w:rsidP="005B311A">
            <w:pPr>
              <w:jc w:val="center"/>
              <w:rPr>
                <w:rFonts w:ascii="Arial" w:hAnsi="Arial" w:cs="Arial"/>
              </w:rPr>
            </w:pPr>
            <w:r w:rsidRPr="005B311A">
              <w:rPr>
                <w:rFonts w:ascii="Arial" w:hAnsi="Arial" w:cs="Arial"/>
              </w:rPr>
              <w:t>729</w:t>
            </w:r>
          </w:p>
        </w:tc>
        <w:tc>
          <w:tcPr>
            <w:tcW w:w="6216" w:type="dxa"/>
            <w:noWrap/>
            <w:hideMark/>
          </w:tcPr>
          <w:p w14:paraId="4932EBC0" w14:textId="77777777" w:rsidR="005B311A" w:rsidRPr="005B311A" w:rsidRDefault="005B311A">
            <w:pPr>
              <w:rPr>
                <w:rFonts w:ascii="Arial" w:hAnsi="Arial" w:cs="Arial"/>
              </w:rPr>
            </w:pPr>
            <w:r w:rsidRPr="005B311A">
              <w:rPr>
                <w:rFonts w:ascii="Arial" w:hAnsi="Arial" w:cs="Arial"/>
              </w:rPr>
              <w:t>Nurse Midwives</w:t>
            </w:r>
          </w:p>
        </w:tc>
        <w:tc>
          <w:tcPr>
            <w:tcW w:w="1615" w:type="dxa"/>
            <w:noWrap/>
            <w:vAlign w:val="center"/>
            <w:hideMark/>
          </w:tcPr>
          <w:p w14:paraId="418AEDF5" w14:textId="77777777" w:rsidR="005B311A" w:rsidRPr="005B311A" w:rsidRDefault="005B311A" w:rsidP="005B311A">
            <w:pPr>
              <w:jc w:val="center"/>
              <w:rPr>
                <w:rFonts w:ascii="Arial" w:hAnsi="Arial" w:cs="Arial"/>
              </w:rPr>
            </w:pPr>
            <w:r w:rsidRPr="005B311A">
              <w:rPr>
                <w:rFonts w:ascii="Arial" w:hAnsi="Arial" w:cs="Arial"/>
              </w:rPr>
              <w:t>11.2%</w:t>
            </w:r>
          </w:p>
        </w:tc>
      </w:tr>
      <w:tr w:rsidR="005B311A" w:rsidRPr="005B311A" w14:paraId="36F48592" w14:textId="77777777" w:rsidTr="005B311A">
        <w:trPr>
          <w:trHeight w:val="300"/>
        </w:trPr>
        <w:tc>
          <w:tcPr>
            <w:tcW w:w="803" w:type="dxa"/>
            <w:noWrap/>
            <w:vAlign w:val="center"/>
            <w:hideMark/>
          </w:tcPr>
          <w:p w14:paraId="2E8518B5" w14:textId="77777777" w:rsidR="005B311A" w:rsidRPr="005B311A" w:rsidRDefault="005B311A" w:rsidP="005B311A">
            <w:pPr>
              <w:jc w:val="center"/>
              <w:rPr>
                <w:rFonts w:ascii="Arial" w:hAnsi="Arial" w:cs="Arial"/>
              </w:rPr>
            </w:pPr>
            <w:r w:rsidRPr="005B311A">
              <w:rPr>
                <w:rFonts w:ascii="Arial" w:hAnsi="Arial" w:cs="Arial"/>
              </w:rPr>
              <w:t>730</w:t>
            </w:r>
          </w:p>
        </w:tc>
        <w:tc>
          <w:tcPr>
            <w:tcW w:w="6216" w:type="dxa"/>
            <w:noWrap/>
            <w:hideMark/>
          </w:tcPr>
          <w:p w14:paraId="43119F89" w14:textId="77777777" w:rsidR="005B311A" w:rsidRPr="005B311A" w:rsidRDefault="005B311A">
            <w:pPr>
              <w:rPr>
                <w:rFonts w:ascii="Arial" w:hAnsi="Arial" w:cs="Arial"/>
              </w:rPr>
            </w:pPr>
            <w:r w:rsidRPr="005B311A">
              <w:rPr>
                <w:rFonts w:ascii="Arial" w:hAnsi="Arial" w:cs="Arial"/>
              </w:rPr>
              <w:t>Special Education Teachers, Secondary School</w:t>
            </w:r>
          </w:p>
        </w:tc>
        <w:tc>
          <w:tcPr>
            <w:tcW w:w="1615" w:type="dxa"/>
            <w:noWrap/>
            <w:vAlign w:val="center"/>
            <w:hideMark/>
          </w:tcPr>
          <w:p w14:paraId="16222510" w14:textId="77777777" w:rsidR="005B311A" w:rsidRPr="005B311A" w:rsidRDefault="005B311A" w:rsidP="005B311A">
            <w:pPr>
              <w:jc w:val="center"/>
              <w:rPr>
                <w:rFonts w:ascii="Arial" w:hAnsi="Arial" w:cs="Arial"/>
              </w:rPr>
            </w:pPr>
            <w:r w:rsidRPr="005B311A">
              <w:rPr>
                <w:rFonts w:ascii="Arial" w:hAnsi="Arial" w:cs="Arial"/>
              </w:rPr>
              <w:t>11.2%</w:t>
            </w:r>
          </w:p>
        </w:tc>
      </w:tr>
      <w:tr w:rsidR="005B311A" w:rsidRPr="005B311A" w14:paraId="1E47FADF" w14:textId="77777777" w:rsidTr="005B311A">
        <w:trPr>
          <w:trHeight w:val="300"/>
        </w:trPr>
        <w:tc>
          <w:tcPr>
            <w:tcW w:w="803" w:type="dxa"/>
            <w:noWrap/>
            <w:vAlign w:val="center"/>
            <w:hideMark/>
          </w:tcPr>
          <w:p w14:paraId="5DB4F2B3" w14:textId="77777777" w:rsidR="005B311A" w:rsidRPr="005B311A" w:rsidRDefault="005B311A" w:rsidP="005B311A">
            <w:pPr>
              <w:jc w:val="center"/>
              <w:rPr>
                <w:rFonts w:ascii="Arial" w:hAnsi="Arial" w:cs="Arial"/>
              </w:rPr>
            </w:pPr>
            <w:r w:rsidRPr="005B311A">
              <w:rPr>
                <w:rFonts w:ascii="Arial" w:hAnsi="Arial" w:cs="Arial"/>
              </w:rPr>
              <w:t>731</w:t>
            </w:r>
          </w:p>
        </w:tc>
        <w:tc>
          <w:tcPr>
            <w:tcW w:w="6216" w:type="dxa"/>
            <w:noWrap/>
            <w:hideMark/>
          </w:tcPr>
          <w:p w14:paraId="01CFB3DE" w14:textId="77777777" w:rsidR="005B311A" w:rsidRPr="005B311A" w:rsidRDefault="005B311A">
            <w:pPr>
              <w:rPr>
                <w:rFonts w:ascii="Arial" w:hAnsi="Arial" w:cs="Arial"/>
              </w:rPr>
            </w:pPr>
            <w:r w:rsidRPr="005B311A">
              <w:rPr>
                <w:rFonts w:ascii="Arial" w:hAnsi="Arial" w:cs="Arial"/>
              </w:rPr>
              <w:t>Special Education Teachers, All Other</w:t>
            </w:r>
          </w:p>
        </w:tc>
        <w:tc>
          <w:tcPr>
            <w:tcW w:w="1615" w:type="dxa"/>
            <w:noWrap/>
            <w:vAlign w:val="center"/>
            <w:hideMark/>
          </w:tcPr>
          <w:p w14:paraId="18340246" w14:textId="77777777" w:rsidR="005B311A" w:rsidRPr="005B311A" w:rsidRDefault="005B311A" w:rsidP="005B311A">
            <w:pPr>
              <w:jc w:val="center"/>
              <w:rPr>
                <w:rFonts w:ascii="Arial" w:hAnsi="Arial" w:cs="Arial"/>
              </w:rPr>
            </w:pPr>
            <w:r w:rsidRPr="005B311A">
              <w:rPr>
                <w:rFonts w:ascii="Arial" w:hAnsi="Arial" w:cs="Arial"/>
              </w:rPr>
              <w:t>11.2%</w:t>
            </w:r>
          </w:p>
        </w:tc>
      </w:tr>
      <w:tr w:rsidR="005B311A" w:rsidRPr="005B311A" w14:paraId="51E5CDF3" w14:textId="77777777" w:rsidTr="005B311A">
        <w:trPr>
          <w:trHeight w:val="300"/>
        </w:trPr>
        <w:tc>
          <w:tcPr>
            <w:tcW w:w="803" w:type="dxa"/>
            <w:noWrap/>
            <w:vAlign w:val="center"/>
            <w:hideMark/>
          </w:tcPr>
          <w:p w14:paraId="4A6FF369" w14:textId="77777777" w:rsidR="005B311A" w:rsidRPr="005B311A" w:rsidRDefault="005B311A" w:rsidP="005B311A">
            <w:pPr>
              <w:jc w:val="center"/>
              <w:rPr>
                <w:rFonts w:ascii="Arial" w:hAnsi="Arial" w:cs="Arial"/>
              </w:rPr>
            </w:pPr>
            <w:r w:rsidRPr="005B311A">
              <w:rPr>
                <w:rFonts w:ascii="Arial" w:hAnsi="Arial" w:cs="Arial"/>
              </w:rPr>
              <w:t>732</w:t>
            </w:r>
          </w:p>
        </w:tc>
        <w:tc>
          <w:tcPr>
            <w:tcW w:w="6216" w:type="dxa"/>
            <w:noWrap/>
            <w:hideMark/>
          </w:tcPr>
          <w:p w14:paraId="43D9D80A" w14:textId="77777777" w:rsidR="005B311A" w:rsidRPr="005B311A" w:rsidRDefault="005B311A">
            <w:pPr>
              <w:rPr>
                <w:rFonts w:ascii="Arial" w:hAnsi="Arial" w:cs="Arial"/>
              </w:rPr>
            </w:pPr>
            <w:r w:rsidRPr="005B311A">
              <w:rPr>
                <w:rFonts w:ascii="Arial" w:hAnsi="Arial" w:cs="Arial"/>
              </w:rPr>
              <w:t>Healthcare Social Workers</w:t>
            </w:r>
          </w:p>
        </w:tc>
        <w:tc>
          <w:tcPr>
            <w:tcW w:w="1615" w:type="dxa"/>
            <w:noWrap/>
            <w:vAlign w:val="center"/>
            <w:hideMark/>
          </w:tcPr>
          <w:p w14:paraId="1741C9C2" w14:textId="77777777" w:rsidR="005B311A" w:rsidRPr="005B311A" w:rsidRDefault="005B311A" w:rsidP="005B311A">
            <w:pPr>
              <w:jc w:val="center"/>
              <w:rPr>
                <w:rFonts w:ascii="Arial" w:hAnsi="Arial" w:cs="Arial"/>
              </w:rPr>
            </w:pPr>
            <w:r w:rsidRPr="005B311A">
              <w:rPr>
                <w:rFonts w:ascii="Arial" w:hAnsi="Arial" w:cs="Arial"/>
              </w:rPr>
              <w:t>11.2%</w:t>
            </w:r>
          </w:p>
        </w:tc>
      </w:tr>
      <w:tr w:rsidR="005B311A" w:rsidRPr="005B311A" w14:paraId="333BB288" w14:textId="77777777" w:rsidTr="005B311A">
        <w:trPr>
          <w:trHeight w:val="300"/>
        </w:trPr>
        <w:tc>
          <w:tcPr>
            <w:tcW w:w="803" w:type="dxa"/>
            <w:noWrap/>
            <w:vAlign w:val="center"/>
            <w:hideMark/>
          </w:tcPr>
          <w:p w14:paraId="781ABF23" w14:textId="77777777" w:rsidR="005B311A" w:rsidRPr="005B311A" w:rsidRDefault="005B311A" w:rsidP="005B311A">
            <w:pPr>
              <w:jc w:val="center"/>
              <w:rPr>
                <w:rFonts w:ascii="Arial" w:hAnsi="Arial" w:cs="Arial"/>
              </w:rPr>
            </w:pPr>
            <w:r w:rsidRPr="005B311A">
              <w:rPr>
                <w:rFonts w:ascii="Arial" w:hAnsi="Arial" w:cs="Arial"/>
              </w:rPr>
              <w:t>733</w:t>
            </w:r>
          </w:p>
        </w:tc>
        <w:tc>
          <w:tcPr>
            <w:tcW w:w="6216" w:type="dxa"/>
            <w:noWrap/>
            <w:hideMark/>
          </w:tcPr>
          <w:p w14:paraId="35239614" w14:textId="77777777" w:rsidR="005B311A" w:rsidRPr="005B311A" w:rsidRDefault="005B311A">
            <w:pPr>
              <w:rPr>
                <w:rFonts w:ascii="Arial" w:hAnsi="Arial" w:cs="Arial"/>
              </w:rPr>
            </w:pPr>
            <w:r w:rsidRPr="005B311A">
              <w:rPr>
                <w:rFonts w:ascii="Arial" w:hAnsi="Arial" w:cs="Arial"/>
              </w:rPr>
              <w:t>Foresters</w:t>
            </w:r>
          </w:p>
        </w:tc>
        <w:tc>
          <w:tcPr>
            <w:tcW w:w="1615" w:type="dxa"/>
            <w:noWrap/>
            <w:vAlign w:val="center"/>
            <w:hideMark/>
          </w:tcPr>
          <w:p w14:paraId="31415A8D" w14:textId="77777777" w:rsidR="005B311A" w:rsidRPr="005B311A" w:rsidRDefault="005B311A" w:rsidP="005B311A">
            <w:pPr>
              <w:jc w:val="center"/>
              <w:rPr>
                <w:rFonts w:ascii="Arial" w:hAnsi="Arial" w:cs="Arial"/>
              </w:rPr>
            </w:pPr>
            <w:r w:rsidRPr="005B311A">
              <w:rPr>
                <w:rFonts w:ascii="Arial" w:hAnsi="Arial" w:cs="Arial"/>
              </w:rPr>
              <w:t>11.0%</w:t>
            </w:r>
          </w:p>
        </w:tc>
      </w:tr>
      <w:tr w:rsidR="005B311A" w:rsidRPr="005B311A" w14:paraId="048B72C7" w14:textId="77777777" w:rsidTr="005B311A">
        <w:trPr>
          <w:trHeight w:val="300"/>
        </w:trPr>
        <w:tc>
          <w:tcPr>
            <w:tcW w:w="803" w:type="dxa"/>
            <w:noWrap/>
            <w:vAlign w:val="center"/>
            <w:hideMark/>
          </w:tcPr>
          <w:p w14:paraId="143CE70C" w14:textId="77777777" w:rsidR="005B311A" w:rsidRPr="005B311A" w:rsidRDefault="005B311A" w:rsidP="005B311A">
            <w:pPr>
              <w:jc w:val="center"/>
              <w:rPr>
                <w:rFonts w:ascii="Arial" w:hAnsi="Arial" w:cs="Arial"/>
              </w:rPr>
            </w:pPr>
            <w:r w:rsidRPr="005B311A">
              <w:rPr>
                <w:rFonts w:ascii="Arial" w:hAnsi="Arial" w:cs="Arial"/>
              </w:rPr>
              <w:t>734</w:t>
            </w:r>
          </w:p>
        </w:tc>
        <w:tc>
          <w:tcPr>
            <w:tcW w:w="6216" w:type="dxa"/>
            <w:noWrap/>
            <w:hideMark/>
          </w:tcPr>
          <w:p w14:paraId="7F787074" w14:textId="77777777" w:rsidR="005B311A" w:rsidRPr="005B311A" w:rsidRDefault="005B311A">
            <w:pPr>
              <w:rPr>
                <w:rFonts w:ascii="Arial" w:hAnsi="Arial" w:cs="Arial"/>
              </w:rPr>
            </w:pPr>
            <w:r w:rsidRPr="005B311A">
              <w:rPr>
                <w:rFonts w:ascii="Arial" w:hAnsi="Arial" w:cs="Arial"/>
              </w:rPr>
              <w:t>Orthodontists</w:t>
            </w:r>
          </w:p>
        </w:tc>
        <w:tc>
          <w:tcPr>
            <w:tcW w:w="1615" w:type="dxa"/>
            <w:noWrap/>
            <w:vAlign w:val="center"/>
            <w:hideMark/>
          </w:tcPr>
          <w:p w14:paraId="4A7EFBB7" w14:textId="77777777" w:rsidR="005B311A" w:rsidRPr="005B311A" w:rsidRDefault="005B311A" w:rsidP="005B311A">
            <w:pPr>
              <w:jc w:val="center"/>
              <w:rPr>
                <w:rFonts w:ascii="Arial" w:hAnsi="Arial" w:cs="Arial"/>
              </w:rPr>
            </w:pPr>
            <w:r w:rsidRPr="005B311A">
              <w:rPr>
                <w:rFonts w:ascii="Arial" w:hAnsi="Arial" w:cs="Arial"/>
              </w:rPr>
              <w:t>11.0%</w:t>
            </w:r>
          </w:p>
        </w:tc>
      </w:tr>
      <w:tr w:rsidR="005B311A" w:rsidRPr="005B311A" w14:paraId="144959F9" w14:textId="77777777" w:rsidTr="005B311A">
        <w:trPr>
          <w:trHeight w:val="300"/>
        </w:trPr>
        <w:tc>
          <w:tcPr>
            <w:tcW w:w="803" w:type="dxa"/>
            <w:noWrap/>
            <w:vAlign w:val="center"/>
            <w:hideMark/>
          </w:tcPr>
          <w:p w14:paraId="74BEE0DB" w14:textId="77777777" w:rsidR="005B311A" w:rsidRPr="005B311A" w:rsidRDefault="005B311A" w:rsidP="005B311A">
            <w:pPr>
              <w:jc w:val="center"/>
              <w:rPr>
                <w:rFonts w:ascii="Arial" w:hAnsi="Arial" w:cs="Arial"/>
              </w:rPr>
            </w:pPr>
            <w:r w:rsidRPr="005B311A">
              <w:rPr>
                <w:rFonts w:ascii="Arial" w:hAnsi="Arial" w:cs="Arial"/>
              </w:rPr>
              <w:t>735</w:t>
            </w:r>
          </w:p>
        </w:tc>
        <w:tc>
          <w:tcPr>
            <w:tcW w:w="6216" w:type="dxa"/>
            <w:noWrap/>
            <w:hideMark/>
          </w:tcPr>
          <w:p w14:paraId="59C523F9" w14:textId="77777777" w:rsidR="005B311A" w:rsidRPr="005B311A" w:rsidRDefault="005B311A">
            <w:pPr>
              <w:rPr>
                <w:rFonts w:ascii="Arial" w:hAnsi="Arial" w:cs="Arial"/>
              </w:rPr>
            </w:pPr>
            <w:r w:rsidRPr="005B311A">
              <w:rPr>
                <w:rFonts w:ascii="Arial" w:hAnsi="Arial" w:cs="Arial"/>
              </w:rPr>
              <w:t>Psychologists, All Other</w:t>
            </w:r>
          </w:p>
        </w:tc>
        <w:tc>
          <w:tcPr>
            <w:tcW w:w="1615" w:type="dxa"/>
            <w:noWrap/>
            <w:vAlign w:val="center"/>
            <w:hideMark/>
          </w:tcPr>
          <w:p w14:paraId="7B01EF61" w14:textId="77777777" w:rsidR="005B311A" w:rsidRPr="005B311A" w:rsidRDefault="005B311A" w:rsidP="005B311A">
            <w:pPr>
              <w:jc w:val="center"/>
              <w:rPr>
                <w:rFonts w:ascii="Arial" w:hAnsi="Arial" w:cs="Arial"/>
              </w:rPr>
            </w:pPr>
            <w:r w:rsidRPr="005B311A">
              <w:rPr>
                <w:rFonts w:ascii="Arial" w:hAnsi="Arial" w:cs="Arial"/>
              </w:rPr>
              <w:t>10.9%</w:t>
            </w:r>
          </w:p>
        </w:tc>
      </w:tr>
      <w:tr w:rsidR="005B311A" w:rsidRPr="005B311A" w14:paraId="3EE71B2E" w14:textId="77777777" w:rsidTr="005B311A">
        <w:trPr>
          <w:trHeight w:val="300"/>
        </w:trPr>
        <w:tc>
          <w:tcPr>
            <w:tcW w:w="803" w:type="dxa"/>
            <w:noWrap/>
            <w:vAlign w:val="center"/>
            <w:hideMark/>
          </w:tcPr>
          <w:p w14:paraId="5D0D5124" w14:textId="77777777" w:rsidR="005B311A" w:rsidRPr="005B311A" w:rsidRDefault="005B311A" w:rsidP="005B311A">
            <w:pPr>
              <w:jc w:val="center"/>
              <w:rPr>
                <w:rFonts w:ascii="Arial" w:hAnsi="Arial" w:cs="Arial"/>
              </w:rPr>
            </w:pPr>
            <w:r w:rsidRPr="005B311A">
              <w:rPr>
                <w:rFonts w:ascii="Arial" w:hAnsi="Arial" w:cs="Arial"/>
              </w:rPr>
              <w:t>736</w:t>
            </w:r>
          </w:p>
        </w:tc>
        <w:tc>
          <w:tcPr>
            <w:tcW w:w="6216" w:type="dxa"/>
            <w:noWrap/>
            <w:hideMark/>
          </w:tcPr>
          <w:p w14:paraId="62EEA7F2" w14:textId="77777777" w:rsidR="005B311A" w:rsidRPr="005B311A" w:rsidRDefault="005B311A">
            <w:pPr>
              <w:rPr>
                <w:rFonts w:ascii="Arial" w:hAnsi="Arial" w:cs="Arial"/>
              </w:rPr>
            </w:pPr>
            <w:r w:rsidRPr="005B311A">
              <w:rPr>
                <w:rFonts w:ascii="Arial" w:hAnsi="Arial" w:cs="Arial"/>
              </w:rPr>
              <w:t>Nuclear Engineers</w:t>
            </w:r>
          </w:p>
        </w:tc>
        <w:tc>
          <w:tcPr>
            <w:tcW w:w="1615" w:type="dxa"/>
            <w:noWrap/>
            <w:vAlign w:val="center"/>
            <w:hideMark/>
          </w:tcPr>
          <w:p w14:paraId="78ADCEE5" w14:textId="77777777" w:rsidR="005B311A" w:rsidRPr="005B311A" w:rsidRDefault="005B311A" w:rsidP="005B311A">
            <w:pPr>
              <w:jc w:val="center"/>
              <w:rPr>
                <w:rFonts w:ascii="Arial" w:hAnsi="Arial" w:cs="Arial"/>
              </w:rPr>
            </w:pPr>
            <w:r w:rsidRPr="005B311A">
              <w:rPr>
                <w:rFonts w:ascii="Arial" w:hAnsi="Arial" w:cs="Arial"/>
              </w:rPr>
              <w:t>10.9%</w:t>
            </w:r>
          </w:p>
        </w:tc>
      </w:tr>
      <w:tr w:rsidR="005B311A" w:rsidRPr="005B311A" w14:paraId="5A9BFA02" w14:textId="77777777" w:rsidTr="005B311A">
        <w:trPr>
          <w:trHeight w:val="300"/>
        </w:trPr>
        <w:tc>
          <w:tcPr>
            <w:tcW w:w="803" w:type="dxa"/>
            <w:noWrap/>
            <w:vAlign w:val="center"/>
            <w:hideMark/>
          </w:tcPr>
          <w:p w14:paraId="430A9472" w14:textId="77777777" w:rsidR="005B311A" w:rsidRPr="005B311A" w:rsidRDefault="005B311A" w:rsidP="005B311A">
            <w:pPr>
              <w:jc w:val="center"/>
              <w:rPr>
                <w:rFonts w:ascii="Arial" w:hAnsi="Arial" w:cs="Arial"/>
              </w:rPr>
            </w:pPr>
            <w:r w:rsidRPr="005B311A">
              <w:rPr>
                <w:rFonts w:ascii="Arial" w:hAnsi="Arial" w:cs="Arial"/>
              </w:rPr>
              <w:t>737</w:t>
            </w:r>
          </w:p>
        </w:tc>
        <w:tc>
          <w:tcPr>
            <w:tcW w:w="6216" w:type="dxa"/>
            <w:noWrap/>
            <w:hideMark/>
          </w:tcPr>
          <w:p w14:paraId="07EDA000" w14:textId="77777777" w:rsidR="005B311A" w:rsidRPr="005B311A" w:rsidRDefault="005B311A">
            <w:pPr>
              <w:rPr>
                <w:rFonts w:ascii="Arial" w:hAnsi="Arial" w:cs="Arial"/>
              </w:rPr>
            </w:pPr>
            <w:r w:rsidRPr="005B311A">
              <w:rPr>
                <w:rFonts w:ascii="Arial" w:hAnsi="Arial" w:cs="Arial"/>
              </w:rPr>
              <w:t>Home Health Aides</w:t>
            </w:r>
          </w:p>
        </w:tc>
        <w:tc>
          <w:tcPr>
            <w:tcW w:w="1615" w:type="dxa"/>
            <w:noWrap/>
            <w:vAlign w:val="center"/>
            <w:hideMark/>
          </w:tcPr>
          <w:p w14:paraId="421FD786" w14:textId="77777777" w:rsidR="005B311A" w:rsidRPr="005B311A" w:rsidRDefault="005B311A" w:rsidP="005B311A">
            <w:pPr>
              <w:jc w:val="center"/>
              <w:rPr>
                <w:rFonts w:ascii="Arial" w:hAnsi="Arial" w:cs="Arial"/>
              </w:rPr>
            </w:pPr>
            <w:r w:rsidRPr="005B311A">
              <w:rPr>
                <w:rFonts w:ascii="Arial" w:hAnsi="Arial" w:cs="Arial"/>
              </w:rPr>
              <w:t>10.8%</w:t>
            </w:r>
          </w:p>
        </w:tc>
      </w:tr>
      <w:tr w:rsidR="005B311A" w:rsidRPr="005B311A" w14:paraId="709E71E5" w14:textId="77777777" w:rsidTr="005B311A">
        <w:trPr>
          <w:trHeight w:val="300"/>
        </w:trPr>
        <w:tc>
          <w:tcPr>
            <w:tcW w:w="803" w:type="dxa"/>
            <w:noWrap/>
            <w:vAlign w:val="center"/>
            <w:hideMark/>
          </w:tcPr>
          <w:p w14:paraId="2CD2FFC3" w14:textId="77777777" w:rsidR="005B311A" w:rsidRPr="005B311A" w:rsidRDefault="005B311A" w:rsidP="005B311A">
            <w:pPr>
              <w:jc w:val="center"/>
              <w:rPr>
                <w:rFonts w:ascii="Arial" w:hAnsi="Arial" w:cs="Arial"/>
              </w:rPr>
            </w:pPr>
            <w:r w:rsidRPr="005B311A">
              <w:rPr>
                <w:rFonts w:ascii="Arial" w:hAnsi="Arial" w:cs="Arial"/>
              </w:rPr>
              <w:t>738</w:t>
            </w:r>
          </w:p>
        </w:tc>
        <w:tc>
          <w:tcPr>
            <w:tcW w:w="6216" w:type="dxa"/>
            <w:noWrap/>
            <w:hideMark/>
          </w:tcPr>
          <w:p w14:paraId="35AA97EF" w14:textId="77777777" w:rsidR="005B311A" w:rsidRPr="005B311A" w:rsidRDefault="005B311A">
            <w:pPr>
              <w:rPr>
                <w:rFonts w:ascii="Arial" w:hAnsi="Arial" w:cs="Arial"/>
              </w:rPr>
            </w:pPr>
            <w:r w:rsidRPr="005B311A">
              <w:rPr>
                <w:rFonts w:ascii="Arial" w:hAnsi="Arial" w:cs="Arial"/>
              </w:rPr>
              <w:t>Architects, Except Landscape and Naval</w:t>
            </w:r>
          </w:p>
        </w:tc>
        <w:tc>
          <w:tcPr>
            <w:tcW w:w="1615" w:type="dxa"/>
            <w:noWrap/>
            <w:vAlign w:val="center"/>
            <w:hideMark/>
          </w:tcPr>
          <w:p w14:paraId="6C937939" w14:textId="77777777" w:rsidR="005B311A" w:rsidRPr="005B311A" w:rsidRDefault="005B311A" w:rsidP="005B311A">
            <w:pPr>
              <w:jc w:val="center"/>
              <w:rPr>
                <w:rFonts w:ascii="Arial" w:hAnsi="Arial" w:cs="Arial"/>
              </w:rPr>
            </w:pPr>
            <w:r w:rsidRPr="005B311A">
              <w:rPr>
                <w:rFonts w:ascii="Arial" w:hAnsi="Arial" w:cs="Arial"/>
              </w:rPr>
              <w:t>10.8%</w:t>
            </w:r>
          </w:p>
        </w:tc>
      </w:tr>
      <w:tr w:rsidR="005B311A" w:rsidRPr="005B311A" w14:paraId="379A92CF" w14:textId="77777777" w:rsidTr="005B311A">
        <w:trPr>
          <w:trHeight w:val="300"/>
        </w:trPr>
        <w:tc>
          <w:tcPr>
            <w:tcW w:w="803" w:type="dxa"/>
            <w:noWrap/>
            <w:vAlign w:val="center"/>
            <w:hideMark/>
          </w:tcPr>
          <w:p w14:paraId="09845781" w14:textId="77777777" w:rsidR="005B311A" w:rsidRPr="005B311A" w:rsidRDefault="005B311A" w:rsidP="005B311A">
            <w:pPr>
              <w:jc w:val="center"/>
              <w:rPr>
                <w:rFonts w:ascii="Arial" w:hAnsi="Arial" w:cs="Arial"/>
              </w:rPr>
            </w:pPr>
            <w:r w:rsidRPr="005B311A">
              <w:rPr>
                <w:rFonts w:ascii="Arial" w:hAnsi="Arial" w:cs="Arial"/>
              </w:rPr>
              <w:t>739</w:t>
            </w:r>
          </w:p>
        </w:tc>
        <w:tc>
          <w:tcPr>
            <w:tcW w:w="6216" w:type="dxa"/>
            <w:noWrap/>
            <w:hideMark/>
          </w:tcPr>
          <w:p w14:paraId="351DA656" w14:textId="77777777" w:rsidR="005B311A" w:rsidRPr="005B311A" w:rsidRDefault="005B311A">
            <w:pPr>
              <w:rPr>
                <w:rFonts w:ascii="Arial" w:hAnsi="Arial" w:cs="Arial"/>
              </w:rPr>
            </w:pPr>
            <w:r w:rsidRPr="005B311A">
              <w:rPr>
                <w:rFonts w:ascii="Arial" w:hAnsi="Arial" w:cs="Arial"/>
              </w:rPr>
              <w:t>Computer Science Teachers, Postsecondary</w:t>
            </w:r>
          </w:p>
        </w:tc>
        <w:tc>
          <w:tcPr>
            <w:tcW w:w="1615" w:type="dxa"/>
            <w:noWrap/>
            <w:vAlign w:val="center"/>
            <w:hideMark/>
          </w:tcPr>
          <w:p w14:paraId="4D830D1B" w14:textId="77777777" w:rsidR="005B311A" w:rsidRPr="005B311A" w:rsidRDefault="005B311A" w:rsidP="005B311A">
            <w:pPr>
              <w:jc w:val="center"/>
              <w:rPr>
                <w:rFonts w:ascii="Arial" w:hAnsi="Arial" w:cs="Arial"/>
              </w:rPr>
            </w:pPr>
            <w:r w:rsidRPr="005B311A">
              <w:rPr>
                <w:rFonts w:ascii="Arial" w:hAnsi="Arial" w:cs="Arial"/>
              </w:rPr>
              <w:t>10.7%</w:t>
            </w:r>
          </w:p>
        </w:tc>
      </w:tr>
      <w:tr w:rsidR="005B311A" w:rsidRPr="005B311A" w14:paraId="5BDFB1EB" w14:textId="77777777" w:rsidTr="005B311A">
        <w:trPr>
          <w:trHeight w:val="300"/>
        </w:trPr>
        <w:tc>
          <w:tcPr>
            <w:tcW w:w="803" w:type="dxa"/>
            <w:noWrap/>
            <w:vAlign w:val="center"/>
            <w:hideMark/>
          </w:tcPr>
          <w:p w14:paraId="3FFEEC69" w14:textId="77777777" w:rsidR="005B311A" w:rsidRPr="005B311A" w:rsidRDefault="005B311A" w:rsidP="005B311A">
            <w:pPr>
              <w:jc w:val="center"/>
              <w:rPr>
                <w:rFonts w:ascii="Arial" w:hAnsi="Arial" w:cs="Arial"/>
              </w:rPr>
            </w:pPr>
            <w:r w:rsidRPr="005B311A">
              <w:rPr>
                <w:rFonts w:ascii="Arial" w:hAnsi="Arial" w:cs="Arial"/>
              </w:rPr>
              <w:t>740</w:t>
            </w:r>
          </w:p>
        </w:tc>
        <w:tc>
          <w:tcPr>
            <w:tcW w:w="6216" w:type="dxa"/>
            <w:noWrap/>
            <w:hideMark/>
          </w:tcPr>
          <w:p w14:paraId="31C0507C" w14:textId="77777777" w:rsidR="005B311A" w:rsidRPr="005B311A" w:rsidRDefault="005B311A">
            <w:pPr>
              <w:rPr>
                <w:rFonts w:ascii="Arial" w:hAnsi="Arial" w:cs="Arial"/>
              </w:rPr>
            </w:pPr>
            <w:r w:rsidRPr="005B311A">
              <w:rPr>
                <w:rFonts w:ascii="Arial" w:hAnsi="Arial" w:cs="Arial"/>
              </w:rPr>
              <w:t>Labor Relations Specialists</w:t>
            </w:r>
          </w:p>
        </w:tc>
        <w:tc>
          <w:tcPr>
            <w:tcW w:w="1615" w:type="dxa"/>
            <w:noWrap/>
            <w:vAlign w:val="center"/>
            <w:hideMark/>
          </w:tcPr>
          <w:p w14:paraId="39DC84CE" w14:textId="77777777" w:rsidR="005B311A" w:rsidRPr="005B311A" w:rsidRDefault="005B311A" w:rsidP="005B311A">
            <w:pPr>
              <w:jc w:val="center"/>
              <w:rPr>
                <w:rFonts w:ascii="Arial" w:hAnsi="Arial" w:cs="Arial"/>
              </w:rPr>
            </w:pPr>
            <w:r w:rsidRPr="005B311A">
              <w:rPr>
                <w:rFonts w:ascii="Arial" w:hAnsi="Arial" w:cs="Arial"/>
              </w:rPr>
              <w:t>10.7%</w:t>
            </w:r>
          </w:p>
        </w:tc>
      </w:tr>
      <w:tr w:rsidR="005B311A" w:rsidRPr="005B311A" w14:paraId="1484C6EB" w14:textId="77777777" w:rsidTr="005B311A">
        <w:trPr>
          <w:trHeight w:val="300"/>
        </w:trPr>
        <w:tc>
          <w:tcPr>
            <w:tcW w:w="803" w:type="dxa"/>
            <w:noWrap/>
            <w:vAlign w:val="center"/>
            <w:hideMark/>
          </w:tcPr>
          <w:p w14:paraId="2FB97178" w14:textId="77777777" w:rsidR="005B311A" w:rsidRPr="005B311A" w:rsidRDefault="005B311A" w:rsidP="005B311A">
            <w:pPr>
              <w:jc w:val="center"/>
              <w:rPr>
                <w:rFonts w:ascii="Arial" w:hAnsi="Arial" w:cs="Arial"/>
              </w:rPr>
            </w:pPr>
            <w:r w:rsidRPr="005B311A">
              <w:rPr>
                <w:rFonts w:ascii="Arial" w:hAnsi="Arial" w:cs="Arial"/>
              </w:rPr>
              <w:t>741</w:t>
            </w:r>
          </w:p>
        </w:tc>
        <w:tc>
          <w:tcPr>
            <w:tcW w:w="6216" w:type="dxa"/>
            <w:noWrap/>
            <w:hideMark/>
          </w:tcPr>
          <w:p w14:paraId="7842CE0D" w14:textId="77777777" w:rsidR="005B311A" w:rsidRPr="005B311A" w:rsidRDefault="005B311A">
            <w:pPr>
              <w:rPr>
                <w:rFonts w:ascii="Arial" w:hAnsi="Arial" w:cs="Arial"/>
              </w:rPr>
            </w:pPr>
            <w:r w:rsidRPr="005B311A">
              <w:rPr>
                <w:rFonts w:ascii="Arial" w:hAnsi="Arial" w:cs="Arial"/>
              </w:rPr>
              <w:t>Public Relations Specialists</w:t>
            </w:r>
          </w:p>
        </w:tc>
        <w:tc>
          <w:tcPr>
            <w:tcW w:w="1615" w:type="dxa"/>
            <w:noWrap/>
            <w:vAlign w:val="center"/>
            <w:hideMark/>
          </w:tcPr>
          <w:p w14:paraId="35E7B12C" w14:textId="77777777" w:rsidR="005B311A" w:rsidRPr="005B311A" w:rsidRDefault="005B311A" w:rsidP="005B311A">
            <w:pPr>
              <w:jc w:val="center"/>
              <w:rPr>
                <w:rFonts w:ascii="Arial" w:hAnsi="Arial" w:cs="Arial"/>
              </w:rPr>
            </w:pPr>
            <w:r w:rsidRPr="005B311A">
              <w:rPr>
                <w:rFonts w:ascii="Arial" w:hAnsi="Arial" w:cs="Arial"/>
              </w:rPr>
              <w:t>10.7%</w:t>
            </w:r>
          </w:p>
        </w:tc>
      </w:tr>
      <w:tr w:rsidR="005B311A" w:rsidRPr="005B311A" w14:paraId="2135D9D0" w14:textId="77777777" w:rsidTr="005B311A">
        <w:trPr>
          <w:trHeight w:val="300"/>
        </w:trPr>
        <w:tc>
          <w:tcPr>
            <w:tcW w:w="803" w:type="dxa"/>
            <w:noWrap/>
            <w:vAlign w:val="center"/>
            <w:hideMark/>
          </w:tcPr>
          <w:p w14:paraId="44CFE85B" w14:textId="77777777" w:rsidR="005B311A" w:rsidRPr="005B311A" w:rsidRDefault="005B311A" w:rsidP="005B311A">
            <w:pPr>
              <w:jc w:val="center"/>
              <w:rPr>
                <w:rFonts w:ascii="Arial" w:hAnsi="Arial" w:cs="Arial"/>
              </w:rPr>
            </w:pPr>
            <w:r w:rsidRPr="005B311A">
              <w:rPr>
                <w:rFonts w:ascii="Arial" w:hAnsi="Arial" w:cs="Arial"/>
              </w:rPr>
              <w:t>742</w:t>
            </w:r>
          </w:p>
        </w:tc>
        <w:tc>
          <w:tcPr>
            <w:tcW w:w="6216" w:type="dxa"/>
            <w:noWrap/>
            <w:hideMark/>
          </w:tcPr>
          <w:p w14:paraId="7711D3BB" w14:textId="77777777" w:rsidR="005B311A" w:rsidRPr="005B311A" w:rsidRDefault="005B311A">
            <w:pPr>
              <w:rPr>
                <w:rFonts w:ascii="Arial" w:hAnsi="Arial" w:cs="Arial"/>
              </w:rPr>
            </w:pPr>
            <w:r w:rsidRPr="005B311A">
              <w:rPr>
                <w:rFonts w:ascii="Arial" w:hAnsi="Arial" w:cs="Arial"/>
              </w:rPr>
              <w:t>Financial Analysts</w:t>
            </w:r>
          </w:p>
        </w:tc>
        <w:tc>
          <w:tcPr>
            <w:tcW w:w="1615" w:type="dxa"/>
            <w:noWrap/>
            <w:vAlign w:val="center"/>
            <w:hideMark/>
          </w:tcPr>
          <w:p w14:paraId="01F4A3A0" w14:textId="77777777" w:rsidR="005B311A" w:rsidRPr="005B311A" w:rsidRDefault="005B311A" w:rsidP="005B311A">
            <w:pPr>
              <w:jc w:val="center"/>
              <w:rPr>
                <w:rFonts w:ascii="Arial" w:hAnsi="Arial" w:cs="Arial"/>
              </w:rPr>
            </w:pPr>
            <w:r w:rsidRPr="005B311A">
              <w:rPr>
                <w:rFonts w:ascii="Arial" w:hAnsi="Arial" w:cs="Arial"/>
              </w:rPr>
              <w:t>10.6%</w:t>
            </w:r>
          </w:p>
        </w:tc>
      </w:tr>
      <w:tr w:rsidR="005B311A" w:rsidRPr="005B311A" w14:paraId="4085BDB9" w14:textId="77777777" w:rsidTr="005B311A">
        <w:trPr>
          <w:trHeight w:val="300"/>
        </w:trPr>
        <w:tc>
          <w:tcPr>
            <w:tcW w:w="803" w:type="dxa"/>
            <w:noWrap/>
            <w:vAlign w:val="center"/>
            <w:hideMark/>
          </w:tcPr>
          <w:p w14:paraId="29F1CC3E" w14:textId="77777777" w:rsidR="005B311A" w:rsidRPr="005B311A" w:rsidRDefault="005B311A" w:rsidP="005B311A">
            <w:pPr>
              <w:jc w:val="center"/>
              <w:rPr>
                <w:rFonts w:ascii="Arial" w:hAnsi="Arial" w:cs="Arial"/>
              </w:rPr>
            </w:pPr>
            <w:r w:rsidRPr="005B311A">
              <w:rPr>
                <w:rFonts w:ascii="Arial" w:hAnsi="Arial" w:cs="Arial"/>
              </w:rPr>
              <w:t>743</w:t>
            </w:r>
          </w:p>
        </w:tc>
        <w:tc>
          <w:tcPr>
            <w:tcW w:w="6216" w:type="dxa"/>
            <w:noWrap/>
            <w:hideMark/>
          </w:tcPr>
          <w:p w14:paraId="3C354289" w14:textId="77777777" w:rsidR="005B311A" w:rsidRPr="005B311A" w:rsidRDefault="005B311A">
            <w:pPr>
              <w:rPr>
                <w:rFonts w:ascii="Arial" w:hAnsi="Arial" w:cs="Arial"/>
              </w:rPr>
            </w:pPr>
            <w:r w:rsidRPr="005B311A">
              <w:rPr>
                <w:rFonts w:ascii="Arial" w:hAnsi="Arial" w:cs="Arial"/>
              </w:rPr>
              <w:t>Social Work Teachers, Postsecondary</w:t>
            </w:r>
          </w:p>
        </w:tc>
        <w:tc>
          <w:tcPr>
            <w:tcW w:w="1615" w:type="dxa"/>
            <w:noWrap/>
            <w:vAlign w:val="center"/>
            <w:hideMark/>
          </w:tcPr>
          <w:p w14:paraId="62465DB4" w14:textId="77777777" w:rsidR="005B311A" w:rsidRPr="005B311A" w:rsidRDefault="005B311A" w:rsidP="005B311A">
            <w:pPr>
              <w:jc w:val="center"/>
              <w:rPr>
                <w:rFonts w:ascii="Arial" w:hAnsi="Arial" w:cs="Arial"/>
              </w:rPr>
            </w:pPr>
            <w:r w:rsidRPr="005B311A">
              <w:rPr>
                <w:rFonts w:ascii="Arial" w:hAnsi="Arial" w:cs="Arial"/>
              </w:rPr>
              <w:t>10.6%</w:t>
            </w:r>
          </w:p>
        </w:tc>
      </w:tr>
      <w:tr w:rsidR="005B311A" w:rsidRPr="005B311A" w14:paraId="4EFCA5CE" w14:textId="77777777" w:rsidTr="005B311A">
        <w:trPr>
          <w:trHeight w:val="300"/>
        </w:trPr>
        <w:tc>
          <w:tcPr>
            <w:tcW w:w="803" w:type="dxa"/>
            <w:noWrap/>
            <w:vAlign w:val="center"/>
            <w:hideMark/>
          </w:tcPr>
          <w:p w14:paraId="65CC3B4B" w14:textId="77777777" w:rsidR="005B311A" w:rsidRPr="005B311A" w:rsidRDefault="005B311A" w:rsidP="005B311A">
            <w:pPr>
              <w:jc w:val="center"/>
              <w:rPr>
                <w:rFonts w:ascii="Arial" w:hAnsi="Arial" w:cs="Arial"/>
              </w:rPr>
            </w:pPr>
            <w:r w:rsidRPr="005B311A">
              <w:rPr>
                <w:rFonts w:ascii="Arial" w:hAnsi="Arial" w:cs="Arial"/>
              </w:rPr>
              <w:t>744</w:t>
            </w:r>
          </w:p>
        </w:tc>
        <w:tc>
          <w:tcPr>
            <w:tcW w:w="6216" w:type="dxa"/>
            <w:noWrap/>
            <w:hideMark/>
          </w:tcPr>
          <w:p w14:paraId="670BAB53" w14:textId="77777777" w:rsidR="005B311A" w:rsidRPr="005B311A" w:rsidRDefault="005B311A">
            <w:pPr>
              <w:rPr>
                <w:rFonts w:ascii="Arial" w:hAnsi="Arial" w:cs="Arial"/>
              </w:rPr>
            </w:pPr>
            <w:r w:rsidRPr="005B311A">
              <w:rPr>
                <w:rFonts w:ascii="Arial" w:hAnsi="Arial" w:cs="Arial"/>
              </w:rPr>
              <w:t>Biochemists and Biophysicists</w:t>
            </w:r>
          </w:p>
        </w:tc>
        <w:tc>
          <w:tcPr>
            <w:tcW w:w="1615" w:type="dxa"/>
            <w:noWrap/>
            <w:vAlign w:val="center"/>
            <w:hideMark/>
          </w:tcPr>
          <w:p w14:paraId="45B86B64" w14:textId="77777777" w:rsidR="005B311A" w:rsidRPr="005B311A" w:rsidRDefault="005B311A" w:rsidP="005B311A">
            <w:pPr>
              <w:jc w:val="center"/>
              <w:rPr>
                <w:rFonts w:ascii="Arial" w:hAnsi="Arial" w:cs="Arial"/>
              </w:rPr>
            </w:pPr>
            <w:r w:rsidRPr="005B311A">
              <w:rPr>
                <w:rFonts w:ascii="Arial" w:hAnsi="Arial" w:cs="Arial"/>
              </w:rPr>
              <w:t>10.2%</w:t>
            </w:r>
          </w:p>
        </w:tc>
      </w:tr>
      <w:tr w:rsidR="005B311A" w:rsidRPr="005B311A" w14:paraId="3D9C0D29" w14:textId="77777777" w:rsidTr="005B311A">
        <w:trPr>
          <w:trHeight w:val="300"/>
        </w:trPr>
        <w:tc>
          <w:tcPr>
            <w:tcW w:w="803" w:type="dxa"/>
            <w:noWrap/>
            <w:vAlign w:val="center"/>
            <w:hideMark/>
          </w:tcPr>
          <w:p w14:paraId="4D71BECE" w14:textId="77777777" w:rsidR="005B311A" w:rsidRPr="005B311A" w:rsidRDefault="005B311A" w:rsidP="005B311A">
            <w:pPr>
              <w:jc w:val="center"/>
              <w:rPr>
                <w:rFonts w:ascii="Arial" w:hAnsi="Arial" w:cs="Arial"/>
              </w:rPr>
            </w:pPr>
            <w:r w:rsidRPr="005B311A">
              <w:rPr>
                <w:rFonts w:ascii="Arial" w:hAnsi="Arial" w:cs="Arial"/>
              </w:rPr>
              <w:t>745</w:t>
            </w:r>
          </w:p>
        </w:tc>
        <w:tc>
          <w:tcPr>
            <w:tcW w:w="6216" w:type="dxa"/>
            <w:noWrap/>
            <w:hideMark/>
          </w:tcPr>
          <w:p w14:paraId="1FB1BF0D" w14:textId="77777777" w:rsidR="005B311A" w:rsidRPr="005B311A" w:rsidRDefault="005B311A">
            <w:pPr>
              <w:rPr>
                <w:rFonts w:ascii="Arial" w:hAnsi="Arial" w:cs="Arial"/>
              </w:rPr>
            </w:pPr>
            <w:r w:rsidRPr="005B311A">
              <w:rPr>
                <w:rFonts w:ascii="Arial" w:hAnsi="Arial" w:cs="Arial"/>
              </w:rPr>
              <w:t>Special Education Teachers, Kindergarten and Elementary School</w:t>
            </w:r>
          </w:p>
        </w:tc>
        <w:tc>
          <w:tcPr>
            <w:tcW w:w="1615" w:type="dxa"/>
            <w:noWrap/>
            <w:vAlign w:val="center"/>
            <w:hideMark/>
          </w:tcPr>
          <w:p w14:paraId="00FB23E1" w14:textId="77777777" w:rsidR="005B311A" w:rsidRPr="005B311A" w:rsidRDefault="005B311A" w:rsidP="005B311A">
            <w:pPr>
              <w:jc w:val="center"/>
              <w:rPr>
                <w:rFonts w:ascii="Arial" w:hAnsi="Arial" w:cs="Arial"/>
              </w:rPr>
            </w:pPr>
            <w:r w:rsidRPr="005B311A">
              <w:rPr>
                <w:rFonts w:ascii="Arial" w:hAnsi="Arial" w:cs="Arial"/>
              </w:rPr>
              <w:t>10.2%</w:t>
            </w:r>
          </w:p>
        </w:tc>
      </w:tr>
      <w:tr w:rsidR="005B311A" w:rsidRPr="005B311A" w14:paraId="6A79412E" w14:textId="77777777" w:rsidTr="005B311A">
        <w:trPr>
          <w:trHeight w:val="300"/>
        </w:trPr>
        <w:tc>
          <w:tcPr>
            <w:tcW w:w="803" w:type="dxa"/>
            <w:noWrap/>
            <w:vAlign w:val="center"/>
            <w:hideMark/>
          </w:tcPr>
          <w:p w14:paraId="26B1ADFF" w14:textId="77777777" w:rsidR="005B311A" w:rsidRPr="005B311A" w:rsidRDefault="005B311A" w:rsidP="005B311A">
            <w:pPr>
              <w:jc w:val="center"/>
              <w:rPr>
                <w:rFonts w:ascii="Arial" w:hAnsi="Arial" w:cs="Arial"/>
              </w:rPr>
            </w:pPr>
            <w:r w:rsidRPr="005B311A">
              <w:rPr>
                <w:rFonts w:ascii="Arial" w:hAnsi="Arial" w:cs="Arial"/>
              </w:rPr>
              <w:t>746</w:t>
            </w:r>
          </w:p>
        </w:tc>
        <w:tc>
          <w:tcPr>
            <w:tcW w:w="6216" w:type="dxa"/>
            <w:noWrap/>
            <w:hideMark/>
          </w:tcPr>
          <w:p w14:paraId="096CD540" w14:textId="77777777" w:rsidR="005B311A" w:rsidRPr="005B311A" w:rsidRDefault="005B311A">
            <w:pPr>
              <w:rPr>
                <w:rFonts w:ascii="Arial" w:hAnsi="Arial" w:cs="Arial"/>
              </w:rPr>
            </w:pPr>
            <w:r w:rsidRPr="005B311A">
              <w:rPr>
                <w:rFonts w:ascii="Arial" w:hAnsi="Arial" w:cs="Arial"/>
              </w:rPr>
              <w:t>Special Education Teachers, Middle School</w:t>
            </w:r>
          </w:p>
        </w:tc>
        <w:tc>
          <w:tcPr>
            <w:tcW w:w="1615" w:type="dxa"/>
            <w:noWrap/>
            <w:vAlign w:val="center"/>
            <w:hideMark/>
          </w:tcPr>
          <w:p w14:paraId="2F3DA1E9" w14:textId="77777777" w:rsidR="005B311A" w:rsidRPr="005B311A" w:rsidRDefault="005B311A" w:rsidP="005B311A">
            <w:pPr>
              <w:jc w:val="center"/>
              <w:rPr>
                <w:rFonts w:ascii="Arial" w:hAnsi="Arial" w:cs="Arial"/>
              </w:rPr>
            </w:pPr>
            <w:r w:rsidRPr="005B311A">
              <w:rPr>
                <w:rFonts w:ascii="Arial" w:hAnsi="Arial" w:cs="Arial"/>
              </w:rPr>
              <w:t>10.2%</w:t>
            </w:r>
          </w:p>
        </w:tc>
      </w:tr>
      <w:tr w:rsidR="005B311A" w:rsidRPr="005B311A" w14:paraId="49A84B75" w14:textId="77777777" w:rsidTr="005B311A">
        <w:trPr>
          <w:trHeight w:val="300"/>
        </w:trPr>
        <w:tc>
          <w:tcPr>
            <w:tcW w:w="803" w:type="dxa"/>
            <w:noWrap/>
            <w:vAlign w:val="center"/>
            <w:hideMark/>
          </w:tcPr>
          <w:p w14:paraId="48C6843C" w14:textId="77777777" w:rsidR="005B311A" w:rsidRPr="005B311A" w:rsidRDefault="005B311A" w:rsidP="005B311A">
            <w:pPr>
              <w:jc w:val="center"/>
              <w:rPr>
                <w:rFonts w:ascii="Arial" w:hAnsi="Arial" w:cs="Arial"/>
              </w:rPr>
            </w:pPr>
            <w:r w:rsidRPr="005B311A">
              <w:rPr>
                <w:rFonts w:ascii="Arial" w:hAnsi="Arial" w:cs="Arial"/>
              </w:rPr>
              <w:t>747</w:t>
            </w:r>
          </w:p>
        </w:tc>
        <w:tc>
          <w:tcPr>
            <w:tcW w:w="6216" w:type="dxa"/>
            <w:noWrap/>
            <w:hideMark/>
          </w:tcPr>
          <w:p w14:paraId="02CBDBAD" w14:textId="77777777" w:rsidR="005B311A" w:rsidRPr="005B311A" w:rsidRDefault="005B311A">
            <w:pPr>
              <w:rPr>
                <w:rFonts w:ascii="Arial" w:hAnsi="Arial" w:cs="Arial"/>
              </w:rPr>
            </w:pPr>
            <w:r w:rsidRPr="005B311A">
              <w:rPr>
                <w:rFonts w:ascii="Arial" w:hAnsi="Arial" w:cs="Arial"/>
              </w:rPr>
              <w:t>Kindergarten Teachers, Except Special Education</w:t>
            </w:r>
          </w:p>
        </w:tc>
        <w:tc>
          <w:tcPr>
            <w:tcW w:w="1615" w:type="dxa"/>
            <w:noWrap/>
            <w:vAlign w:val="center"/>
            <w:hideMark/>
          </w:tcPr>
          <w:p w14:paraId="61B72236"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0EBA2A78" w14:textId="77777777" w:rsidTr="005B311A">
        <w:trPr>
          <w:trHeight w:val="300"/>
        </w:trPr>
        <w:tc>
          <w:tcPr>
            <w:tcW w:w="803" w:type="dxa"/>
            <w:noWrap/>
            <w:vAlign w:val="center"/>
            <w:hideMark/>
          </w:tcPr>
          <w:p w14:paraId="5863B02D" w14:textId="77777777" w:rsidR="005B311A" w:rsidRPr="005B311A" w:rsidRDefault="005B311A" w:rsidP="005B311A">
            <w:pPr>
              <w:jc w:val="center"/>
              <w:rPr>
                <w:rFonts w:ascii="Arial" w:hAnsi="Arial" w:cs="Arial"/>
              </w:rPr>
            </w:pPr>
            <w:r w:rsidRPr="005B311A">
              <w:rPr>
                <w:rFonts w:ascii="Arial" w:hAnsi="Arial" w:cs="Arial"/>
              </w:rPr>
              <w:t>748</w:t>
            </w:r>
          </w:p>
        </w:tc>
        <w:tc>
          <w:tcPr>
            <w:tcW w:w="6216" w:type="dxa"/>
            <w:noWrap/>
            <w:hideMark/>
          </w:tcPr>
          <w:p w14:paraId="036AA50A" w14:textId="77777777" w:rsidR="005B311A" w:rsidRPr="005B311A" w:rsidRDefault="005B311A">
            <w:pPr>
              <w:rPr>
                <w:rFonts w:ascii="Arial" w:hAnsi="Arial" w:cs="Arial"/>
              </w:rPr>
            </w:pPr>
            <w:r w:rsidRPr="005B311A">
              <w:rPr>
                <w:rFonts w:ascii="Arial" w:hAnsi="Arial" w:cs="Arial"/>
              </w:rPr>
              <w:t>Orthotists and Prosthetists</w:t>
            </w:r>
          </w:p>
        </w:tc>
        <w:tc>
          <w:tcPr>
            <w:tcW w:w="1615" w:type="dxa"/>
            <w:noWrap/>
            <w:vAlign w:val="center"/>
            <w:hideMark/>
          </w:tcPr>
          <w:p w14:paraId="2D4A1952" w14:textId="77777777" w:rsidR="005B311A" w:rsidRPr="005B311A" w:rsidRDefault="005B311A" w:rsidP="005B311A">
            <w:pPr>
              <w:jc w:val="center"/>
              <w:rPr>
                <w:rFonts w:ascii="Arial" w:hAnsi="Arial" w:cs="Arial"/>
              </w:rPr>
            </w:pPr>
            <w:r w:rsidRPr="005B311A">
              <w:rPr>
                <w:rFonts w:ascii="Arial" w:hAnsi="Arial" w:cs="Arial"/>
              </w:rPr>
              <w:t>10.0%</w:t>
            </w:r>
          </w:p>
        </w:tc>
      </w:tr>
      <w:tr w:rsidR="005B311A" w:rsidRPr="005B311A" w14:paraId="2B065067" w14:textId="77777777" w:rsidTr="005B311A">
        <w:trPr>
          <w:trHeight w:val="300"/>
        </w:trPr>
        <w:tc>
          <w:tcPr>
            <w:tcW w:w="803" w:type="dxa"/>
            <w:noWrap/>
            <w:vAlign w:val="center"/>
            <w:hideMark/>
          </w:tcPr>
          <w:p w14:paraId="16FC029B" w14:textId="77777777" w:rsidR="005B311A" w:rsidRPr="005B311A" w:rsidRDefault="005B311A" w:rsidP="005B311A">
            <w:pPr>
              <w:jc w:val="center"/>
              <w:rPr>
                <w:rFonts w:ascii="Arial" w:hAnsi="Arial" w:cs="Arial"/>
              </w:rPr>
            </w:pPr>
            <w:r w:rsidRPr="005B311A">
              <w:rPr>
                <w:rFonts w:ascii="Arial" w:hAnsi="Arial" w:cs="Arial"/>
              </w:rPr>
              <w:t>749</w:t>
            </w:r>
          </w:p>
        </w:tc>
        <w:tc>
          <w:tcPr>
            <w:tcW w:w="6216" w:type="dxa"/>
            <w:noWrap/>
            <w:hideMark/>
          </w:tcPr>
          <w:p w14:paraId="5CFCB2F2" w14:textId="77777777" w:rsidR="005B311A" w:rsidRPr="005B311A" w:rsidRDefault="005B311A">
            <w:pPr>
              <w:rPr>
                <w:rFonts w:ascii="Arial" w:hAnsi="Arial" w:cs="Arial"/>
              </w:rPr>
            </w:pPr>
            <w:r w:rsidRPr="005B311A">
              <w:rPr>
                <w:rFonts w:ascii="Arial" w:hAnsi="Arial" w:cs="Arial"/>
              </w:rPr>
              <w:t>Mechanical Drafters</w:t>
            </w:r>
          </w:p>
        </w:tc>
        <w:tc>
          <w:tcPr>
            <w:tcW w:w="1615" w:type="dxa"/>
            <w:noWrap/>
            <w:vAlign w:val="center"/>
            <w:hideMark/>
          </w:tcPr>
          <w:p w14:paraId="6569E86B" w14:textId="77777777" w:rsidR="005B311A" w:rsidRPr="005B311A" w:rsidRDefault="005B311A" w:rsidP="005B311A">
            <w:pPr>
              <w:jc w:val="center"/>
              <w:rPr>
                <w:rFonts w:ascii="Arial" w:hAnsi="Arial" w:cs="Arial"/>
              </w:rPr>
            </w:pPr>
            <w:r w:rsidRPr="005B311A">
              <w:rPr>
                <w:rFonts w:ascii="Arial" w:hAnsi="Arial" w:cs="Arial"/>
              </w:rPr>
              <w:t>9.7%</w:t>
            </w:r>
          </w:p>
        </w:tc>
      </w:tr>
      <w:tr w:rsidR="005B311A" w:rsidRPr="005B311A" w14:paraId="035391E5" w14:textId="77777777" w:rsidTr="005B311A">
        <w:trPr>
          <w:trHeight w:val="300"/>
        </w:trPr>
        <w:tc>
          <w:tcPr>
            <w:tcW w:w="803" w:type="dxa"/>
            <w:noWrap/>
            <w:vAlign w:val="center"/>
            <w:hideMark/>
          </w:tcPr>
          <w:p w14:paraId="2C4738BD" w14:textId="77777777" w:rsidR="005B311A" w:rsidRPr="005B311A" w:rsidRDefault="005B311A" w:rsidP="005B311A">
            <w:pPr>
              <w:jc w:val="center"/>
              <w:rPr>
                <w:rFonts w:ascii="Arial" w:hAnsi="Arial" w:cs="Arial"/>
              </w:rPr>
            </w:pPr>
            <w:r w:rsidRPr="005B311A">
              <w:rPr>
                <w:rFonts w:ascii="Arial" w:hAnsi="Arial" w:cs="Arial"/>
              </w:rPr>
              <w:t>750</w:t>
            </w:r>
          </w:p>
        </w:tc>
        <w:tc>
          <w:tcPr>
            <w:tcW w:w="6216" w:type="dxa"/>
            <w:noWrap/>
            <w:hideMark/>
          </w:tcPr>
          <w:p w14:paraId="435882C7" w14:textId="77777777" w:rsidR="005B311A" w:rsidRPr="005B311A" w:rsidRDefault="005B311A">
            <w:pPr>
              <w:rPr>
                <w:rFonts w:ascii="Arial" w:hAnsi="Arial" w:cs="Arial"/>
              </w:rPr>
            </w:pPr>
            <w:r w:rsidRPr="005B311A">
              <w:rPr>
                <w:rFonts w:ascii="Arial" w:hAnsi="Arial" w:cs="Arial"/>
              </w:rPr>
              <w:t>Business Teachers, Postsecondary</w:t>
            </w:r>
          </w:p>
        </w:tc>
        <w:tc>
          <w:tcPr>
            <w:tcW w:w="1615" w:type="dxa"/>
            <w:noWrap/>
            <w:vAlign w:val="center"/>
            <w:hideMark/>
          </w:tcPr>
          <w:p w14:paraId="359DD726" w14:textId="77777777" w:rsidR="005B311A" w:rsidRPr="005B311A" w:rsidRDefault="005B311A" w:rsidP="005B311A">
            <w:pPr>
              <w:jc w:val="center"/>
              <w:rPr>
                <w:rFonts w:ascii="Arial" w:hAnsi="Arial" w:cs="Arial"/>
              </w:rPr>
            </w:pPr>
            <w:r w:rsidRPr="005B311A">
              <w:rPr>
                <w:rFonts w:ascii="Arial" w:hAnsi="Arial" w:cs="Arial"/>
              </w:rPr>
              <w:t>9.7%</w:t>
            </w:r>
          </w:p>
        </w:tc>
      </w:tr>
      <w:tr w:rsidR="005B311A" w:rsidRPr="005B311A" w14:paraId="76352DA3" w14:textId="77777777" w:rsidTr="005B311A">
        <w:trPr>
          <w:trHeight w:val="300"/>
        </w:trPr>
        <w:tc>
          <w:tcPr>
            <w:tcW w:w="803" w:type="dxa"/>
            <w:noWrap/>
            <w:vAlign w:val="center"/>
            <w:hideMark/>
          </w:tcPr>
          <w:p w14:paraId="38109D70" w14:textId="77777777" w:rsidR="005B311A" w:rsidRPr="005B311A" w:rsidRDefault="005B311A" w:rsidP="005B311A">
            <w:pPr>
              <w:jc w:val="center"/>
              <w:rPr>
                <w:rFonts w:ascii="Arial" w:hAnsi="Arial" w:cs="Arial"/>
              </w:rPr>
            </w:pPr>
            <w:r w:rsidRPr="005B311A">
              <w:rPr>
                <w:rFonts w:ascii="Arial" w:hAnsi="Arial" w:cs="Arial"/>
              </w:rPr>
              <w:lastRenderedPageBreak/>
              <w:t>751</w:t>
            </w:r>
          </w:p>
        </w:tc>
        <w:tc>
          <w:tcPr>
            <w:tcW w:w="6216" w:type="dxa"/>
            <w:noWrap/>
            <w:hideMark/>
          </w:tcPr>
          <w:p w14:paraId="7074A1B6" w14:textId="77777777" w:rsidR="005B311A" w:rsidRPr="005B311A" w:rsidRDefault="005B311A">
            <w:pPr>
              <w:rPr>
                <w:rFonts w:ascii="Arial" w:hAnsi="Arial" w:cs="Arial"/>
              </w:rPr>
            </w:pPr>
            <w:r w:rsidRPr="005B311A">
              <w:rPr>
                <w:rFonts w:ascii="Arial" w:hAnsi="Arial" w:cs="Arial"/>
              </w:rPr>
              <w:t>Editors</w:t>
            </w:r>
          </w:p>
        </w:tc>
        <w:tc>
          <w:tcPr>
            <w:tcW w:w="1615" w:type="dxa"/>
            <w:noWrap/>
            <w:vAlign w:val="center"/>
            <w:hideMark/>
          </w:tcPr>
          <w:p w14:paraId="456CB3A9" w14:textId="77777777" w:rsidR="005B311A" w:rsidRPr="005B311A" w:rsidRDefault="005B311A" w:rsidP="005B311A">
            <w:pPr>
              <w:jc w:val="center"/>
              <w:rPr>
                <w:rFonts w:ascii="Arial" w:hAnsi="Arial" w:cs="Arial"/>
              </w:rPr>
            </w:pPr>
            <w:r w:rsidRPr="005B311A">
              <w:rPr>
                <w:rFonts w:ascii="Arial" w:hAnsi="Arial" w:cs="Arial"/>
              </w:rPr>
              <w:t>9.5%</w:t>
            </w:r>
          </w:p>
        </w:tc>
      </w:tr>
      <w:tr w:rsidR="005B311A" w:rsidRPr="005B311A" w14:paraId="648DC2DC" w14:textId="77777777" w:rsidTr="005B311A">
        <w:trPr>
          <w:trHeight w:val="300"/>
        </w:trPr>
        <w:tc>
          <w:tcPr>
            <w:tcW w:w="803" w:type="dxa"/>
            <w:noWrap/>
            <w:vAlign w:val="center"/>
            <w:hideMark/>
          </w:tcPr>
          <w:p w14:paraId="7124BED9" w14:textId="77777777" w:rsidR="005B311A" w:rsidRPr="005B311A" w:rsidRDefault="005B311A" w:rsidP="005B311A">
            <w:pPr>
              <w:jc w:val="center"/>
              <w:rPr>
                <w:rFonts w:ascii="Arial" w:hAnsi="Arial" w:cs="Arial"/>
              </w:rPr>
            </w:pPr>
            <w:r w:rsidRPr="005B311A">
              <w:rPr>
                <w:rFonts w:ascii="Arial" w:hAnsi="Arial" w:cs="Arial"/>
              </w:rPr>
              <w:t>752</w:t>
            </w:r>
          </w:p>
        </w:tc>
        <w:tc>
          <w:tcPr>
            <w:tcW w:w="6216" w:type="dxa"/>
            <w:noWrap/>
            <w:hideMark/>
          </w:tcPr>
          <w:p w14:paraId="29BA75C2" w14:textId="77777777" w:rsidR="005B311A" w:rsidRPr="005B311A" w:rsidRDefault="005B311A">
            <w:pPr>
              <w:rPr>
                <w:rFonts w:ascii="Arial" w:hAnsi="Arial" w:cs="Arial"/>
              </w:rPr>
            </w:pPr>
            <w:r w:rsidRPr="005B311A">
              <w:rPr>
                <w:rFonts w:ascii="Arial" w:hAnsi="Arial" w:cs="Arial"/>
              </w:rPr>
              <w:t>Massage Therapists</w:t>
            </w:r>
          </w:p>
        </w:tc>
        <w:tc>
          <w:tcPr>
            <w:tcW w:w="1615" w:type="dxa"/>
            <w:noWrap/>
            <w:vAlign w:val="center"/>
            <w:hideMark/>
          </w:tcPr>
          <w:p w14:paraId="71444EBE" w14:textId="77777777" w:rsidR="005B311A" w:rsidRPr="005B311A" w:rsidRDefault="005B311A" w:rsidP="005B311A">
            <w:pPr>
              <w:jc w:val="center"/>
              <w:rPr>
                <w:rFonts w:ascii="Arial" w:hAnsi="Arial" w:cs="Arial"/>
              </w:rPr>
            </w:pPr>
            <w:r w:rsidRPr="005B311A">
              <w:rPr>
                <w:rFonts w:ascii="Arial" w:hAnsi="Arial" w:cs="Arial"/>
              </w:rPr>
              <w:t>9.5%</w:t>
            </w:r>
          </w:p>
        </w:tc>
      </w:tr>
      <w:tr w:rsidR="005B311A" w:rsidRPr="005B311A" w14:paraId="7BA8A391" w14:textId="77777777" w:rsidTr="005B311A">
        <w:trPr>
          <w:trHeight w:val="300"/>
        </w:trPr>
        <w:tc>
          <w:tcPr>
            <w:tcW w:w="803" w:type="dxa"/>
            <w:noWrap/>
            <w:vAlign w:val="center"/>
            <w:hideMark/>
          </w:tcPr>
          <w:p w14:paraId="2D796B3B" w14:textId="77777777" w:rsidR="005B311A" w:rsidRPr="005B311A" w:rsidRDefault="005B311A" w:rsidP="005B311A">
            <w:pPr>
              <w:jc w:val="center"/>
              <w:rPr>
                <w:rFonts w:ascii="Arial" w:hAnsi="Arial" w:cs="Arial"/>
              </w:rPr>
            </w:pPr>
            <w:r w:rsidRPr="005B311A">
              <w:rPr>
                <w:rFonts w:ascii="Arial" w:hAnsi="Arial" w:cs="Arial"/>
              </w:rPr>
              <w:t>753</w:t>
            </w:r>
          </w:p>
        </w:tc>
        <w:tc>
          <w:tcPr>
            <w:tcW w:w="6216" w:type="dxa"/>
            <w:noWrap/>
            <w:hideMark/>
          </w:tcPr>
          <w:p w14:paraId="26139332" w14:textId="77777777" w:rsidR="005B311A" w:rsidRPr="005B311A" w:rsidRDefault="005B311A">
            <w:pPr>
              <w:rPr>
                <w:rFonts w:ascii="Arial" w:hAnsi="Arial" w:cs="Arial"/>
              </w:rPr>
            </w:pPr>
            <w:r w:rsidRPr="005B311A">
              <w:rPr>
                <w:rFonts w:ascii="Arial" w:hAnsi="Arial" w:cs="Arial"/>
              </w:rPr>
              <w:t>Helpers--Roofers</w:t>
            </w:r>
          </w:p>
        </w:tc>
        <w:tc>
          <w:tcPr>
            <w:tcW w:w="1615" w:type="dxa"/>
            <w:noWrap/>
            <w:vAlign w:val="center"/>
            <w:hideMark/>
          </w:tcPr>
          <w:p w14:paraId="5802BA0F" w14:textId="77777777" w:rsidR="005B311A" w:rsidRPr="005B311A" w:rsidRDefault="005B311A" w:rsidP="005B311A">
            <w:pPr>
              <w:jc w:val="center"/>
              <w:rPr>
                <w:rFonts w:ascii="Arial" w:hAnsi="Arial" w:cs="Arial"/>
              </w:rPr>
            </w:pPr>
            <w:r w:rsidRPr="005B311A">
              <w:rPr>
                <w:rFonts w:ascii="Arial" w:hAnsi="Arial" w:cs="Arial"/>
              </w:rPr>
              <w:t>9.5%</w:t>
            </w:r>
          </w:p>
        </w:tc>
      </w:tr>
      <w:tr w:rsidR="005B311A" w:rsidRPr="005B311A" w14:paraId="33C2AEFF" w14:textId="77777777" w:rsidTr="005B311A">
        <w:trPr>
          <w:trHeight w:val="300"/>
        </w:trPr>
        <w:tc>
          <w:tcPr>
            <w:tcW w:w="803" w:type="dxa"/>
            <w:noWrap/>
            <w:vAlign w:val="center"/>
            <w:hideMark/>
          </w:tcPr>
          <w:p w14:paraId="0F97F4E1" w14:textId="77777777" w:rsidR="005B311A" w:rsidRPr="005B311A" w:rsidRDefault="005B311A" w:rsidP="005B311A">
            <w:pPr>
              <w:jc w:val="center"/>
              <w:rPr>
                <w:rFonts w:ascii="Arial" w:hAnsi="Arial" w:cs="Arial"/>
              </w:rPr>
            </w:pPr>
            <w:r w:rsidRPr="005B311A">
              <w:rPr>
                <w:rFonts w:ascii="Arial" w:hAnsi="Arial" w:cs="Arial"/>
              </w:rPr>
              <w:t>754</w:t>
            </w:r>
          </w:p>
        </w:tc>
        <w:tc>
          <w:tcPr>
            <w:tcW w:w="6216" w:type="dxa"/>
            <w:noWrap/>
            <w:hideMark/>
          </w:tcPr>
          <w:p w14:paraId="539A1150" w14:textId="77777777" w:rsidR="005B311A" w:rsidRPr="005B311A" w:rsidRDefault="005B311A">
            <w:pPr>
              <w:rPr>
                <w:rFonts w:ascii="Arial" w:hAnsi="Arial" w:cs="Arial"/>
              </w:rPr>
            </w:pPr>
            <w:r w:rsidRPr="005B311A">
              <w:rPr>
                <w:rFonts w:ascii="Arial" w:hAnsi="Arial" w:cs="Arial"/>
              </w:rPr>
              <w:t>Law Teachers, Postsecondary</w:t>
            </w:r>
          </w:p>
        </w:tc>
        <w:tc>
          <w:tcPr>
            <w:tcW w:w="1615" w:type="dxa"/>
            <w:noWrap/>
            <w:vAlign w:val="center"/>
            <w:hideMark/>
          </w:tcPr>
          <w:p w14:paraId="5896FF08" w14:textId="77777777" w:rsidR="005B311A" w:rsidRPr="005B311A" w:rsidRDefault="005B311A" w:rsidP="005B311A">
            <w:pPr>
              <w:jc w:val="center"/>
              <w:rPr>
                <w:rFonts w:ascii="Arial" w:hAnsi="Arial" w:cs="Arial"/>
              </w:rPr>
            </w:pPr>
            <w:r w:rsidRPr="005B311A">
              <w:rPr>
                <w:rFonts w:ascii="Arial" w:hAnsi="Arial" w:cs="Arial"/>
              </w:rPr>
              <w:t>9.5%</w:t>
            </w:r>
          </w:p>
        </w:tc>
      </w:tr>
      <w:tr w:rsidR="005B311A" w:rsidRPr="005B311A" w14:paraId="341338F1" w14:textId="77777777" w:rsidTr="005B311A">
        <w:trPr>
          <w:trHeight w:val="300"/>
        </w:trPr>
        <w:tc>
          <w:tcPr>
            <w:tcW w:w="803" w:type="dxa"/>
            <w:noWrap/>
            <w:vAlign w:val="center"/>
            <w:hideMark/>
          </w:tcPr>
          <w:p w14:paraId="4EC0455A" w14:textId="77777777" w:rsidR="005B311A" w:rsidRPr="005B311A" w:rsidRDefault="005B311A" w:rsidP="005B311A">
            <w:pPr>
              <w:jc w:val="center"/>
              <w:rPr>
                <w:rFonts w:ascii="Arial" w:hAnsi="Arial" w:cs="Arial"/>
              </w:rPr>
            </w:pPr>
            <w:r w:rsidRPr="005B311A">
              <w:rPr>
                <w:rFonts w:ascii="Arial" w:hAnsi="Arial" w:cs="Arial"/>
              </w:rPr>
              <w:t>755</w:t>
            </w:r>
          </w:p>
        </w:tc>
        <w:tc>
          <w:tcPr>
            <w:tcW w:w="6216" w:type="dxa"/>
            <w:noWrap/>
            <w:hideMark/>
          </w:tcPr>
          <w:p w14:paraId="413169EF" w14:textId="77777777" w:rsidR="005B311A" w:rsidRPr="005B311A" w:rsidRDefault="005B311A">
            <w:pPr>
              <w:rPr>
                <w:rFonts w:ascii="Arial" w:hAnsi="Arial" w:cs="Arial"/>
              </w:rPr>
            </w:pPr>
            <w:r w:rsidRPr="005B311A">
              <w:rPr>
                <w:rFonts w:ascii="Arial" w:hAnsi="Arial" w:cs="Arial"/>
              </w:rPr>
              <w:t>Special Education Teachers, Preschool</w:t>
            </w:r>
          </w:p>
        </w:tc>
        <w:tc>
          <w:tcPr>
            <w:tcW w:w="1615" w:type="dxa"/>
            <w:noWrap/>
            <w:vAlign w:val="center"/>
            <w:hideMark/>
          </w:tcPr>
          <w:p w14:paraId="1FB9C04E" w14:textId="77777777" w:rsidR="005B311A" w:rsidRPr="005B311A" w:rsidRDefault="005B311A" w:rsidP="005B311A">
            <w:pPr>
              <w:jc w:val="center"/>
              <w:rPr>
                <w:rFonts w:ascii="Arial" w:hAnsi="Arial" w:cs="Arial"/>
              </w:rPr>
            </w:pPr>
            <w:r w:rsidRPr="005B311A">
              <w:rPr>
                <w:rFonts w:ascii="Arial" w:hAnsi="Arial" w:cs="Arial"/>
              </w:rPr>
              <w:t>9.3%</w:t>
            </w:r>
          </w:p>
        </w:tc>
      </w:tr>
      <w:tr w:rsidR="005B311A" w:rsidRPr="005B311A" w14:paraId="068A7992" w14:textId="77777777" w:rsidTr="005B311A">
        <w:trPr>
          <w:trHeight w:val="300"/>
        </w:trPr>
        <w:tc>
          <w:tcPr>
            <w:tcW w:w="803" w:type="dxa"/>
            <w:noWrap/>
            <w:vAlign w:val="center"/>
            <w:hideMark/>
          </w:tcPr>
          <w:p w14:paraId="607C4FC3" w14:textId="77777777" w:rsidR="005B311A" w:rsidRPr="005B311A" w:rsidRDefault="005B311A" w:rsidP="005B311A">
            <w:pPr>
              <w:jc w:val="center"/>
              <w:rPr>
                <w:rFonts w:ascii="Arial" w:hAnsi="Arial" w:cs="Arial"/>
              </w:rPr>
            </w:pPr>
            <w:r w:rsidRPr="005B311A">
              <w:rPr>
                <w:rFonts w:ascii="Arial" w:hAnsi="Arial" w:cs="Arial"/>
              </w:rPr>
              <w:t>756</w:t>
            </w:r>
          </w:p>
        </w:tc>
        <w:tc>
          <w:tcPr>
            <w:tcW w:w="6216" w:type="dxa"/>
            <w:noWrap/>
            <w:hideMark/>
          </w:tcPr>
          <w:p w14:paraId="1C0CE05B" w14:textId="77777777" w:rsidR="005B311A" w:rsidRPr="005B311A" w:rsidRDefault="005B311A">
            <w:pPr>
              <w:rPr>
                <w:rFonts w:ascii="Arial" w:hAnsi="Arial" w:cs="Arial"/>
              </w:rPr>
            </w:pPr>
            <w:r w:rsidRPr="005B311A">
              <w:rPr>
                <w:rFonts w:ascii="Arial" w:hAnsi="Arial" w:cs="Arial"/>
              </w:rPr>
              <w:t>Landscaping and Groundskeeping Workers</w:t>
            </w:r>
          </w:p>
        </w:tc>
        <w:tc>
          <w:tcPr>
            <w:tcW w:w="1615" w:type="dxa"/>
            <w:noWrap/>
            <w:vAlign w:val="center"/>
            <w:hideMark/>
          </w:tcPr>
          <w:p w14:paraId="3507C7D8" w14:textId="77777777" w:rsidR="005B311A" w:rsidRPr="005B311A" w:rsidRDefault="005B311A" w:rsidP="005B311A">
            <w:pPr>
              <w:jc w:val="center"/>
              <w:rPr>
                <w:rFonts w:ascii="Arial" w:hAnsi="Arial" w:cs="Arial"/>
              </w:rPr>
            </w:pPr>
            <w:r w:rsidRPr="005B311A">
              <w:rPr>
                <w:rFonts w:ascii="Arial" w:hAnsi="Arial" w:cs="Arial"/>
              </w:rPr>
              <w:t>9.2%</w:t>
            </w:r>
          </w:p>
        </w:tc>
      </w:tr>
      <w:tr w:rsidR="005B311A" w:rsidRPr="005B311A" w14:paraId="4DF0ED39" w14:textId="77777777" w:rsidTr="005B311A">
        <w:trPr>
          <w:trHeight w:val="300"/>
        </w:trPr>
        <w:tc>
          <w:tcPr>
            <w:tcW w:w="803" w:type="dxa"/>
            <w:noWrap/>
            <w:vAlign w:val="center"/>
            <w:hideMark/>
          </w:tcPr>
          <w:p w14:paraId="09669030" w14:textId="77777777" w:rsidR="005B311A" w:rsidRPr="005B311A" w:rsidRDefault="005B311A" w:rsidP="005B311A">
            <w:pPr>
              <w:jc w:val="center"/>
              <w:rPr>
                <w:rFonts w:ascii="Arial" w:hAnsi="Arial" w:cs="Arial"/>
              </w:rPr>
            </w:pPr>
            <w:r w:rsidRPr="005B311A">
              <w:rPr>
                <w:rFonts w:ascii="Arial" w:hAnsi="Arial" w:cs="Arial"/>
              </w:rPr>
              <w:t>757</w:t>
            </w:r>
          </w:p>
        </w:tc>
        <w:tc>
          <w:tcPr>
            <w:tcW w:w="6216" w:type="dxa"/>
            <w:noWrap/>
            <w:hideMark/>
          </w:tcPr>
          <w:p w14:paraId="3EB6331E" w14:textId="77777777" w:rsidR="005B311A" w:rsidRPr="005B311A" w:rsidRDefault="005B311A">
            <w:pPr>
              <w:rPr>
                <w:rFonts w:ascii="Arial" w:hAnsi="Arial" w:cs="Arial"/>
              </w:rPr>
            </w:pPr>
            <w:r w:rsidRPr="005B311A">
              <w:rPr>
                <w:rFonts w:ascii="Arial" w:hAnsi="Arial" w:cs="Arial"/>
              </w:rPr>
              <w:t>Hoist and Winch Operators</w:t>
            </w:r>
          </w:p>
        </w:tc>
        <w:tc>
          <w:tcPr>
            <w:tcW w:w="1615" w:type="dxa"/>
            <w:noWrap/>
            <w:vAlign w:val="center"/>
            <w:hideMark/>
          </w:tcPr>
          <w:p w14:paraId="6ED3C9C8" w14:textId="77777777" w:rsidR="005B311A" w:rsidRPr="005B311A" w:rsidRDefault="005B311A" w:rsidP="005B311A">
            <w:pPr>
              <w:jc w:val="center"/>
              <w:rPr>
                <w:rFonts w:ascii="Arial" w:hAnsi="Arial" w:cs="Arial"/>
              </w:rPr>
            </w:pPr>
            <w:r w:rsidRPr="005B311A">
              <w:rPr>
                <w:rFonts w:ascii="Arial" w:hAnsi="Arial" w:cs="Arial"/>
              </w:rPr>
              <w:t>9.1%</w:t>
            </w:r>
          </w:p>
        </w:tc>
      </w:tr>
      <w:tr w:rsidR="005B311A" w:rsidRPr="005B311A" w14:paraId="45889F98" w14:textId="77777777" w:rsidTr="005B311A">
        <w:trPr>
          <w:trHeight w:val="300"/>
        </w:trPr>
        <w:tc>
          <w:tcPr>
            <w:tcW w:w="803" w:type="dxa"/>
            <w:noWrap/>
            <w:vAlign w:val="center"/>
            <w:hideMark/>
          </w:tcPr>
          <w:p w14:paraId="2EC98F61" w14:textId="77777777" w:rsidR="005B311A" w:rsidRPr="005B311A" w:rsidRDefault="005B311A" w:rsidP="005B311A">
            <w:pPr>
              <w:jc w:val="center"/>
              <w:rPr>
                <w:rFonts w:ascii="Arial" w:hAnsi="Arial" w:cs="Arial"/>
              </w:rPr>
            </w:pPr>
            <w:r w:rsidRPr="005B311A">
              <w:rPr>
                <w:rFonts w:ascii="Arial" w:hAnsi="Arial" w:cs="Arial"/>
              </w:rPr>
              <w:t>758</w:t>
            </w:r>
          </w:p>
        </w:tc>
        <w:tc>
          <w:tcPr>
            <w:tcW w:w="6216" w:type="dxa"/>
            <w:noWrap/>
            <w:hideMark/>
          </w:tcPr>
          <w:p w14:paraId="058E56C1" w14:textId="77777777" w:rsidR="005B311A" w:rsidRPr="005B311A" w:rsidRDefault="005B311A">
            <w:pPr>
              <w:rPr>
                <w:rFonts w:ascii="Arial" w:hAnsi="Arial" w:cs="Arial"/>
              </w:rPr>
            </w:pPr>
            <w:r w:rsidRPr="005B311A">
              <w:rPr>
                <w:rFonts w:ascii="Arial" w:hAnsi="Arial" w:cs="Arial"/>
              </w:rPr>
              <w:t>Epidemiologists</w:t>
            </w:r>
          </w:p>
        </w:tc>
        <w:tc>
          <w:tcPr>
            <w:tcW w:w="1615" w:type="dxa"/>
            <w:noWrap/>
            <w:vAlign w:val="center"/>
            <w:hideMark/>
          </w:tcPr>
          <w:p w14:paraId="40A2EDC6" w14:textId="77777777" w:rsidR="005B311A" w:rsidRPr="005B311A" w:rsidRDefault="005B311A" w:rsidP="005B311A">
            <w:pPr>
              <w:jc w:val="center"/>
              <w:rPr>
                <w:rFonts w:ascii="Arial" w:hAnsi="Arial" w:cs="Arial"/>
              </w:rPr>
            </w:pPr>
            <w:r w:rsidRPr="005B311A">
              <w:rPr>
                <w:rFonts w:ascii="Arial" w:hAnsi="Arial" w:cs="Arial"/>
              </w:rPr>
              <w:t>9.0%</w:t>
            </w:r>
          </w:p>
        </w:tc>
      </w:tr>
      <w:tr w:rsidR="005B311A" w:rsidRPr="005B311A" w14:paraId="58C87196" w14:textId="77777777" w:rsidTr="005B311A">
        <w:trPr>
          <w:trHeight w:val="300"/>
        </w:trPr>
        <w:tc>
          <w:tcPr>
            <w:tcW w:w="803" w:type="dxa"/>
            <w:noWrap/>
            <w:vAlign w:val="center"/>
            <w:hideMark/>
          </w:tcPr>
          <w:p w14:paraId="255F5BD1" w14:textId="77777777" w:rsidR="005B311A" w:rsidRPr="005B311A" w:rsidRDefault="005B311A" w:rsidP="005B311A">
            <w:pPr>
              <w:jc w:val="center"/>
              <w:rPr>
                <w:rFonts w:ascii="Arial" w:hAnsi="Arial" w:cs="Arial"/>
              </w:rPr>
            </w:pPr>
            <w:r w:rsidRPr="005B311A">
              <w:rPr>
                <w:rFonts w:ascii="Arial" w:hAnsi="Arial" w:cs="Arial"/>
              </w:rPr>
              <w:t>759</w:t>
            </w:r>
          </w:p>
        </w:tc>
        <w:tc>
          <w:tcPr>
            <w:tcW w:w="6216" w:type="dxa"/>
            <w:noWrap/>
            <w:hideMark/>
          </w:tcPr>
          <w:p w14:paraId="56523359" w14:textId="77777777" w:rsidR="005B311A" w:rsidRPr="005B311A" w:rsidRDefault="005B311A">
            <w:pPr>
              <w:rPr>
                <w:rFonts w:ascii="Arial" w:hAnsi="Arial" w:cs="Arial"/>
              </w:rPr>
            </w:pPr>
            <w:r w:rsidRPr="005B311A">
              <w:rPr>
                <w:rFonts w:ascii="Arial" w:hAnsi="Arial" w:cs="Arial"/>
              </w:rPr>
              <w:t>Emergency Management Directors</w:t>
            </w:r>
          </w:p>
        </w:tc>
        <w:tc>
          <w:tcPr>
            <w:tcW w:w="1615" w:type="dxa"/>
            <w:noWrap/>
            <w:vAlign w:val="center"/>
            <w:hideMark/>
          </w:tcPr>
          <w:p w14:paraId="2A88AFAE" w14:textId="77777777" w:rsidR="005B311A" w:rsidRPr="005B311A" w:rsidRDefault="005B311A" w:rsidP="005B311A">
            <w:pPr>
              <w:jc w:val="center"/>
              <w:rPr>
                <w:rFonts w:ascii="Arial" w:hAnsi="Arial" w:cs="Arial"/>
              </w:rPr>
            </w:pPr>
            <w:r w:rsidRPr="005B311A">
              <w:rPr>
                <w:rFonts w:ascii="Arial" w:hAnsi="Arial" w:cs="Arial"/>
              </w:rPr>
              <w:t>8.9%</w:t>
            </w:r>
          </w:p>
        </w:tc>
      </w:tr>
      <w:tr w:rsidR="005B311A" w:rsidRPr="005B311A" w14:paraId="0867B619" w14:textId="77777777" w:rsidTr="005B311A">
        <w:trPr>
          <w:trHeight w:val="300"/>
        </w:trPr>
        <w:tc>
          <w:tcPr>
            <w:tcW w:w="803" w:type="dxa"/>
            <w:noWrap/>
            <w:vAlign w:val="center"/>
            <w:hideMark/>
          </w:tcPr>
          <w:p w14:paraId="1CBA7D5B" w14:textId="77777777" w:rsidR="005B311A" w:rsidRPr="005B311A" w:rsidRDefault="005B311A" w:rsidP="005B311A">
            <w:pPr>
              <w:jc w:val="center"/>
              <w:rPr>
                <w:rFonts w:ascii="Arial" w:hAnsi="Arial" w:cs="Arial"/>
              </w:rPr>
            </w:pPr>
            <w:r w:rsidRPr="005B311A">
              <w:rPr>
                <w:rFonts w:ascii="Arial" w:hAnsi="Arial" w:cs="Arial"/>
              </w:rPr>
              <w:t>760</w:t>
            </w:r>
          </w:p>
        </w:tc>
        <w:tc>
          <w:tcPr>
            <w:tcW w:w="6216" w:type="dxa"/>
            <w:noWrap/>
            <w:hideMark/>
          </w:tcPr>
          <w:p w14:paraId="3967DB2F" w14:textId="77777777" w:rsidR="005B311A" w:rsidRPr="005B311A" w:rsidRDefault="005B311A">
            <w:pPr>
              <w:rPr>
                <w:rFonts w:ascii="Arial" w:hAnsi="Arial" w:cs="Arial"/>
              </w:rPr>
            </w:pPr>
            <w:r w:rsidRPr="005B311A">
              <w:rPr>
                <w:rFonts w:ascii="Arial" w:hAnsi="Arial" w:cs="Arial"/>
              </w:rPr>
              <w:t>Mathematicians</w:t>
            </w:r>
          </w:p>
        </w:tc>
        <w:tc>
          <w:tcPr>
            <w:tcW w:w="1615" w:type="dxa"/>
            <w:noWrap/>
            <w:vAlign w:val="center"/>
            <w:hideMark/>
          </w:tcPr>
          <w:p w14:paraId="60506CB8" w14:textId="77777777" w:rsidR="005B311A" w:rsidRPr="005B311A" w:rsidRDefault="005B311A" w:rsidP="005B311A">
            <w:pPr>
              <w:jc w:val="center"/>
              <w:rPr>
                <w:rFonts w:ascii="Arial" w:hAnsi="Arial" w:cs="Arial"/>
              </w:rPr>
            </w:pPr>
            <w:r w:rsidRPr="005B311A">
              <w:rPr>
                <w:rFonts w:ascii="Arial" w:hAnsi="Arial" w:cs="Arial"/>
              </w:rPr>
              <w:t>8.9%</w:t>
            </w:r>
          </w:p>
        </w:tc>
      </w:tr>
      <w:tr w:rsidR="005B311A" w:rsidRPr="005B311A" w14:paraId="29AA059F" w14:textId="77777777" w:rsidTr="005B311A">
        <w:trPr>
          <w:trHeight w:val="300"/>
        </w:trPr>
        <w:tc>
          <w:tcPr>
            <w:tcW w:w="803" w:type="dxa"/>
            <w:noWrap/>
            <w:vAlign w:val="center"/>
            <w:hideMark/>
          </w:tcPr>
          <w:p w14:paraId="0DC19C1A" w14:textId="77777777" w:rsidR="005B311A" w:rsidRPr="005B311A" w:rsidRDefault="005B311A" w:rsidP="005B311A">
            <w:pPr>
              <w:jc w:val="center"/>
              <w:rPr>
                <w:rFonts w:ascii="Arial" w:hAnsi="Arial" w:cs="Arial"/>
              </w:rPr>
            </w:pPr>
            <w:r w:rsidRPr="005B311A">
              <w:rPr>
                <w:rFonts w:ascii="Arial" w:hAnsi="Arial" w:cs="Arial"/>
              </w:rPr>
              <w:t>761</w:t>
            </w:r>
          </w:p>
        </w:tc>
        <w:tc>
          <w:tcPr>
            <w:tcW w:w="6216" w:type="dxa"/>
            <w:noWrap/>
            <w:hideMark/>
          </w:tcPr>
          <w:p w14:paraId="578E3BB4" w14:textId="77777777" w:rsidR="005B311A" w:rsidRPr="005B311A" w:rsidRDefault="005B311A">
            <w:pPr>
              <w:rPr>
                <w:rFonts w:ascii="Arial" w:hAnsi="Arial" w:cs="Arial"/>
              </w:rPr>
            </w:pPr>
            <w:r w:rsidRPr="005B311A">
              <w:rPr>
                <w:rFonts w:ascii="Arial" w:hAnsi="Arial" w:cs="Arial"/>
              </w:rPr>
              <w:t>Economists</w:t>
            </w:r>
          </w:p>
        </w:tc>
        <w:tc>
          <w:tcPr>
            <w:tcW w:w="1615" w:type="dxa"/>
            <w:noWrap/>
            <w:vAlign w:val="center"/>
            <w:hideMark/>
          </w:tcPr>
          <w:p w14:paraId="06955351" w14:textId="77777777" w:rsidR="005B311A" w:rsidRPr="005B311A" w:rsidRDefault="005B311A" w:rsidP="005B311A">
            <w:pPr>
              <w:jc w:val="center"/>
              <w:rPr>
                <w:rFonts w:ascii="Arial" w:hAnsi="Arial" w:cs="Arial"/>
              </w:rPr>
            </w:pPr>
            <w:r w:rsidRPr="005B311A">
              <w:rPr>
                <w:rFonts w:ascii="Arial" w:hAnsi="Arial" w:cs="Arial"/>
              </w:rPr>
              <w:t>8.8%</w:t>
            </w:r>
          </w:p>
        </w:tc>
      </w:tr>
      <w:tr w:rsidR="005B311A" w:rsidRPr="005B311A" w14:paraId="0C5B304C" w14:textId="77777777" w:rsidTr="005B311A">
        <w:trPr>
          <w:trHeight w:val="300"/>
        </w:trPr>
        <w:tc>
          <w:tcPr>
            <w:tcW w:w="803" w:type="dxa"/>
            <w:noWrap/>
            <w:vAlign w:val="center"/>
            <w:hideMark/>
          </w:tcPr>
          <w:p w14:paraId="7AA66B44" w14:textId="77777777" w:rsidR="005B311A" w:rsidRPr="005B311A" w:rsidRDefault="005B311A" w:rsidP="005B311A">
            <w:pPr>
              <w:jc w:val="center"/>
              <w:rPr>
                <w:rFonts w:ascii="Arial" w:hAnsi="Arial" w:cs="Arial"/>
              </w:rPr>
            </w:pPr>
            <w:r w:rsidRPr="005B311A">
              <w:rPr>
                <w:rFonts w:ascii="Arial" w:hAnsi="Arial" w:cs="Arial"/>
              </w:rPr>
              <w:t>762</w:t>
            </w:r>
          </w:p>
        </w:tc>
        <w:tc>
          <w:tcPr>
            <w:tcW w:w="6216" w:type="dxa"/>
            <w:noWrap/>
            <w:hideMark/>
          </w:tcPr>
          <w:p w14:paraId="5D6E0CFB" w14:textId="77777777" w:rsidR="005B311A" w:rsidRPr="005B311A" w:rsidRDefault="005B311A">
            <w:pPr>
              <w:rPr>
                <w:rFonts w:ascii="Arial" w:hAnsi="Arial" w:cs="Arial"/>
              </w:rPr>
            </w:pPr>
            <w:r w:rsidRPr="005B311A">
              <w:rPr>
                <w:rFonts w:ascii="Arial" w:hAnsi="Arial" w:cs="Arial"/>
              </w:rPr>
              <w:t>Mental Health and Substance Abuse Social Workers</w:t>
            </w:r>
          </w:p>
        </w:tc>
        <w:tc>
          <w:tcPr>
            <w:tcW w:w="1615" w:type="dxa"/>
            <w:noWrap/>
            <w:vAlign w:val="center"/>
            <w:hideMark/>
          </w:tcPr>
          <w:p w14:paraId="61F4EDFF" w14:textId="77777777" w:rsidR="005B311A" w:rsidRPr="005B311A" w:rsidRDefault="005B311A" w:rsidP="005B311A">
            <w:pPr>
              <w:jc w:val="center"/>
              <w:rPr>
                <w:rFonts w:ascii="Arial" w:hAnsi="Arial" w:cs="Arial"/>
              </w:rPr>
            </w:pPr>
            <w:r w:rsidRPr="005B311A">
              <w:rPr>
                <w:rFonts w:ascii="Arial" w:hAnsi="Arial" w:cs="Arial"/>
              </w:rPr>
              <w:t>8.8%</w:t>
            </w:r>
          </w:p>
        </w:tc>
      </w:tr>
      <w:tr w:rsidR="005B311A" w:rsidRPr="005B311A" w14:paraId="1BDDCFE1" w14:textId="77777777" w:rsidTr="005B311A">
        <w:trPr>
          <w:trHeight w:val="300"/>
        </w:trPr>
        <w:tc>
          <w:tcPr>
            <w:tcW w:w="803" w:type="dxa"/>
            <w:noWrap/>
            <w:vAlign w:val="center"/>
            <w:hideMark/>
          </w:tcPr>
          <w:p w14:paraId="2158933A" w14:textId="77777777" w:rsidR="005B311A" w:rsidRPr="005B311A" w:rsidRDefault="005B311A" w:rsidP="005B311A">
            <w:pPr>
              <w:jc w:val="center"/>
              <w:rPr>
                <w:rFonts w:ascii="Arial" w:hAnsi="Arial" w:cs="Arial"/>
              </w:rPr>
            </w:pPr>
            <w:r w:rsidRPr="005B311A">
              <w:rPr>
                <w:rFonts w:ascii="Arial" w:hAnsi="Arial" w:cs="Arial"/>
              </w:rPr>
              <w:t>763</w:t>
            </w:r>
          </w:p>
        </w:tc>
        <w:tc>
          <w:tcPr>
            <w:tcW w:w="6216" w:type="dxa"/>
            <w:noWrap/>
            <w:hideMark/>
          </w:tcPr>
          <w:p w14:paraId="5E14D3B6" w14:textId="77777777" w:rsidR="005B311A" w:rsidRPr="005B311A" w:rsidRDefault="005B311A">
            <w:pPr>
              <w:rPr>
                <w:rFonts w:ascii="Arial" w:hAnsi="Arial" w:cs="Arial"/>
              </w:rPr>
            </w:pPr>
            <w:r w:rsidRPr="005B311A">
              <w:rPr>
                <w:rFonts w:ascii="Arial" w:hAnsi="Arial" w:cs="Arial"/>
              </w:rPr>
              <w:t>Conservation Scientists</w:t>
            </w:r>
          </w:p>
        </w:tc>
        <w:tc>
          <w:tcPr>
            <w:tcW w:w="1615" w:type="dxa"/>
            <w:noWrap/>
            <w:vAlign w:val="center"/>
            <w:hideMark/>
          </w:tcPr>
          <w:p w14:paraId="600ADD6F" w14:textId="77777777" w:rsidR="005B311A" w:rsidRPr="005B311A" w:rsidRDefault="005B311A" w:rsidP="005B311A">
            <w:pPr>
              <w:jc w:val="center"/>
              <w:rPr>
                <w:rFonts w:ascii="Arial" w:hAnsi="Arial" w:cs="Arial"/>
              </w:rPr>
            </w:pPr>
            <w:r w:rsidRPr="005B311A">
              <w:rPr>
                <w:rFonts w:ascii="Arial" w:hAnsi="Arial" w:cs="Arial"/>
              </w:rPr>
              <w:t>8.7%</w:t>
            </w:r>
          </w:p>
        </w:tc>
      </w:tr>
      <w:tr w:rsidR="005B311A" w:rsidRPr="005B311A" w14:paraId="78CE79D3" w14:textId="77777777" w:rsidTr="005B311A">
        <w:trPr>
          <w:trHeight w:val="300"/>
        </w:trPr>
        <w:tc>
          <w:tcPr>
            <w:tcW w:w="803" w:type="dxa"/>
            <w:noWrap/>
            <w:vAlign w:val="center"/>
            <w:hideMark/>
          </w:tcPr>
          <w:p w14:paraId="277CBB70" w14:textId="77777777" w:rsidR="005B311A" w:rsidRPr="005B311A" w:rsidRDefault="005B311A" w:rsidP="005B311A">
            <w:pPr>
              <w:jc w:val="center"/>
              <w:rPr>
                <w:rFonts w:ascii="Arial" w:hAnsi="Arial" w:cs="Arial"/>
              </w:rPr>
            </w:pPr>
            <w:r w:rsidRPr="005B311A">
              <w:rPr>
                <w:rFonts w:ascii="Arial" w:hAnsi="Arial" w:cs="Arial"/>
              </w:rPr>
              <w:t>764</w:t>
            </w:r>
          </w:p>
        </w:tc>
        <w:tc>
          <w:tcPr>
            <w:tcW w:w="6216" w:type="dxa"/>
            <w:noWrap/>
            <w:hideMark/>
          </w:tcPr>
          <w:p w14:paraId="772F8336" w14:textId="77777777" w:rsidR="005B311A" w:rsidRPr="005B311A" w:rsidRDefault="005B311A">
            <w:pPr>
              <w:rPr>
                <w:rFonts w:ascii="Arial" w:hAnsi="Arial" w:cs="Arial"/>
              </w:rPr>
            </w:pPr>
            <w:r w:rsidRPr="005B311A">
              <w:rPr>
                <w:rFonts w:ascii="Arial" w:hAnsi="Arial" w:cs="Arial"/>
              </w:rPr>
              <w:t>Meeting, Convention, and Event Planners</w:t>
            </w:r>
          </w:p>
        </w:tc>
        <w:tc>
          <w:tcPr>
            <w:tcW w:w="1615" w:type="dxa"/>
            <w:noWrap/>
            <w:vAlign w:val="center"/>
            <w:hideMark/>
          </w:tcPr>
          <w:p w14:paraId="74C9B26A" w14:textId="77777777" w:rsidR="005B311A" w:rsidRPr="005B311A" w:rsidRDefault="005B311A" w:rsidP="005B311A">
            <w:pPr>
              <w:jc w:val="center"/>
              <w:rPr>
                <w:rFonts w:ascii="Arial" w:hAnsi="Arial" w:cs="Arial"/>
              </w:rPr>
            </w:pPr>
            <w:r w:rsidRPr="005B311A">
              <w:rPr>
                <w:rFonts w:ascii="Arial" w:hAnsi="Arial" w:cs="Arial"/>
              </w:rPr>
              <w:t>8.7%</w:t>
            </w:r>
          </w:p>
        </w:tc>
      </w:tr>
      <w:tr w:rsidR="005B311A" w:rsidRPr="005B311A" w14:paraId="48912264" w14:textId="77777777" w:rsidTr="005B311A">
        <w:trPr>
          <w:trHeight w:val="300"/>
        </w:trPr>
        <w:tc>
          <w:tcPr>
            <w:tcW w:w="803" w:type="dxa"/>
            <w:noWrap/>
            <w:vAlign w:val="center"/>
            <w:hideMark/>
          </w:tcPr>
          <w:p w14:paraId="24249475" w14:textId="77777777" w:rsidR="005B311A" w:rsidRPr="005B311A" w:rsidRDefault="005B311A" w:rsidP="005B311A">
            <w:pPr>
              <w:jc w:val="center"/>
              <w:rPr>
                <w:rFonts w:ascii="Arial" w:hAnsi="Arial" w:cs="Arial"/>
              </w:rPr>
            </w:pPr>
            <w:r w:rsidRPr="005B311A">
              <w:rPr>
                <w:rFonts w:ascii="Arial" w:hAnsi="Arial" w:cs="Arial"/>
              </w:rPr>
              <w:t>765</w:t>
            </w:r>
          </w:p>
        </w:tc>
        <w:tc>
          <w:tcPr>
            <w:tcW w:w="6216" w:type="dxa"/>
            <w:noWrap/>
            <w:hideMark/>
          </w:tcPr>
          <w:p w14:paraId="2A600946" w14:textId="77777777" w:rsidR="005B311A" w:rsidRPr="005B311A" w:rsidRDefault="005B311A">
            <w:pPr>
              <w:rPr>
                <w:rFonts w:ascii="Arial" w:hAnsi="Arial" w:cs="Arial"/>
              </w:rPr>
            </w:pPr>
            <w:r w:rsidRPr="005B311A">
              <w:rPr>
                <w:rFonts w:ascii="Arial" w:hAnsi="Arial" w:cs="Arial"/>
              </w:rPr>
              <w:t>Mathematical Science Occupations, All Other</w:t>
            </w:r>
          </w:p>
        </w:tc>
        <w:tc>
          <w:tcPr>
            <w:tcW w:w="1615" w:type="dxa"/>
            <w:noWrap/>
            <w:vAlign w:val="center"/>
            <w:hideMark/>
          </w:tcPr>
          <w:p w14:paraId="415081D2" w14:textId="77777777" w:rsidR="005B311A" w:rsidRPr="005B311A" w:rsidRDefault="005B311A" w:rsidP="005B311A">
            <w:pPr>
              <w:jc w:val="center"/>
              <w:rPr>
                <w:rFonts w:ascii="Arial" w:hAnsi="Arial" w:cs="Arial"/>
              </w:rPr>
            </w:pPr>
            <w:r w:rsidRPr="005B311A">
              <w:rPr>
                <w:rFonts w:ascii="Arial" w:hAnsi="Arial" w:cs="Arial"/>
              </w:rPr>
              <w:t>8.4%</w:t>
            </w:r>
          </w:p>
        </w:tc>
      </w:tr>
      <w:tr w:rsidR="005B311A" w:rsidRPr="005B311A" w14:paraId="6EA321E9" w14:textId="77777777" w:rsidTr="005B311A">
        <w:trPr>
          <w:trHeight w:val="300"/>
        </w:trPr>
        <w:tc>
          <w:tcPr>
            <w:tcW w:w="803" w:type="dxa"/>
            <w:noWrap/>
            <w:vAlign w:val="center"/>
            <w:hideMark/>
          </w:tcPr>
          <w:p w14:paraId="02E12CA6" w14:textId="77777777" w:rsidR="005B311A" w:rsidRPr="005B311A" w:rsidRDefault="005B311A" w:rsidP="005B311A">
            <w:pPr>
              <w:jc w:val="center"/>
              <w:rPr>
                <w:rFonts w:ascii="Arial" w:hAnsi="Arial" w:cs="Arial"/>
              </w:rPr>
            </w:pPr>
            <w:r w:rsidRPr="005B311A">
              <w:rPr>
                <w:rFonts w:ascii="Arial" w:hAnsi="Arial" w:cs="Arial"/>
              </w:rPr>
              <w:t>766</w:t>
            </w:r>
          </w:p>
        </w:tc>
        <w:tc>
          <w:tcPr>
            <w:tcW w:w="6216" w:type="dxa"/>
            <w:noWrap/>
            <w:hideMark/>
          </w:tcPr>
          <w:p w14:paraId="137A9960" w14:textId="77777777" w:rsidR="005B311A" w:rsidRPr="005B311A" w:rsidRDefault="005B311A">
            <w:pPr>
              <w:rPr>
                <w:rFonts w:ascii="Arial" w:hAnsi="Arial" w:cs="Arial"/>
              </w:rPr>
            </w:pPr>
            <w:r w:rsidRPr="005B311A">
              <w:rPr>
                <w:rFonts w:ascii="Arial" w:hAnsi="Arial" w:cs="Arial"/>
              </w:rPr>
              <w:t>Library Science Teachers, Postsecondary</w:t>
            </w:r>
          </w:p>
        </w:tc>
        <w:tc>
          <w:tcPr>
            <w:tcW w:w="1615" w:type="dxa"/>
            <w:noWrap/>
            <w:vAlign w:val="center"/>
            <w:hideMark/>
          </w:tcPr>
          <w:p w14:paraId="615AACC6" w14:textId="77777777" w:rsidR="005B311A" w:rsidRPr="005B311A" w:rsidRDefault="005B311A" w:rsidP="005B311A">
            <w:pPr>
              <w:jc w:val="center"/>
              <w:rPr>
                <w:rFonts w:ascii="Arial" w:hAnsi="Arial" w:cs="Arial"/>
              </w:rPr>
            </w:pPr>
            <w:r w:rsidRPr="005B311A">
              <w:rPr>
                <w:rFonts w:ascii="Arial" w:hAnsi="Arial" w:cs="Arial"/>
              </w:rPr>
              <w:t>8.4%</w:t>
            </w:r>
          </w:p>
        </w:tc>
      </w:tr>
      <w:tr w:rsidR="005B311A" w:rsidRPr="005B311A" w14:paraId="260E56B9" w14:textId="77777777" w:rsidTr="005B311A">
        <w:trPr>
          <w:trHeight w:val="300"/>
        </w:trPr>
        <w:tc>
          <w:tcPr>
            <w:tcW w:w="803" w:type="dxa"/>
            <w:noWrap/>
            <w:vAlign w:val="center"/>
            <w:hideMark/>
          </w:tcPr>
          <w:p w14:paraId="0358DCC3" w14:textId="77777777" w:rsidR="005B311A" w:rsidRPr="005B311A" w:rsidRDefault="005B311A" w:rsidP="005B311A">
            <w:pPr>
              <w:jc w:val="center"/>
              <w:rPr>
                <w:rFonts w:ascii="Arial" w:hAnsi="Arial" w:cs="Arial"/>
              </w:rPr>
            </w:pPr>
            <w:r w:rsidRPr="005B311A">
              <w:rPr>
                <w:rFonts w:ascii="Arial" w:hAnsi="Arial" w:cs="Arial"/>
              </w:rPr>
              <w:t>767</w:t>
            </w:r>
          </w:p>
        </w:tc>
        <w:tc>
          <w:tcPr>
            <w:tcW w:w="6216" w:type="dxa"/>
            <w:noWrap/>
            <w:hideMark/>
          </w:tcPr>
          <w:p w14:paraId="0319D4B9" w14:textId="77777777" w:rsidR="005B311A" w:rsidRPr="005B311A" w:rsidRDefault="005B311A">
            <w:pPr>
              <w:rPr>
                <w:rFonts w:ascii="Arial" w:hAnsi="Arial" w:cs="Arial"/>
              </w:rPr>
            </w:pPr>
            <w:r w:rsidRPr="005B311A">
              <w:rPr>
                <w:rFonts w:ascii="Arial" w:hAnsi="Arial" w:cs="Arial"/>
              </w:rPr>
              <w:t>Preschool Teachers, Except Special Education</w:t>
            </w:r>
          </w:p>
        </w:tc>
        <w:tc>
          <w:tcPr>
            <w:tcW w:w="1615" w:type="dxa"/>
            <w:noWrap/>
            <w:vAlign w:val="center"/>
            <w:hideMark/>
          </w:tcPr>
          <w:p w14:paraId="1102734F" w14:textId="77777777" w:rsidR="005B311A" w:rsidRPr="005B311A" w:rsidRDefault="005B311A" w:rsidP="005B311A">
            <w:pPr>
              <w:jc w:val="center"/>
              <w:rPr>
                <w:rFonts w:ascii="Arial" w:hAnsi="Arial" w:cs="Arial"/>
              </w:rPr>
            </w:pPr>
            <w:r w:rsidRPr="005B311A">
              <w:rPr>
                <w:rFonts w:ascii="Arial" w:hAnsi="Arial" w:cs="Arial"/>
              </w:rPr>
              <w:t>8.3%</w:t>
            </w:r>
          </w:p>
        </w:tc>
      </w:tr>
      <w:tr w:rsidR="005B311A" w:rsidRPr="005B311A" w14:paraId="47D01EFE" w14:textId="77777777" w:rsidTr="005B311A">
        <w:trPr>
          <w:trHeight w:val="300"/>
        </w:trPr>
        <w:tc>
          <w:tcPr>
            <w:tcW w:w="803" w:type="dxa"/>
            <w:noWrap/>
            <w:vAlign w:val="center"/>
            <w:hideMark/>
          </w:tcPr>
          <w:p w14:paraId="0F21CA75" w14:textId="77777777" w:rsidR="005B311A" w:rsidRPr="005B311A" w:rsidRDefault="005B311A" w:rsidP="005B311A">
            <w:pPr>
              <w:jc w:val="center"/>
              <w:rPr>
                <w:rFonts w:ascii="Arial" w:hAnsi="Arial" w:cs="Arial"/>
              </w:rPr>
            </w:pPr>
            <w:r w:rsidRPr="005B311A">
              <w:rPr>
                <w:rFonts w:ascii="Arial" w:hAnsi="Arial" w:cs="Arial"/>
              </w:rPr>
              <w:t>768</w:t>
            </w:r>
          </w:p>
        </w:tc>
        <w:tc>
          <w:tcPr>
            <w:tcW w:w="6216" w:type="dxa"/>
            <w:noWrap/>
            <w:hideMark/>
          </w:tcPr>
          <w:p w14:paraId="1E60966A" w14:textId="77777777" w:rsidR="005B311A" w:rsidRPr="005B311A" w:rsidRDefault="005B311A">
            <w:pPr>
              <w:rPr>
                <w:rFonts w:ascii="Arial" w:hAnsi="Arial" w:cs="Arial"/>
              </w:rPr>
            </w:pPr>
            <w:r w:rsidRPr="005B311A">
              <w:rPr>
                <w:rFonts w:ascii="Arial" w:hAnsi="Arial" w:cs="Arial"/>
              </w:rPr>
              <w:t>Software Developers, Applications</w:t>
            </w:r>
          </w:p>
        </w:tc>
        <w:tc>
          <w:tcPr>
            <w:tcW w:w="1615" w:type="dxa"/>
            <w:noWrap/>
            <w:vAlign w:val="center"/>
            <w:hideMark/>
          </w:tcPr>
          <w:p w14:paraId="7A7724EA" w14:textId="77777777" w:rsidR="005B311A" w:rsidRPr="005B311A" w:rsidRDefault="005B311A" w:rsidP="005B311A">
            <w:pPr>
              <w:jc w:val="center"/>
              <w:rPr>
                <w:rFonts w:ascii="Arial" w:hAnsi="Arial" w:cs="Arial"/>
              </w:rPr>
            </w:pPr>
            <w:r w:rsidRPr="005B311A">
              <w:rPr>
                <w:rFonts w:ascii="Arial" w:hAnsi="Arial" w:cs="Arial"/>
              </w:rPr>
              <w:t>8.2%</w:t>
            </w:r>
          </w:p>
        </w:tc>
      </w:tr>
      <w:tr w:rsidR="005B311A" w:rsidRPr="005B311A" w14:paraId="2BD5963C" w14:textId="77777777" w:rsidTr="005B311A">
        <w:trPr>
          <w:trHeight w:val="300"/>
        </w:trPr>
        <w:tc>
          <w:tcPr>
            <w:tcW w:w="803" w:type="dxa"/>
            <w:noWrap/>
            <w:vAlign w:val="center"/>
            <w:hideMark/>
          </w:tcPr>
          <w:p w14:paraId="1641C507" w14:textId="77777777" w:rsidR="005B311A" w:rsidRPr="005B311A" w:rsidRDefault="005B311A" w:rsidP="005B311A">
            <w:pPr>
              <w:jc w:val="center"/>
              <w:rPr>
                <w:rFonts w:ascii="Arial" w:hAnsi="Arial" w:cs="Arial"/>
              </w:rPr>
            </w:pPr>
            <w:r w:rsidRPr="005B311A">
              <w:rPr>
                <w:rFonts w:ascii="Arial" w:hAnsi="Arial" w:cs="Arial"/>
              </w:rPr>
              <w:t>769</w:t>
            </w:r>
          </w:p>
        </w:tc>
        <w:tc>
          <w:tcPr>
            <w:tcW w:w="6216" w:type="dxa"/>
            <w:noWrap/>
            <w:hideMark/>
          </w:tcPr>
          <w:p w14:paraId="74304D58" w14:textId="77777777" w:rsidR="005B311A" w:rsidRPr="005B311A" w:rsidRDefault="005B311A">
            <w:pPr>
              <w:rPr>
                <w:rFonts w:ascii="Arial" w:hAnsi="Arial" w:cs="Arial"/>
              </w:rPr>
            </w:pPr>
            <w:r w:rsidRPr="005B311A">
              <w:rPr>
                <w:rFonts w:ascii="Arial" w:hAnsi="Arial" w:cs="Arial"/>
              </w:rPr>
              <w:t>Industrial-Organizational Psychologists</w:t>
            </w:r>
          </w:p>
        </w:tc>
        <w:tc>
          <w:tcPr>
            <w:tcW w:w="1615" w:type="dxa"/>
            <w:noWrap/>
            <w:vAlign w:val="center"/>
            <w:hideMark/>
          </w:tcPr>
          <w:p w14:paraId="7C1424D2" w14:textId="77777777" w:rsidR="005B311A" w:rsidRPr="005B311A" w:rsidRDefault="005B311A" w:rsidP="005B311A">
            <w:pPr>
              <w:jc w:val="center"/>
              <w:rPr>
                <w:rFonts w:ascii="Arial" w:hAnsi="Arial" w:cs="Arial"/>
              </w:rPr>
            </w:pPr>
            <w:r w:rsidRPr="005B311A">
              <w:rPr>
                <w:rFonts w:ascii="Arial" w:hAnsi="Arial" w:cs="Arial"/>
              </w:rPr>
              <w:t>7.7%</w:t>
            </w:r>
          </w:p>
        </w:tc>
      </w:tr>
      <w:tr w:rsidR="005B311A" w:rsidRPr="005B311A" w14:paraId="54EC61BC" w14:textId="77777777" w:rsidTr="005B311A">
        <w:trPr>
          <w:trHeight w:val="300"/>
        </w:trPr>
        <w:tc>
          <w:tcPr>
            <w:tcW w:w="803" w:type="dxa"/>
            <w:noWrap/>
            <w:vAlign w:val="center"/>
            <w:hideMark/>
          </w:tcPr>
          <w:p w14:paraId="3BF13EB5" w14:textId="77777777" w:rsidR="005B311A" w:rsidRPr="005B311A" w:rsidRDefault="005B311A" w:rsidP="005B311A">
            <w:pPr>
              <w:jc w:val="center"/>
              <w:rPr>
                <w:rFonts w:ascii="Arial" w:hAnsi="Arial" w:cs="Arial"/>
              </w:rPr>
            </w:pPr>
            <w:r w:rsidRPr="005B311A">
              <w:rPr>
                <w:rFonts w:ascii="Arial" w:hAnsi="Arial" w:cs="Arial"/>
              </w:rPr>
              <w:t>770</w:t>
            </w:r>
          </w:p>
        </w:tc>
        <w:tc>
          <w:tcPr>
            <w:tcW w:w="6216" w:type="dxa"/>
            <w:noWrap/>
            <w:hideMark/>
          </w:tcPr>
          <w:p w14:paraId="30FF8776" w14:textId="77777777" w:rsidR="005B311A" w:rsidRPr="005B311A" w:rsidRDefault="005B311A">
            <w:pPr>
              <w:rPr>
                <w:rFonts w:ascii="Arial" w:hAnsi="Arial" w:cs="Arial"/>
              </w:rPr>
            </w:pPr>
            <w:r w:rsidRPr="005B311A">
              <w:rPr>
                <w:rFonts w:ascii="Arial" w:hAnsi="Arial" w:cs="Arial"/>
              </w:rPr>
              <w:t>Occupational Health and Safety Specialists</w:t>
            </w:r>
          </w:p>
        </w:tc>
        <w:tc>
          <w:tcPr>
            <w:tcW w:w="1615" w:type="dxa"/>
            <w:noWrap/>
            <w:vAlign w:val="center"/>
            <w:hideMark/>
          </w:tcPr>
          <w:p w14:paraId="55FC8E4F" w14:textId="77777777" w:rsidR="005B311A" w:rsidRPr="005B311A" w:rsidRDefault="005B311A" w:rsidP="005B311A">
            <w:pPr>
              <w:jc w:val="center"/>
              <w:rPr>
                <w:rFonts w:ascii="Arial" w:hAnsi="Arial" w:cs="Arial"/>
              </w:rPr>
            </w:pPr>
            <w:r w:rsidRPr="005B311A">
              <w:rPr>
                <w:rFonts w:ascii="Arial" w:hAnsi="Arial" w:cs="Arial"/>
              </w:rPr>
              <w:t>7.6%</w:t>
            </w:r>
          </w:p>
        </w:tc>
      </w:tr>
      <w:tr w:rsidR="005B311A" w:rsidRPr="005B311A" w14:paraId="71ECCE4E" w14:textId="77777777" w:rsidTr="005B311A">
        <w:trPr>
          <w:trHeight w:val="300"/>
        </w:trPr>
        <w:tc>
          <w:tcPr>
            <w:tcW w:w="803" w:type="dxa"/>
            <w:noWrap/>
            <w:vAlign w:val="center"/>
            <w:hideMark/>
          </w:tcPr>
          <w:p w14:paraId="0B6E5EDD" w14:textId="77777777" w:rsidR="005B311A" w:rsidRPr="005B311A" w:rsidRDefault="005B311A" w:rsidP="005B311A">
            <w:pPr>
              <w:jc w:val="center"/>
              <w:rPr>
                <w:rFonts w:ascii="Arial" w:hAnsi="Arial" w:cs="Arial"/>
              </w:rPr>
            </w:pPr>
            <w:r w:rsidRPr="005B311A">
              <w:rPr>
                <w:rFonts w:ascii="Arial" w:hAnsi="Arial" w:cs="Arial"/>
              </w:rPr>
              <w:t>771</w:t>
            </w:r>
          </w:p>
        </w:tc>
        <w:tc>
          <w:tcPr>
            <w:tcW w:w="6216" w:type="dxa"/>
            <w:noWrap/>
            <w:hideMark/>
          </w:tcPr>
          <w:p w14:paraId="2439F78A" w14:textId="77777777" w:rsidR="005B311A" w:rsidRPr="005B311A" w:rsidRDefault="005B311A">
            <w:pPr>
              <w:rPr>
                <w:rFonts w:ascii="Arial" w:hAnsi="Arial" w:cs="Arial"/>
              </w:rPr>
            </w:pPr>
            <w:r w:rsidRPr="005B311A">
              <w:rPr>
                <w:rFonts w:ascii="Arial" w:hAnsi="Arial" w:cs="Arial"/>
              </w:rPr>
              <w:t>Psychiatrists</w:t>
            </w:r>
          </w:p>
        </w:tc>
        <w:tc>
          <w:tcPr>
            <w:tcW w:w="1615" w:type="dxa"/>
            <w:noWrap/>
            <w:vAlign w:val="center"/>
            <w:hideMark/>
          </w:tcPr>
          <w:p w14:paraId="5EDA25E6" w14:textId="77777777" w:rsidR="005B311A" w:rsidRPr="005B311A" w:rsidRDefault="005B311A" w:rsidP="005B311A">
            <w:pPr>
              <w:jc w:val="center"/>
              <w:rPr>
                <w:rFonts w:ascii="Arial" w:hAnsi="Arial" w:cs="Arial"/>
              </w:rPr>
            </w:pPr>
            <w:r w:rsidRPr="005B311A">
              <w:rPr>
                <w:rFonts w:ascii="Arial" w:hAnsi="Arial" w:cs="Arial"/>
              </w:rPr>
              <w:t>7.5%</w:t>
            </w:r>
          </w:p>
        </w:tc>
      </w:tr>
      <w:tr w:rsidR="005B311A" w:rsidRPr="005B311A" w14:paraId="6821D3B7" w14:textId="77777777" w:rsidTr="005B311A">
        <w:trPr>
          <w:trHeight w:val="300"/>
        </w:trPr>
        <w:tc>
          <w:tcPr>
            <w:tcW w:w="803" w:type="dxa"/>
            <w:noWrap/>
            <w:vAlign w:val="center"/>
            <w:hideMark/>
          </w:tcPr>
          <w:p w14:paraId="24B379CD" w14:textId="77777777" w:rsidR="005B311A" w:rsidRPr="005B311A" w:rsidRDefault="005B311A" w:rsidP="005B311A">
            <w:pPr>
              <w:jc w:val="center"/>
              <w:rPr>
                <w:rFonts w:ascii="Arial" w:hAnsi="Arial" w:cs="Arial"/>
              </w:rPr>
            </w:pPr>
            <w:r w:rsidRPr="005B311A">
              <w:rPr>
                <w:rFonts w:ascii="Arial" w:hAnsi="Arial" w:cs="Arial"/>
              </w:rPr>
              <w:t>772</w:t>
            </w:r>
          </w:p>
        </w:tc>
        <w:tc>
          <w:tcPr>
            <w:tcW w:w="6216" w:type="dxa"/>
            <w:noWrap/>
            <w:hideMark/>
          </w:tcPr>
          <w:p w14:paraId="145483DE" w14:textId="77777777" w:rsidR="005B311A" w:rsidRPr="005B311A" w:rsidRDefault="005B311A">
            <w:pPr>
              <w:rPr>
                <w:rFonts w:ascii="Arial" w:hAnsi="Arial" w:cs="Arial"/>
              </w:rPr>
            </w:pPr>
            <w:r w:rsidRPr="005B311A">
              <w:rPr>
                <w:rFonts w:ascii="Arial" w:hAnsi="Arial" w:cs="Arial"/>
              </w:rPr>
              <w:t>Musicians and Singers</w:t>
            </w:r>
          </w:p>
        </w:tc>
        <w:tc>
          <w:tcPr>
            <w:tcW w:w="1615" w:type="dxa"/>
            <w:noWrap/>
            <w:vAlign w:val="center"/>
            <w:hideMark/>
          </w:tcPr>
          <w:p w14:paraId="09539FB0" w14:textId="77777777" w:rsidR="005B311A" w:rsidRPr="005B311A" w:rsidRDefault="005B311A" w:rsidP="005B311A">
            <w:pPr>
              <w:jc w:val="center"/>
              <w:rPr>
                <w:rFonts w:ascii="Arial" w:hAnsi="Arial" w:cs="Arial"/>
              </w:rPr>
            </w:pPr>
            <w:r w:rsidRPr="005B311A">
              <w:rPr>
                <w:rFonts w:ascii="Arial" w:hAnsi="Arial" w:cs="Arial"/>
              </w:rPr>
              <w:t>7.4%</w:t>
            </w:r>
          </w:p>
        </w:tc>
      </w:tr>
      <w:tr w:rsidR="005B311A" w:rsidRPr="005B311A" w14:paraId="44DD97D3" w14:textId="77777777" w:rsidTr="005B311A">
        <w:trPr>
          <w:trHeight w:val="300"/>
        </w:trPr>
        <w:tc>
          <w:tcPr>
            <w:tcW w:w="803" w:type="dxa"/>
            <w:noWrap/>
            <w:vAlign w:val="center"/>
            <w:hideMark/>
          </w:tcPr>
          <w:p w14:paraId="74C3F6D5" w14:textId="77777777" w:rsidR="005B311A" w:rsidRPr="005B311A" w:rsidRDefault="005B311A" w:rsidP="005B311A">
            <w:pPr>
              <w:jc w:val="center"/>
              <w:rPr>
                <w:rFonts w:ascii="Arial" w:hAnsi="Arial" w:cs="Arial"/>
              </w:rPr>
            </w:pPr>
            <w:r w:rsidRPr="005B311A">
              <w:rPr>
                <w:rFonts w:ascii="Arial" w:hAnsi="Arial" w:cs="Arial"/>
              </w:rPr>
              <w:t>773</w:t>
            </w:r>
          </w:p>
        </w:tc>
        <w:tc>
          <w:tcPr>
            <w:tcW w:w="6216" w:type="dxa"/>
            <w:noWrap/>
            <w:hideMark/>
          </w:tcPr>
          <w:p w14:paraId="1CE1440A" w14:textId="77777777" w:rsidR="005B311A" w:rsidRPr="005B311A" w:rsidRDefault="005B311A">
            <w:pPr>
              <w:rPr>
                <w:rFonts w:ascii="Arial" w:hAnsi="Arial" w:cs="Arial"/>
              </w:rPr>
            </w:pPr>
            <w:r w:rsidRPr="005B311A">
              <w:rPr>
                <w:rFonts w:ascii="Arial" w:hAnsi="Arial" w:cs="Arial"/>
              </w:rPr>
              <w:t>Industrial Engineering Technicians</w:t>
            </w:r>
          </w:p>
        </w:tc>
        <w:tc>
          <w:tcPr>
            <w:tcW w:w="1615" w:type="dxa"/>
            <w:noWrap/>
            <w:vAlign w:val="center"/>
            <w:hideMark/>
          </w:tcPr>
          <w:p w14:paraId="08FBF473" w14:textId="77777777" w:rsidR="005B311A" w:rsidRPr="005B311A" w:rsidRDefault="005B311A" w:rsidP="005B311A">
            <w:pPr>
              <w:jc w:val="center"/>
              <w:rPr>
                <w:rFonts w:ascii="Arial" w:hAnsi="Arial" w:cs="Arial"/>
              </w:rPr>
            </w:pPr>
            <w:r w:rsidRPr="005B311A">
              <w:rPr>
                <w:rFonts w:ascii="Arial" w:hAnsi="Arial" w:cs="Arial"/>
              </w:rPr>
              <w:t>7.4%</w:t>
            </w:r>
          </w:p>
        </w:tc>
      </w:tr>
      <w:tr w:rsidR="005B311A" w:rsidRPr="005B311A" w14:paraId="346BFF46" w14:textId="77777777" w:rsidTr="005B311A">
        <w:trPr>
          <w:trHeight w:val="300"/>
        </w:trPr>
        <w:tc>
          <w:tcPr>
            <w:tcW w:w="803" w:type="dxa"/>
            <w:noWrap/>
            <w:vAlign w:val="center"/>
            <w:hideMark/>
          </w:tcPr>
          <w:p w14:paraId="04164E66" w14:textId="77777777" w:rsidR="005B311A" w:rsidRPr="005B311A" w:rsidRDefault="005B311A" w:rsidP="005B311A">
            <w:pPr>
              <w:jc w:val="center"/>
              <w:rPr>
                <w:rFonts w:ascii="Arial" w:hAnsi="Arial" w:cs="Arial"/>
              </w:rPr>
            </w:pPr>
            <w:r w:rsidRPr="005B311A">
              <w:rPr>
                <w:rFonts w:ascii="Arial" w:hAnsi="Arial" w:cs="Arial"/>
              </w:rPr>
              <w:t>774</w:t>
            </w:r>
          </w:p>
        </w:tc>
        <w:tc>
          <w:tcPr>
            <w:tcW w:w="6216" w:type="dxa"/>
            <w:noWrap/>
            <w:hideMark/>
          </w:tcPr>
          <w:p w14:paraId="66CA633D" w14:textId="77777777" w:rsidR="005B311A" w:rsidRPr="005B311A" w:rsidRDefault="005B311A">
            <w:pPr>
              <w:rPr>
                <w:rFonts w:ascii="Arial" w:hAnsi="Arial" w:cs="Arial"/>
              </w:rPr>
            </w:pPr>
            <w:r w:rsidRPr="005B311A">
              <w:rPr>
                <w:rFonts w:ascii="Arial" w:hAnsi="Arial" w:cs="Arial"/>
              </w:rPr>
              <w:t>Sales Managers</w:t>
            </w:r>
          </w:p>
        </w:tc>
        <w:tc>
          <w:tcPr>
            <w:tcW w:w="1615" w:type="dxa"/>
            <w:noWrap/>
            <w:vAlign w:val="center"/>
            <w:hideMark/>
          </w:tcPr>
          <w:p w14:paraId="7D4E003C" w14:textId="77777777" w:rsidR="005B311A" w:rsidRPr="005B311A" w:rsidRDefault="005B311A" w:rsidP="005B311A">
            <w:pPr>
              <w:jc w:val="center"/>
              <w:rPr>
                <w:rFonts w:ascii="Arial" w:hAnsi="Arial" w:cs="Arial"/>
              </w:rPr>
            </w:pPr>
            <w:r w:rsidRPr="005B311A">
              <w:rPr>
                <w:rFonts w:ascii="Arial" w:hAnsi="Arial" w:cs="Arial"/>
              </w:rPr>
              <w:t>7.4%</w:t>
            </w:r>
          </w:p>
        </w:tc>
      </w:tr>
      <w:tr w:rsidR="005B311A" w:rsidRPr="005B311A" w14:paraId="105EF9F9" w14:textId="77777777" w:rsidTr="005B311A">
        <w:trPr>
          <w:trHeight w:val="300"/>
        </w:trPr>
        <w:tc>
          <w:tcPr>
            <w:tcW w:w="803" w:type="dxa"/>
            <w:noWrap/>
            <w:vAlign w:val="center"/>
            <w:hideMark/>
          </w:tcPr>
          <w:p w14:paraId="2E2CF57A" w14:textId="77777777" w:rsidR="005B311A" w:rsidRPr="005B311A" w:rsidRDefault="005B311A" w:rsidP="005B311A">
            <w:pPr>
              <w:jc w:val="center"/>
              <w:rPr>
                <w:rFonts w:ascii="Arial" w:hAnsi="Arial" w:cs="Arial"/>
              </w:rPr>
            </w:pPr>
            <w:r w:rsidRPr="005B311A">
              <w:rPr>
                <w:rFonts w:ascii="Arial" w:hAnsi="Arial" w:cs="Arial"/>
              </w:rPr>
              <w:t>775</w:t>
            </w:r>
          </w:p>
        </w:tc>
        <w:tc>
          <w:tcPr>
            <w:tcW w:w="6216" w:type="dxa"/>
            <w:noWrap/>
            <w:hideMark/>
          </w:tcPr>
          <w:p w14:paraId="0DD20305" w14:textId="77777777" w:rsidR="005B311A" w:rsidRPr="005B311A" w:rsidRDefault="005B311A">
            <w:pPr>
              <w:rPr>
                <w:rFonts w:ascii="Arial" w:hAnsi="Arial" w:cs="Arial"/>
              </w:rPr>
            </w:pPr>
            <w:r w:rsidRPr="005B311A">
              <w:rPr>
                <w:rFonts w:ascii="Arial" w:hAnsi="Arial" w:cs="Arial"/>
              </w:rPr>
              <w:t>Political Scientists</w:t>
            </w:r>
          </w:p>
        </w:tc>
        <w:tc>
          <w:tcPr>
            <w:tcW w:w="1615" w:type="dxa"/>
            <w:noWrap/>
            <w:vAlign w:val="center"/>
            <w:hideMark/>
          </w:tcPr>
          <w:p w14:paraId="4CCA850C" w14:textId="77777777" w:rsidR="005B311A" w:rsidRPr="005B311A" w:rsidRDefault="005B311A" w:rsidP="005B311A">
            <w:pPr>
              <w:jc w:val="center"/>
              <w:rPr>
                <w:rFonts w:ascii="Arial" w:hAnsi="Arial" w:cs="Arial"/>
              </w:rPr>
            </w:pPr>
            <w:r w:rsidRPr="005B311A">
              <w:rPr>
                <w:rFonts w:ascii="Arial" w:hAnsi="Arial" w:cs="Arial"/>
              </w:rPr>
              <w:t>7.3%</w:t>
            </w:r>
          </w:p>
        </w:tc>
      </w:tr>
      <w:tr w:rsidR="005B311A" w:rsidRPr="005B311A" w14:paraId="7070C4FC" w14:textId="77777777" w:rsidTr="005B311A">
        <w:trPr>
          <w:trHeight w:val="300"/>
        </w:trPr>
        <w:tc>
          <w:tcPr>
            <w:tcW w:w="803" w:type="dxa"/>
            <w:noWrap/>
            <w:vAlign w:val="center"/>
            <w:hideMark/>
          </w:tcPr>
          <w:p w14:paraId="26A88C6A" w14:textId="77777777" w:rsidR="005B311A" w:rsidRPr="005B311A" w:rsidRDefault="005B311A" w:rsidP="005B311A">
            <w:pPr>
              <w:jc w:val="center"/>
              <w:rPr>
                <w:rFonts w:ascii="Arial" w:hAnsi="Arial" w:cs="Arial"/>
              </w:rPr>
            </w:pPr>
            <w:r w:rsidRPr="005B311A">
              <w:rPr>
                <w:rFonts w:ascii="Arial" w:hAnsi="Arial" w:cs="Arial"/>
              </w:rPr>
              <w:t>776</w:t>
            </w:r>
          </w:p>
        </w:tc>
        <w:tc>
          <w:tcPr>
            <w:tcW w:w="6216" w:type="dxa"/>
            <w:noWrap/>
            <w:hideMark/>
          </w:tcPr>
          <w:p w14:paraId="2B1F98DF" w14:textId="77777777" w:rsidR="005B311A" w:rsidRPr="005B311A" w:rsidRDefault="005B311A">
            <w:pPr>
              <w:rPr>
                <w:rFonts w:ascii="Arial" w:hAnsi="Arial" w:cs="Arial"/>
              </w:rPr>
            </w:pPr>
            <w:r w:rsidRPr="005B311A">
              <w:rPr>
                <w:rFonts w:ascii="Arial" w:hAnsi="Arial" w:cs="Arial"/>
              </w:rPr>
              <w:t>Archivists</w:t>
            </w:r>
          </w:p>
        </w:tc>
        <w:tc>
          <w:tcPr>
            <w:tcW w:w="1615" w:type="dxa"/>
            <w:noWrap/>
            <w:vAlign w:val="center"/>
            <w:hideMark/>
          </w:tcPr>
          <w:p w14:paraId="76387F18" w14:textId="77777777" w:rsidR="005B311A" w:rsidRPr="005B311A" w:rsidRDefault="005B311A" w:rsidP="005B311A">
            <w:pPr>
              <w:jc w:val="center"/>
              <w:rPr>
                <w:rFonts w:ascii="Arial" w:hAnsi="Arial" w:cs="Arial"/>
              </w:rPr>
            </w:pPr>
            <w:r w:rsidRPr="005B311A">
              <w:rPr>
                <w:rFonts w:ascii="Arial" w:hAnsi="Arial" w:cs="Arial"/>
              </w:rPr>
              <w:t>7.2%</w:t>
            </w:r>
          </w:p>
        </w:tc>
      </w:tr>
      <w:tr w:rsidR="005B311A" w:rsidRPr="005B311A" w14:paraId="6BC5E3E8" w14:textId="77777777" w:rsidTr="005B311A">
        <w:trPr>
          <w:trHeight w:val="300"/>
        </w:trPr>
        <w:tc>
          <w:tcPr>
            <w:tcW w:w="803" w:type="dxa"/>
            <w:noWrap/>
            <w:vAlign w:val="center"/>
            <w:hideMark/>
          </w:tcPr>
          <w:p w14:paraId="3141EEC2" w14:textId="77777777" w:rsidR="005B311A" w:rsidRPr="005B311A" w:rsidRDefault="005B311A" w:rsidP="005B311A">
            <w:pPr>
              <w:jc w:val="center"/>
              <w:rPr>
                <w:rFonts w:ascii="Arial" w:hAnsi="Arial" w:cs="Arial"/>
              </w:rPr>
            </w:pPr>
            <w:r w:rsidRPr="005B311A">
              <w:rPr>
                <w:rFonts w:ascii="Arial" w:hAnsi="Arial" w:cs="Arial"/>
              </w:rPr>
              <w:t>777</w:t>
            </w:r>
          </w:p>
        </w:tc>
        <w:tc>
          <w:tcPr>
            <w:tcW w:w="6216" w:type="dxa"/>
            <w:noWrap/>
            <w:hideMark/>
          </w:tcPr>
          <w:p w14:paraId="49716204" w14:textId="77777777" w:rsidR="005B311A" w:rsidRPr="005B311A" w:rsidRDefault="005B311A">
            <w:pPr>
              <w:rPr>
                <w:rFonts w:ascii="Arial" w:hAnsi="Arial" w:cs="Arial"/>
              </w:rPr>
            </w:pPr>
            <w:r w:rsidRPr="005B311A">
              <w:rPr>
                <w:rFonts w:ascii="Arial" w:hAnsi="Arial" w:cs="Arial"/>
              </w:rPr>
              <w:t>Refuse and Recyclable Material Collectors</w:t>
            </w:r>
          </w:p>
        </w:tc>
        <w:tc>
          <w:tcPr>
            <w:tcW w:w="1615" w:type="dxa"/>
            <w:noWrap/>
            <w:vAlign w:val="center"/>
            <w:hideMark/>
          </w:tcPr>
          <w:p w14:paraId="1DCA0F9E" w14:textId="77777777" w:rsidR="005B311A" w:rsidRPr="005B311A" w:rsidRDefault="005B311A" w:rsidP="005B311A">
            <w:pPr>
              <w:jc w:val="center"/>
              <w:rPr>
                <w:rFonts w:ascii="Arial" w:hAnsi="Arial" w:cs="Arial"/>
              </w:rPr>
            </w:pPr>
            <w:r w:rsidRPr="005B311A">
              <w:rPr>
                <w:rFonts w:ascii="Arial" w:hAnsi="Arial" w:cs="Arial"/>
              </w:rPr>
              <w:t>7.2%</w:t>
            </w:r>
          </w:p>
        </w:tc>
      </w:tr>
      <w:tr w:rsidR="005B311A" w:rsidRPr="005B311A" w14:paraId="2B89718A" w14:textId="77777777" w:rsidTr="005B311A">
        <w:trPr>
          <w:trHeight w:val="300"/>
        </w:trPr>
        <w:tc>
          <w:tcPr>
            <w:tcW w:w="803" w:type="dxa"/>
            <w:noWrap/>
            <w:vAlign w:val="center"/>
            <w:hideMark/>
          </w:tcPr>
          <w:p w14:paraId="21C52E60" w14:textId="77777777" w:rsidR="005B311A" w:rsidRPr="005B311A" w:rsidRDefault="005B311A" w:rsidP="005B311A">
            <w:pPr>
              <w:jc w:val="center"/>
              <w:rPr>
                <w:rFonts w:ascii="Arial" w:hAnsi="Arial" w:cs="Arial"/>
              </w:rPr>
            </w:pPr>
            <w:r w:rsidRPr="005B311A">
              <w:rPr>
                <w:rFonts w:ascii="Arial" w:hAnsi="Arial" w:cs="Arial"/>
              </w:rPr>
              <w:t>778</w:t>
            </w:r>
          </w:p>
        </w:tc>
        <w:tc>
          <w:tcPr>
            <w:tcW w:w="6216" w:type="dxa"/>
            <w:noWrap/>
            <w:hideMark/>
          </w:tcPr>
          <w:p w14:paraId="2490CC5A" w14:textId="77777777" w:rsidR="005B311A" w:rsidRPr="005B311A" w:rsidRDefault="005B311A">
            <w:pPr>
              <w:rPr>
                <w:rFonts w:ascii="Arial" w:hAnsi="Arial" w:cs="Arial"/>
              </w:rPr>
            </w:pPr>
            <w:r w:rsidRPr="005B311A">
              <w:rPr>
                <w:rFonts w:ascii="Arial" w:hAnsi="Arial" w:cs="Arial"/>
              </w:rPr>
              <w:t>Survey Researchers</w:t>
            </w:r>
          </w:p>
        </w:tc>
        <w:tc>
          <w:tcPr>
            <w:tcW w:w="1615" w:type="dxa"/>
            <w:noWrap/>
            <w:vAlign w:val="center"/>
            <w:hideMark/>
          </w:tcPr>
          <w:p w14:paraId="61FC6A5E" w14:textId="77777777" w:rsidR="005B311A" w:rsidRPr="005B311A" w:rsidRDefault="005B311A" w:rsidP="005B311A">
            <w:pPr>
              <w:jc w:val="center"/>
              <w:rPr>
                <w:rFonts w:ascii="Arial" w:hAnsi="Arial" w:cs="Arial"/>
              </w:rPr>
            </w:pPr>
            <w:r w:rsidRPr="005B311A">
              <w:rPr>
                <w:rFonts w:ascii="Arial" w:hAnsi="Arial" w:cs="Arial"/>
              </w:rPr>
              <w:t>7.0%</w:t>
            </w:r>
          </w:p>
        </w:tc>
      </w:tr>
      <w:tr w:rsidR="005B311A" w:rsidRPr="005B311A" w14:paraId="46C21D09" w14:textId="77777777" w:rsidTr="005B311A">
        <w:trPr>
          <w:trHeight w:val="300"/>
        </w:trPr>
        <w:tc>
          <w:tcPr>
            <w:tcW w:w="803" w:type="dxa"/>
            <w:noWrap/>
            <w:vAlign w:val="center"/>
            <w:hideMark/>
          </w:tcPr>
          <w:p w14:paraId="52D5895B" w14:textId="77777777" w:rsidR="005B311A" w:rsidRPr="005B311A" w:rsidRDefault="005B311A" w:rsidP="005B311A">
            <w:pPr>
              <w:jc w:val="center"/>
              <w:rPr>
                <w:rFonts w:ascii="Arial" w:hAnsi="Arial" w:cs="Arial"/>
              </w:rPr>
            </w:pPr>
            <w:r w:rsidRPr="005B311A">
              <w:rPr>
                <w:rFonts w:ascii="Arial" w:hAnsi="Arial" w:cs="Arial"/>
              </w:rPr>
              <w:t>779</w:t>
            </w:r>
          </w:p>
        </w:tc>
        <w:tc>
          <w:tcPr>
            <w:tcW w:w="6216" w:type="dxa"/>
            <w:noWrap/>
            <w:hideMark/>
          </w:tcPr>
          <w:p w14:paraId="65035A2C" w14:textId="77777777" w:rsidR="005B311A" w:rsidRPr="005B311A" w:rsidRDefault="005B311A">
            <w:pPr>
              <w:rPr>
                <w:rFonts w:ascii="Arial" w:hAnsi="Arial" w:cs="Arial"/>
              </w:rPr>
            </w:pPr>
            <w:r w:rsidRPr="005B311A">
              <w:rPr>
                <w:rFonts w:ascii="Arial" w:hAnsi="Arial" w:cs="Arial"/>
              </w:rPr>
              <w:t>Laborers and Freight, Stock, and Material Movers, Hand</w:t>
            </w:r>
          </w:p>
        </w:tc>
        <w:tc>
          <w:tcPr>
            <w:tcW w:w="1615" w:type="dxa"/>
            <w:noWrap/>
            <w:vAlign w:val="center"/>
            <w:hideMark/>
          </w:tcPr>
          <w:p w14:paraId="4CA73C53" w14:textId="77777777" w:rsidR="005B311A" w:rsidRPr="005B311A" w:rsidRDefault="005B311A" w:rsidP="005B311A">
            <w:pPr>
              <w:jc w:val="center"/>
              <w:rPr>
                <w:rFonts w:ascii="Arial" w:hAnsi="Arial" w:cs="Arial"/>
              </w:rPr>
            </w:pPr>
            <w:r w:rsidRPr="005B311A">
              <w:rPr>
                <w:rFonts w:ascii="Arial" w:hAnsi="Arial" w:cs="Arial"/>
              </w:rPr>
              <w:t>6.7%</w:t>
            </w:r>
          </w:p>
        </w:tc>
      </w:tr>
      <w:tr w:rsidR="005B311A" w:rsidRPr="005B311A" w14:paraId="797089BF" w14:textId="77777777" w:rsidTr="005B311A">
        <w:trPr>
          <w:trHeight w:val="300"/>
        </w:trPr>
        <w:tc>
          <w:tcPr>
            <w:tcW w:w="803" w:type="dxa"/>
            <w:noWrap/>
            <w:vAlign w:val="center"/>
            <w:hideMark/>
          </w:tcPr>
          <w:p w14:paraId="1FE0B6CA" w14:textId="77777777" w:rsidR="005B311A" w:rsidRPr="005B311A" w:rsidRDefault="005B311A" w:rsidP="005B311A">
            <w:pPr>
              <w:jc w:val="center"/>
              <w:rPr>
                <w:rFonts w:ascii="Arial" w:hAnsi="Arial" w:cs="Arial"/>
              </w:rPr>
            </w:pPr>
            <w:r w:rsidRPr="005B311A">
              <w:rPr>
                <w:rFonts w:ascii="Arial" w:hAnsi="Arial" w:cs="Arial"/>
              </w:rPr>
              <w:t>780</w:t>
            </w:r>
          </w:p>
        </w:tc>
        <w:tc>
          <w:tcPr>
            <w:tcW w:w="6216" w:type="dxa"/>
            <w:noWrap/>
            <w:hideMark/>
          </w:tcPr>
          <w:p w14:paraId="0AD13908" w14:textId="77777777" w:rsidR="005B311A" w:rsidRPr="005B311A" w:rsidRDefault="005B311A">
            <w:pPr>
              <w:rPr>
                <w:rFonts w:ascii="Arial" w:hAnsi="Arial" w:cs="Arial"/>
              </w:rPr>
            </w:pPr>
            <w:r w:rsidRPr="005B311A">
              <w:rPr>
                <w:rFonts w:ascii="Arial" w:hAnsi="Arial" w:cs="Arial"/>
              </w:rPr>
              <w:t>Farm Labor Contractors</w:t>
            </w:r>
          </w:p>
        </w:tc>
        <w:tc>
          <w:tcPr>
            <w:tcW w:w="1615" w:type="dxa"/>
            <w:noWrap/>
            <w:vAlign w:val="center"/>
            <w:hideMark/>
          </w:tcPr>
          <w:p w14:paraId="17858CA0" w14:textId="77777777" w:rsidR="005B311A" w:rsidRPr="005B311A" w:rsidRDefault="005B311A" w:rsidP="005B311A">
            <w:pPr>
              <w:jc w:val="center"/>
              <w:rPr>
                <w:rFonts w:ascii="Arial" w:hAnsi="Arial" w:cs="Arial"/>
              </w:rPr>
            </w:pPr>
            <w:r w:rsidRPr="005B311A">
              <w:rPr>
                <w:rFonts w:ascii="Arial" w:hAnsi="Arial" w:cs="Arial"/>
              </w:rPr>
              <w:t>6.4%</w:t>
            </w:r>
          </w:p>
        </w:tc>
      </w:tr>
      <w:tr w:rsidR="005B311A" w:rsidRPr="005B311A" w14:paraId="0A162A09" w14:textId="77777777" w:rsidTr="005B311A">
        <w:trPr>
          <w:trHeight w:val="300"/>
        </w:trPr>
        <w:tc>
          <w:tcPr>
            <w:tcW w:w="803" w:type="dxa"/>
            <w:noWrap/>
            <w:vAlign w:val="center"/>
            <w:hideMark/>
          </w:tcPr>
          <w:p w14:paraId="6D616A5B" w14:textId="77777777" w:rsidR="005B311A" w:rsidRPr="005B311A" w:rsidRDefault="005B311A" w:rsidP="005B311A">
            <w:pPr>
              <w:jc w:val="center"/>
              <w:rPr>
                <w:rFonts w:ascii="Arial" w:hAnsi="Arial" w:cs="Arial"/>
              </w:rPr>
            </w:pPr>
            <w:r w:rsidRPr="005B311A">
              <w:rPr>
                <w:rFonts w:ascii="Arial" w:hAnsi="Arial" w:cs="Arial"/>
              </w:rPr>
              <w:t>781</w:t>
            </w:r>
          </w:p>
        </w:tc>
        <w:tc>
          <w:tcPr>
            <w:tcW w:w="6216" w:type="dxa"/>
            <w:noWrap/>
            <w:hideMark/>
          </w:tcPr>
          <w:p w14:paraId="4D3A1C92" w14:textId="77777777" w:rsidR="005B311A" w:rsidRPr="005B311A" w:rsidRDefault="005B311A">
            <w:pPr>
              <w:rPr>
                <w:rFonts w:ascii="Arial" w:hAnsi="Arial" w:cs="Arial"/>
              </w:rPr>
            </w:pPr>
            <w:r w:rsidRPr="005B311A">
              <w:rPr>
                <w:rFonts w:ascii="Arial" w:hAnsi="Arial" w:cs="Arial"/>
              </w:rPr>
              <w:t>Compensation, Benefits, and Job Analysis Specialists</w:t>
            </w:r>
          </w:p>
        </w:tc>
        <w:tc>
          <w:tcPr>
            <w:tcW w:w="1615" w:type="dxa"/>
            <w:noWrap/>
            <w:vAlign w:val="center"/>
            <w:hideMark/>
          </w:tcPr>
          <w:p w14:paraId="4966DC17" w14:textId="77777777" w:rsidR="005B311A" w:rsidRPr="005B311A" w:rsidRDefault="005B311A" w:rsidP="005B311A">
            <w:pPr>
              <w:jc w:val="center"/>
              <w:rPr>
                <w:rFonts w:ascii="Arial" w:hAnsi="Arial" w:cs="Arial"/>
              </w:rPr>
            </w:pPr>
            <w:r w:rsidRPr="005B311A">
              <w:rPr>
                <w:rFonts w:ascii="Arial" w:hAnsi="Arial" w:cs="Arial"/>
              </w:rPr>
              <w:t>5.7%</w:t>
            </w:r>
          </w:p>
        </w:tc>
      </w:tr>
      <w:tr w:rsidR="005B311A" w:rsidRPr="005B311A" w14:paraId="37954CC7" w14:textId="77777777" w:rsidTr="005B311A">
        <w:trPr>
          <w:trHeight w:val="300"/>
        </w:trPr>
        <w:tc>
          <w:tcPr>
            <w:tcW w:w="803" w:type="dxa"/>
            <w:noWrap/>
            <w:vAlign w:val="center"/>
            <w:hideMark/>
          </w:tcPr>
          <w:p w14:paraId="0F576048" w14:textId="77777777" w:rsidR="005B311A" w:rsidRPr="005B311A" w:rsidRDefault="005B311A" w:rsidP="005B311A">
            <w:pPr>
              <w:jc w:val="center"/>
              <w:rPr>
                <w:rFonts w:ascii="Arial" w:hAnsi="Arial" w:cs="Arial"/>
              </w:rPr>
            </w:pPr>
            <w:r w:rsidRPr="005B311A">
              <w:rPr>
                <w:rFonts w:ascii="Arial" w:hAnsi="Arial" w:cs="Arial"/>
              </w:rPr>
              <w:t>782</w:t>
            </w:r>
          </w:p>
        </w:tc>
        <w:tc>
          <w:tcPr>
            <w:tcW w:w="6216" w:type="dxa"/>
            <w:noWrap/>
            <w:hideMark/>
          </w:tcPr>
          <w:p w14:paraId="261568CC" w14:textId="77777777" w:rsidR="005B311A" w:rsidRPr="005B311A" w:rsidRDefault="005B311A">
            <w:pPr>
              <w:rPr>
                <w:rFonts w:ascii="Arial" w:hAnsi="Arial" w:cs="Arial"/>
              </w:rPr>
            </w:pPr>
            <w:r w:rsidRPr="005B311A">
              <w:rPr>
                <w:rFonts w:ascii="Arial" w:hAnsi="Arial" w:cs="Arial"/>
              </w:rPr>
              <w:t>Tree Trimmers and Pruners</w:t>
            </w:r>
          </w:p>
        </w:tc>
        <w:tc>
          <w:tcPr>
            <w:tcW w:w="1615" w:type="dxa"/>
            <w:noWrap/>
            <w:vAlign w:val="center"/>
            <w:hideMark/>
          </w:tcPr>
          <w:p w14:paraId="1E622E42" w14:textId="77777777" w:rsidR="005B311A" w:rsidRPr="005B311A" w:rsidRDefault="005B311A" w:rsidP="005B311A">
            <w:pPr>
              <w:jc w:val="center"/>
              <w:rPr>
                <w:rFonts w:ascii="Arial" w:hAnsi="Arial" w:cs="Arial"/>
              </w:rPr>
            </w:pPr>
            <w:r w:rsidRPr="005B311A">
              <w:rPr>
                <w:rFonts w:ascii="Arial" w:hAnsi="Arial" w:cs="Arial"/>
              </w:rPr>
              <w:t>5.2%</w:t>
            </w:r>
          </w:p>
        </w:tc>
      </w:tr>
      <w:tr w:rsidR="005B311A" w:rsidRPr="005B311A" w14:paraId="203AA415" w14:textId="77777777" w:rsidTr="005B311A">
        <w:trPr>
          <w:trHeight w:val="300"/>
        </w:trPr>
        <w:tc>
          <w:tcPr>
            <w:tcW w:w="803" w:type="dxa"/>
            <w:noWrap/>
            <w:vAlign w:val="center"/>
            <w:hideMark/>
          </w:tcPr>
          <w:p w14:paraId="75AF4DF9" w14:textId="77777777" w:rsidR="005B311A" w:rsidRPr="005B311A" w:rsidRDefault="005B311A" w:rsidP="005B311A">
            <w:pPr>
              <w:jc w:val="center"/>
              <w:rPr>
                <w:rFonts w:ascii="Arial" w:hAnsi="Arial" w:cs="Arial"/>
              </w:rPr>
            </w:pPr>
            <w:r w:rsidRPr="005B311A">
              <w:rPr>
                <w:rFonts w:ascii="Arial" w:hAnsi="Arial" w:cs="Arial"/>
              </w:rPr>
              <w:t>783</w:t>
            </w:r>
          </w:p>
        </w:tc>
        <w:tc>
          <w:tcPr>
            <w:tcW w:w="6216" w:type="dxa"/>
            <w:noWrap/>
            <w:hideMark/>
          </w:tcPr>
          <w:p w14:paraId="614F47EF" w14:textId="77777777" w:rsidR="005B311A" w:rsidRPr="005B311A" w:rsidRDefault="005B311A">
            <w:pPr>
              <w:rPr>
                <w:rFonts w:ascii="Arial" w:hAnsi="Arial" w:cs="Arial"/>
              </w:rPr>
            </w:pPr>
            <w:r w:rsidRPr="005B311A">
              <w:rPr>
                <w:rFonts w:ascii="Arial" w:hAnsi="Arial" w:cs="Arial"/>
              </w:rPr>
              <w:t>Social and Community Service Managers</w:t>
            </w:r>
          </w:p>
        </w:tc>
        <w:tc>
          <w:tcPr>
            <w:tcW w:w="1615" w:type="dxa"/>
            <w:noWrap/>
            <w:vAlign w:val="center"/>
            <w:hideMark/>
          </w:tcPr>
          <w:p w14:paraId="39878D0B" w14:textId="77777777" w:rsidR="005B311A" w:rsidRPr="005B311A" w:rsidRDefault="005B311A" w:rsidP="005B311A">
            <w:pPr>
              <w:jc w:val="center"/>
              <w:rPr>
                <w:rFonts w:ascii="Arial" w:hAnsi="Arial" w:cs="Arial"/>
              </w:rPr>
            </w:pPr>
            <w:r w:rsidRPr="005B311A">
              <w:rPr>
                <w:rFonts w:ascii="Arial" w:hAnsi="Arial" w:cs="Arial"/>
              </w:rPr>
              <w:t>5.2%</w:t>
            </w:r>
          </w:p>
        </w:tc>
      </w:tr>
      <w:tr w:rsidR="005B311A" w:rsidRPr="005B311A" w14:paraId="7A5A4632" w14:textId="77777777" w:rsidTr="005B311A">
        <w:trPr>
          <w:trHeight w:val="300"/>
        </w:trPr>
        <w:tc>
          <w:tcPr>
            <w:tcW w:w="803" w:type="dxa"/>
            <w:noWrap/>
            <w:vAlign w:val="center"/>
            <w:hideMark/>
          </w:tcPr>
          <w:p w14:paraId="04B57F3E" w14:textId="77777777" w:rsidR="005B311A" w:rsidRPr="005B311A" w:rsidRDefault="005B311A" w:rsidP="005B311A">
            <w:pPr>
              <w:jc w:val="center"/>
              <w:rPr>
                <w:rFonts w:ascii="Arial" w:hAnsi="Arial" w:cs="Arial"/>
              </w:rPr>
            </w:pPr>
            <w:r w:rsidRPr="005B311A">
              <w:rPr>
                <w:rFonts w:ascii="Arial" w:hAnsi="Arial" w:cs="Arial"/>
              </w:rPr>
              <w:t>784</w:t>
            </w:r>
          </w:p>
        </w:tc>
        <w:tc>
          <w:tcPr>
            <w:tcW w:w="6216" w:type="dxa"/>
            <w:noWrap/>
            <w:hideMark/>
          </w:tcPr>
          <w:p w14:paraId="41DF172F" w14:textId="77777777" w:rsidR="005B311A" w:rsidRPr="005B311A" w:rsidRDefault="005B311A">
            <w:pPr>
              <w:rPr>
                <w:rFonts w:ascii="Arial" w:hAnsi="Arial" w:cs="Arial"/>
              </w:rPr>
            </w:pPr>
            <w:r w:rsidRPr="005B311A">
              <w:rPr>
                <w:rFonts w:ascii="Arial" w:hAnsi="Arial" w:cs="Arial"/>
              </w:rPr>
              <w:t>Budget Analysts</w:t>
            </w:r>
          </w:p>
        </w:tc>
        <w:tc>
          <w:tcPr>
            <w:tcW w:w="1615" w:type="dxa"/>
            <w:noWrap/>
            <w:vAlign w:val="center"/>
            <w:hideMark/>
          </w:tcPr>
          <w:p w14:paraId="26893F9E" w14:textId="77777777" w:rsidR="005B311A" w:rsidRPr="005B311A" w:rsidRDefault="005B311A" w:rsidP="005B311A">
            <w:pPr>
              <w:jc w:val="center"/>
              <w:rPr>
                <w:rFonts w:ascii="Arial" w:hAnsi="Arial" w:cs="Arial"/>
              </w:rPr>
            </w:pPr>
            <w:r w:rsidRPr="005B311A">
              <w:rPr>
                <w:rFonts w:ascii="Arial" w:hAnsi="Arial" w:cs="Arial"/>
              </w:rPr>
              <w:t>5.2%</w:t>
            </w:r>
          </w:p>
        </w:tc>
      </w:tr>
      <w:tr w:rsidR="005B311A" w:rsidRPr="005B311A" w14:paraId="7D1836C5" w14:textId="77777777" w:rsidTr="005B311A">
        <w:trPr>
          <w:trHeight w:val="300"/>
        </w:trPr>
        <w:tc>
          <w:tcPr>
            <w:tcW w:w="803" w:type="dxa"/>
            <w:noWrap/>
            <w:vAlign w:val="center"/>
            <w:hideMark/>
          </w:tcPr>
          <w:p w14:paraId="7443D609" w14:textId="77777777" w:rsidR="005B311A" w:rsidRPr="005B311A" w:rsidRDefault="005B311A" w:rsidP="005B311A">
            <w:pPr>
              <w:jc w:val="center"/>
              <w:rPr>
                <w:rFonts w:ascii="Arial" w:hAnsi="Arial" w:cs="Arial"/>
              </w:rPr>
            </w:pPr>
            <w:r w:rsidRPr="005B311A">
              <w:rPr>
                <w:rFonts w:ascii="Arial" w:hAnsi="Arial" w:cs="Arial"/>
              </w:rPr>
              <w:t>785</w:t>
            </w:r>
          </w:p>
        </w:tc>
        <w:tc>
          <w:tcPr>
            <w:tcW w:w="6216" w:type="dxa"/>
            <w:noWrap/>
            <w:hideMark/>
          </w:tcPr>
          <w:p w14:paraId="69770A6F" w14:textId="77777777" w:rsidR="005B311A" w:rsidRPr="005B311A" w:rsidRDefault="005B311A">
            <w:pPr>
              <w:rPr>
                <w:rFonts w:ascii="Arial" w:hAnsi="Arial" w:cs="Arial"/>
              </w:rPr>
            </w:pPr>
            <w:r w:rsidRPr="005B311A">
              <w:rPr>
                <w:rFonts w:ascii="Arial" w:hAnsi="Arial" w:cs="Arial"/>
              </w:rPr>
              <w:t>Roustabouts, Oil and Gas</w:t>
            </w:r>
          </w:p>
        </w:tc>
        <w:tc>
          <w:tcPr>
            <w:tcW w:w="1615" w:type="dxa"/>
            <w:noWrap/>
            <w:vAlign w:val="center"/>
            <w:hideMark/>
          </w:tcPr>
          <w:p w14:paraId="16D82536" w14:textId="77777777" w:rsidR="005B311A" w:rsidRPr="005B311A" w:rsidRDefault="005B311A" w:rsidP="005B311A">
            <w:pPr>
              <w:jc w:val="center"/>
              <w:rPr>
                <w:rFonts w:ascii="Arial" w:hAnsi="Arial" w:cs="Arial"/>
              </w:rPr>
            </w:pPr>
            <w:r w:rsidRPr="005B311A">
              <w:rPr>
                <w:rFonts w:ascii="Arial" w:hAnsi="Arial" w:cs="Arial"/>
              </w:rPr>
              <w:t>5.0%</w:t>
            </w:r>
          </w:p>
        </w:tc>
      </w:tr>
      <w:tr w:rsidR="005B311A" w:rsidRPr="005B311A" w14:paraId="67F5B4FB" w14:textId="77777777" w:rsidTr="005B311A">
        <w:trPr>
          <w:trHeight w:val="300"/>
        </w:trPr>
        <w:tc>
          <w:tcPr>
            <w:tcW w:w="803" w:type="dxa"/>
            <w:noWrap/>
            <w:vAlign w:val="center"/>
            <w:hideMark/>
          </w:tcPr>
          <w:p w14:paraId="24FA1F93" w14:textId="77777777" w:rsidR="005B311A" w:rsidRPr="005B311A" w:rsidRDefault="005B311A" w:rsidP="005B311A">
            <w:pPr>
              <w:jc w:val="center"/>
              <w:rPr>
                <w:rFonts w:ascii="Arial" w:hAnsi="Arial" w:cs="Arial"/>
              </w:rPr>
            </w:pPr>
            <w:r w:rsidRPr="005B311A">
              <w:rPr>
                <w:rFonts w:ascii="Arial" w:hAnsi="Arial" w:cs="Arial"/>
              </w:rPr>
              <w:t>786</w:t>
            </w:r>
          </w:p>
        </w:tc>
        <w:tc>
          <w:tcPr>
            <w:tcW w:w="6216" w:type="dxa"/>
            <w:noWrap/>
            <w:hideMark/>
          </w:tcPr>
          <w:p w14:paraId="2A9A158F" w14:textId="77777777" w:rsidR="005B311A" w:rsidRPr="005B311A" w:rsidRDefault="005B311A">
            <w:pPr>
              <w:rPr>
                <w:rFonts w:ascii="Arial" w:hAnsi="Arial" w:cs="Arial"/>
              </w:rPr>
            </w:pPr>
            <w:r w:rsidRPr="005B311A">
              <w:rPr>
                <w:rFonts w:ascii="Arial" w:hAnsi="Arial" w:cs="Arial"/>
              </w:rPr>
              <w:t>Anthropologists and Archeologists</w:t>
            </w:r>
          </w:p>
        </w:tc>
        <w:tc>
          <w:tcPr>
            <w:tcW w:w="1615" w:type="dxa"/>
            <w:noWrap/>
            <w:vAlign w:val="center"/>
            <w:hideMark/>
          </w:tcPr>
          <w:p w14:paraId="7439C98A" w14:textId="77777777" w:rsidR="005B311A" w:rsidRPr="005B311A" w:rsidRDefault="005B311A" w:rsidP="005B311A">
            <w:pPr>
              <w:jc w:val="center"/>
              <w:rPr>
                <w:rFonts w:ascii="Arial" w:hAnsi="Arial" w:cs="Arial"/>
              </w:rPr>
            </w:pPr>
            <w:r w:rsidRPr="005B311A">
              <w:rPr>
                <w:rFonts w:ascii="Arial" w:hAnsi="Arial" w:cs="Arial"/>
              </w:rPr>
              <w:t>4.6%</w:t>
            </w:r>
          </w:p>
        </w:tc>
      </w:tr>
      <w:tr w:rsidR="005B311A" w:rsidRPr="005B311A" w14:paraId="15F2243B" w14:textId="77777777" w:rsidTr="005B311A">
        <w:trPr>
          <w:trHeight w:val="300"/>
        </w:trPr>
        <w:tc>
          <w:tcPr>
            <w:tcW w:w="803" w:type="dxa"/>
            <w:noWrap/>
            <w:vAlign w:val="center"/>
            <w:hideMark/>
          </w:tcPr>
          <w:p w14:paraId="582CF925" w14:textId="77777777" w:rsidR="005B311A" w:rsidRPr="005B311A" w:rsidRDefault="005B311A" w:rsidP="005B311A">
            <w:pPr>
              <w:jc w:val="center"/>
              <w:rPr>
                <w:rFonts w:ascii="Arial" w:hAnsi="Arial" w:cs="Arial"/>
              </w:rPr>
            </w:pPr>
            <w:r w:rsidRPr="005B311A">
              <w:rPr>
                <w:rFonts w:ascii="Arial" w:hAnsi="Arial" w:cs="Arial"/>
              </w:rPr>
              <w:t>787</w:t>
            </w:r>
          </w:p>
        </w:tc>
        <w:tc>
          <w:tcPr>
            <w:tcW w:w="6216" w:type="dxa"/>
            <w:noWrap/>
            <w:hideMark/>
          </w:tcPr>
          <w:p w14:paraId="505ED2DD" w14:textId="77777777" w:rsidR="005B311A" w:rsidRPr="005B311A" w:rsidRDefault="005B311A">
            <w:pPr>
              <w:rPr>
                <w:rFonts w:ascii="Arial" w:hAnsi="Arial" w:cs="Arial"/>
              </w:rPr>
            </w:pPr>
            <w:r w:rsidRPr="005B311A">
              <w:rPr>
                <w:rFonts w:ascii="Arial" w:hAnsi="Arial" w:cs="Arial"/>
              </w:rPr>
              <w:t>Wholesale and Retail Buyers, Except Farm Products</w:t>
            </w:r>
          </w:p>
        </w:tc>
        <w:tc>
          <w:tcPr>
            <w:tcW w:w="1615" w:type="dxa"/>
            <w:noWrap/>
            <w:vAlign w:val="center"/>
            <w:hideMark/>
          </w:tcPr>
          <w:p w14:paraId="60CC3AA1" w14:textId="77777777" w:rsidR="005B311A" w:rsidRPr="005B311A" w:rsidRDefault="005B311A" w:rsidP="005B311A">
            <w:pPr>
              <w:jc w:val="center"/>
              <w:rPr>
                <w:rFonts w:ascii="Arial" w:hAnsi="Arial" w:cs="Arial"/>
              </w:rPr>
            </w:pPr>
            <w:r w:rsidRPr="005B311A">
              <w:rPr>
                <w:rFonts w:ascii="Arial" w:hAnsi="Arial" w:cs="Arial"/>
              </w:rPr>
              <w:t>4.6%</w:t>
            </w:r>
          </w:p>
        </w:tc>
      </w:tr>
      <w:tr w:rsidR="005B311A" w:rsidRPr="005B311A" w14:paraId="44D289FC" w14:textId="77777777" w:rsidTr="005B311A">
        <w:trPr>
          <w:trHeight w:val="300"/>
        </w:trPr>
        <w:tc>
          <w:tcPr>
            <w:tcW w:w="803" w:type="dxa"/>
            <w:noWrap/>
            <w:vAlign w:val="center"/>
            <w:hideMark/>
          </w:tcPr>
          <w:p w14:paraId="0564BAF0" w14:textId="77777777" w:rsidR="005B311A" w:rsidRPr="005B311A" w:rsidRDefault="005B311A" w:rsidP="005B311A">
            <w:pPr>
              <w:jc w:val="center"/>
              <w:rPr>
                <w:rFonts w:ascii="Arial" w:hAnsi="Arial" w:cs="Arial"/>
              </w:rPr>
            </w:pPr>
            <w:r w:rsidRPr="005B311A">
              <w:rPr>
                <w:rFonts w:ascii="Arial" w:hAnsi="Arial" w:cs="Arial"/>
              </w:rPr>
              <w:t>788</w:t>
            </w:r>
          </w:p>
        </w:tc>
        <w:tc>
          <w:tcPr>
            <w:tcW w:w="6216" w:type="dxa"/>
            <w:noWrap/>
            <w:hideMark/>
          </w:tcPr>
          <w:p w14:paraId="046431F4" w14:textId="77777777" w:rsidR="005B311A" w:rsidRPr="005B311A" w:rsidRDefault="005B311A">
            <w:pPr>
              <w:rPr>
                <w:rFonts w:ascii="Arial" w:hAnsi="Arial" w:cs="Arial"/>
              </w:rPr>
            </w:pPr>
            <w:r w:rsidRPr="005B311A">
              <w:rPr>
                <w:rFonts w:ascii="Arial" w:hAnsi="Arial" w:cs="Arial"/>
              </w:rPr>
              <w:t>Management Analysts</w:t>
            </w:r>
          </w:p>
        </w:tc>
        <w:tc>
          <w:tcPr>
            <w:tcW w:w="1615" w:type="dxa"/>
            <w:noWrap/>
            <w:vAlign w:val="center"/>
            <w:hideMark/>
          </w:tcPr>
          <w:p w14:paraId="12DD09ED" w14:textId="77777777" w:rsidR="005B311A" w:rsidRPr="005B311A" w:rsidRDefault="005B311A" w:rsidP="005B311A">
            <w:pPr>
              <w:jc w:val="center"/>
              <w:rPr>
                <w:rFonts w:ascii="Arial" w:hAnsi="Arial" w:cs="Arial"/>
              </w:rPr>
            </w:pPr>
            <w:r w:rsidRPr="005B311A">
              <w:rPr>
                <w:rFonts w:ascii="Arial" w:hAnsi="Arial" w:cs="Arial"/>
              </w:rPr>
              <w:t>4.1%</w:t>
            </w:r>
          </w:p>
        </w:tc>
      </w:tr>
      <w:tr w:rsidR="005B311A" w:rsidRPr="005B311A" w14:paraId="46A1BEC2" w14:textId="77777777" w:rsidTr="005B311A">
        <w:trPr>
          <w:trHeight w:val="300"/>
        </w:trPr>
        <w:tc>
          <w:tcPr>
            <w:tcW w:w="803" w:type="dxa"/>
            <w:noWrap/>
            <w:vAlign w:val="center"/>
            <w:hideMark/>
          </w:tcPr>
          <w:p w14:paraId="5C046DEC" w14:textId="77777777" w:rsidR="005B311A" w:rsidRPr="005B311A" w:rsidRDefault="005B311A" w:rsidP="005B311A">
            <w:pPr>
              <w:jc w:val="center"/>
              <w:rPr>
                <w:rFonts w:ascii="Arial" w:hAnsi="Arial" w:cs="Arial"/>
              </w:rPr>
            </w:pPr>
            <w:r w:rsidRPr="005B311A">
              <w:rPr>
                <w:rFonts w:ascii="Arial" w:hAnsi="Arial" w:cs="Arial"/>
              </w:rPr>
              <w:t>789</w:t>
            </w:r>
          </w:p>
        </w:tc>
        <w:tc>
          <w:tcPr>
            <w:tcW w:w="6216" w:type="dxa"/>
            <w:noWrap/>
            <w:hideMark/>
          </w:tcPr>
          <w:p w14:paraId="30F9EDB9" w14:textId="77777777" w:rsidR="005B311A" w:rsidRPr="005B311A" w:rsidRDefault="005B311A">
            <w:pPr>
              <w:rPr>
                <w:rFonts w:ascii="Arial" w:hAnsi="Arial" w:cs="Arial"/>
              </w:rPr>
            </w:pPr>
            <w:r w:rsidRPr="005B311A">
              <w:rPr>
                <w:rFonts w:ascii="Arial" w:hAnsi="Arial" w:cs="Arial"/>
              </w:rPr>
              <w:t>Legislators</w:t>
            </w:r>
          </w:p>
        </w:tc>
        <w:tc>
          <w:tcPr>
            <w:tcW w:w="1615" w:type="dxa"/>
            <w:noWrap/>
            <w:vAlign w:val="center"/>
            <w:hideMark/>
          </w:tcPr>
          <w:p w14:paraId="7F2196C3" w14:textId="77777777" w:rsidR="005B311A" w:rsidRPr="005B311A" w:rsidRDefault="005B311A" w:rsidP="005B311A">
            <w:pPr>
              <w:jc w:val="center"/>
              <w:rPr>
                <w:rFonts w:ascii="Arial" w:hAnsi="Arial" w:cs="Arial"/>
              </w:rPr>
            </w:pPr>
            <w:r w:rsidRPr="005B311A">
              <w:rPr>
                <w:rFonts w:ascii="Arial" w:hAnsi="Arial" w:cs="Arial"/>
              </w:rPr>
              <w:t>4.0%</w:t>
            </w:r>
          </w:p>
        </w:tc>
      </w:tr>
      <w:tr w:rsidR="005B311A" w:rsidRPr="005B311A" w14:paraId="7B2F7316" w14:textId="77777777" w:rsidTr="005B311A">
        <w:trPr>
          <w:trHeight w:val="300"/>
        </w:trPr>
        <w:tc>
          <w:tcPr>
            <w:tcW w:w="803" w:type="dxa"/>
            <w:noWrap/>
            <w:vAlign w:val="center"/>
            <w:hideMark/>
          </w:tcPr>
          <w:p w14:paraId="4620057F" w14:textId="77777777" w:rsidR="005B311A" w:rsidRPr="005B311A" w:rsidRDefault="005B311A" w:rsidP="005B311A">
            <w:pPr>
              <w:jc w:val="center"/>
              <w:rPr>
                <w:rFonts w:ascii="Arial" w:hAnsi="Arial" w:cs="Arial"/>
              </w:rPr>
            </w:pPr>
            <w:r w:rsidRPr="005B311A">
              <w:rPr>
                <w:rFonts w:ascii="Arial" w:hAnsi="Arial" w:cs="Arial"/>
              </w:rPr>
              <w:t>790</w:t>
            </w:r>
          </w:p>
        </w:tc>
        <w:tc>
          <w:tcPr>
            <w:tcW w:w="6216" w:type="dxa"/>
            <w:noWrap/>
            <w:hideMark/>
          </w:tcPr>
          <w:p w14:paraId="557FBDFD" w14:textId="77777777" w:rsidR="005B311A" w:rsidRPr="005B311A" w:rsidRDefault="005B311A">
            <w:pPr>
              <w:rPr>
                <w:rFonts w:ascii="Arial" w:hAnsi="Arial" w:cs="Arial"/>
              </w:rPr>
            </w:pPr>
            <w:r w:rsidRPr="005B311A">
              <w:rPr>
                <w:rFonts w:ascii="Arial" w:hAnsi="Arial" w:cs="Arial"/>
              </w:rPr>
              <w:t>Entertainers and Performers, Sports and Related Workers, All Other</w:t>
            </w:r>
          </w:p>
        </w:tc>
        <w:tc>
          <w:tcPr>
            <w:tcW w:w="1615" w:type="dxa"/>
            <w:noWrap/>
            <w:vAlign w:val="center"/>
            <w:hideMark/>
          </w:tcPr>
          <w:p w14:paraId="20A87F7C" w14:textId="77777777" w:rsidR="005B311A" w:rsidRPr="005B311A" w:rsidRDefault="005B311A" w:rsidP="005B311A">
            <w:pPr>
              <w:jc w:val="center"/>
              <w:rPr>
                <w:rFonts w:ascii="Arial" w:hAnsi="Arial" w:cs="Arial"/>
              </w:rPr>
            </w:pPr>
            <w:r w:rsidRPr="005B311A">
              <w:rPr>
                <w:rFonts w:ascii="Arial" w:hAnsi="Arial" w:cs="Arial"/>
              </w:rPr>
              <w:t>3.7%</w:t>
            </w:r>
          </w:p>
        </w:tc>
      </w:tr>
      <w:tr w:rsidR="005B311A" w:rsidRPr="005B311A" w14:paraId="15C96342" w14:textId="77777777" w:rsidTr="005B311A">
        <w:trPr>
          <w:trHeight w:val="300"/>
        </w:trPr>
        <w:tc>
          <w:tcPr>
            <w:tcW w:w="803" w:type="dxa"/>
            <w:noWrap/>
            <w:vAlign w:val="center"/>
            <w:hideMark/>
          </w:tcPr>
          <w:p w14:paraId="665F184A" w14:textId="77777777" w:rsidR="005B311A" w:rsidRPr="005B311A" w:rsidRDefault="005B311A" w:rsidP="005B311A">
            <w:pPr>
              <w:jc w:val="center"/>
              <w:rPr>
                <w:rFonts w:ascii="Arial" w:hAnsi="Arial" w:cs="Arial"/>
              </w:rPr>
            </w:pPr>
            <w:r w:rsidRPr="005B311A">
              <w:rPr>
                <w:rFonts w:ascii="Arial" w:hAnsi="Arial" w:cs="Arial"/>
              </w:rPr>
              <w:t>791</w:t>
            </w:r>
          </w:p>
        </w:tc>
        <w:tc>
          <w:tcPr>
            <w:tcW w:w="6216" w:type="dxa"/>
            <w:noWrap/>
            <w:hideMark/>
          </w:tcPr>
          <w:p w14:paraId="6933AE1D" w14:textId="77777777" w:rsidR="005B311A" w:rsidRPr="005B311A" w:rsidRDefault="005B311A">
            <w:pPr>
              <w:rPr>
                <w:rFonts w:ascii="Arial" w:hAnsi="Arial" w:cs="Arial"/>
              </w:rPr>
            </w:pPr>
            <w:r w:rsidRPr="005B311A">
              <w:rPr>
                <w:rFonts w:ascii="Arial" w:hAnsi="Arial" w:cs="Arial"/>
              </w:rPr>
              <w:t>Chiropractors</w:t>
            </w:r>
          </w:p>
        </w:tc>
        <w:tc>
          <w:tcPr>
            <w:tcW w:w="1615" w:type="dxa"/>
            <w:noWrap/>
            <w:vAlign w:val="center"/>
            <w:hideMark/>
          </w:tcPr>
          <w:p w14:paraId="7EAB8990" w14:textId="77777777" w:rsidR="005B311A" w:rsidRPr="005B311A" w:rsidRDefault="005B311A" w:rsidP="005B311A">
            <w:pPr>
              <w:jc w:val="center"/>
              <w:rPr>
                <w:rFonts w:ascii="Arial" w:hAnsi="Arial" w:cs="Arial"/>
              </w:rPr>
            </w:pPr>
            <w:r w:rsidRPr="005B311A">
              <w:rPr>
                <w:rFonts w:ascii="Arial" w:hAnsi="Arial" w:cs="Arial"/>
              </w:rPr>
              <w:t>3.5%</w:t>
            </w:r>
          </w:p>
        </w:tc>
      </w:tr>
      <w:tr w:rsidR="005B311A" w:rsidRPr="005B311A" w14:paraId="20342DB6" w14:textId="77777777" w:rsidTr="005B311A">
        <w:trPr>
          <w:trHeight w:val="300"/>
        </w:trPr>
        <w:tc>
          <w:tcPr>
            <w:tcW w:w="803" w:type="dxa"/>
            <w:noWrap/>
            <w:vAlign w:val="center"/>
            <w:hideMark/>
          </w:tcPr>
          <w:p w14:paraId="69F19DE3" w14:textId="77777777" w:rsidR="005B311A" w:rsidRPr="005B311A" w:rsidRDefault="005B311A" w:rsidP="005B311A">
            <w:pPr>
              <w:jc w:val="center"/>
              <w:rPr>
                <w:rFonts w:ascii="Arial" w:hAnsi="Arial" w:cs="Arial"/>
              </w:rPr>
            </w:pPr>
            <w:r w:rsidRPr="005B311A">
              <w:rPr>
                <w:rFonts w:ascii="Arial" w:hAnsi="Arial" w:cs="Arial"/>
              </w:rPr>
              <w:t>792</w:t>
            </w:r>
          </w:p>
        </w:tc>
        <w:tc>
          <w:tcPr>
            <w:tcW w:w="6216" w:type="dxa"/>
            <w:noWrap/>
            <w:hideMark/>
          </w:tcPr>
          <w:p w14:paraId="7542EF2B" w14:textId="77777777" w:rsidR="005B311A" w:rsidRPr="005B311A" w:rsidRDefault="005B311A">
            <w:pPr>
              <w:rPr>
                <w:rFonts w:ascii="Arial" w:hAnsi="Arial" w:cs="Arial"/>
              </w:rPr>
            </w:pPr>
            <w:r w:rsidRPr="005B311A">
              <w:rPr>
                <w:rFonts w:ascii="Arial" w:hAnsi="Arial" w:cs="Arial"/>
              </w:rPr>
              <w:t>Operations Research Analysts</w:t>
            </w:r>
          </w:p>
        </w:tc>
        <w:tc>
          <w:tcPr>
            <w:tcW w:w="1615" w:type="dxa"/>
            <w:noWrap/>
            <w:vAlign w:val="center"/>
            <w:hideMark/>
          </w:tcPr>
          <w:p w14:paraId="23DE3F6E" w14:textId="77777777" w:rsidR="005B311A" w:rsidRPr="005B311A" w:rsidRDefault="005B311A" w:rsidP="005B311A">
            <w:pPr>
              <w:jc w:val="center"/>
              <w:rPr>
                <w:rFonts w:ascii="Arial" w:hAnsi="Arial" w:cs="Arial"/>
              </w:rPr>
            </w:pPr>
            <w:r w:rsidRPr="005B311A">
              <w:rPr>
                <w:rFonts w:ascii="Arial" w:hAnsi="Arial" w:cs="Arial"/>
              </w:rPr>
              <w:t>3.5%</w:t>
            </w:r>
          </w:p>
        </w:tc>
      </w:tr>
      <w:tr w:rsidR="005B311A" w:rsidRPr="005B311A" w14:paraId="50F4A673" w14:textId="77777777" w:rsidTr="005B311A">
        <w:trPr>
          <w:trHeight w:val="300"/>
        </w:trPr>
        <w:tc>
          <w:tcPr>
            <w:tcW w:w="803" w:type="dxa"/>
            <w:noWrap/>
            <w:vAlign w:val="center"/>
            <w:hideMark/>
          </w:tcPr>
          <w:p w14:paraId="0CCA754A" w14:textId="77777777" w:rsidR="005B311A" w:rsidRPr="005B311A" w:rsidRDefault="005B311A" w:rsidP="005B311A">
            <w:pPr>
              <w:jc w:val="center"/>
              <w:rPr>
                <w:rFonts w:ascii="Arial" w:hAnsi="Arial" w:cs="Arial"/>
              </w:rPr>
            </w:pPr>
            <w:r w:rsidRPr="005B311A">
              <w:rPr>
                <w:rFonts w:ascii="Arial" w:hAnsi="Arial" w:cs="Arial"/>
              </w:rPr>
              <w:lastRenderedPageBreak/>
              <w:t>793</w:t>
            </w:r>
          </w:p>
        </w:tc>
        <w:tc>
          <w:tcPr>
            <w:tcW w:w="6216" w:type="dxa"/>
            <w:noWrap/>
            <w:hideMark/>
          </w:tcPr>
          <w:p w14:paraId="4E024703" w14:textId="77777777" w:rsidR="005B311A" w:rsidRPr="005B311A" w:rsidRDefault="005B311A">
            <w:pPr>
              <w:rPr>
                <w:rFonts w:ascii="Arial" w:hAnsi="Arial" w:cs="Arial"/>
              </w:rPr>
            </w:pPr>
            <w:r w:rsidRPr="005B311A">
              <w:rPr>
                <w:rFonts w:ascii="Arial" w:hAnsi="Arial" w:cs="Arial"/>
              </w:rPr>
              <w:t>Fish and Game Wardens</w:t>
            </w:r>
          </w:p>
        </w:tc>
        <w:tc>
          <w:tcPr>
            <w:tcW w:w="1615" w:type="dxa"/>
            <w:noWrap/>
            <w:vAlign w:val="center"/>
            <w:hideMark/>
          </w:tcPr>
          <w:p w14:paraId="486B2198" w14:textId="77777777" w:rsidR="005B311A" w:rsidRPr="005B311A" w:rsidRDefault="005B311A" w:rsidP="005B311A">
            <w:pPr>
              <w:jc w:val="center"/>
              <w:rPr>
                <w:rFonts w:ascii="Arial" w:hAnsi="Arial" w:cs="Arial"/>
              </w:rPr>
            </w:pPr>
            <w:r w:rsidRPr="005B311A">
              <w:rPr>
                <w:rFonts w:ascii="Arial" w:hAnsi="Arial" w:cs="Arial"/>
              </w:rPr>
              <w:t>3.5%</w:t>
            </w:r>
          </w:p>
        </w:tc>
      </w:tr>
      <w:tr w:rsidR="005B311A" w:rsidRPr="005B311A" w14:paraId="3B5F9B46" w14:textId="77777777" w:rsidTr="005B311A">
        <w:trPr>
          <w:trHeight w:val="300"/>
        </w:trPr>
        <w:tc>
          <w:tcPr>
            <w:tcW w:w="803" w:type="dxa"/>
            <w:noWrap/>
            <w:vAlign w:val="center"/>
            <w:hideMark/>
          </w:tcPr>
          <w:p w14:paraId="54A268A3" w14:textId="77777777" w:rsidR="005B311A" w:rsidRPr="005B311A" w:rsidRDefault="005B311A" w:rsidP="005B311A">
            <w:pPr>
              <w:jc w:val="center"/>
              <w:rPr>
                <w:rFonts w:ascii="Arial" w:hAnsi="Arial" w:cs="Arial"/>
              </w:rPr>
            </w:pPr>
            <w:r w:rsidRPr="005B311A">
              <w:rPr>
                <w:rFonts w:ascii="Arial" w:hAnsi="Arial" w:cs="Arial"/>
              </w:rPr>
              <w:t>794</w:t>
            </w:r>
          </w:p>
        </w:tc>
        <w:tc>
          <w:tcPr>
            <w:tcW w:w="6216" w:type="dxa"/>
            <w:noWrap/>
            <w:hideMark/>
          </w:tcPr>
          <w:p w14:paraId="75950D67" w14:textId="77777777" w:rsidR="005B311A" w:rsidRPr="005B311A" w:rsidRDefault="005B311A">
            <w:pPr>
              <w:rPr>
                <w:rFonts w:ascii="Arial" w:hAnsi="Arial" w:cs="Arial"/>
              </w:rPr>
            </w:pPr>
            <w:r w:rsidRPr="005B311A">
              <w:rPr>
                <w:rFonts w:ascii="Arial" w:hAnsi="Arial" w:cs="Arial"/>
              </w:rPr>
              <w:t>Instructional Coordinators</w:t>
            </w:r>
          </w:p>
        </w:tc>
        <w:tc>
          <w:tcPr>
            <w:tcW w:w="1615" w:type="dxa"/>
            <w:noWrap/>
            <w:vAlign w:val="center"/>
            <w:hideMark/>
          </w:tcPr>
          <w:p w14:paraId="7230209A" w14:textId="77777777" w:rsidR="005B311A" w:rsidRPr="005B311A" w:rsidRDefault="005B311A" w:rsidP="005B311A">
            <w:pPr>
              <w:jc w:val="center"/>
              <w:rPr>
                <w:rFonts w:ascii="Arial" w:hAnsi="Arial" w:cs="Arial"/>
              </w:rPr>
            </w:pPr>
            <w:r w:rsidRPr="005B311A">
              <w:rPr>
                <w:rFonts w:ascii="Arial" w:hAnsi="Arial" w:cs="Arial"/>
              </w:rPr>
              <w:t>3.3%</w:t>
            </w:r>
          </w:p>
        </w:tc>
      </w:tr>
      <w:tr w:rsidR="005B311A" w:rsidRPr="005B311A" w14:paraId="2D66AD6B" w14:textId="77777777" w:rsidTr="005B311A">
        <w:trPr>
          <w:trHeight w:val="300"/>
        </w:trPr>
        <w:tc>
          <w:tcPr>
            <w:tcW w:w="803" w:type="dxa"/>
            <w:noWrap/>
            <w:vAlign w:val="center"/>
            <w:hideMark/>
          </w:tcPr>
          <w:p w14:paraId="5DD4927C" w14:textId="77777777" w:rsidR="005B311A" w:rsidRPr="005B311A" w:rsidRDefault="005B311A" w:rsidP="005B311A">
            <w:pPr>
              <w:jc w:val="center"/>
              <w:rPr>
                <w:rFonts w:ascii="Arial" w:hAnsi="Arial" w:cs="Arial"/>
              </w:rPr>
            </w:pPr>
            <w:r w:rsidRPr="005B311A">
              <w:rPr>
                <w:rFonts w:ascii="Arial" w:hAnsi="Arial" w:cs="Arial"/>
              </w:rPr>
              <w:t>795</w:t>
            </w:r>
          </w:p>
        </w:tc>
        <w:tc>
          <w:tcPr>
            <w:tcW w:w="6216" w:type="dxa"/>
            <w:noWrap/>
            <w:hideMark/>
          </w:tcPr>
          <w:p w14:paraId="3F0498E1" w14:textId="77777777" w:rsidR="005B311A" w:rsidRPr="005B311A" w:rsidRDefault="005B311A">
            <w:pPr>
              <w:rPr>
                <w:rFonts w:ascii="Arial" w:hAnsi="Arial" w:cs="Arial"/>
              </w:rPr>
            </w:pPr>
            <w:r w:rsidRPr="005B311A">
              <w:rPr>
                <w:rFonts w:ascii="Arial" w:hAnsi="Arial" w:cs="Arial"/>
              </w:rPr>
              <w:t>Agricultural Engineers</w:t>
            </w:r>
          </w:p>
        </w:tc>
        <w:tc>
          <w:tcPr>
            <w:tcW w:w="1615" w:type="dxa"/>
            <w:noWrap/>
            <w:vAlign w:val="center"/>
            <w:hideMark/>
          </w:tcPr>
          <w:p w14:paraId="2E69D6EA" w14:textId="77777777" w:rsidR="005B311A" w:rsidRPr="005B311A" w:rsidRDefault="005B311A" w:rsidP="005B311A">
            <w:pPr>
              <w:jc w:val="center"/>
              <w:rPr>
                <w:rFonts w:ascii="Arial" w:hAnsi="Arial" w:cs="Arial"/>
              </w:rPr>
            </w:pPr>
            <w:r w:rsidRPr="005B311A">
              <w:rPr>
                <w:rFonts w:ascii="Arial" w:hAnsi="Arial" w:cs="Arial"/>
              </w:rPr>
              <w:t>3.2%</w:t>
            </w:r>
          </w:p>
        </w:tc>
      </w:tr>
      <w:tr w:rsidR="005B311A" w:rsidRPr="005B311A" w14:paraId="7306C85D" w14:textId="77777777" w:rsidTr="005B311A">
        <w:trPr>
          <w:trHeight w:val="300"/>
        </w:trPr>
        <w:tc>
          <w:tcPr>
            <w:tcW w:w="803" w:type="dxa"/>
            <w:noWrap/>
            <w:vAlign w:val="center"/>
            <w:hideMark/>
          </w:tcPr>
          <w:p w14:paraId="5717B69D" w14:textId="77777777" w:rsidR="005B311A" w:rsidRPr="005B311A" w:rsidRDefault="005B311A" w:rsidP="005B311A">
            <w:pPr>
              <w:jc w:val="center"/>
              <w:rPr>
                <w:rFonts w:ascii="Arial" w:hAnsi="Arial" w:cs="Arial"/>
              </w:rPr>
            </w:pPr>
            <w:r w:rsidRPr="005B311A">
              <w:rPr>
                <w:rFonts w:ascii="Arial" w:hAnsi="Arial" w:cs="Arial"/>
              </w:rPr>
              <w:t>796</w:t>
            </w:r>
          </w:p>
        </w:tc>
        <w:tc>
          <w:tcPr>
            <w:tcW w:w="6216" w:type="dxa"/>
            <w:noWrap/>
            <w:hideMark/>
          </w:tcPr>
          <w:p w14:paraId="43C58F95" w14:textId="77777777" w:rsidR="005B311A" w:rsidRPr="005B311A" w:rsidRDefault="005B311A">
            <w:pPr>
              <w:rPr>
                <w:rFonts w:ascii="Arial" w:hAnsi="Arial" w:cs="Arial"/>
              </w:rPr>
            </w:pPr>
            <w:r w:rsidRPr="005B311A">
              <w:rPr>
                <w:rFonts w:ascii="Arial" w:hAnsi="Arial" w:cs="Arial"/>
              </w:rPr>
              <w:t>Commercial and Industrial Designers</w:t>
            </w:r>
          </w:p>
        </w:tc>
        <w:tc>
          <w:tcPr>
            <w:tcW w:w="1615" w:type="dxa"/>
            <w:noWrap/>
            <w:vAlign w:val="center"/>
            <w:hideMark/>
          </w:tcPr>
          <w:p w14:paraId="0D222C36" w14:textId="77777777" w:rsidR="005B311A" w:rsidRPr="005B311A" w:rsidRDefault="005B311A" w:rsidP="005B311A">
            <w:pPr>
              <w:jc w:val="center"/>
              <w:rPr>
                <w:rFonts w:ascii="Arial" w:hAnsi="Arial" w:cs="Arial"/>
              </w:rPr>
            </w:pPr>
            <w:r w:rsidRPr="005B311A">
              <w:rPr>
                <w:rFonts w:ascii="Arial" w:hAnsi="Arial" w:cs="Arial"/>
              </w:rPr>
              <w:t>3.2%</w:t>
            </w:r>
          </w:p>
        </w:tc>
      </w:tr>
      <w:tr w:rsidR="005B311A" w:rsidRPr="005B311A" w14:paraId="50EC389B" w14:textId="77777777" w:rsidTr="005B311A">
        <w:trPr>
          <w:trHeight w:val="300"/>
        </w:trPr>
        <w:tc>
          <w:tcPr>
            <w:tcW w:w="803" w:type="dxa"/>
            <w:noWrap/>
            <w:vAlign w:val="center"/>
            <w:hideMark/>
          </w:tcPr>
          <w:p w14:paraId="66419331" w14:textId="77777777" w:rsidR="005B311A" w:rsidRPr="005B311A" w:rsidRDefault="005B311A" w:rsidP="005B311A">
            <w:pPr>
              <w:jc w:val="center"/>
              <w:rPr>
                <w:rFonts w:ascii="Arial" w:hAnsi="Arial" w:cs="Arial"/>
              </w:rPr>
            </w:pPr>
            <w:r w:rsidRPr="005B311A">
              <w:rPr>
                <w:rFonts w:ascii="Arial" w:hAnsi="Arial" w:cs="Arial"/>
              </w:rPr>
              <w:t>797</w:t>
            </w:r>
          </w:p>
        </w:tc>
        <w:tc>
          <w:tcPr>
            <w:tcW w:w="6216" w:type="dxa"/>
            <w:noWrap/>
            <w:hideMark/>
          </w:tcPr>
          <w:p w14:paraId="7CB89EEE" w14:textId="77777777" w:rsidR="005B311A" w:rsidRPr="005B311A" w:rsidRDefault="005B311A">
            <w:pPr>
              <w:rPr>
                <w:rFonts w:ascii="Arial" w:hAnsi="Arial" w:cs="Arial"/>
              </w:rPr>
            </w:pPr>
            <w:r w:rsidRPr="005B311A">
              <w:rPr>
                <w:rFonts w:ascii="Arial" w:hAnsi="Arial" w:cs="Arial"/>
              </w:rPr>
              <w:t>Public Relations and Fundraising Managers</w:t>
            </w:r>
          </w:p>
        </w:tc>
        <w:tc>
          <w:tcPr>
            <w:tcW w:w="1615" w:type="dxa"/>
            <w:noWrap/>
            <w:vAlign w:val="center"/>
            <w:hideMark/>
          </w:tcPr>
          <w:p w14:paraId="51B61263" w14:textId="77777777" w:rsidR="005B311A" w:rsidRPr="005B311A" w:rsidRDefault="005B311A" w:rsidP="005B311A">
            <w:pPr>
              <w:jc w:val="center"/>
              <w:rPr>
                <w:rFonts w:ascii="Arial" w:hAnsi="Arial" w:cs="Arial"/>
              </w:rPr>
            </w:pPr>
            <w:r w:rsidRPr="005B311A">
              <w:rPr>
                <w:rFonts w:ascii="Arial" w:hAnsi="Arial" w:cs="Arial"/>
              </w:rPr>
              <w:t>3.0%</w:t>
            </w:r>
          </w:p>
        </w:tc>
      </w:tr>
      <w:tr w:rsidR="005B311A" w:rsidRPr="005B311A" w14:paraId="4323EBF9" w14:textId="77777777" w:rsidTr="005B311A">
        <w:trPr>
          <w:trHeight w:val="300"/>
        </w:trPr>
        <w:tc>
          <w:tcPr>
            <w:tcW w:w="803" w:type="dxa"/>
            <w:noWrap/>
            <w:vAlign w:val="center"/>
            <w:hideMark/>
          </w:tcPr>
          <w:p w14:paraId="11446795" w14:textId="77777777" w:rsidR="005B311A" w:rsidRPr="005B311A" w:rsidRDefault="005B311A" w:rsidP="005B311A">
            <w:pPr>
              <w:jc w:val="center"/>
              <w:rPr>
                <w:rFonts w:ascii="Arial" w:hAnsi="Arial" w:cs="Arial"/>
              </w:rPr>
            </w:pPr>
            <w:r w:rsidRPr="005B311A">
              <w:rPr>
                <w:rFonts w:ascii="Arial" w:hAnsi="Arial" w:cs="Arial"/>
              </w:rPr>
              <w:t>798</w:t>
            </w:r>
          </w:p>
        </w:tc>
        <w:tc>
          <w:tcPr>
            <w:tcW w:w="6216" w:type="dxa"/>
            <w:noWrap/>
            <w:hideMark/>
          </w:tcPr>
          <w:p w14:paraId="0846675E" w14:textId="77777777" w:rsidR="005B311A" w:rsidRPr="005B311A" w:rsidRDefault="005B311A">
            <w:pPr>
              <w:rPr>
                <w:rFonts w:ascii="Arial" w:hAnsi="Arial" w:cs="Arial"/>
              </w:rPr>
            </w:pPr>
            <w:r w:rsidRPr="005B311A">
              <w:rPr>
                <w:rFonts w:ascii="Arial" w:hAnsi="Arial" w:cs="Arial"/>
              </w:rPr>
              <w:t>Soil and Plant Scientists</w:t>
            </w:r>
          </w:p>
        </w:tc>
        <w:tc>
          <w:tcPr>
            <w:tcW w:w="1615" w:type="dxa"/>
            <w:noWrap/>
            <w:vAlign w:val="center"/>
            <w:hideMark/>
          </w:tcPr>
          <w:p w14:paraId="0FF84962" w14:textId="77777777" w:rsidR="005B311A" w:rsidRPr="005B311A" w:rsidRDefault="005B311A" w:rsidP="005B311A">
            <w:pPr>
              <w:jc w:val="center"/>
              <w:rPr>
                <w:rFonts w:ascii="Arial" w:hAnsi="Arial" w:cs="Arial"/>
              </w:rPr>
            </w:pPr>
            <w:r w:rsidRPr="005B311A">
              <w:rPr>
                <w:rFonts w:ascii="Arial" w:hAnsi="Arial" w:cs="Arial"/>
              </w:rPr>
              <w:t>3.0%</w:t>
            </w:r>
          </w:p>
        </w:tc>
      </w:tr>
      <w:tr w:rsidR="005B311A" w:rsidRPr="005B311A" w14:paraId="28309237" w14:textId="77777777" w:rsidTr="005B311A">
        <w:trPr>
          <w:trHeight w:val="300"/>
        </w:trPr>
        <w:tc>
          <w:tcPr>
            <w:tcW w:w="803" w:type="dxa"/>
            <w:noWrap/>
            <w:vAlign w:val="center"/>
            <w:hideMark/>
          </w:tcPr>
          <w:p w14:paraId="54209236" w14:textId="77777777" w:rsidR="005B311A" w:rsidRPr="005B311A" w:rsidRDefault="005B311A" w:rsidP="005B311A">
            <w:pPr>
              <w:jc w:val="center"/>
              <w:rPr>
                <w:rFonts w:ascii="Arial" w:hAnsi="Arial" w:cs="Arial"/>
              </w:rPr>
            </w:pPr>
            <w:r w:rsidRPr="005B311A">
              <w:rPr>
                <w:rFonts w:ascii="Arial" w:hAnsi="Arial" w:cs="Arial"/>
              </w:rPr>
              <w:t>799</w:t>
            </w:r>
          </w:p>
        </w:tc>
        <w:tc>
          <w:tcPr>
            <w:tcW w:w="6216" w:type="dxa"/>
            <w:noWrap/>
            <w:hideMark/>
          </w:tcPr>
          <w:p w14:paraId="00960AE5" w14:textId="77777777" w:rsidR="005B311A" w:rsidRPr="005B311A" w:rsidRDefault="005B311A">
            <w:pPr>
              <w:rPr>
                <w:rFonts w:ascii="Arial" w:hAnsi="Arial" w:cs="Arial"/>
              </w:rPr>
            </w:pPr>
            <w:r w:rsidRPr="005B311A">
              <w:rPr>
                <w:rFonts w:ascii="Arial" w:hAnsi="Arial" w:cs="Arial"/>
              </w:rPr>
              <w:t>Transit and Railroad Police</w:t>
            </w:r>
          </w:p>
        </w:tc>
        <w:tc>
          <w:tcPr>
            <w:tcW w:w="1615" w:type="dxa"/>
            <w:noWrap/>
            <w:vAlign w:val="center"/>
            <w:hideMark/>
          </w:tcPr>
          <w:p w14:paraId="172CAE8A" w14:textId="77777777" w:rsidR="005B311A" w:rsidRPr="005B311A" w:rsidRDefault="005B311A" w:rsidP="005B311A">
            <w:pPr>
              <w:jc w:val="center"/>
              <w:rPr>
                <w:rFonts w:ascii="Arial" w:hAnsi="Arial" w:cs="Arial"/>
              </w:rPr>
            </w:pPr>
            <w:r w:rsidRPr="005B311A">
              <w:rPr>
                <w:rFonts w:ascii="Arial" w:hAnsi="Arial" w:cs="Arial"/>
              </w:rPr>
              <w:t>2.7%</w:t>
            </w:r>
          </w:p>
        </w:tc>
      </w:tr>
      <w:tr w:rsidR="005B311A" w:rsidRPr="005B311A" w14:paraId="3B86CDB3" w14:textId="77777777" w:rsidTr="005B311A">
        <w:trPr>
          <w:trHeight w:val="300"/>
        </w:trPr>
        <w:tc>
          <w:tcPr>
            <w:tcW w:w="803" w:type="dxa"/>
            <w:noWrap/>
            <w:vAlign w:val="center"/>
            <w:hideMark/>
          </w:tcPr>
          <w:p w14:paraId="6A662228" w14:textId="77777777" w:rsidR="005B311A" w:rsidRPr="005B311A" w:rsidRDefault="005B311A" w:rsidP="005B311A">
            <w:pPr>
              <w:jc w:val="center"/>
              <w:rPr>
                <w:rFonts w:ascii="Arial" w:hAnsi="Arial" w:cs="Arial"/>
              </w:rPr>
            </w:pPr>
            <w:r w:rsidRPr="005B311A">
              <w:rPr>
                <w:rFonts w:ascii="Arial" w:hAnsi="Arial" w:cs="Arial"/>
              </w:rPr>
              <w:t>800</w:t>
            </w:r>
          </w:p>
        </w:tc>
        <w:tc>
          <w:tcPr>
            <w:tcW w:w="6216" w:type="dxa"/>
            <w:noWrap/>
            <w:hideMark/>
          </w:tcPr>
          <w:p w14:paraId="6B393660" w14:textId="77777777" w:rsidR="005B311A" w:rsidRPr="005B311A" w:rsidRDefault="005B311A">
            <w:pPr>
              <w:rPr>
                <w:rFonts w:ascii="Arial" w:hAnsi="Arial" w:cs="Arial"/>
              </w:rPr>
            </w:pPr>
            <w:r w:rsidRPr="005B311A">
              <w:rPr>
                <w:rFonts w:ascii="Arial" w:hAnsi="Arial" w:cs="Arial"/>
              </w:rPr>
              <w:t>Urban and Regional Planners</w:t>
            </w:r>
          </w:p>
        </w:tc>
        <w:tc>
          <w:tcPr>
            <w:tcW w:w="1615" w:type="dxa"/>
            <w:noWrap/>
            <w:vAlign w:val="center"/>
            <w:hideMark/>
          </w:tcPr>
          <w:p w14:paraId="0CE8014E" w14:textId="77777777" w:rsidR="005B311A" w:rsidRPr="005B311A" w:rsidRDefault="005B311A" w:rsidP="005B311A">
            <w:pPr>
              <w:jc w:val="center"/>
              <w:rPr>
                <w:rFonts w:ascii="Arial" w:hAnsi="Arial" w:cs="Arial"/>
              </w:rPr>
            </w:pPr>
            <w:r w:rsidRPr="005B311A">
              <w:rPr>
                <w:rFonts w:ascii="Arial" w:hAnsi="Arial" w:cs="Arial"/>
              </w:rPr>
              <w:t>2.5%</w:t>
            </w:r>
          </w:p>
        </w:tc>
      </w:tr>
      <w:tr w:rsidR="005B311A" w:rsidRPr="005B311A" w14:paraId="66FC1BFA" w14:textId="77777777" w:rsidTr="005B311A">
        <w:trPr>
          <w:trHeight w:val="300"/>
        </w:trPr>
        <w:tc>
          <w:tcPr>
            <w:tcW w:w="803" w:type="dxa"/>
            <w:noWrap/>
            <w:vAlign w:val="center"/>
            <w:hideMark/>
          </w:tcPr>
          <w:p w14:paraId="3D8E26FE" w14:textId="77777777" w:rsidR="005B311A" w:rsidRPr="005B311A" w:rsidRDefault="005B311A" w:rsidP="005B311A">
            <w:pPr>
              <w:jc w:val="center"/>
              <w:rPr>
                <w:rFonts w:ascii="Arial" w:hAnsi="Arial" w:cs="Arial"/>
              </w:rPr>
            </w:pPr>
            <w:r w:rsidRPr="005B311A">
              <w:rPr>
                <w:rFonts w:ascii="Arial" w:hAnsi="Arial" w:cs="Arial"/>
              </w:rPr>
              <w:t>801</w:t>
            </w:r>
          </w:p>
        </w:tc>
        <w:tc>
          <w:tcPr>
            <w:tcW w:w="6216" w:type="dxa"/>
            <w:noWrap/>
            <w:hideMark/>
          </w:tcPr>
          <w:p w14:paraId="117AA562" w14:textId="77777777" w:rsidR="005B311A" w:rsidRPr="005B311A" w:rsidRDefault="005B311A">
            <w:pPr>
              <w:rPr>
                <w:rFonts w:ascii="Arial" w:hAnsi="Arial" w:cs="Arial"/>
              </w:rPr>
            </w:pPr>
            <w:r w:rsidRPr="005B311A">
              <w:rPr>
                <w:rFonts w:ascii="Arial" w:hAnsi="Arial" w:cs="Arial"/>
              </w:rPr>
              <w:t>Training and Development Specialists</w:t>
            </w:r>
          </w:p>
        </w:tc>
        <w:tc>
          <w:tcPr>
            <w:tcW w:w="1615" w:type="dxa"/>
            <w:noWrap/>
            <w:vAlign w:val="center"/>
            <w:hideMark/>
          </w:tcPr>
          <w:p w14:paraId="2927628A" w14:textId="77777777" w:rsidR="005B311A" w:rsidRPr="005B311A" w:rsidRDefault="005B311A" w:rsidP="005B311A">
            <w:pPr>
              <w:jc w:val="center"/>
              <w:rPr>
                <w:rFonts w:ascii="Arial" w:hAnsi="Arial" w:cs="Arial"/>
              </w:rPr>
            </w:pPr>
            <w:r w:rsidRPr="005B311A">
              <w:rPr>
                <w:rFonts w:ascii="Arial" w:hAnsi="Arial" w:cs="Arial"/>
              </w:rPr>
              <w:t>2.3%</w:t>
            </w:r>
          </w:p>
        </w:tc>
      </w:tr>
      <w:tr w:rsidR="005B311A" w:rsidRPr="005B311A" w14:paraId="2736CC56" w14:textId="77777777" w:rsidTr="005B311A">
        <w:trPr>
          <w:trHeight w:val="300"/>
        </w:trPr>
        <w:tc>
          <w:tcPr>
            <w:tcW w:w="803" w:type="dxa"/>
            <w:noWrap/>
            <w:vAlign w:val="center"/>
            <w:hideMark/>
          </w:tcPr>
          <w:p w14:paraId="70CA2979" w14:textId="77777777" w:rsidR="005B311A" w:rsidRPr="005B311A" w:rsidRDefault="005B311A" w:rsidP="005B311A">
            <w:pPr>
              <w:jc w:val="center"/>
              <w:rPr>
                <w:rFonts w:ascii="Arial" w:hAnsi="Arial" w:cs="Arial"/>
              </w:rPr>
            </w:pPr>
            <w:r w:rsidRPr="005B311A">
              <w:rPr>
                <w:rFonts w:ascii="Arial" w:hAnsi="Arial" w:cs="Arial"/>
              </w:rPr>
              <w:t>802</w:t>
            </w:r>
          </w:p>
        </w:tc>
        <w:tc>
          <w:tcPr>
            <w:tcW w:w="6216" w:type="dxa"/>
            <w:noWrap/>
            <w:hideMark/>
          </w:tcPr>
          <w:p w14:paraId="16A5F721" w14:textId="77777777" w:rsidR="005B311A" w:rsidRPr="005B311A" w:rsidRDefault="005B311A">
            <w:pPr>
              <w:rPr>
                <w:rFonts w:ascii="Arial" w:hAnsi="Arial" w:cs="Arial"/>
              </w:rPr>
            </w:pPr>
            <w:r w:rsidRPr="005B311A">
              <w:rPr>
                <w:rFonts w:ascii="Arial" w:hAnsi="Arial" w:cs="Arial"/>
              </w:rPr>
              <w:t>Logisticians</w:t>
            </w:r>
          </w:p>
        </w:tc>
        <w:tc>
          <w:tcPr>
            <w:tcW w:w="1615" w:type="dxa"/>
            <w:noWrap/>
            <w:vAlign w:val="center"/>
            <w:hideMark/>
          </w:tcPr>
          <w:p w14:paraId="78065D50" w14:textId="77777777" w:rsidR="005B311A" w:rsidRPr="005B311A" w:rsidRDefault="005B311A" w:rsidP="005B311A">
            <w:pPr>
              <w:jc w:val="center"/>
              <w:rPr>
                <w:rFonts w:ascii="Arial" w:hAnsi="Arial" w:cs="Arial"/>
              </w:rPr>
            </w:pPr>
            <w:r w:rsidRPr="005B311A">
              <w:rPr>
                <w:rFonts w:ascii="Arial" w:hAnsi="Arial" w:cs="Arial"/>
              </w:rPr>
              <w:t>2.1%</w:t>
            </w:r>
          </w:p>
        </w:tc>
      </w:tr>
      <w:tr w:rsidR="005B311A" w:rsidRPr="005B311A" w14:paraId="113B6CD9" w14:textId="77777777" w:rsidTr="005B311A">
        <w:trPr>
          <w:trHeight w:val="300"/>
        </w:trPr>
        <w:tc>
          <w:tcPr>
            <w:tcW w:w="803" w:type="dxa"/>
            <w:noWrap/>
            <w:vAlign w:val="center"/>
            <w:hideMark/>
          </w:tcPr>
          <w:p w14:paraId="7C49C5E5" w14:textId="77777777" w:rsidR="005B311A" w:rsidRPr="005B311A" w:rsidRDefault="005B311A" w:rsidP="005B311A">
            <w:pPr>
              <w:jc w:val="center"/>
              <w:rPr>
                <w:rFonts w:ascii="Arial" w:hAnsi="Arial" w:cs="Arial"/>
              </w:rPr>
            </w:pPr>
            <w:r w:rsidRPr="005B311A">
              <w:rPr>
                <w:rFonts w:ascii="Arial" w:hAnsi="Arial" w:cs="Arial"/>
              </w:rPr>
              <w:t>803</w:t>
            </w:r>
          </w:p>
        </w:tc>
        <w:tc>
          <w:tcPr>
            <w:tcW w:w="6216" w:type="dxa"/>
            <w:noWrap/>
            <w:hideMark/>
          </w:tcPr>
          <w:p w14:paraId="3539ED69" w14:textId="77777777" w:rsidR="005B311A" w:rsidRPr="005B311A" w:rsidRDefault="005B311A">
            <w:pPr>
              <w:rPr>
                <w:rFonts w:ascii="Arial" w:hAnsi="Arial" w:cs="Arial"/>
              </w:rPr>
            </w:pPr>
            <w:r w:rsidRPr="005B311A">
              <w:rPr>
                <w:rFonts w:ascii="Arial" w:hAnsi="Arial" w:cs="Arial"/>
              </w:rPr>
              <w:t>Purchasing Agents, Except Wholesale, Retail, and Farm Products</w:t>
            </w:r>
          </w:p>
        </w:tc>
        <w:tc>
          <w:tcPr>
            <w:tcW w:w="1615" w:type="dxa"/>
            <w:noWrap/>
            <w:vAlign w:val="center"/>
            <w:hideMark/>
          </w:tcPr>
          <w:p w14:paraId="0A559B81" w14:textId="77777777" w:rsidR="005B311A" w:rsidRPr="005B311A" w:rsidRDefault="005B311A" w:rsidP="005B311A">
            <w:pPr>
              <w:jc w:val="center"/>
              <w:rPr>
                <w:rFonts w:ascii="Arial" w:hAnsi="Arial" w:cs="Arial"/>
              </w:rPr>
            </w:pPr>
            <w:r w:rsidRPr="005B311A">
              <w:rPr>
                <w:rFonts w:ascii="Arial" w:hAnsi="Arial" w:cs="Arial"/>
              </w:rPr>
              <w:t>2.0%</w:t>
            </w:r>
          </w:p>
        </w:tc>
      </w:tr>
      <w:tr w:rsidR="005B311A" w:rsidRPr="005B311A" w14:paraId="3E9C10A1" w14:textId="77777777" w:rsidTr="005B311A">
        <w:trPr>
          <w:trHeight w:val="300"/>
        </w:trPr>
        <w:tc>
          <w:tcPr>
            <w:tcW w:w="803" w:type="dxa"/>
            <w:noWrap/>
            <w:vAlign w:val="center"/>
            <w:hideMark/>
          </w:tcPr>
          <w:p w14:paraId="2FCB7129" w14:textId="77777777" w:rsidR="005B311A" w:rsidRPr="005B311A" w:rsidRDefault="005B311A" w:rsidP="005B311A">
            <w:pPr>
              <w:jc w:val="center"/>
              <w:rPr>
                <w:rFonts w:ascii="Arial" w:hAnsi="Arial" w:cs="Arial"/>
              </w:rPr>
            </w:pPr>
            <w:r w:rsidRPr="005B311A">
              <w:rPr>
                <w:rFonts w:ascii="Arial" w:hAnsi="Arial" w:cs="Arial"/>
              </w:rPr>
              <w:t>804</w:t>
            </w:r>
          </w:p>
        </w:tc>
        <w:tc>
          <w:tcPr>
            <w:tcW w:w="6216" w:type="dxa"/>
            <w:noWrap/>
            <w:hideMark/>
          </w:tcPr>
          <w:p w14:paraId="2AC111CE" w14:textId="77777777" w:rsidR="005B311A" w:rsidRPr="005B311A" w:rsidRDefault="005B311A">
            <w:pPr>
              <w:rPr>
                <w:rFonts w:ascii="Arial" w:hAnsi="Arial" w:cs="Arial"/>
              </w:rPr>
            </w:pPr>
            <w:r w:rsidRPr="005B311A">
              <w:rPr>
                <w:rFonts w:ascii="Arial" w:hAnsi="Arial" w:cs="Arial"/>
              </w:rPr>
              <w:t>Multimedia Artists and Animators</w:t>
            </w:r>
          </w:p>
        </w:tc>
        <w:tc>
          <w:tcPr>
            <w:tcW w:w="1615" w:type="dxa"/>
            <w:noWrap/>
            <w:vAlign w:val="center"/>
            <w:hideMark/>
          </w:tcPr>
          <w:p w14:paraId="4BD4D27E" w14:textId="77777777" w:rsidR="005B311A" w:rsidRPr="005B311A" w:rsidRDefault="005B311A" w:rsidP="005B311A">
            <w:pPr>
              <w:jc w:val="center"/>
              <w:rPr>
                <w:rFonts w:ascii="Arial" w:hAnsi="Arial" w:cs="Arial"/>
              </w:rPr>
            </w:pPr>
            <w:r w:rsidRPr="005B311A">
              <w:rPr>
                <w:rFonts w:ascii="Arial" w:hAnsi="Arial" w:cs="Arial"/>
              </w:rPr>
              <w:t>1.9%</w:t>
            </w:r>
          </w:p>
        </w:tc>
      </w:tr>
      <w:tr w:rsidR="005B311A" w:rsidRPr="005B311A" w14:paraId="0C72BA1F" w14:textId="77777777" w:rsidTr="005B311A">
        <w:trPr>
          <w:trHeight w:val="300"/>
        </w:trPr>
        <w:tc>
          <w:tcPr>
            <w:tcW w:w="803" w:type="dxa"/>
            <w:noWrap/>
            <w:vAlign w:val="center"/>
            <w:hideMark/>
          </w:tcPr>
          <w:p w14:paraId="0436B6B3" w14:textId="77777777" w:rsidR="005B311A" w:rsidRPr="005B311A" w:rsidRDefault="005B311A" w:rsidP="005B311A">
            <w:pPr>
              <w:jc w:val="center"/>
              <w:rPr>
                <w:rFonts w:ascii="Arial" w:hAnsi="Arial" w:cs="Arial"/>
              </w:rPr>
            </w:pPr>
            <w:r w:rsidRPr="005B311A">
              <w:rPr>
                <w:rFonts w:ascii="Arial" w:hAnsi="Arial" w:cs="Arial"/>
              </w:rPr>
              <w:t>805</w:t>
            </w:r>
          </w:p>
        </w:tc>
        <w:tc>
          <w:tcPr>
            <w:tcW w:w="6216" w:type="dxa"/>
            <w:noWrap/>
            <w:hideMark/>
          </w:tcPr>
          <w:p w14:paraId="420BAC12" w14:textId="77777777" w:rsidR="005B311A" w:rsidRPr="005B311A" w:rsidRDefault="005B311A">
            <w:pPr>
              <w:rPr>
                <w:rFonts w:ascii="Arial" w:hAnsi="Arial" w:cs="Arial"/>
              </w:rPr>
            </w:pPr>
            <w:r w:rsidRPr="005B311A">
              <w:rPr>
                <w:rFonts w:ascii="Arial" w:hAnsi="Arial" w:cs="Arial"/>
              </w:rPr>
              <w:t>Financial Specialists, All Other</w:t>
            </w:r>
          </w:p>
        </w:tc>
        <w:tc>
          <w:tcPr>
            <w:tcW w:w="1615" w:type="dxa"/>
            <w:noWrap/>
            <w:vAlign w:val="center"/>
            <w:hideMark/>
          </w:tcPr>
          <w:p w14:paraId="54D50D79" w14:textId="77777777" w:rsidR="005B311A" w:rsidRPr="005B311A" w:rsidRDefault="005B311A" w:rsidP="005B311A">
            <w:pPr>
              <w:jc w:val="center"/>
              <w:rPr>
                <w:rFonts w:ascii="Arial" w:hAnsi="Arial" w:cs="Arial"/>
              </w:rPr>
            </w:pPr>
            <w:r w:rsidRPr="005B311A">
              <w:rPr>
                <w:rFonts w:ascii="Arial" w:hAnsi="Arial" w:cs="Arial"/>
              </w:rPr>
              <w:t>1.0%</w:t>
            </w:r>
          </w:p>
        </w:tc>
      </w:tr>
      <w:tr w:rsidR="005B311A" w:rsidRPr="005B311A" w14:paraId="66D3B871" w14:textId="77777777" w:rsidTr="005B311A">
        <w:trPr>
          <w:trHeight w:val="300"/>
        </w:trPr>
        <w:tc>
          <w:tcPr>
            <w:tcW w:w="803" w:type="dxa"/>
            <w:noWrap/>
            <w:vAlign w:val="center"/>
            <w:hideMark/>
          </w:tcPr>
          <w:p w14:paraId="285ADE9A" w14:textId="77777777" w:rsidR="005B311A" w:rsidRPr="005B311A" w:rsidRDefault="005B311A" w:rsidP="005B311A">
            <w:pPr>
              <w:jc w:val="center"/>
              <w:rPr>
                <w:rFonts w:ascii="Arial" w:hAnsi="Arial" w:cs="Arial"/>
              </w:rPr>
            </w:pPr>
            <w:r w:rsidRPr="005B311A">
              <w:rPr>
                <w:rFonts w:ascii="Arial" w:hAnsi="Arial" w:cs="Arial"/>
              </w:rPr>
              <w:t>806</w:t>
            </w:r>
          </w:p>
        </w:tc>
        <w:tc>
          <w:tcPr>
            <w:tcW w:w="6216" w:type="dxa"/>
            <w:noWrap/>
            <w:hideMark/>
          </w:tcPr>
          <w:p w14:paraId="411A7B48" w14:textId="77777777" w:rsidR="005B311A" w:rsidRPr="005B311A" w:rsidRDefault="005B311A">
            <w:pPr>
              <w:rPr>
                <w:rFonts w:ascii="Arial" w:hAnsi="Arial" w:cs="Arial"/>
              </w:rPr>
            </w:pPr>
            <w:r w:rsidRPr="005B311A">
              <w:rPr>
                <w:rFonts w:ascii="Arial" w:hAnsi="Arial" w:cs="Arial"/>
              </w:rPr>
              <w:t>Actors</w:t>
            </w:r>
          </w:p>
        </w:tc>
        <w:tc>
          <w:tcPr>
            <w:tcW w:w="1615" w:type="dxa"/>
            <w:noWrap/>
            <w:vAlign w:val="center"/>
            <w:hideMark/>
          </w:tcPr>
          <w:p w14:paraId="2FF861FB" w14:textId="77777777" w:rsidR="005B311A" w:rsidRPr="005B311A" w:rsidRDefault="005B311A" w:rsidP="005B311A">
            <w:pPr>
              <w:jc w:val="center"/>
              <w:rPr>
                <w:rFonts w:ascii="Arial" w:hAnsi="Arial" w:cs="Arial"/>
              </w:rPr>
            </w:pPr>
            <w:r w:rsidRPr="005B311A">
              <w:rPr>
                <w:rFonts w:ascii="Arial" w:hAnsi="Arial" w:cs="Arial"/>
              </w:rPr>
              <w:t>0.8%</w:t>
            </w:r>
          </w:p>
        </w:tc>
      </w:tr>
      <w:tr w:rsidR="005B311A" w:rsidRPr="005B311A" w14:paraId="5B6A545E" w14:textId="77777777" w:rsidTr="005B311A">
        <w:trPr>
          <w:trHeight w:val="300"/>
        </w:trPr>
        <w:tc>
          <w:tcPr>
            <w:tcW w:w="803" w:type="dxa"/>
            <w:noWrap/>
            <w:vAlign w:val="center"/>
            <w:hideMark/>
          </w:tcPr>
          <w:p w14:paraId="6357B438" w14:textId="77777777" w:rsidR="005B311A" w:rsidRPr="005B311A" w:rsidRDefault="005B311A" w:rsidP="005B311A">
            <w:pPr>
              <w:jc w:val="center"/>
              <w:rPr>
                <w:rFonts w:ascii="Arial" w:hAnsi="Arial" w:cs="Arial"/>
              </w:rPr>
            </w:pPr>
            <w:r w:rsidRPr="005B311A">
              <w:rPr>
                <w:rFonts w:ascii="Arial" w:hAnsi="Arial" w:cs="Arial"/>
              </w:rPr>
              <w:t>807</w:t>
            </w:r>
          </w:p>
        </w:tc>
        <w:tc>
          <w:tcPr>
            <w:tcW w:w="6216" w:type="dxa"/>
            <w:noWrap/>
            <w:hideMark/>
          </w:tcPr>
          <w:p w14:paraId="36A9BB23" w14:textId="77777777" w:rsidR="005B311A" w:rsidRPr="005B311A" w:rsidRDefault="005B311A">
            <w:pPr>
              <w:rPr>
                <w:rFonts w:ascii="Arial" w:hAnsi="Arial" w:cs="Arial"/>
              </w:rPr>
            </w:pPr>
            <w:r w:rsidRPr="005B311A">
              <w:rPr>
                <w:rFonts w:ascii="Arial" w:hAnsi="Arial" w:cs="Arial"/>
              </w:rPr>
              <w:t>Ambulance Drivers and Attendants, Except Emergency Medical Technicians</w:t>
            </w:r>
          </w:p>
        </w:tc>
        <w:tc>
          <w:tcPr>
            <w:tcW w:w="1615" w:type="dxa"/>
            <w:noWrap/>
            <w:vAlign w:val="center"/>
            <w:hideMark/>
          </w:tcPr>
          <w:p w14:paraId="287CEBAF"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26930246" w14:textId="77777777" w:rsidTr="005B311A">
        <w:trPr>
          <w:trHeight w:val="300"/>
        </w:trPr>
        <w:tc>
          <w:tcPr>
            <w:tcW w:w="803" w:type="dxa"/>
            <w:noWrap/>
            <w:vAlign w:val="center"/>
            <w:hideMark/>
          </w:tcPr>
          <w:p w14:paraId="1933720B" w14:textId="77777777" w:rsidR="005B311A" w:rsidRPr="005B311A" w:rsidRDefault="005B311A" w:rsidP="005B311A">
            <w:pPr>
              <w:jc w:val="center"/>
              <w:rPr>
                <w:rFonts w:ascii="Arial" w:hAnsi="Arial" w:cs="Arial"/>
              </w:rPr>
            </w:pPr>
            <w:r w:rsidRPr="005B311A">
              <w:rPr>
                <w:rFonts w:ascii="Arial" w:hAnsi="Arial" w:cs="Arial"/>
              </w:rPr>
              <w:t>808</w:t>
            </w:r>
          </w:p>
        </w:tc>
        <w:tc>
          <w:tcPr>
            <w:tcW w:w="6216" w:type="dxa"/>
            <w:noWrap/>
            <w:hideMark/>
          </w:tcPr>
          <w:p w14:paraId="65AAC5F1" w14:textId="77777777" w:rsidR="005B311A" w:rsidRPr="005B311A" w:rsidRDefault="005B311A">
            <w:pPr>
              <w:rPr>
                <w:rFonts w:ascii="Arial" w:hAnsi="Arial" w:cs="Arial"/>
              </w:rPr>
            </w:pPr>
            <w:r w:rsidRPr="005B311A">
              <w:rPr>
                <w:rFonts w:ascii="Arial" w:hAnsi="Arial" w:cs="Arial"/>
              </w:rPr>
              <w:t>Roof Bolters, Mining</w:t>
            </w:r>
          </w:p>
        </w:tc>
        <w:tc>
          <w:tcPr>
            <w:tcW w:w="1615" w:type="dxa"/>
            <w:noWrap/>
            <w:vAlign w:val="center"/>
            <w:hideMark/>
          </w:tcPr>
          <w:p w14:paraId="6378A65C"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2FDC3429" w14:textId="77777777" w:rsidTr="005B311A">
        <w:trPr>
          <w:trHeight w:val="300"/>
        </w:trPr>
        <w:tc>
          <w:tcPr>
            <w:tcW w:w="803" w:type="dxa"/>
            <w:noWrap/>
            <w:vAlign w:val="center"/>
            <w:hideMark/>
          </w:tcPr>
          <w:p w14:paraId="70CAEBA7" w14:textId="77777777" w:rsidR="005B311A" w:rsidRPr="005B311A" w:rsidRDefault="005B311A" w:rsidP="005B311A">
            <w:pPr>
              <w:jc w:val="center"/>
              <w:rPr>
                <w:rFonts w:ascii="Arial" w:hAnsi="Arial" w:cs="Arial"/>
              </w:rPr>
            </w:pPr>
            <w:r w:rsidRPr="005B311A">
              <w:rPr>
                <w:rFonts w:ascii="Arial" w:hAnsi="Arial" w:cs="Arial"/>
              </w:rPr>
              <w:t>809</w:t>
            </w:r>
          </w:p>
        </w:tc>
        <w:tc>
          <w:tcPr>
            <w:tcW w:w="6216" w:type="dxa"/>
            <w:noWrap/>
            <w:hideMark/>
          </w:tcPr>
          <w:p w14:paraId="33BF56A9" w14:textId="77777777" w:rsidR="005B311A" w:rsidRPr="005B311A" w:rsidRDefault="005B311A">
            <w:pPr>
              <w:rPr>
                <w:rFonts w:ascii="Arial" w:hAnsi="Arial" w:cs="Arial"/>
              </w:rPr>
            </w:pPr>
            <w:r w:rsidRPr="005B311A">
              <w:rPr>
                <w:rFonts w:ascii="Arial" w:hAnsi="Arial" w:cs="Arial"/>
              </w:rPr>
              <w:t>Models</w:t>
            </w:r>
          </w:p>
        </w:tc>
        <w:tc>
          <w:tcPr>
            <w:tcW w:w="1615" w:type="dxa"/>
            <w:noWrap/>
            <w:vAlign w:val="center"/>
            <w:hideMark/>
          </w:tcPr>
          <w:p w14:paraId="4E6C67F0"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43AFCBAB" w14:textId="77777777" w:rsidTr="005B311A">
        <w:trPr>
          <w:trHeight w:val="300"/>
        </w:trPr>
        <w:tc>
          <w:tcPr>
            <w:tcW w:w="803" w:type="dxa"/>
            <w:noWrap/>
            <w:vAlign w:val="center"/>
            <w:hideMark/>
          </w:tcPr>
          <w:p w14:paraId="2DC9D7CC" w14:textId="77777777" w:rsidR="005B311A" w:rsidRPr="005B311A" w:rsidRDefault="005B311A" w:rsidP="005B311A">
            <w:pPr>
              <w:jc w:val="center"/>
              <w:rPr>
                <w:rFonts w:ascii="Arial" w:hAnsi="Arial" w:cs="Arial"/>
              </w:rPr>
            </w:pPr>
            <w:r w:rsidRPr="005B311A">
              <w:rPr>
                <w:rFonts w:ascii="Arial" w:hAnsi="Arial" w:cs="Arial"/>
              </w:rPr>
              <w:t>810</w:t>
            </w:r>
          </w:p>
        </w:tc>
        <w:tc>
          <w:tcPr>
            <w:tcW w:w="6216" w:type="dxa"/>
            <w:noWrap/>
            <w:hideMark/>
          </w:tcPr>
          <w:p w14:paraId="33686ADA" w14:textId="77777777" w:rsidR="005B311A" w:rsidRPr="005B311A" w:rsidRDefault="005B311A">
            <w:pPr>
              <w:rPr>
                <w:rFonts w:ascii="Arial" w:hAnsi="Arial" w:cs="Arial"/>
              </w:rPr>
            </w:pPr>
            <w:r w:rsidRPr="005B311A">
              <w:rPr>
                <w:rFonts w:ascii="Arial" w:hAnsi="Arial" w:cs="Arial"/>
              </w:rPr>
              <w:t>Animal Trainers</w:t>
            </w:r>
          </w:p>
        </w:tc>
        <w:tc>
          <w:tcPr>
            <w:tcW w:w="1615" w:type="dxa"/>
            <w:noWrap/>
            <w:vAlign w:val="center"/>
            <w:hideMark/>
          </w:tcPr>
          <w:p w14:paraId="47D7FA72"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13872C0F" w14:textId="77777777" w:rsidTr="005B311A">
        <w:trPr>
          <w:trHeight w:val="300"/>
        </w:trPr>
        <w:tc>
          <w:tcPr>
            <w:tcW w:w="803" w:type="dxa"/>
            <w:noWrap/>
            <w:vAlign w:val="center"/>
            <w:hideMark/>
          </w:tcPr>
          <w:p w14:paraId="4A253A4F" w14:textId="77777777" w:rsidR="005B311A" w:rsidRPr="005B311A" w:rsidRDefault="005B311A" w:rsidP="005B311A">
            <w:pPr>
              <w:jc w:val="center"/>
              <w:rPr>
                <w:rFonts w:ascii="Arial" w:hAnsi="Arial" w:cs="Arial"/>
              </w:rPr>
            </w:pPr>
            <w:r w:rsidRPr="005B311A">
              <w:rPr>
                <w:rFonts w:ascii="Arial" w:hAnsi="Arial" w:cs="Arial"/>
              </w:rPr>
              <w:t>811</w:t>
            </w:r>
          </w:p>
        </w:tc>
        <w:tc>
          <w:tcPr>
            <w:tcW w:w="6216" w:type="dxa"/>
            <w:noWrap/>
            <w:hideMark/>
          </w:tcPr>
          <w:p w14:paraId="113AC4B7" w14:textId="77777777" w:rsidR="005B311A" w:rsidRPr="005B311A" w:rsidRDefault="005B311A">
            <w:pPr>
              <w:rPr>
                <w:rFonts w:ascii="Arial" w:hAnsi="Arial" w:cs="Arial"/>
              </w:rPr>
            </w:pPr>
            <w:r w:rsidRPr="005B311A">
              <w:rPr>
                <w:rFonts w:ascii="Arial" w:hAnsi="Arial" w:cs="Arial"/>
              </w:rPr>
              <w:t>Music Directors and Composers</w:t>
            </w:r>
          </w:p>
        </w:tc>
        <w:tc>
          <w:tcPr>
            <w:tcW w:w="1615" w:type="dxa"/>
            <w:noWrap/>
            <w:vAlign w:val="center"/>
            <w:hideMark/>
          </w:tcPr>
          <w:p w14:paraId="1699560F"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13ABEC34" w14:textId="77777777" w:rsidTr="005B311A">
        <w:trPr>
          <w:trHeight w:val="300"/>
        </w:trPr>
        <w:tc>
          <w:tcPr>
            <w:tcW w:w="803" w:type="dxa"/>
            <w:noWrap/>
            <w:vAlign w:val="center"/>
            <w:hideMark/>
          </w:tcPr>
          <w:p w14:paraId="43B1EE2D" w14:textId="77777777" w:rsidR="005B311A" w:rsidRPr="005B311A" w:rsidRDefault="005B311A" w:rsidP="005B311A">
            <w:pPr>
              <w:jc w:val="center"/>
              <w:rPr>
                <w:rFonts w:ascii="Arial" w:hAnsi="Arial" w:cs="Arial"/>
              </w:rPr>
            </w:pPr>
            <w:r w:rsidRPr="005B311A">
              <w:rPr>
                <w:rFonts w:ascii="Arial" w:hAnsi="Arial" w:cs="Arial"/>
              </w:rPr>
              <w:t>812</w:t>
            </w:r>
          </w:p>
        </w:tc>
        <w:tc>
          <w:tcPr>
            <w:tcW w:w="6216" w:type="dxa"/>
            <w:noWrap/>
            <w:hideMark/>
          </w:tcPr>
          <w:p w14:paraId="1C0B0D11" w14:textId="77777777" w:rsidR="005B311A" w:rsidRPr="005B311A" w:rsidRDefault="005B311A">
            <w:pPr>
              <w:rPr>
                <w:rFonts w:ascii="Arial" w:hAnsi="Arial" w:cs="Arial"/>
              </w:rPr>
            </w:pPr>
            <w:r w:rsidRPr="005B311A">
              <w:rPr>
                <w:rFonts w:ascii="Arial" w:hAnsi="Arial" w:cs="Arial"/>
              </w:rPr>
              <w:t>Dancers</w:t>
            </w:r>
          </w:p>
        </w:tc>
        <w:tc>
          <w:tcPr>
            <w:tcW w:w="1615" w:type="dxa"/>
            <w:noWrap/>
            <w:vAlign w:val="center"/>
            <w:hideMark/>
          </w:tcPr>
          <w:p w14:paraId="6F00FB0C"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53BFC919" w14:textId="77777777" w:rsidTr="005B311A">
        <w:trPr>
          <w:trHeight w:val="300"/>
        </w:trPr>
        <w:tc>
          <w:tcPr>
            <w:tcW w:w="803" w:type="dxa"/>
            <w:noWrap/>
            <w:vAlign w:val="center"/>
            <w:hideMark/>
          </w:tcPr>
          <w:p w14:paraId="45914FA5" w14:textId="77777777" w:rsidR="005B311A" w:rsidRPr="005B311A" w:rsidRDefault="005B311A" w:rsidP="005B311A">
            <w:pPr>
              <w:jc w:val="center"/>
              <w:rPr>
                <w:rFonts w:ascii="Arial" w:hAnsi="Arial" w:cs="Arial"/>
              </w:rPr>
            </w:pPr>
            <w:r w:rsidRPr="005B311A">
              <w:rPr>
                <w:rFonts w:ascii="Arial" w:hAnsi="Arial" w:cs="Arial"/>
              </w:rPr>
              <w:t>813</w:t>
            </w:r>
          </w:p>
        </w:tc>
        <w:tc>
          <w:tcPr>
            <w:tcW w:w="6216" w:type="dxa"/>
            <w:noWrap/>
            <w:hideMark/>
          </w:tcPr>
          <w:p w14:paraId="72A95517" w14:textId="77777777" w:rsidR="005B311A" w:rsidRPr="005B311A" w:rsidRDefault="005B311A">
            <w:pPr>
              <w:rPr>
                <w:rFonts w:ascii="Arial" w:hAnsi="Arial" w:cs="Arial"/>
              </w:rPr>
            </w:pPr>
            <w:r w:rsidRPr="005B311A">
              <w:rPr>
                <w:rFonts w:ascii="Arial" w:hAnsi="Arial" w:cs="Arial"/>
              </w:rPr>
              <w:t>Athletes and Sports Competitors</w:t>
            </w:r>
          </w:p>
        </w:tc>
        <w:tc>
          <w:tcPr>
            <w:tcW w:w="1615" w:type="dxa"/>
            <w:noWrap/>
            <w:vAlign w:val="center"/>
            <w:hideMark/>
          </w:tcPr>
          <w:p w14:paraId="65323FA0"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68E48684" w14:textId="77777777" w:rsidTr="005B311A">
        <w:trPr>
          <w:trHeight w:val="300"/>
        </w:trPr>
        <w:tc>
          <w:tcPr>
            <w:tcW w:w="803" w:type="dxa"/>
            <w:noWrap/>
            <w:vAlign w:val="center"/>
            <w:hideMark/>
          </w:tcPr>
          <w:p w14:paraId="7F92941A" w14:textId="77777777" w:rsidR="005B311A" w:rsidRPr="005B311A" w:rsidRDefault="005B311A" w:rsidP="005B311A">
            <w:pPr>
              <w:jc w:val="center"/>
              <w:rPr>
                <w:rFonts w:ascii="Arial" w:hAnsi="Arial" w:cs="Arial"/>
              </w:rPr>
            </w:pPr>
            <w:r w:rsidRPr="005B311A">
              <w:rPr>
                <w:rFonts w:ascii="Arial" w:hAnsi="Arial" w:cs="Arial"/>
              </w:rPr>
              <w:t>814</w:t>
            </w:r>
          </w:p>
        </w:tc>
        <w:tc>
          <w:tcPr>
            <w:tcW w:w="6216" w:type="dxa"/>
            <w:noWrap/>
            <w:hideMark/>
          </w:tcPr>
          <w:p w14:paraId="3548A959" w14:textId="77777777" w:rsidR="005B311A" w:rsidRPr="005B311A" w:rsidRDefault="005B311A">
            <w:pPr>
              <w:rPr>
                <w:rFonts w:ascii="Arial" w:hAnsi="Arial" w:cs="Arial"/>
              </w:rPr>
            </w:pPr>
            <w:r w:rsidRPr="005B311A">
              <w:rPr>
                <w:rFonts w:ascii="Arial" w:hAnsi="Arial" w:cs="Arial"/>
              </w:rPr>
              <w:t>Religious Workers, All Other</w:t>
            </w:r>
          </w:p>
        </w:tc>
        <w:tc>
          <w:tcPr>
            <w:tcW w:w="1615" w:type="dxa"/>
            <w:noWrap/>
            <w:vAlign w:val="center"/>
            <w:hideMark/>
          </w:tcPr>
          <w:p w14:paraId="3F959792"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3113BBBF" w14:textId="77777777" w:rsidTr="005B311A">
        <w:trPr>
          <w:trHeight w:val="300"/>
        </w:trPr>
        <w:tc>
          <w:tcPr>
            <w:tcW w:w="803" w:type="dxa"/>
            <w:noWrap/>
            <w:vAlign w:val="center"/>
            <w:hideMark/>
          </w:tcPr>
          <w:p w14:paraId="220964ED" w14:textId="77777777" w:rsidR="005B311A" w:rsidRPr="005B311A" w:rsidRDefault="005B311A" w:rsidP="005B311A">
            <w:pPr>
              <w:jc w:val="center"/>
              <w:rPr>
                <w:rFonts w:ascii="Arial" w:hAnsi="Arial" w:cs="Arial"/>
              </w:rPr>
            </w:pPr>
            <w:r w:rsidRPr="005B311A">
              <w:rPr>
                <w:rFonts w:ascii="Arial" w:hAnsi="Arial" w:cs="Arial"/>
              </w:rPr>
              <w:t>815</w:t>
            </w:r>
          </w:p>
        </w:tc>
        <w:tc>
          <w:tcPr>
            <w:tcW w:w="6216" w:type="dxa"/>
            <w:noWrap/>
            <w:hideMark/>
          </w:tcPr>
          <w:p w14:paraId="5D718BF2" w14:textId="77777777" w:rsidR="005B311A" w:rsidRPr="005B311A" w:rsidRDefault="005B311A">
            <w:pPr>
              <w:rPr>
                <w:rFonts w:ascii="Arial" w:hAnsi="Arial" w:cs="Arial"/>
              </w:rPr>
            </w:pPr>
            <w:r w:rsidRPr="005B311A">
              <w:rPr>
                <w:rFonts w:ascii="Arial" w:hAnsi="Arial" w:cs="Arial"/>
              </w:rPr>
              <w:t>Directors, Religious Activities and Education</w:t>
            </w:r>
          </w:p>
        </w:tc>
        <w:tc>
          <w:tcPr>
            <w:tcW w:w="1615" w:type="dxa"/>
            <w:noWrap/>
            <w:vAlign w:val="center"/>
            <w:hideMark/>
          </w:tcPr>
          <w:p w14:paraId="6812B76D"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1C17DA60" w14:textId="77777777" w:rsidTr="005B311A">
        <w:trPr>
          <w:trHeight w:val="300"/>
        </w:trPr>
        <w:tc>
          <w:tcPr>
            <w:tcW w:w="803" w:type="dxa"/>
            <w:noWrap/>
            <w:vAlign w:val="center"/>
            <w:hideMark/>
          </w:tcPr>
          <w:p w14:paraId="5D165E7C" w14:textId="77777777" w:rsidR="005B311A" w:rsidRPr="005B311A" w:rsidRDefault="005B311A" w:rsidP="005B311A">
            <w:pPr>
              <w:jc w:val="center"/>
              <w:rPr>
                <w:rFonts w:ascii="Arial" w:hAnsi="Arial" w:cs="Arial"/>
              </w:rPr>
            </w:pPr>
            <w:r w:rsidRPr="005B311A">
              <w:rPr>
                <w:rFonts w:ascii="Arial" w:hAnsi="Arial" w:cs="Arial"/>
              </w:rPr>
              <w:t>816</w:t>
            </w:r>
          </w:p>
        </w:tc>
        <w:tc>
          <w:tcPr>
            <w:tcW w:w="6216" w:type="dxa"/>
            <w:noWrap/>
            <w:hideMark/>
          </w:tcPr>
          <w:p w14:paraId="3E339B8E" w14:textId="77777777" w:rsidR="005B311A" w:rsidRPr="005B311A" w:rsidRDefault="005B311A">
            <w:pPr>
              <w:rPr>
                <w:rFonts w:ascii="Arial" w:hAnsi="Arial" w:cs="Arial"/>
              </w:rPr>
            </w:pPr>
            <w:r w:rsidRPr="005B311A">
              <w:rPr>
                <w:rFonts w:ascii="Arial" w:hAnsi="Arial" w:cs="Arial"/>
              </w:rPr>
              <w:t>Clergy</w:t>
            </w:r>
          </w:p>
        </w:tc>
        <w:tc>
          <w:tcPr>
            <w:tcW w:w="1615" w:type="dxa"/>
            <w:noWrap/>
            <w:vAlign w:val="center"/>
            <w:hideMark/>
          </w:tcPr>
          <w:p w14:paraId="5CE36EA0"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2FFAD029" w14:textId="77777777" w:rsidTr="005B311A">
        <w:trPr>
          <w:trHeight w:val="300"/>
        </w:trPr>
        <w:tc>
          <w:tcPr>
            <w:tcW w:w="803" w:type="dxa"/>
            <w:noWrap/>
            <w:vAlign w:val="center"/>
            <w:hideMark/>
          </w:tcPr>
          <w:p w14:paraId="5A215E14" w14:textId="77777777" w:rsidR="005B311A" w:rsidRPr="005B311A" w:rsidRDefault="005B311A" w:rsidP="005B311A">
            <w:pPr>
              <w:jc w:val="center"/>
              <w:rPr>
                <w:rFonts w:ascii="Arial" w:hAnsi="Arial" w:cs="Arial"/>
              </w:rPr>
            </w:pPr>
            <w:r w:rsidRPr="005B311A">
              <w:rPr>
                <w:rFonts w:ascii="Arial" w:hAnsi="Arial" w:cs="Arial"/>
              </w:rPr>
              <w:t>817</w:t>
            </w:r>
          </w:p>
        </w:tc>
        <w:tc>
          <w:tcPr>
            <w:tcW w:w="6216" w:type="dxa"/>
            <w:noWrap/>
            <w:hideMark/>
          </w:tcPr>
          <w:p w14:paraId="4D2310DD" w14:textId="77777777" w:rsidR="005B311A" w:rsidRPr="005B311A" w:rsidRDefault="005B311A">
            <w:pPr>
              <w:rPr>
                <w:rFonts w:ascii="Arial" w:hAnsi="Arial" w:cs="Arial"/>
              </w:rPr>
            </w:pPr>
            <w:r w:rsidRPr="005B311A">
              <w:rPr>
                <w:rFonts w:ascii="Arial" w:hAnsi="Arial" w:cs="Arial"/>
              </w:rPr>
              <w:t>Historians</w:t>
            </w:r>
          </w:p>
        </w:tc>
        <w:tc>
          <w:tcPr>
            <w:tcW w:w="1615" w:type="dxa"/>
            <w:noWrap/>
            <w:vAlign w:val="center"/>
            <w:hideMark/>
          </w:tcPr>
          <w:p w14:paraId="554AC1D4"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22C0C67E" w14:textId="77777777" w:rsidTr="005B311A">
        <w:trPr>
          <w:trHeight w:val="300"/>
        </w:trPr>
        <w:tc>
          <w:tcPr>
            <w:tcW w:w="803" w:type="dxa"/>
            <w:noWrap/>
            <w:vAlign w:val="center"/>
            <w:hideMark/>
          </w:tcPr>
          <w:p w14:paraId="44108F2F" w14:textId="77777777" w:rsidR="005B311A" w:rsidRPr="005B311A" w:rsidRDefault="005B311A" w:rsidP="005B311A">
            <w:pPr>
              <w:jc w:val="center"/>
              <w:rPr>
                <w:rFonts w:ascii="Arial" w:hAnsi="Arial" w:cs="Arial"/>
              </w:rPr>
            </w:pPr>
            <w:r w:rsidRPr="005B311A">
              <w:rPr>
                <w:rFonts w:ascii="Arial" w:hAnsi="Arial" w:cs="Arial"/>
              </w:rPr>
              <w:t>818</w:t>
            </w:r>
          </w:p>
        </w:tc>
        <w:tc>
          <w:tcPr>
            <w:tcW w:w="6216" w:type="dxa"/>
            <w:noWrap/>
            <w:hideMark/>
          </w:tcPr>
          <w:p w14:paraId="4A51D331" w14:textId="77777777" w:rsidR="005B311A" w:rsidRPr="005B311A" w:rsidRDefault="005B311A">
            <w:pPr>
              <w:rPr>
                <w:rFonts w:ascii="Arial" w:hAnsi="Arial" w:cs="Arial"/>
              </w:rPr>
            </w:pPr>
            <w:r w:rsidRPr="005B311A">
              <w:rPr>
                <w:rFonts w:ascii="Arial" w:hAnsi="Arial" w:cs="Arial"/>
              </w:rPr>
              <w:t>Astronomers</w:t>
            </w:r>
          </w:p>
        </w:tc>
        <w:tc>
          <w:tcPr>
            <w:tcW w:w="1615" w:type="dxa"/>
            <w:noWrap/>
            <w:vAlign w:val="center"/>
            <w:hideMark/>
          </w:tcPr>
          <w:p w14:paraId="401FE5D4"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47B5F471" w14:textId="77777777" w:rsidTr="005B311A">
        <w:trPr>
          <w:trHeight w:val="300"/>
        </w:trPr>
        <w:tc>
          <w:tcPr>
            <w:tcW w:w="803" w:type="dxa"/>
            <w:noWrap/>
            <w:vAlign w:val="center"/>
            <w:hideMark/>
          </w:tcPr>
          <w:p w14:paraId="588B8665" w14:textId="77777777" w:rsidR="005B311A" w:rsidRPr="005B311A" w:rsidRDefault="005B311A" w:rsidP="005B311A">
            <w:pPr>
              <w:jc w:val="center"/>
              <w:rPr>
                <w:rFonts w:ascii="Arial" w:hAnsi="Arial" w:cs="Arial"/>
              </w:rPr>
            </w:pPr>
            <w:r w:rsidRPr="005B311A">
              <w:rPr>
                <w:rFonts w:ascii="Arial" w:hAnsi="Arial" w:cs="Arial"/>
              </w:rPr>
              <w:t>819</w:t>
            </w:r>
          </w:p>
        </w:tc>
        <w:tc>
          <w:tcPr>
            <w:tcW w:w="6216" w:type="dxa"/>
            <w:noWrap/>
            <w:hideMark/>
          </w:tcPr>
          <w:p w14:paraId="7BAFBA7D" w14:textId="77777777" w:rsidR="005B311A" w:rsidRPr="005B311A" w:rsidRDefault="005B311A">
            <w:pPr>
              <w:rPr>
                <w:rFonts w:ascii="Arial" w:hAnsi="Arial" w:cs="Arial"/>
              </w:rPr>
            </w:pPr>
            <w:r w:rsidRPr="005B311A">
              <w:rPr>
                <w:rFonts w:ascii="Arial" w:hAnsi="Arial" w:cs="Arial"/>
              </w:rPr>
              <w:t>Animal Scientists</w:t>
            </w:r>
          </w:p>
        </w:tc>
        <w:tc>
          <w:tcPr>
            <w:tcW w:w="1615" w:type="dxa"/>
            <w:noWrap/>
            <w:vAlign w:val="center"/>
            <w:hideMark/>
          </w:tcPr>
          <w:p w14:paraId="1F923989"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6215E7CB" w14:textId="77777777" w:rsidTr="005B311A">
        <w:trPr>
          <w:trHeight w:val="300"/>
        </w:trPr>
        <w:tc>
          <w:tcPr>
            <w:tcW w:w="803" w:type="dxa"/>
            <w:noWrap/>
            <w:vAlign w:val="center"/>
            <w:hideMark/>
          </w:tcPr>
          <w:p w14:paraId="2A6F6B51" w14:textId="77777777" w:rsidR="005B311A" w:rsidRPr="005B311A" w:rsidRDefault="005B311A" w:rsidP="005B311A">
            <w:pPr>
              <w:jc w:val="center"/>
              <w:rPr>
                <w:rFonts w:ascii="Arial" w:hAnsi="Arial" w:cs="Arial"/>
              </w:rPr>
            </w:pPr>
            <w:r w:rsidRPr="005B311A">
              <w:rPr>
                <w:rFonts w:ascii="Arial" w:hAnsi="Arial" w:cs="Arial"/>
              </w:rPr>
              <w:t>820</w:t>
            </w:r>
          </w:p>
        </w:tc>
        <w:tc>
          <w:tcPr>
            <w:tcW w:w="6216" w:type="dxa"/>
            <w:noWrap/>
            <w:hideMark/>
          </w:tcPr>
          <w:p w14:paraId="0F74DB38" w14:textId="77777777" w:rsidR="005B311A" w:rsidRPr="005B311A" w:rsidRDefault="005B311A">
            <w:pPr>
              <w:rPr>
                <w:rFonts w:ascii="Arial" w:hAnsi="Arial" w:cs="Arial"/>
              </w:rPr>
            </w:pPr>
            <w:r w:rsidRPr="005B311A">
              <w:rPr>
                <w:rFonts w:ascii="Arial" w:hAnsi="Arial" w:cs="Arial"/>
              </w:rPr>
              <w:t>Mathematical Technicians</w:t>
            </w:r>
          </w:p>
        </w:tc>
        <w:tc>
          <w:tcPr>
            <w:tcW w:w="1615" w:type="dxa"/>
            <w:noWrap/>
            <w:vAlign w:val="center"/>
            <w:hideMark/>
          </w:tcPr>
          <w:p w14:paraId="110AB030" w14:textId="77777777" w:rsidR="005B311A" w:rsidRPr="005B311A" w:rsidRDefault="005B311A" w:rsidP="005B311A">
            <w:pPr>
              <w:jc w:val="center"/>
              <w:rPr>
                <w:rFonts w:ascii="Arial" w:hAnsi="Arial" w:cs="Arial"/>
              </w:rPr>
            </w:pPr>
            <w:r w:rsidRPr="005B311A">
              <w:rPr>
                <w:rFonts w:ascii="Arial" w:hAnsi="Arial" w:cs="Arial"/>
              </w:rPr>
              <w:t>0%</w:t>
            </w:r>
          </w:p>
        </w:tc>
      </w:tr>
      <w:tr w:rsidR="005B311A" w:rsidRPr="005B311A" w14:paraId="6A61FC73" w14:textId="77777777" w:rsidTr="005B311A">
        <w:trPr>
          <w:trHeight w:val="300"/>
        </w:trPr>
        <w:tc>
          <w:tcPr>
            <w:tcW w:w="8634" w:type="dxa"/>
            <w:gridSpan w:val="3"/>
            <w:noWrap/>
            <w:vAlign w:val="bottom"/>
          </w:tcPr>
          <w:p w14:paraId="374B9A0F" w14:textId="2858FF27" w:rsidR="005B311A" w:rsidRPr="005B311A" w:rsidRDefault="005B311A" w:rsidP="005B311A">
            <w:pPr>
              <w:rPr>
                <w:rFonts w:ascii="Arial" w:hAnsi="Arial" w:cs="Arial"/>
                <w:i/>
                <w:sz w:val="22"/>
              </w:rPr>
            </w:pPr>
            <w:r w:rsidRPr="005B311A">
              <w:rPr>
                <w:rFonts w:ascii="Arial" w:hAnsi="Arial" w:cs="Arial"/>
                <w:i/>
                <w:sz w:val="22"/>
              </w:rPr>
              <w:t>Source: McKinsey Global Institute</w:t>
            </w:r>
          </w:p>
        </w:tc>
      </w:tr>
    </w:tbl>
    <w:p w14:paraId="4277418E" w14:textId="77777777" w:rsidR="005B311A" w:rsidRDefault="005B311A"/>
    <w:p w14:paraId="402DB719" w14:textId="77777777" w:rsidR="005B311A" w:rsidRDefault="005B311A">
      <w:r>
        <w:br w:type="page"/>
      </w:r>
    </w:p>
    <w:p w14:paraId="6C07EADE" w14:textId="545E3634" w:rsidR="005B311A" w:rsidRPr="000C03FE" w:rsidRDefault="005B311A" w:rsidP="005B311A">
      <w:pPr>
        <w:spacing w:after="160" w:line="259" w:lineRule="auto"/>
        <w:rPr>
          <w:rFonts w:ascii="Arial" w:eastAsia="Calibri" w:hAnsi="Arial" w:cs="Arial"/>
          <w:color w:val="F79646" w:themeColor="accent6"/>
          <w:sz w:val="40"/>
          <w:szCs w:val="40"/>
        </w:rPr>
      </w:pPr>
      <w:r>
        <w:rPr>
          <w:rFonts w:ascii="Arial" w:eastAsia="Calibri" w:hAnsi="Arial" w:cs="Arial"/>
          <w:color w:val="F79646" w:themeColor="accent6"/>
          <w:sz w:val="40"/>
          <w:szCs w:val="40"/>
        </w:rPr>
        <w:lastRenderedPageBreak/>
        <w:t>Appendix B. State</w:t>
      </w:r>
      <w:r w:rsidR="00AB282D">
        <w:rPr>
          <w:rFonts w:ascii="Arial" w:eastAsia="Calibri" w:hAnsi="Arial" w:cs="Arial"/>
          <w:color w:val="F79646" w:themeColor="accent6"/>
          <w:sz w:val="40"/>
          <w:szCs w:val="40"/>
        </w:rPr>
        <w:t xml:space="preserve"> average automation potentials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5070"/>
        <w:gridCol w:w="2610"/>
      </w:tblGrid>
      <w:tr w:rsidR="005B311A" w:rsidRPr="005B311A" w14:paraId="4552B4A2" w14:textId="77777777" w:rsidTr="005B311A">
        <w:trPr>
          <w:trHeight w:val="765"/>
        </w:trPr>
        <w:tc>
          <w:tcPr>
            <w:tcW w:w="960" w:type="dxa"/>
            <w:vAlign w:val="center"/>
            <w:hideMark/>
          </w:tcPr>
          <w:p w14:paraId="30CF9B66" w14:textId="77777777" w:rsidR="005B311A" w:rsidRPr="005B311A" w:rsidRDefault="005B311A" w:rsidP="005B311A">
            <w:pPr>
              <w:jc w:val="center"/>
              <w:rPr>
                <w:rFonts w:ascii="Arial" w:hAnsi="Arial" w:cs="Arial"/>
                <w:b/>
              </w:rPr>
            </w:pPr>
            <w:r w:rsidRPr="005B311A">
              <w:rPr>
                <w:rFonts w:ascii="Arial" w:hAnsi="Arial" w:cs="Arial"/>
                <w:b/>
              </w:rPr>
              <w:t>Rank</w:t>
            </w:r>
          </w:p>
        </w:tc>
        <w:tc>
          <w:tcPr>
            <w:tcW w:w="5070" w:type="dxa"/>
            <w:vAlign w:val="center"/>
            <w:hideMark/>
          </w:tcPr>
          <w:p w14:paraId="27895D5D" w14:textId="77777777" w:rsidR="005B311A" w:rsidRPr="005B311A" w:rsidRDefault="005B311A" w:rsidP="005B311A">
            <w:pPr>
              <w:rPr>
                <w:rFonts w:ascii="Arial" w:hAnsi="Arial" w:cs="Arial"/>
                <w:b/>
              </w:rPr>
            </w:pPr>
            <w:r w:rsidRPr="005B311A">
              <w:rPr>
                <w:rFonts w:ascii="Arial" w:hAnsi="Arial" w:cs="Arial"/>
                <w:b/>
              </w:rPr>
              <w:t>State</w:t>
            </w:r>
          </w:p>
        </w:tc>
        <w:tc>
          <w:tcPr>
            <w:tcW w:w="2610" w:type="dxa"/>
            <w:vAlign w:val="center"/>
            <w:hideMark/>
          </w:tcPr>
          <w:p w14:paraId="5BCF934C" w14:textId="77777777" w:rsidR="005B311A" w:rsidRPr="005B311A" w:rsidRDefault="005B311A" w:rsidP="005B311A">
            <w:pPr>
              <w:jc w:val="center"/>
              <w:rPr>
                <w:rFonts w:ascii="Arial" w:hAnsi="Arial" w:cs="Arial"/>
                <w:b/>
              </w:rPr>
            </w:pPr>
            <w:r w:rsidRPr="005B311A">
              <w:rPr>
                <w:rFonts w:ascii="Arial" w:hAnsi="Arial" w:cs="Arial"/>
                <w:b/>
              </w:rPr>
              <w:t>Average automation potential</w:t>
            </w:r>
          </w:p>
        </w:tc>
      </w:tr>
      <w:tr w:rsidR="005B311A" w:rsidRPr="005B311A" w14:paraId="208C8D4A" w14:textId="77777777" w:rsidTr="005B311A">
        <w:trPr>
          <w:trHeight w:val="300"/>
        </w:trPr>
        <w:tc>
          <w:tcPr>
            <w:tcW w:w="960" w:type="dxa"/>
            <w:noWrap/>
            <w:hideMark/>
          </w:tcPr>
          <w:p w14:paraId="10E88585" w14:textId="77777777" w:rsidR="005B311A" w:rsidRPr="005B311A" w:rsidRDefault="005B311A" w:rsidP="005B311A">
            <w:pPr>
              <w:jc w:val="center"/>
              <w:rPr>
                <w:rFonts w:ascii="Arial" w:hAnsi="Arial" w:cs="Arial"/>
              </w:rPr>
            </w:pPr>
            <w:r w:rsidRPr="005B311A">
              <w:rPr>
                <w:rFonts w:ascii="Arial" w:hAnsi="Arial" w:cs="Arial"/>
              </w:rPr>
              <w:t>1</w:t>
            </w:r>
          </w:p>
        </w:tc>
        <w:tc>
          <w:tcPr>
            <w:tcW w:w="5070" w:type="dxa"/>
            <w:noWrap/>
            <w:hideMark/>
          </w:tcPr>
          <w:p w14:paraId="4356EA8D" w14:textId="77777777" w:rsidR="005B311A" w:rsidRPr="005B311A" w:rsidRDefault="005B311A">
            <w:pPr>
              <w:rPr>
                <w:rFonts w:ascii="Arial" w:hAnsi="Arial" w:cs="Arial"/>
              </w:rPr>
            </w:pPr>
            <w:r w:rsidRPr="005B311A">
              <w:rPr>
                <w:rFonts w:ascii="Arial" w:hAnsi="Arial" w:cs="Arial"/>
              </w:rPr>
              <w:t>Indiana</w:t>
            </w:r>
          </w:p>
        </w:tc>
        <w:tc>
          <w:tcPr>
            <w:tcW w:w="2610" w:type="dxa"/>
            <w:noWrap/>
            <w:hideMark/>
          </w:tcPr>
          <w:p w14:paraId="7870F5A4" w14:textId="77777777" w:rsidR="005B311A" w:rsidRPr="005B311A" w:rsidRDefault="005B311A" w:rsidP="005B311A">
            <w:pPr>
              <w:jc w:val="center"/>
              <w:rPr>
                <w:rFonts w:ascii="Arial" w:hAnsi="Arial" w:cs="Arial"/>
              </w:rPr>
            </w:pPr>
            <w:r w:rsidRPr="005B311A">
              <w:rPr>
                <w:rFonts w:ascii="Arial" w:hAnsi="Arial" w:cs="Arial"/>
              </w:rPr>
              <w:t>48.7%</w:t>
            </w:r>
          </w:p>
        </w:tc>
      </w:tr>
      <w:tr w:rsidR="005B311A" w:rsidRPr="005B311A" w14:paraId="6C6E6D48" w14:textId="77777777" w:rsidTr="005B311A">
        <w:trPr>
          <w:trHeight w:val="300"/>
        </w:trPr>
        <w:tc>
          <w:tcPr>
            <w:tcW w:w="960" w:type="dxa"/>
            <w:noWrap/>
            <w:hideMark/>
          </w:tcPr>
          <w:p w14:paraId="4B151B56" w14:textId="77777777" w:rsidR="005B311A" w:rsidRPr="005B311A" w:rsidRDefault="005B311A" w:rsidP="005B311A">
            <w:pPr>
              <w:jc w:val="center"/>
              <w:rPr>
                <w:rFonts w:ascii="Arial" w:hAnsi="Arial" w:cs="Arial"/>
              </w:rPr>
            </w:pPr>
            <w:r w:rsidRPr="005B311A">
              <w:rPr>
                <w:rFonts w:ascii="Arial" w:hAnsi="Arial" w:cs="Arial"/>
              </w:rPr>
              <w:t>2</w:t>
            </w:r>
          </w:p>
        </w:tc>
        <w:tc>
          <w:tcPr>
            <w:tcW w:w="5070" w:type="dxa"/>
            <w:noWrap/>
            <w:hideMark/>
          </w:tcPr>
          <w:p w14:paraId="03C688B7" w14:textId="77777777" w:rsidR="005B311A" w:rsidRPr="005B311A" w:rsidRDefault="005B311A">
            <w:pPr>
              <w:rPr>
                <w:rFonts w:ascii="Arial" w:hAnsi="Arial" w:cs="Arial"/>
              </w:rPr>
            </w:pPr>
            <w:r w:rsidRPr="005B311A">
              <w:rPr>
                <w:rFonts w:ascii="Arial" w:hAnsi="Arial" w:cs="Arial"/>
              </w:rPr>
              <w:t>Kentucky</w:t>
            </w:r>
          </w:p>
        </w:tc>
        <w:tc>
          <w:tcPr>
            <w:tcW w:w="2610" w:type="dxa"/>
            <w:noWrap/>
            <w:hideMark/>
          </w:tcPr>
          <w:p w14:paraId="7277791E" w14:textId="77777777" w:rsidR="005B311A" w:rsidRPr="005B311A" w:rsidRDefault="005B311A" w:rsidP="005B311A">
            <w:pPr>
              <w:jc w:val="center"/>
              <w:rPr>
                <w:rFonts w:ascii="Arial" w:hAnsi="Arial" w:cs="Arial"/>
              </w:rPr>
            </w:pPr>
            <w:r w:rsidRPr="005B311A">
              <w:rPr>
                <w:rFonts w:ascii="Arial" w:hAnsi="Arial" w:cs="Arial"/>
              </w:rPr>
              <w:t>48.4%</w:t>
            </w:r>
          </w:p>
        </w:tc>
      </w:tr>
      <w:tr w:rsidR="005B311A" w:rsidRPr="005B311A" w14:paraId="2A916963" w14:textId="77777777" w:rsidTr="005B311A">
        <w:trPr>
          <w:trHeight w:val="300"/>
        </w:trPr>
        <w:tc>
          <w:tcPr>
            <w:tcW w:w="960" w:type="dxa"/>
            <w:noWrap/>
            <w:hideMark/>
          </w:tcPr>
          <w:p w14:paraId="636346E2" w14:textId="77777777" w:rsidR="005B311A" w:rsidRPr="005B311A" w:rsidRDefault="005B311A" w:rsidP="005B311A">
            <w:pPr>
              <w:jc w:val="center"/>
              <w:rPr>
                <w:rFonts w:ascii="Arial" w:hAnsi="Arial" w:cs="Arial"/>
              </w:rPr>
            </w:pPr>
            <w:r w:rsidRPr="005B311A">
              <w:rPr>
                <w:rFonts w:ascii="Arial" w:hAnsi="Arial" w:cs="Arial"/>
              </w:rPr>
              <w:t>3</w:t>
            </w:r>
          </w:p>
        </w:tc>
        <w:tc>
          <w:tcPr>
            <w:tcW w:w="5070" w:type="dxa"/>
            <w:noWrap/>
            <w:hideMark/>
          </w:tcPr>
          <w:p w14:paraId="72A3434F" w14:textId="77777777" w:rsidR="005B311A" w:rsidRPr="005B311A" w:rsidRDefault="005B311A">
            <w:pPr>
              <w:rPr>
                <w:rFonts w:ascii="Arial" w:hAnsi="Arial" w:cs="Arial"/>
              </w:rPr>
            </w:pPr>
            <w:r w:rsidRPr="005B311A">
              <w:rPr>
                <w:rFonts w:ascii="Arial" w:hAnsi="Arial" w:cs="Arial"/>
              </w:rPr>
              <w:t>South Dakota</w:t>
            </w:r>
          </w:p>
        </w:tc>
        <w:tc>
          <w:tcPr>
            <w:tcW w:w="2610" w:type="dxa"/>
            <w:noWrap/>
            <w:hideMark/>
          </w:tcPr>
          <w:p w14:paraId="7C5A2D86" w14:textId="77777777" w:rsidR="005B311A" w:rsidRPr="005B311A" w:rsidRDefault="005B311A" w:rsidP="005B311A">
            <w:pPr>
              <w:jc w:val="center"/>
              <w:rPr>
                <w:rFonts w:ascii="Arial" w:hAnsi="Arial" w:cs="Arial"/>
              </w:rPr>
            </w:pPr>
            <w:r w:rsidRPr="005B311A">
              <w:rPr>
                <w:rFonts w:ascii="Arial" w:hAnsi="Arial" w:cs="Arial"/>
              </w:rPr>
              <w:t>48.3%</w:t>
            </w:r>
          </w:p>
        </w:tc>
      </w:tr>
      <w:tr w:rsidR="005B311A" w:rsidRPr="005B311A" w14:paraId="371EC845" w14:textId="77777777" w:rsidTr="005B311A">
        <w:trPr>
          <w:trHeight w:val="300"/>
        </w:trPr>
        <w:tc>
          <w:tcPr>
            <w:tcW w:w="960" w:type="dxa"/>
            <w:noWrap/>
            <w:hideMark/>
          </w:tcPr>
          <w:p w14:paraId="2784D09C" w14:textId="77777777" w:rsidR="005B311A" w:rsidRPr="005B311A" w:rsidRDefault="005B311A" w:rsidP="005B311A">
            <w:pPr>
              <w:jc w:val="center"/>
              <w:rPr>
                <w:rFonts w:ascii="Arial" w:hAnsi="Arial" w:cs="Arial"/>
              </w:rPr>
            </w:pPr>
            <w:r w:rsidRPr="005B311A">
              <w:rPr>
                <w:rFonts w:ascii="Arial" w:hAnsi="Arial" w:cs="Arial"/>
              </w:rPr>
              <w:t>4</w:t>
            </w:r>
          </w:p>
        </w:tc>
        <w:tc>
          <w:tcPr>
            <w:tcW w:w="5070" w:type="dxa"/>
            <w:noWrap/>
            <w:hideMark/>
          </w:tcPr>
          <w:p w14:paraId="2D43BBC0" w14:textId="77777777" w:rsidR="005B311A" w:rsidRPr="005B311A" w:rsidRDefault="005B311A">
            <w:pPr>
              <w:rPr>
                <w:rFonts w:ascii="Arial" w:hAnsi="Arial" w:cs="Arial"/>
              </w:rPr>
            </w:pPr>
            <w:r w:rsidRPr="005B311A">
              <w:rPr>
                <w:rFonts w:ascii="Arial" w:hAnsi="Arial" w:cs="Arial"/>
              </w:rPr>
              <w:t>Iowa</w:t>
            </w:r>
          </w:p>
        </w:tc>
        <w:tc>
          <w:tcPr>
            <w:tcW w:w="2610" w:type="dxa"/>
            <w:noWrap/>
            <w:hideMark/>
          </w:tcPr>
          <w:p w14:paraId="1A868EBE" w14:textId="77777777" w:rsidR="005B311A" w:rsidRPr="005B311A" w:rsidRDefault="005B311A" w:rsidP="005B311A">
            <w:pPr>
              <w:jc w:val="center"/>
              <w:rPr>
                <w:rFonts w:ascii="Arial" w:hAnsi="Arial" w:cs="Arial"/>
              </w:rPr>
            </w:pPr>
            <w:r w:rsidRPr="005B311A">
              <w:rPr>
                <w:rFonts w:ascii="Arial" w:hAnsi="Arial" w:cs="Arial"/>
              </w:rPr>
              <w:t>48.0%</w:t>
            </w:r>
          </w:p>
        </w:tc>
      </w:tr>
      <w:tr w:rsidR="005B311A" w:rsidRPr="005B311A" w14:paraId="0F13609D" w14:textId="77777777" w:rsidTr="005B311A">
        <w:trPr>
          <w:trHeight w:val="300"/>
        </w:trPr>
        <w:tc>
          <w:tcPr>
            <w:tcW w:w="960" w:type="dxa"/>
            <w:noWrap/>
            <w:hideMark/>
          </w:tcPr>
          <w:p w14:paraId="32F5D037" w14:textId="77777777" w:rsidR="005B311A" w:rsidRPr="005B311A" w:rsidRDefault="005B311A" w:rsidP="005B311A">
            <w:pPr>
              <w:jc w:val="center"/>
              <w:rPr>
                <w:rFonts w:ascii="Arial" w:hAnsi="Arial" w:cs="Arial"/>
              </w:rPr>
            </w:pPr>
            <w:r w:rsidRPr="005B311A">
              <w:rPr>
                <w:rFonts w:ascii="Arial" w:hAnsi="Arial" w:cs="Arial"/>
              </w:rPr>
              <w:t>5</w:t>
            </w:r>
          </w:p>
        </w:tc>
        <w:tc>
          <w:tcPr>
            <w:tcW w:w="5070" w:type="dxa"/>
            <w:noWrap/>
            <w:hideMark/>
          </w:tcPr>
          <w:p w14:paraId="1B419CF5" w14:textId="77777777" w:rsidR="005B311A" w:rsidRPr="005B311A" w:rsidRDefault="005B311A">
            <w:pPr>
              <w:rPr>
                <w:rFonts w:ascii="Arial" w:hAnsi="Arial" w:cs="Arial"/>
              </w:rPr>
            </w:pPr>
            <w:r w:rsidRPr="005B311A">
              <w:rPr>
                <w:rFonts w:ascii="Arial" w:hAnsi="Arial" w:cs="Arial"/>
              </w:rPr>
              <w:t>Nevada</w:t>
            </w:r>
          </w:p>
        </w:tc>
        <w:tc>
          <w:tcPr>
            <w:tcW w:w="2610" w:type="dxa"/>
            <w:noWrap/>
            <w:hideMark/>
          </w:tcPr>
          <w:p w14:paraId="3F2F27B7" w14:textId="77777777" w:rsidR="005B311A" w:rsidRPr="005B311A" w:rsidRDefault="005B311A" w:rsidP="005B311A">
            <w:pPr>
              <w:jc w:val="center"/>
              <w:rPr>
                <w:rFonts w:ascii="Arial" w:hAnsi="Arial" w:cs="Arial"/>
              </w:rPr>
            </w:pPr>
            <w:r w:rsidRPr="005B311A">
              <w:rPr>
                <w:rFonts w:ascii="Arial" w:hAnsi="Arial" w:cs="Arial"/>
              </w:rPr>
              <w:t>48.0%</w:t>
            </w:r>
          </w:p>
        </w:tc>
      </w:tr>
      <w:tr w:rsidR="005B311A" w:rsidRPr="005B311A" w14:paraId="7EF5F518" w14:textId="77777777" w:rsidTr="005B311A">
        <w:trPr>
          <w:trHeight w:val="300"/>
        </w:trPr>
        <w:tc>
          <w:tcPr>
            <w:tcW w:w="960" w:type="dxa"/>
            <w:noWrap/>
            <w:hideMark/>
          </w:tcPr>
          <w:p w14:paraId="756E254C" w14:textId="77777777" w:rsidR="005B311A" w:rsidRPr="005B311A" w:rsidRDefault="005B311A" w:rsidP="005B311A">
            <w:pPr>
              <w:jc w:val="center"/>
              <w:rPr>
                <w:rFonts w:ascii="Arial" w:hAnsi="Arial" w:cs="Arial"/>
              </w:rPr>
            </w:pPr>
            <w:r w:rsidRPr="005B311A">
              <w:rPr>
                <w:rFonts w:ascii="Arial" w:hAnsi="Arial" w:cs="Arial"/>
              </w:rPr>
              <w:t>6</w:t>
            </w:r>
          </w:p>
        </w:tc>
        <w:tc>
          <w:tcPr>
            <w:tcW w:w="5070" w:type="dxa"/>
            <w:noWrap/>
            <w:hideMark/>
          </w:tcPr>
          <w:p w14:paraId="1D99D2A4" w14:textId="77777777" w:rsidR="005B311A" w:rsidRPr="005B311A" w:rsidRDefault="005B311A">
            <w:pPr>
              <w:rPr>
                <w:rFonts w:ascii="Arial" w:hAnsi="Arial" w:cs="Arial"/>
              </w:rPr>
            </w:pPr>
            <w:r w:rsidRPr="005B311A">
              <w:rPr>
                <w:rFonts w:ascii="Arial" w:hAnsi="Arial" w:cs="Arial"/>
              </w:rPr>
              <w:t>Arkansas</w:t>
            </w:r>
          </w:p>
        </w:tc>
        <w:tc>
          <w:tcPr>
            <w:tcW w:w="2610" w:type="dxa"/>
            <w:noWrap/>
            <w:hideMark/>
          </w:tcPr>
          <w:p w14:paraId="3132A523" w14:textId="77777777" w:rsidR="005B311A" w:rsidRPr="005B311A" w:rsidRDefault="005B311A" w:rsidP="005B311A">
            <w:pPr>
              <w:jc w:val="center"/>
              <w:rPr>
                <w:rFonts w:ascii="Arial" w:hAnsi="Arial" w:cs="Arial"/>
              </w:rPr>
            </w:pPr>
            <w:r w:rsidRPr="005B311A">
              <w:rPr>
                <w:rFonts w:ascii="Arial" w:hAnsi="Arial" w:cs="Arial"/>
              </w:rPr>
              <w:t>48.0%</w:t>
            </w:r>
          </w:p>
        </w:tc>
      </w:tr>
      <w:tr w:rsidR="005B311A" w:rsidRPr="005B311A" w14:paraId="6A8AFBC8" w14:textId="77777777" w:rsidTr="005B311A">
        <w:trPr>
          <w:trHeight w:val="300"/>
        </w:trPr>
        <w:tc>
          <w:tcPr>
            <w:tcW w:w="960" w:type="dxa"/>
            <w:noWrap/>
            <w:hideMark/>
          </w:tcPr>
          <w:p w14:paraId="3CC8A190" w14:textId="77777777" w:rsidR="005B311A" w:rsidRPr="005B311A" w:rsidRDefault="005B311A" w:rsidP="005B311A">
            <w:pPr>
              <w:jc w:val="center"/>
              <w:rPr>
                <w:rFonts w:ascii="Arial" w:hAnsi="Arial" w:cs="Arial"/>
              </w:rPr>
            </w:pPr>
            <w:r w:rsidRPr="005B311A">
              <w:rPr>
                <w:rFonts w:ascii="Arial" w:hAnsi="Arial" w:cs="Arial"/>
              </w:rPr>
              <w:t>7</w:t>
            </w:r>
          </w:p>
        </w:tc>
        <w:tc>
          <w:tcPr>
            <w:tcW w:w="5070" w:type="dxa"/>
            <w:noWrap/>
            <w:hideMark/>
          </w:tcPr>
          <w:p w14:paraId="77EAF749" w14:textId="77777777" w:rsidR="005B311A" w:rsidRPr="005B311A" w:rsidRDefault="005B311A">
            <w:pPr>
              <w:rPr>
                <w:rFonts w:ascii="Arial" w:hAnsi="Arial" w:cs="Arial"/>
              </w:rPr>
            </w:pPr>
            <w:r w:rsidRPr="005B311A">
              <w:rPr>
                <w:rFonts w:ascii="Arial" w:hAnsi="Arial" w:cs="Arial"/>
              </w:rPr>
              <w:t>Alabama</w:t>
            </w:r>
          </w:p>
        </w:tc>
        <w:tc>
          <w:tcPr>
            <w:tcW w:w="2610" w:type="dxa"/>
            <w:noWrap/>
            <w:hideMark/>
          </w:tcPr>
          <w:p w14:paraId="0C1DB3E4" w14:textId="77777777" w:rsidR="005B311A" w:rsidRPr="005B311A" w:rsidRDefault="005B311A" w:rsidP="005B311A">
            <w:pPr>
              <w:jc w:val="center"/>
              <w:rPr>
                <w:rFonts w:ascii="Arial" w:hAnsi="Arial" w:cs="Arial"/>
              </w:rPr>
            </w:pPr>
            <w:r w:rsidRPr="005B311A">
              <w:rPr>
                <w:rFonts w:ascii="Arial" w:hAnsi="Arial" w:cs="Arial"/>
              </w:rPr>
              <w:t>47.9%</w:t>
            </w:r>
          </w:p>
        </w:tc>
      </w:tr>
      <w:tr w:rsidR="005B311A" w:rsidRPr="005B311A" w14:paraId="633B27F2" w14:textId="77777777" w:rsidTr="005B311A">
        <w:trPr>
          <w:trHeight w:val="300"/>
        </w:trPr>
        <w:tc>
          <w:tcPr>
            <w:tcW w:w="960" w:type="dxa"/>
            <w:noWrap/>
            <w:hideMark/>
          </w:tcPr>
          <w:p w14:paraId="70EA0C35" w14:textId="77777777" w:rsidR="005B311A" w:rsidRPr="005B311A" w:rsidRDefault="005B311A" w:rsidP="005B311A">
            <w:pPr>
              <w:jc w:val="center"/>
              <w:rPr>
                <w:rFonts w:ascii="Arial" w:hAnsi="Arial" w:cs="Arial"/>
              </w:rPr>
            </w:pPr>
            <w:r w:rsidRPr="005B311A">
              <w:rPr>
                <w:rFonts w:ascii="Arial" w:hAnsi="Arial" w:cs="Arial"/>
              </w:rPr>
              <w:t>8</w:t>
            </w:r>
          </w:p>
        </w:tc>
        <w:tc>
          <w:tcPr>
            <w:tcW w:w="5070" w:type="dxa"/>
            <w:noWrap/>
            <w:hideMark/>
          </w:tcPr>
          <w:p w14:paraId="5DE34450" w14:textId="77777777" w:rsidR="005B311A" w:rsidRPr="005B311A" w:rsidRDefault="005B311A">
            <w:pPr>
              <w:rPr>
                <w:rFonts w:ascii="Arial" w:hAnsi="Arial" w:cs="Arial"/>
              </w:rPr>
            </w:pPr>
            <w:r w:rsidRPr="005B311A">
              <w:rPr>
                <w:rFonts w:ascii="Arial" w:hAnsi="Arial" w:cs="Arial"/>
              </w:rPr>
              <w:t>Wyoming</w:t>
            </w:r>
          </w:p>
        </w:tc>
        <w:tc>
          <w:tcPr>
            <w:tcW w:w="2610" w:type="dxa"/>
            <w:noWrap/>
            <w:hideMark/>
          </w:tcPr>
          <w:p w14:paraId="72C0A307" w14:textId="77777777" w:rsidR="005B311A" w:rsidRPr="005B311A" w:rsidRDefault="005B311A" w:rsidP="005B311A">
            <w:pPr>
              <w:jc w:val="center"/>
              <w:rPr>
                <w:rFonts w:ascii="Arial" w:hAnsi="Arial" w:cs="Arial"/>
              </w:rPr>
            </w:pPr>
            <w:r w:rsidRPr="005B311A">
              <w:rPr>
                <w:rFonts w:ascii="Arial" w:hAnsi="Arial" w:cs="Arial"/>
              </w:rPr>
              <w:t>47.8%</w:t>
            </w:r>
          </w:p>
        </w:tc>
      </w:tr>
      <w:tr w:rsidR="005B311A" w:rsidRPr="005B311A" w14:paraId="2046188D" w14:textId="77777777" w:rsidTr="005B311A">
        <w:trPr>
          <w:trHeight w:val="300"/>
        </w:trPr>
        <w:tc>
          <w:tcPr>
            <w:tcW w:w="960" w:type="dxa"/>
            <w:noWrap/>
            <w:hideMark/>
          </w:tcPr>
          <w:p w14:paraId="6F785809" w14:textId="77777777" w:rsidR="005B311A" w:rsidRPr="005B311A" w:rsidRDefault="005B311A" w:rsidP="005B311A">
            <w:pPr>
              <w:jc w:val="center"/>
              <w:rPr>
                <w:rFonts w:ascii="Arial" w:hAnsi="Arial" w:cs="Arial"/>
              </w:rPr>
            </w:pPr>
            <w:r w:rsidRPr="005B311A">
              <w:rPr>
                <w:rFonts w:ascii="Arial" w:hAnsi="Arial" w:cs="Arial"/>
              </w:rPr>
              <w:t>9</w:t>
            </w:r>
          </w:p>
        </w:tc>
        <w:tc>
          <w:tcPr>
            <w:tcW w:w="5070" w:type="dxa"/>
            <w:noWrap/>
            <w:hideMark/>
          </w:tcPr>
          <w:p w14:paraId="76D64B66" w14:textId="77777777" w:rsidR="005B311A" w:rsidRPr="005B311A" w:rsidRDefault="005B311A">
            <w:pPr>
              <w:rPr>
                <w:rFonts w:ascii="Arial" w:hAnsi="Arial" w:cs="Arial"/>
              </w:rPr>
            </w:pPr>
            <w:r w:rsidRPr="005B311A">
              <w:rPr>
                <w:rFonts w:ascii="Arial" w:hAnsi="Arial" w:cs="Arial"/>
              </w:rPr>
              <w:t>Mississippi</w:t>
            </w:r>
          </w:p>
        </w:tc>
        <w:tc>
          <w:tcPr>
            <w:tcW w:w="2610" w:type="dxa"/>
            <w:noWrap/>
            <w:hideMark/>
          </w:tcPr>
          <w:p w14:paraId="16178B42" w14:textId="77777777" w:rsidR="005B311A" w:rsidRPr="005B311A" w:rsidRDefault="005B311A" w:rsidP="005B311A">
            <w:pPr>
              <w:jc w:val="center"/>
              <w:rPr>
                <w:rFonts w:ascii="Arial" w:hAnsi="Arial" w:cs="Arial"/>
              </w:rPr>
            </w:pPr>
            <w:r w:rsidRPr="005B311A">
              <w:rPr>
                <w:rFonts w:ascii="Arial" w:hAnsi="Arial" w:cs="Arial"/>
              </w:rPr>
              <w:t>47.7%</w:t>
            </w:r>
          </w:p>
        </w:tc>
      </w:tr>
      <w:tr w:rsidR="005B311A" w:rsidRPr="005B311A" w14:paraId="4EACDDBB" w14:textId="77777777" w:rsidTr="005B311A">
        <w:trPr>
          <w:trHeight w:val="300"/>
        </w:trPr>
        <w:tc>
          <w:tcPr>
            <w:tcW w:w="960" w:type="dxa"/>
            <w:noWrap/>
            <w:hideMark/>
          </w:tcPr>
          <w:p w14:paraId="3C28AE31" w14:textId="77777777" w:rsidR="005B311A" w:rsidRPr="005B311A" w:rsidRDefault="005B311A" w:rsidP="005B311A">
            <w:pPr>
              <w:jc w:val="center"/>
              <w:rPr>
                <w:rFonts w:ascii="Arial" w:hAnsi="Arial" w:cs="Arial"/>
              </w:rPr>
            </w:pPr>
            <w:r w:rsidRPr="005B311A">
              <w:rPr>
                <w:rFonts w:ascii="Arial" w:hAnsi="Arial" w:cs="Arial"/>
              </w:rPr>
              <w:t>10</w:t>
            </w:r>
          </w:p>
        </w:tc>
        <w:tc>
          <w:tcPr>
            <w:tcW w:w="5070" w:type="dxa"/>
            <w:noWrap/>
            <w:hideMark/>
          </w:tcPr>
          <w:p w14:paraId="7FAF66E3" w14:textId="77777777" w:rsidR="005B311A" w:rsidRPr="005B311A" w:rsidRDefault="005B311A">
            <w:pPr>
              <w:rPr>
                <w:rFonts w:ascii="Arial" w:hAnsi="Arial" w:cs="Arial"/>
              </w:rPr>
            </w:pPr>
            <w:r w:rsidRPr="005B311A">
              <w:rPr>
                <w:rFonts w:ascii="Arial" w:hAnsi="Arial" w:cs="Arial"/>
              </w:rPr>
              <w:t>Wisconsin</w:t>
            </w:r>
          </w:p>
        </w:tc>
        <w:tc>
          <w:tcPr>
            <w:tcW w:w="2610" w:type="dxa"/>
            <w:noWrap/>
            <w:hideMark/>
          </w:tcPr>
          <w:p w14:paraId="070B118C" w14:textId="77777777" w:rsidR="005B311A" w:rsidRPr="005B311A" w:rsidRDefault="005B311A" w:rsidP="005B311A">
            <w:pPr>
              <w:jc w:val="center"/>
              <w:rPr>
                <w:rFonts w:ascii="Arial" w:hAnsi="Arial" w:cs="Arial"/>
              </w:rPr>
            </w:pPr>
            <w:r w:rsidRPr="005B311A">
              <w:rPr>
                <w:rFonts w:ascii="Arial" w:hAnsi="Arial" w:cs="Arial"/>
              </w:rPr>
              <w:t>47.5%</w:t>
            </w:r>
          </w:p>
        </w:tc>
      </w:tr>
      <w:tr w:rsidR="005B311A" w:rsidRPr="005B311A" w14:paraId="618DE5B7" w14:textId="77777777" w:rsidTr="005B311A">
        <w:trPr>
          <w:trHeight w:val="300"/>
        </w:trPr>
        <w:tc>
          <w:tcPr>
            <w:tcW w:w="960" w:type="dxa"/>
            <w:noWrap/>
            <w:hideMark/>
          </w:tcPr>
          <w:p w14:paraId="58C33FC6" w14:textId="77777777" w:rsidR="005B311A" w:rsidRPr="005B311A" w:rsidRDefault="005B311A" w:rsidP="005B311A">
            <w:pPr>
              <w:jc w:val="center"/>
              <w:rPr>
                <w:rFonts w:ascii="Arial" w:hAnsi="Arial" w:cs="Arial"/>
              </w:rPr>
            </w:pPr>
            <w:r w:rsidRPr="005B311A">
              <w:rPr>
                <w:rFonts w:ascii="Arial" w:hAnsi="Arial" w:cs="Arial"/>
              </w:rPr>
              <w:t>11</w:t>
            </w:r>
          </w:p>
        </w:tc>
        <w:tc>
          <w:tcPr>
            <w:tcW w:w="5070" w:type="dxa"/>
            <w:noWrap/>
            <w:hideMark/>
          </w:tcPr>
          <w:p w14:paraId="55727DE6" w14:textId="77777777" w:rsidR="005B311A" w:rsidRPr="005B311A" w:rsidRDefault="005B311A">
            <w:pPr>
              <w:rPr>
                <w:rFonts w:ascii="Arial" w:hAnsi="Arial" w:cs="Arial"/>
              </w:rPr>
            </w:pPr>
            <w:r w:rsidRPr="005B311A">
              <w:rPr>
                <w:rFonts w:ascii="Arial" w:hAnsi="Arial" w:cs="Arial"/>
              </w:rPr>
              <w:t>Nebraska</w:t>
            </w:r>
          </w:p>
        </w:tc>
        <w:tc>
          <w:tcPr>
            <w:tcW w:w="2610" w:type="dxa"/>
            <w:noWrap/>
            <w:hideMark/>
          </w:tcPr>
          <w:p w14:paraId="2454BAC5" w14:textId="77777777" w:rsidR="005B311A" w:rsidRPr="005B311A" w:rsidRDefault="005B311A" w:rsidP="005B311A">
            <w:pPr>
              <w:jc w:val="center"/>
              <w:rPr>
                <w:rFonts w:ascii="Arial" w:hAnsi="Arial" w:cs="Arial"/>
              </w:rPr>
            </w:pPr>
            <w:r w:rsidRPr="005B311A">
              <w:rPr>
                <w:rFonts w:ascii="Arial" w:hAnsi="Arial" w:cs="Arial"/>
              </w:rPr>
              <w:t>47.5%</w:t>
            </w:r>
          </w:p>
        </w:tc>
      </w:tr>
      <w:tr w:rsidR="005B311A" w:rsidRPr="005B311A" w14:paraId="7853FF0A" w14:textId="77777777" w:rsidTr="005B311A">
        <w:trPr>
          <w:trHeight w:val="300"/>
        </w:trPr>
        <w:tc>
          <w:tcPr>
            <w:tcW w:w="960" w:type="dxa"/>
            <w:noWrap/>
            <w:hideMark/>
          </w:tcPr>
          <w:p w14:paraId="1BB288A1" w14:textId="77777777" w:rsidR="005B311A" w:rsidRPr="005B311A" w:rsidRDefault="005B311A" w:rsidP="005B311A">
            <w:pPr>
              <w:jc w:val="center"/>
              <w:rPr>
                <w:rFonts w:ascii="Arial" w:hAnsi="Arial" w:cs="Arial"/>
              </w:rPr>
            </w:pPr>
            <w:r w:rsidRPr="005B311A">
              <w:rPr>
                <w:rFonts w:ascii="Arial" w:hAnsi="Arial" w:cs="Arial"/>
              </w:rPr>
              <w:t>12</w:t>
            </w:r>
          </w:p>
        </w:tc>
        <w:tc>
          <w:tcPr>
            <w:tcW w:w="5070" w:type="dxa"/>
            <w:noWrap/>
            <w:hideMark/>
          </w:tcPr>
          <w:p w14:paraId="2B305897" w14:textId="77777777" w:rsidR="005B311A" w:rsidRPr="005B311A" w:rsidRDefault="005B311A">
            <w:pPr>
              <w:rPr>
                <w:rFonts w:ascii="Arial" w:hAnsi="Arial" w:cs="Arial"/>
              </w:rPr>
            </w:pPr>
            <w:r w:rsidRPr="005B311A">
              <w:rPr>
                <w:rFonts w:ascii="Arial" w:hAnsi="Arial" w:cs="Arial"/>
              </w:rPr>
              <w:t>Tennessee</w:t>
            </w:r>
          </w:p>
        </w:tc>
        <w:tc>
          <w:tcPr>
            <w:tcW w:w="2610" w:type="dxa"/>
            <w:noWrap/>
            <w:hideMark/>
          </w:tcPr>
          <w:p w14:paraId="78C352FF" w14:textId="77777777" w:rsidR="005B311A" w:rsidRPr="005B311A" w:rsidRDefault="005B311A" w:rsidP="005B311A">
            <w:pPr>
              <w:jc w:val="center"/>
              <w:rPr>
                <w:rFonts w:ascii="Arial" w:hAnsi="Arial" w:cs="Arial"/>
              </w:rPr>
            </w:pPr>
            <w:r w:rsidRPr="005B311A">
              <w:rPr>
                <w:rFonts w:ascii="Arial" w:hAnsi="Arial" w:cs="Arial"/>
              </w:rPr>
              <w:t>47.3%</w:t>
            </w:r>
          </w:p>
        </w:tc>
      </w:tr>
      <w:tr w:rsidR="005B311A" w:rsidRPr="005B311A" w14:paraId="2A1E0877" w14:textId="77777777" w:rsidTr="005B311A">
        <w:trPr>
          <w:trHeight w:val="300"/>
        </w:trPr>
        <w:tc>
          <w:tcPr>
            <w:tcW w:w="960" w:type="dxa"/>
            <w:noWrap/>
            <w:hideMark/>
          </w:tcPr>
          <w:p w14:paraId="496C0CF5" w14:textId="77777777" w:rsidR="005B311A" w:rsidRPr="005B311A" w:rsidRDefault="005B311A" w:rsidP="005B311A">
            <w:pPr>
              <w:jc w:val="center"/>
              <w:rPr>
                <w:rFonts w:ascii="Arial" w:hAnsi="Arial" w:cs="Arial"/>
              </w:rPr>
            </w:pPr>
            <w:r w:rsidRPr="005B311A">
              <w:rPr>
                <w:rFonts w:ascii="Arial" w:hAnsi="Arial" w:cs="Arial"/>
              </w:rPr>
              <w:t>13</w:t>
            </w:r>
          </w:p>
        </w:tc>
        <w:tc>
          <w:tcPr>
            <w:tcW w:w="5070" w:type="dxa"/>
            <w:noWrap/>
            <w:hideMark/>
          </w:tcPr>
          <w:p w14:paraId="5139E340" w14:textId="77777777" w:rsidR="005B311A" w:rsidRPr="005B311A" w:rsidRDefault="005B311A">
            <w:pPr>
              <w:rPr>
                <w:rFonts w:ascii="Arial" w:hAnsi="Arial" w:cs="Arial"/>
              </w:rPr>
            </w:pPr>
            <w:r w:rsidRPr="005B311A">
              <w:rPr>
                <w:rFonts w:ascii="Arial" w:hAnsi="Arial" w:cs="Arial"/>
              </w:rPr>
              <w:t>Ohio</w:t>
            </w:r>
          </w:p>
        </w:tc>
        <w:tc>
          <w:tcPr>
            <w:tcW w:w="2610" w:type="dxa"/>
            <w:noWrap/>
            <w:hideMark/>
          </w:tcPr>
          <w:p w14:paraId="34CFFCB2" w14:textId="77777777" w:rsidR="005B311A" w:rsidRPr="005B311A" w:rsidRDefault="005B311A" w:rsidP="005B311A">
            <w:pPr>
              <w:jc w:val="center"/>
              <w:rPr>
                <w:rFonts w:ascii="Arial" w:hAnsi="Arial" w:cs="Arial"/>
              </w:rPr>
            </w:pPr>
            <w:r w:rsidRPr="005B311A">
              <w:rPr>
                <w:rFonts w:ascii="Arial" w:hAnsi="Arial" w:cs="Arial"/>
              </w:rPr>
              <w:t>47.2%</w:t>
            </w:r>
          </w:p>
        </w:tc>
      </w:tr>
      <w:tr w:rsidR="005B311A" w:rsidRPr="005B311A" w14:paraId="4CC29591" w14:textId="77777777" w:rsidTr="005B311A">
        <w:trPr>
          <w:trHeight w:val="300"/>
        </w:trPr>
        <w:tc>
          <w:tcPr>
            <w:tcW w:w="960" w:type="dxa"/>
            <w:noWrap/>
            <w:hideMark/>
          </w:tcPr>
          <w:p w14:paraId="5D3781DD" w14:textId="77777777" w:rsidR="005B311A" w:rsidRPr="005B311A" w:rsidRDefault="005B311A" w:rsidP="005B311A">
            <w:pPr>
              <w:jc w:val="center"/>
              <w:rPr>
                <w:rFonts w:ascii="Arial" w:hAnsi="Arial" w:cs="Arial"/>
              </w:rPr>
            </w:pPr>
            <w:r w:rsidRPr="005B311A">
              <w:rPr>
                <w:rFonts w:ascii="Arial" w:hAnsi="Arial" w:cs="Arial"/>
              </w:rPr>
              <w:t>14</w:t>
            </w:r>
          </w:p>
        </w:tc>
        <w:tc>
          <w:tcPr>
            <w:tcW w:w="5070" w:type="dxa"/>
            <w:noWrap/>
            <w:hideMark/>
          </w:tcPr>
          <w:p w14:paraId="357DE3D0" w14:textId="77777777" w:rsidR="005B311A" w:rsidRPr="005B311A" w:rsidRDefault="005B311A">
            <w:pPr>
              <w:rPr>
                <w:rFonts w:ascii="Arial" w:hAnsi="Arial" w:cs="Arial"/>
              </w:rPr>
            </w:pPr>
            <w:r w:rsidRPr="005B311A">
              <w:rPr>
                <w:rFonts w:ascii="Arial" w:hAnsi="Arial" w:cs="Arial"/>
              </w:rPr>
              <w:t>Montana</w:t>
            </w:r>
          </w:p>
        </w:tc>
        <w:tc>
          <w:tcPr>
            <w:tcW w:w="2610" w:type="dxa"/>
            <w:noWrap/>
            <w:hideMark/>
          </w:tcPr>
          <w:p w14:paraId="399964F3" w14:textId="77777777" w:rsidR="005B311A" w:rsidRPr="005B311A" w:rsidRDefault="005B311A" w:rsidP="005B311A">
            <w:pPr>
              <w:jc w:val="center"/>
              <w:rPr>
                <w:rFonts w:ascii="Arial" w:hAnsi="Arial" w:cs="Arial"/>
              </w:rPr>
            </w:pPr>
            <w:r w:rsidRPr="005B311A">
              <w:rPr>
                <w:rFonts w:ascii="Arial" w:hAnsi="Arial" w:cs="Arial"/>
              </w:rPr>
              <w:t>47.0%</w:t>
            </w:r>
          </w:p>
        </w:tc>
      </w:tr>
      <w:tr w:rsidR="005B311A" w:rsidRPr="005B311A" w14:paraId="17C9F6A6" w14:textId="77777777" w:rsidTr="005B311A">
        <w:trPr>
          <w:trHeight w:val="300"/>
        </w:trPr>
        <w:tc>
          <w:tcPr>
            <w:tcW w:w="960" w:type="dxa"/>
            <w:noWrap/>
            <w:hideMark/>
          </w:tcPr>
          <w:p w14:paraId="5FF0CCF7" w14:textId="77777777" w:rsidR="005B311A" w:rsidRPr="005B311A" w:rsidRDefault="005B311A" w:rsidP="005B311A">
            <w:pPr>
              <w:jc w:val="center"/>
              <w:rPr>
                <w:rFonts w:ascii="Arial" w:hAnsi="Arial" w:cs="Arial"/>
              </w:rPr>
            </w:pPr>
            <w:r w:rsidRPr="005B311A">
              <w:rPr>
                <w:rFonts w:ascii="Arial" w:hAnsi="Arial" w:cs="Arial"/>
              </w:rPr>
              <w:t>15</w:t>
            </w:r>
          </w:p>
        </w:tc>
        <w:tc>
          <w:tcPr>
            <w:tcW w:w="5070" w:type="dxa"/>
            <w:noWrap/>
            <w:hideMark/>
          </w:tcPr>
          <w:p w14:paraId="33F41226" w14:textId="77777777" w:rsidR="005B311A" w:rsidRPr="005B311A" w:rsidRDefault="005B311A">
            <w:pPr>
              <w:rPr>
                <w:rFonts w:ascii="Arial" w:hAnsi="Arial" w:cs="Arial"/>
              </w:rPr>
            </w:pPr>
            <w:r w:rsidRPr="005B311A">
              <w:rPr>
                <w:rFonts w:ascii="Arial" w:hAnsi="Arial" w:cs="Arial"/>
              </w:rPr>
              <w:t>Oklahoma</w:t>
            </w:r>
          </w:p>
        </w:tc>
        <w:tc>
          <w:tcPr>
            <w:tcW w:w="2610" w:type="dxa"/>
            <w:noWrap/>
            <w:hideMark/>
          </w:tcPr>
          <w:p w14:paraId="3568FD4B" w14:textId="77777777" w:rsidR="005B311A" w:rsidRPr="005B311A" w:rsidRDefault="005B311A" w:rsidP="005B311A">
            <w:pPr>
              <w:jc w:val="center"/>
              <w:rPr>
                <w:rFonts w:ascii="Arial" w:hAnsi="Arial" w:cs="Arial"/>
              </w:rPr>
            </w:pPr>
            <w:r w:rsidRPr="005B311A">
              <w:rPr>
                <w:rFonts w:ascii="Arial" w:hAnsi="Arial" w:cs="Arial"/>
              </w:rPr>
              <w:t>46.9%</w:t>
            </w:r>
          </w:p>
        </w:tc>
      </w:tr>
      <w:tr w:rsidR="005B311A" w:rsidRPr="005B311A" w14:paraId="2CDD3A2B" w14:textId="77777777" w:rsidTr="005B311A">
        <w:trPr>
          <w:trHeight w:val="300"/>
        </w:trPr>
        <w:tc>
          <w:tcPr>
            <w:tcW w:w="960" w:type="dxa"/>
            <w:noWrap/>
            <w:hideMark/>
          </w:tcPr>
          <w:p w14:paraId="3A07EDF6" w14:textId="77777777" w:rsidR="005B311A" w:rsidRPr="005B311A" w:rsidRDefault="005B311A" w:rsidP="005B311A">
            <w:pPr>
              <w:jc w:val="center"/>
              <w:rPr>
                <w:rFonts w:ascii="Arial" w:hAnsi="Arial" w:cs="Arial"/>
              </w:rPr>
            </w:pPr>
            <w:r w:rsidRPr="005B311A">
              <w:rPr>
                <w:rFonts w:ascii="Arial" w:hAnsi="Arial" w:cs="Arial"/>
              </w:rPr>
              <w:t>16</w:t>
            </w:r>
          </w:p>
        </w:tc>
        <w:tc>
          <w:tcPr>
            <w:tcW w:w="5070" w:type="dxa"/>
            <w:noWrap/>
            <w:hideMark/>
          </w:tcPr>
          <w:p w14:paraId="5D40BDEC" w14:textId="77777777" w:rsidR="005B311A" w:rsidRPr="005B311A" w:rsidRDefault="005B311A">
            <w:pPr>
              <w:rPr>
                <w:rFonts w:ascii="Arial" w:hAnsi="Arial" w:cs="Arial"/>
              </w:rPr>
            </w:pPr>
            <w:r w:rsidRPr="005B311A">
              <w:rPr>
                <w:rFonts w:ascii="Arial" w:hAnsi="Arial" w:cs="Arial"/>
              </w:rPr>
              <w:t>West Virginia</w:t>
            </w:r>
          </w:p>
        </w:tc>
        <w:tc>
          <w:tcPr>
            <w:tcW w:w="2610" w:type="dxa"/>
            <w:noWrap/>
            <w:hideMark/>
          </w:tcPr>
          <w:p w14:paraId="17C2F27C" w14:textId="77777777" w:rsidR="005B311A" w:rsidRPr="005B311A" w:rsidRDefault="005B311A" w:rsidP="005B311A">
            <w:pPr>
              <w:jc w:val="center"/>
              <w:rPr>
                <w:rFonts w:ascii="Arial" w:hAnsi="Arial" w:cs="Arial"/>
              </w:rPr>
            </w:pPr>
            <w:r w:rsidRPr="005B311A">
              <w:rPr>
                <w:rFonts w:ascii="Arial" w:hAnsi="Arial" w:cs="Arial"/>
              </w:rPr>
              <w:t>46.9%</w:t>
            </w:r>
          </w:p>
        </w:tc>
      </w:tr>
      <w:tr w:rsidR="005B311A" w:rsidRPr="005B311A" w14:paraId="081447BD" w14:textId="77777777" w:rsidTr="005B311A">
        <w:trPr>
          <w:trHeight w:val="300"/>
        </w:trPr>
        <w:tc>
          <w:tcPr>
            <w:tcW w:w="960" w:type="dxa"/>
            <w:noWrap/>
            <w:hideMark/>
          </w:tcPr>
          <w:p w14:paraId="3E0D4329" w14:textId="77777777" w:rsidR="005B311A" w:rsidRPr="005B311A" w:rsidRDefault="005B311A" w:rsidP="005B311A">
            <w:pPr>
              <w:jc w:val="center"/>
              <w:rPr>
                <w:rFonts w:ascii="Arial" w:hAnsi="Arial" w:cs="Arial"/>
              </w:rPr>
            </w:pPr>
            <w:r w:rsidRPr="005B311A">
              <w:rPr>
                <w:rFonts w:ascii="Arial" w:hAnsi="Arial" w:cs="Arial"/>
              </w:rPr>
              <w:t>17</w:t>
            </w:r>
          </w:p>
        </w:tc>
        <w:tc>
          <w:tcPr>
            <w:tcW w:w="5070" w:type="dxa"/>
            <w:noWrap/>
            <w:hideMark/>
          </w:tcPr>
          <w:p w14:paraId="1DD656EF" w14:textId="77777777" w:rsidR="005B311A" w:rsidRPr="005B311A" w:rsidRDefault="005B311A">
            <w:pPr>
              <w:rPr>
                <w:rFonts w:ascii="Arial" w:hAnsi="Arial" w:cs="Arial"/>
              </w:rPr>
            </w:pPr>
            <w:r w:rsidRPr="005B311A">
              <w:rPr>
                <w:rFonts w:ascii="Arial" w:hAnsi="Arial" w:cs="Arial"/>
              </w:rPr>
              <w:t>Kansas</w:t>
            </w:r>
          </w:p>
        </w:tc>
        <w:tc>
          <w:tcPr>
            <w:tcW w:w="2610" w:type="dxa"/>
            <w:noWrap/>
            <w:hideMark/>
          </w:tcPr>
          <w:p w14:paraId="42D1DCE6" w14:textId="77777777" w:rsidR="005B311A" w:rsidRPr="005B311A" w:rsidRDefault="005B311A" w:rsidP="005B311A">
            <w:pPr>
              <w:jc w:val="center"/>
              <w:rPr>
                <w:rFonts w:ascii="Arial" w:hAnsi="Arial" w:cs="Arial"/>
              </w:rPr>
            </w:pPr>
            <w:r w:rsidRPr="005B311A">
              <w:rPr>
                <w:rFonts w:ascii="Arial" w:hAnsi="Arial" w:cs="Arial"/>
              </w:rPr>
              <w:t>46.8%</w:t>
            </w:r>
          </w:p>
        </w:tc>
      </w:tr>
      <w:tr w:rsidR="005B311A" w:rsidRPr="005B311A" w14:paraId="47622A13" w14:textId="77777777" w:rsidTr="005B311A">
        <w:trPr>
          <w:trHeight w:val="300"/>
        </w:trPr>
        <w:tc>
          <w:tcPr>
            <w:tcW w:w="960" w:type="dxa"/>
            <w:noWrap/>
            <w:hideMark/>
          </w:tcPr>
          <w:p w14:paraId="0D10CB85" w14:textId="77777777" w:rsidR="005B311A" w:rsidRPr="005B311A" w:rsidRDefault="005B311A" w:rsidP="005B311A">
            <w:pPr>
              <w:jc w:val="center"/>
              <w:rPr>
                <w:rFonts w:ascii="Arial" w:hAnsi="Arial" w:cs="Arial"/>
              </w:rPr>
            </w:pPr>
            <w:r w:rsidRPr="005B311A">
              <w:rPr>
                <w:rFonts w:ascii="Arial" w:hAnsi="Arial" w:cs="Arial"/>
              </w:rPr>
              <w:t>18</w:t>
            </w:r>
          </w:p>
        </w:tc>
        <w:tc>
          <w:tcPr>
            <w:tcW w:w="5070" w:type="dxa"/>
            <w:noWrap/>
            <w:hideMark/>
          </w:tcPr>
          <w:p w14:paraId="585C6716" w14:textId="77777777" w:rsidR="005B311A" w:rsidRPr="005B311A" w:rsidRDefault="005B311A">
            <w:pPr>
              <w:rPr>
                <w:rFonts w:ascii="Arial" w:hAnsi="Arial" w:cs="Arial"/>
              </w:rPr>
            </w:pPr>
            <w:r w:rsidRPr="005B311A">
              <w:rPr>
                <w:rFonts w:ascii="Arial" w:hAnsi="Arial" w:cs="Arial"/>
              </w:rPr>
              <w:t>North Carolina</w:t>
            </w:r>
          </w:p>
        </w:tc>
        <w:tc>
          <w:tcPr>
            <w:tcW w:w="2610" w:type="dxa"/>
            <w:noWrap/>
            <w:hideMark/>
          </w:tcPr>
          <w:p w14:paraId="6BEB928D" w14:textId="77777777" w:rsidR="005B311A" w:rsidRPr="005B311A" w:rsidRDefault="005B311A" w:rsidP="005B311A">
            <w:pPr>
              <w:jc w:val="center"/>
              <w:rPr>
                <w:rFonts w:ascii="Arial" w:hAnsi="Arial" w:cs="Arial"/>
              </w:rPr>
            </w:pPr>
            <w:r w:rsidRPr="005B311A">
              <w:rPr>
                <w:rFonts w:ascii="Arial" w:hAnsi="Arial" w:cs="Arial"/>
              </w:rPr>
              <w:t>46.7%</w:t>
            </w:r>
          </w:p>
        </w:tc>
      </w:tr>
      <w:tr w:rsidR="005B311A" w:rsidRPr="005B311A" w14:paraId="4F0FC93F" w14:textId="77777777" w:rsidTr="005B311A">
        <w:trPr>
          <w:trHeight w:val="300"/>
        </w:trPr>
        <w:tc>
          <w:tcPr>
            <w:tcW w:w="960" w:type="dxa"/>
            <w:noWrap/>
            <w:hideMark/>
          </w:tcPr>
          <w:p w14:paraId="1BF508AD" w14:textId="77777777" w:rsidR="005B311A" w:rsidRPr="005B311A" w:rsidRDefault="005B311A" w:rsidP="005B311A">
            <w:pPr>
              <w:jc w:val="center"/>
              <w:rPr>
                <w:rFonts w:ascii="Arial" w:hAnsi="Arial" w:cs="Arial"/>
              </w:rPr>
            </w:pPr>
            <w:r w:rsidRPr="005B311A">
              <w:rPr>
                <w:rFonts w:ascii="Arial" w:hAnsi="Arial" w:cs="Arial"/>
              </w:rPr>
              <w:t>19</w:t>
            </w:r>
          </w:p>
        </w:tc>
        <w:tc>
          <w:tcPr>
            <w:tcW w:w="5070" w:type="dxa"/>
            <w:noWrap/>
            <w:hideMark/>
          </w:tcPr>
          <w:p w14:paraId="225A8C4C" w14:textId="77777777" w:rsidR="005B311A" w:rsidRPr="005B311A" w:rsidRDefault="005B311A">
            <w:pPr>
              <w:rPr>
                <w:rFonts w:ascii="Arial" w:hAnsi="Arial" w:cs="Arial"/>
              </w:rPr>
            </w:pPr>
            <w:r w:rsidRPr="005B311A">
              <w:rPr>
                <w:rFonts w:ascii="Arial" w:hAnsi="Arial" w:cs="Arial"/>
              </w:rPr>
              <w:t>North Dakota</w:t>
            </w:r>
          </w:p>
        </w:tc>
        <w:tc>
          <w:tcPr>
            <w:tcW w:w="2610" w:type="dxa"/>
            <w:noWrap/>
            <w:hideMark/>
          </w:tcPr>
          <w:p w14:paraId="06C502F9" w14:textId="77777777" w:rsidR="005B311A" w:rsidRPr="005B311A" w:rsidRDefault="005B311A" w:rsidP="005B311A">
            <w:pPr>
              <w:jc w:val="center"/>
              <w:rPr>
                <w:rFonts w:ascii="Arial" w:hAnsi="Arial" w:cs="Arial"/>
              </w:rPr>
            </w:pPr>
            <w:r w:rsidRPr="005B311A">
              <w:rPr>
                <w:rFonts w:ascii="Arial" w:hAnsi="Arial" w:cs="Arial"/>
              </w:rPr>
              <w:t>46.7%</w:t>
            </w:r>
          </w:p>
        </w:tc>
      </w:tr>
      <w:tr w:rsidR="005B311A" w:rsidRPr="005B311A" w14:paraId="07D8909E" w14:textId="77777777" w:rsidTr="005B311A">
        <w:trPr>
          <w:trHeight w:val="300"/>
        </w:trPr>
        <w:tc>
          <w:tcPr>
            <w:tcW w:w="960" w:type="dxa"/>
            <w:noWrap/>
            <w:hideMark/>
          </w:tcPr>
          <w:p w14:paraId="2BA857F8" w14:textId="77777777" w:rsidR="005B311A" w:rsidRPr="005B311A" w:rsidRDefault="005B311A" w:rsidP="005B311A">
            <w:pPr>
              <w:jc w:val="center"/>
              <w:rPr>
                <w:rFonts w:ascii="Arial" w:hAnsi="Arial" w:cs="Arial"/>
              </w:rPr>
            </w:pPr>
            <w:r w:rsidRPr="005B311A">
              <w:rPr>
                <w:rFonts w:ascii="Arial" w:hAnsi="Arial" w:cs="Arial"/>
              </w:rPr>
              <w:t>20</w:t>
            </w:r>
          </w:p>
        </w:tc>
        <w:tc>
          <w:tcPr>
            <w:tcW w:w="5070" w:type="dxa"/>
            <w:noWrap/>
            <w:hideMark/>
          </w:tcPr>
          <w:p w14:paraId="74439603" w14:textId="77777777" w:rsidR="005B311A" w:rsidRPr="005B311A" w:rsidRDefault="005B311A">
            <w:pPr>
              <w:rPr>
                <w:rFonts w:ascii="Arial" w:hAnsi="Arial" w:cs="Arial"/>
              </w:rPr>
            </w:pPr>
            <w:r w:rsidRPr="005B311A">
              <w:rPr>
                <w:rFonts w:ascii="Arial" w:hAnsi="Arial" w:cs="Arial"/>
              </w:rPr>
              <w:t>South Carolina</w:t>
            </w:r>
          </w:p>
        </w:tc>
        <w:tc>
          <w:tcPr>
            <w:tcW w:w="2610" w:type="dxa"/>
            <w:noWrap/>
            <w:hideMark/>
          </w:tcPr>
          <w:p w14:paraId="5FDEF7E2" w14:textId="77777777" w:rsidR="005B311A" w:rsidRPr="005B311A" w:rsidRDefault="005B311A" w:rsidP="005B311A">
            <w:pPr>
              <w:jc w:val="center"/>
              <w:rPr>
                <w:rFonts w:ascii="Arial" w:hAnsi="Arial" w:cs="Arial"/>
              </w:rPr>
            </w:pPr>
            <w:r w:rsidRPr="005B311A">
              <w:rPr>
                <w:rFonts w:ascii="Arial" w:hAnsi="Arial" w:cs="Arial"/>
              </w:rPr>
              <w:t>46.6%</w:t>
            </w:r>
          </w:p>
        </w:tc>
      </w:tr>
      <w:tr w:rsidR="005B311A" w:rsidRPr="005B311A" w14:paraId="4DB64293" w14:textId="77777777" w:rsidTr="005B311A">
        <w:trPr>
          <w:trHeight w:val="300"/>
        </w:trPr>
        <w:tc>
          <w:tcPr>
            <w:tcW w:w="960" w:type="dxa"/>
            <w:noWrap/>
            <w:hideMark/>
          </w:tcPr>
          <w:p w14:paraId="1A30A603" w14:textId="77777777" w:rsidR="005B311A" w:rsidRPr="005B311A" w:rsidRDefault="005B311A" w:rsidP="005B311A">
            <w:pPr>
              <w:jc w:val="center"/>
              <w:rPr>
                <w:rFonts w:ascii="Arial" w:hAnsi="Arial" w:cs="Arial"/>
              </w:rPr>
            </w:pPr>
            <w:r w:rsidRPr="005B311A">
              <w:rPr>
                <w:rFonts w:ascii="Arial" w:hAnsi="Arial" w:cs="Arial"/>
              </w:rPr>
              <w:t>21</w:t>
            </w:r>
          </w:p>
        </w:tc>
        <w:tc>
          <w:tcPr>
            <w:tcW w:w="5070" w:type="dxa"/>
            <w:noWrap/>
            <w:hideMark/>
          </w:tcPr>
          <w:p w14:paraId="575D85CC" w14:textId="77777777" w:rsidR="005B311A" w:rsidRPr="005B311A" w:rsidRDefault="005B311A">
            <w:pPr>
              <w:rPr>
                <w:rFonts w:ascii="Arial" w:hAnsi="Arial" w:cs="Arial"/>
              </w:rPr>
            </w:pPr>
            <w:r w:rsidRPr="005B311A">
              <w:rPr>
                <w:rFonts w:ascii="Arial" w:hAnsi="Arial" w:cs="Arial"/>
              </w:rPr>
              <w:t>Michigan</w:t>
            </w:r>
          </w:p>
        </w:tc>
        <w:tc>
          <w:tcPr>
            <w:tcW w:w="2610" w:type="dxa"/>
            <w:noWrap/>
            <w:hideMark/>
          </w:tcPr>
          <w:p w14:paraId="39E2D29A" w14:textId="77777777" w:rsidR="005B311A" w:rsidRPr="005B311A" w:rsidRDefault="005B311A" w:rsidP="005B311A">
            <w:pPr>
              <w:jc w:val="center"/>
              <w:rPr>
                <w:rFonts w:ascii="Arial" w:hAnsi="Arial" w:cs="Arial"/>
              </w:rPr>
            </w:pPr>
            <w:r w:rsidRPr="005B311A">
              <w:rPr>
                <w:rFonts w:ascii="Arial" w:hAnsi="Arial" w:cs="Arial"/>
              </w:rPr>
              <w:t>46.5%</w:t>
            </w:r>
          </w:p>
        </w:tc>
      </w:tr>
      <w:tr w:rsidR="005B311A" w:rsidRPr="005B311A" w14:paraId="52A2DDEE" w14:textId="77777777" w:rsidTr="005B311A">
        <w:trPr>
          <w:trHeight w:val="300"/>
        </w:trPr>
        <w:tc>
          <w:tcPr>
            <w:tcW w:w="960" w:type="dxa"/>
            <w:noWrap/>
            <w:hideMark/>
          </w:tcPr>
          <w:p w14:paraId="6424D911" w14:textId="77777777" w:rsidR="005B311A" w:rsidRPr="005B311A" w:rsidRDefault="005B311A" w:rsidP="005B311A">
            <w:pPr>
              <w:jc w:val="center"/>
              <w:rPr>
                <w:rFonts w:ascii="Arial" w:hAnsi="Arial" w:cs="Arial"/>
              </w:rPr>
            </w:pPr>
            <w:r w:rsidRPr="005B311A">
              <w:rPr>
                <w:rFonts w:ascii="Arial" w:hAnsi="Arial" w:cs="Arial"/>
              </w:rPr>
              <w:t>22</w:t>
            </w:r>
          </w:p>
        </w:tc>
        <w:tc>
          <w:tcPr>
            <w:tcW w:w="5070" w:type="dxa"/>
            <w:noWrap/>
            <w:hideMark/>
          </w:tcPr>
          <w:p w14:paraId="74A84EF1" w14:textId="77777777" w:rsidR="005B311A" w:rsidRPr="005B311A" w:rsidRDefault="005B311A">
            <w:pPr>
              <w:rPr>
                <w:rFonts w:ascii="Arial" w:hAnsi="Arial" w:cs="Arial"/>
              </w:rPr>
            </w:pPr>
            <w:r w:rsidRPr="005B311A">
              <w:rPr>
                <w:rFonts w:ascii="Arial" w:hAnsi="Arial" w:cs="Arial"/>
              </w:rPr>
              <w:t>Missouri</w:t>
            </w:r>
          </w:p>
        </w:tc>
        <w:tc>
          <w:tcPr>
            <w:tcW w:w="2610" w:type="dxa"/>
            <w:noWrap/>
            <w:hideMark/>
          </w:tcPr>
          <w:p w14:paraId="77E977B9" w14:textId="77777777" w:rsidR="005B311A" w:rsidRPr="005B311A" w:rsidRDefault="005B311A" w:rsidP="005B311A">
            <w:pPr>
              <w:jc w:val="center"/>
              <w:rPr>
                <w:rFonts w:ascii="Arial" w:hAnsi="Arial" w:cs="Arial"/>
              </w:rPr>
            </w:pPr>
            <w:r w:rsidRPr="005B311A">
              <w:rPr>
                <w:rFonts w:ascii="Arial" w:hAnsi="Arial" w:cs="Arial"/>
              </w:rPr>
              <w:t>46.5%</w:t>
            </w:r>
          </w:p>
        </w:tc>
      </w:tr>
      <w:tr w:rsidR="005B311A" w:rsidRPr="005B311A" w14:paraId="002404EE" w14:textId="77777777" w:rsidTr="005B311A">
        <w:trPr>
          <w:trHeight w:val="300"/>
        </w:trPr>
        <w:tc>
          <w:tcPr>
            <w:tcW w:w="960" w:type="dxa"/>
            <w:noWrap/>
            <w:hideMark/>
          </w:tcPr>
          <w:p w14:paraId="4D28D8B0" w14:textId="77777777" w:rsidR="005B311A" w:rsidRPr="005B311A" w:rsidRDefault="005B311A" w:rsidP="005B311A">
            <w:pPr>
              <w:jc w:val="center"/>
              <w:rPr>
                <w:rFonts w:ascii="Arial" w:hAnsi="Arial" w:cs="Arial"/>
              </w:rPr>
            </w:pPr>
            <w:r w:rsidRPr="005B311A">
              <w:rPr>
                <w:rFonts w:ascii="Arial" w:hAnsi="Arial" w:cs="Arial"/>
              </w:rPr>
              <w:t>23</w:t>
            </w:r>
          </w:p>
        </w:tc>
        <w:tc>
          <w:tcPr>
            <w:tcW w:w="5070" w:type="dxa"/>
            <w:noWrap/>
            <w:hideMark/>
          </w:tcPr>
          <w:p w14:paraId="330DC0FD" w14:textId="77777777" w:rsidR="005B311A" w:rsidRPr="005B311A" w:rsidRDefault="005B311A">
            <w:pPr>
              <w:rPr>
                <w:rFonts w:ascii="Arial" w:hAnsi="Arial" w:cs="Arial"/>
              </w:rPr>
            </w:pPr>
            <w:r w:rsidRPr="005B311A">
              <w:rPr>
                <w:rFonts w:ascii="Arial" w:hAnsi="Arial" w:cs="Arial"/>
              </w:rPr>
              <w:t>Maine</w:t>
            </w:r>
          </w:p>
        </w:tc>
        <w:tc>
          <w:tcPr>
            <w:tcW w:w="2610" w:type="dxa"/>
            <w:noWrap/>
            <w:hideMark/>
          </w:tcPr>
          <w:p w14:paraId="31B176B6" w14:textId="77777777" w:rsidR="005B311A" w:rsidRPr="005B311A" w:rsidRDefault="005B311A" w:rsidP="005B311A">
            <w:pPr>
              <w:jc w:val="center"/>
              <w:rPr>
                <w:rFonts w:ascii="Arial" w:hAnsi="Arial" w:cs="Arial"/>
              </w:rPr>
            </w:pPr>
            <w:r w:rsidRPr="005B311A">
              <w:rPr>
                <w:rFonts w:ascii="Arial" w:hAnsi="Arial" w:cs="Arial"/>
              </w:rPr>
              <w:t>46.5%</w:t>
            </w:r>
          </w:p>
        </w:tc>
      </w:tr>
      <w:tr w:rsidR="005B311A" w:rsidRPr="005B311A" w14:paraId="5499DCB9" w14:textId="77777777" w:rsidTr="005B311A">
        <w:trPr>
          <w:trHeight w:val="300"/>
        </w:trPr>
        <w:tc>
          <w:tcPr>
            <w:tcW w:w="960" w:type="dxa"/>
            <w:noWrap/>
            <w:hideMark/>
          </w:tcPr>
          <w:p w14:paraId="00DDC5A7" w14:textId="77777777" w:rsidR="005B311A" w:rsidRPr="005B311A" w:rsidRDefault="005B311A" w:rsidP="005B311A">
            <w:pPr>
              <w:jc w:val="center"/>
              <w:rPr>
                <w:rFonts w:ascii="Arial" w:hAnsi="Arial" w:cs="Arial"/>
              </w:rPr>
            </w:pPr>
            <w:r w:rsidRPr="005B311A">
              <w:rPr>
                <w:rFonts w:ascii="Arial" w:hAnsi="Arial" w:cs="Arial"/>
              </w:rPr>
              <w:t>24</w:t>
            </w:r>
          </w:p>
        </w:tc>
        <w:tc>
          <w:tcPr>
            <w:tcW w:w="5070" w:type="dxa"/>
            <w:noWrap/>
            <w:hideMark/>
          </w:tcPr>
          <w:p w14:paraId="56F44B12" w14:textId="77777777" w:rsidR="005B311A" w:rsidRPr="005B311A" w:rsidRDefault="005B311A">
            <w:pPr>
              <w:rPr>
                <w:rFonts w:ascii="Arial" w:hAnsi="Arial" w:cs="Arial"/>
              </w:rPr>
            </w:pPr>
            <w:r w:rsidRPr="005B311A">
              <w:rPr>
                <w:rFonts w:ascii="Arial" w:hAnsi="Arial" w:cs="Arial"/>
              </w:rPr>
              <w:t>Louisiana</w:t>
            </w:r>
          </w:p>
        </w:tc>
        <w:tc>
          <w:tcPr>
            <w:tcW w:w="2610" w:type="dxa"/>
            <w:noWrap/>
            <w:hideMark/>
          </w:tcPr>
          <w:p w14:paraId="74F0CA9D" w14:textId="77777777" w:rsidR="005B311A" w:rsidRPr="005B311A" w:rsidRDefault="005B311A" w:rsidP="005B311A">
            <w:pPr>
              <w:jc w:val="center"/>
              <w:rPr>
                <w:rFonts w:ascii="Arial" w:hAnsi="Arial" w:cs="Arial"/>
              </w:rPr>
            </w:pPr>
            <w:r w:rsidRPr="005B311A">
              <w:rPr>
                <w:rFonts w:ascii="Arial" w:hAnsi="Arial" w:cs="Arial"/>
              </w:rPr>
              <w:t>46.5%</w:t>
            </w:r>
          </w:p>
        </w:tc>
      </w:tr>
      <w:tr w:rsidR="005B311A" w:rsidRPr="005B311A" w14:paraId="4A06C5E0" w14:textId="77777777" w:rsidTr="005B311A">
        <w:trPr>
          <w:trHeight w:val="300"/>
        </w:trPr>
        <w:tc>
          <w:tcPr>
            <w:tcW w:w="960" w:type="dxa"/>
            <w:noWrap/>
            <w:hideMark/>
          </w:tcPr>
          <w:p w14:paraId="2DB5906E" w14:textId="77777777" w:rsidR="005B311A" w:rsidRPr="005B311A" w:rsidRDefault="005B311A" w:rsidP="005B311A">
            <w:pPr>
              <w:jc w:val="center"/>
              <w:rPr>
                <w:rFonts w:ascii="Arial" w:hAnsi="Arial" w:cs="Arial"/>
              </w:rPr>
            </w:pPr>
            <w:r w:rsidRPr="005B311A">
              <w:rPr>
                <w:rFonts w:ascii="Arial" w:hAnsi="Arial" w:cs="Arial"/>
              </w:rPr>
              <w:t>25</w:t>
            </w:r>
          </w:p>
        </w:tc>
        <w:tc>
          <w:tcPr>
            <w:tcW w:w="5070" w:type="dxa"/>
            <w:noWrap/>
            <w:hideMark/>
          </w:tcPr>
          <w:p w14:paraId="2972A308" w14:textId="77777777" w:rsidR="005B311A" w:rsidRPr="005B311A" w:rsidRDefault="005B311A">
            <w:pPr>
              <w:rPr>
                <w:rFonts w:ascii="Arial" w:hAnsi="Arial" w:cs="Arial"/>
              </w:rPr>
            </w:pPr>
            <w:r w:rsidRPr="005B311A">
              <w:rPr>
                <w:rFonts w:ascii="Arial" w:hAnsi="Arial" w:cs="Arial"/>
              </w:rPr>
              <w:t>Texas</w:t>
            </w:r>
          </w:p>
        </w:tc>
        <w:tc>
          <w:tcPr>
            <w:tcW w:w="2610" w:type="dxa"/>
            <w:noWrap/>
            <w:hideMark/>
          </w:tcPr>
          <w:p w14:paraId="2DE51FEE" w14:textId="77777777" w:rsidR="005B311A" w:rsidRPr="005B311A" w:rsidRDefault="005B311A" w:rsidP="005B311A">
            <w:pPr>
              <w:jc w:val="center"/>
              <w:rPr>
                <w:rFonts w:ascii="Arial" w:hAnsi="Arial" w:cs="Arial"/>
              </w:rPr>
            </w:pPr>
            <w:r w:rsidRPr="005B311A">
              <w:rPr>
                <w:rFonts w:ascii="Arial" w:hAnsi="Arial" w:cs="Arial"/>
              </w:rPr>
              <w:t>46.5%</w:t>
            </w:r>
          </w:p>
        </w:tc>
      </w:tr>
      <w:tr w:rsidR="005B311A" w:rsidRPr="005B311A" w14:paraId="143D0F2B" w14:textId="77777777" w:rsidTr="005B311A">
        <w:trPr>
          <w:trHeight w:val="300"/>
        </w:trPr>
        <w:tc>
          <w:tcPr>
            <w:tcW w:w="960" w:type="dxa"/>
            <w:noWrap/>
            <w:hideMark/>
          </w:tcPr>
          <w:p w14:paraId="00E2091B" w14:textId="77777777" w:rsidR="005B311A" w:rsidRPr="005B311A" w:rsidRDefault="005B311A" w:rsidP="005B311A">
            <w:pPr>
              <w:jc w:val="center"/>
              <w:rPr>
                <w:rFonts w:ascii="Arial" w:hAnsi="Arial" w:cs="Arial"/>
              </w:rPr>
            </w:pPr>
            <w:r w:rsidRPr="005B311A">
              <w:rPr>
                <w:rFonts w:ascii="Arial" w:hAnsi="Arial" w:cs="Arial"/>
              </w:rPr>
              <w:t>26</w:t>
            </w:r>
          </w:p>
        </w:tc>
        <w:tc>
          <w:tcPr>
            <w:tcW w:w="5070" w:type="dxa"/>
            <w:noWrap/>
            <w:hideMark/>
          </w:tcPr>
          <w:p w14:paraId="7A840568" w14:textId="77777777" w:rsidR="005B311A" w:rsidRPr="005B311A" w:rsidRDefault="005B311A">
            <w:pPr>
              <w:rPr>
                <w:rFonts w:ascii="Arial" w:hAnsi="Arial" w:cs="Arial"/>
              </w:rPr>
            </w:pPr>
            <w:r w:rsidRPr="005B311A">
              <w:rPr>
                <w:rFonts w:ascii="Arial" w:hAnsi="Arial" w:cs="Arial"/>
              </w:rPr>
              <w:t>Idaho</w:t>
            </w:r>
          </w:p>
        </w:tc>
        <w:tc>
          <w:tcPr>
            <w:tcW w:w="2610" w:type="dxa"/>
            <w:noWrap/>
            <w:hideMark/>
          </w:tcPr>
          <w:p w14:paraId="35D05441" w14:textId="77777777" w:rsidR="005B311A" w:rsidRPr="005B311A" w:rsidRDefault="005B311A" w:rsidP="005B311A">
            <w:pPr>
              <w:jc w:val="center"/>
              <w:rPr>
                <w:rFonts w:ascii="Arial" w:hAnsi="Arial" w:cs="Arial"/>
              </w:rPr>
            </w:pPr>
            <w:r w:rsidRPr="005B311A">
              <w:rPr>
                <w:rFonts w:ascii="Arial" w:hAnsi="Arial" w:cs="Arial"/>
              </w:rPr>
              <w:t>46.4%</w:t>
            </w:r>
          </w:p>
        </w:tc>
      </w:tr>
      <w:tr w:rsidR="005B311A" w:rsidRPr="005B311A" w14:paraId="05B96BE4" w14:textId="77777777" w:rsidTr="005B311A">
        <w:trPr>
          <w:trHeight w:val="300"/>
        </w:trPr>
        <w:tc>
          <w:tcPr>
            <w:tcW w:w="960" w:type="dxa"/>
            <w:noWrap/>
            <w:hideMark/>
          </w:tcPr>
          <w:p w14:paraId="057B9807" w14:textId="77777777" w:rsidR="005B311A" w:rsidRPr="005B311A" w:rsidRDefault="005B311A" w:rsidP="005B311A">
            <w:pPr>
              <w:jc w:val="center"/>
              <w:rPr>
                <w:rFonts w:ascii="Arial" w:hAnsi="Arial" w:cs="Arial"/>
              </w:rPr>
            </w:pPr>
            <w:r w:rsidRPr="005B311A">
              <w:rPr>
                <w:rFonts w:ascii="Arial" w:hAnsi="Arial" w:cs="Arial"/>
              </w:rPr>
              <w:t>27</w:t>
            </w:r>
          </w:p>
        </w:tc>
        <w:tc>
          <w:tcPr>
            <w:tcW w:w="5070" w:type="dxa"/>
            <w:noWrap/>
            <w:hideMark/>
          </w:tcPr>
          <w:p w14:paraId="7183E8E1" w14:textId="77777777" w:rsidR="005B311A" w:rsidRPr="005B311A" w:rsidRDefault="005B311A">
            <w:pPr>
              <w:rPr>
                <w:rFonts w:ascii="Arial" w:hAnsi="Arial" w:cs="Arial"/>
              </w:rPr>
            </w:pPr>
            <w:r w:rsidRPr="005B311A">
              <w:rPr>
                <w:rFonts w:ascii="Arial" w:hAnsi="Arial" w:cs="Arial"/>
              </w:rPr>
              <w:t>Florida</w:t>
            </w:r>
          </w:p>
        </w:tc>
        <w:tc>
          <w:tcPr>
            <w:tcW w:w="2610" w:type="dxa"/>
            <w:noWrap/>
            <w:hideMark/>
          </w:tcPr>
          <w:p w14:paraId="6C8A039C" w14:textId="77777777" w:rsidR="005B311A" w:rsidRPr="005B311A" w:rsidRDefault="005B311A" w:rsidP="005B311A">
            <w:pPr>
              <w:jc w:val="center"/>
              <w:rPr>
                <w:rFonts w:ascii="Arial" w:hAnsi="Arial" w:cs="Arial"/>
              </w:rPr>
            </w:pPr>
            <w:r w:rsidRPr="005B311A">
              <w:rPr>
                <w:rFonts w:ascii="Arial" w:hAnsi="Arial" w:cs="Arial"/>
              </w:rPr>
              <w:t>46.3%</w:t>
            </w:r>
          </w:p>
        </w:tc>
      </w:tr>
      <w:tr w:rsidR="005B311A" w:rsidRPr="005B311A" w14:paraId="36C001BD" w14:textId="77777777" w:rsidTr="005B311A">
        <w:trPr>
          <w:trHeight w:val="300"/>
        </w:trPr>
        <w:tc>
          <w:tcPr>
            <w:tcW w:w="960" w:type="dxa"/>
            <w:noWrap/>
            <w:hideMark/>
          </w:tcPr>
          <w:p w14:paraId="356CB2D1" w14:textId="77777777" w:rsidR="005B311A" w:rsidRPr="005B311A" w:rsidRDefault="005B311A" w:rsidP="005B311A">
            <w:pPr>
              <w:jc w:val="center"/>
              <w:rPr>
                <w:rFonts w:ascii="Arial" w:hAnsi="Arial" w:cs="Arial"/>
              </w:rPr>
            </w:pPr>
            <w:r w:rsidRPr="005B311A">
              <w:rPr>
                <w:rFonts w:ascii="Arial" w:hAnsi="Arial" w:cs="Arial"/>
              </w:rPr>
              <w:t>28</w:t>
            </w:r>
          </w:p>
        </w:tc>
        <w:tc>
          <w:tcPr>
            <w:tcW w:w="5070" w:type="dxa"/>
            <w:noWrap/>
            <w:hideMark/>
          </w:tcPr>
          <w:p w14:paraId="2614BD1E" w14:textId="77777777" w:rsidR="005B311A" w:rsidRPr="005B311A" w:rsidRDefault="005B311A">
            <w:pPr>
              <w:rPr>
                <w:rFonts w:ascii="Arial" w:hAnsi="Arial" w:cs="Arial"/>
              </w:rPr>
            </w:pPr>
            <w:r w:rsidRPr="005B311A">
              <w:rPr>
                <w:rFonts w:ascii="Arial" w:hAnsi="Arial" w:cs="Arial"/>
              </w:rPr>
              <w:t>New Hampshire</w:t>
            </w:r>
          </w:p>
        </w:tc>
        <w:tc>
          <w:tcPr>
            <w:tcW w:w="2610" w:type="dxa"/>
            <w:noWrap/>
            <w:hideMark/>
          </w:tcPr>
          <w:p w14:paraId="04A7DC6D" w14:textId="77777777" w:rsidR="005B311A" w:rsidRPr="005B311A" w:rsidRDefault="005B311A" w:rsidP="005B311A">
            <w:pPr>
              <w:jc w:val="center"/>
              <w:rPr>
                <w:rFonts w:ascii="Arial" w:hAnsi="Arial" w:cs="Arial"/>
              </w:rPr>
            </w:pPr>
            <w:r w:rsidRPr="005B311A">
              <w:rPr>
                <w:rFonts w:ascii="Arial" w:hAnsi="Arial" w:cs="Arial"/>
              </w:rPr>
              <w:t>46.1%</w:t>
            </w:r>
          </w:p>
        </w:tc>
      </w:tr>
      <w:tr w:rsidR="005B311A" w:rsidRPr="005B311A" w14:paraId="62B9F54F" w14:textId="77777777" w:rsidTr="005B311A">
        <w:trPr>
          <w:trHeight w:val="300"/>
        </w:trPr>
        <w:tc>
          <w:tcPr>
            <w:tcW w:w="960" w:type="dxa"/>
            <w:noWrap/>
            <w:hideMark/>
          </w:tcPr>
          <w:p w14:paraId="7F0F75B7" w14:textId="77777777" w:rsidR="005B311A" w:rsidRPr="005B311A" w:rsidRDefault="005B311A" w:rsidP="005B311A">
            <w:pPr>
              <w:jc w:val="center"/>
              <w:rPr>
                <w:rFonts w:ascii="Arial" w:hAnsi="Arial" w:cs="Arial"/>
              </w:rPr>
            </w:pPr>
            <w:r w:rsidRPr="005B311A">
              <w:rPr>
                <w:rFonts w:ascii="Arial" w:hAnsi="Arial" w:cs="Arial"/>
              </w:rPr>
              <w:t>29</w:t>
            </w:r>
          </w:p>
        </w:tc>
        <w:tc>
          <w:tcPr>
            <w:tcW w:w="5070" w:type="dxa"/>
            <w:noWrap/>
            <w:hideMark/>
          </w:tcPr>
          <w:p w14:paraId="0F23E751" w14:textId="77777777" w:rsidR="005B311A" w:rsidRPr="005B311A" w:rsidRDefault="005B311A">
            <w:pPr>
              <w:rPr>
                <w:rFonts w:ascii="Arial" w:hAnsi="Arial" w:cs="Arial"/>
              </w:rPr>
            </w:pPr>
            <w:r w:rsidRPr="005B311A">
              <w:rPr>
                <w:rFonts w:ascii="Arial" w:hAnsi="Arial" w:cs="Arial"/>
              </w:rPr>
              <w:t>Oregon</w:t>
            </w:r>
          </w:p>
        </w:tc>
        <w:tc>
          <w:tcPr>
            <w:tcW w:w="2610" w:type="dxa"/>
            <w:noWrap/>
            <w:hideMark/>
          </w:tcPr>
          <w:p w14:paraId="6F6DCF63" w14:textId="77777777" w:rsidR="005B311A" w:rsidRPr="005B311A" w:rsidRDefault="005B311A" w:rsidP="005B311A">
            <w:pPr>
              <w:jc w:val="center"/>
              <w:rPr>
                <w:rFonts w:ascii="Arial" w:hAnsi="Arial" w:cs="Arial"/>
              </w:rPr>
            </w:pPr>
            <w:r w:rsidRPr="005B311A">
              <w:rPr>
                <w:rFonts w:ascii="Arial" w:hAnsi="Arial" w:cs="Arial"/>
              </w:rPr>
              <w:t>46.1%</w:t>
            </w:r>
          </w:p>
        </w:tc>
      </w:tr>
      <w:tr w:rsidR="005B311A" w:rsidRPr="005B311A" w14:paraId="00DFC76E" w14:textId="77777777" w:rsidTr="005B311A">
        <w:trPr>
          <w:trHeight w:val="300"/>
        </w:trPr>
        <w:tc>
          <w:tcPr>
            <w:tcW w:w="960" w:type="dxa"/>
            <w:noWrap/>
            <w:hideMark/>
          </w:tcPr>
          <w:p w14:paraId="1304CAB8" w14:textId="77777777" w:rsidR="005B311A" w:rsidRPr="005B311A" w:rsidRDefault="005B311A" w:rsidP="005B311A">
            <w:pPr>
              <w:jc w:val="center"/>
              <w:rPr>
                <w:rFonts w:ascii="Arial" w:hAnsi="Arial" w:cs="Arial"/>
              </w:rPr>
            </w:pPr>
            <w:r w:rsidRPr="005B311A">
              <w:rPr>
                <w:rFonts w:ascii="Arial" w:hAnsi="Arial" w:cs="Arial"/>
              </w:rPr>
              <w:t>30</w:t>
            </w:r>
          </w:p>
        </w:tc>
        <w:tc>
          <w:tcPr>
            <w:tcW w:w="5070" w:type="dxa"/>
            <w:noWrap/>
            <w:hideMark/>
          </w:tcPr>
          <w:p w14:paraId="39E1A15A" w14:textId="77777777" w:rsidR="005B311A" w:rsidRPr="005B311A" w:rsidRDefault="005B311A">
            <w:pPr>
              <w:rPr>
                <w:rFonts w:ascii="Arial" w:hAnsi="Arial" w:cs="Arial"/>
              </w:rPr>
            </w:pPr>
            <w:r w:rsidRPr="005B311A">
              <w:rPr>
                <w:rFonts w:ascii="Arial" w:hAnsi="Arial" w:cs="Arial"/>
              </w:rPr>
              <w:t>Rhode Island</w:t>
            </w:r>
          </w:p>
        </w:tc>
        <w:tc>
          <w:tcPr>
            <w:tcW w:w="2610" w:type="dxa"/>
            <w:noWrap/>
            <w:hideMark/>
          </w:tcPr>
          <w:p w14:paraId="1FF7CF7E" w14:textId="77777777" w:rsidR="005B311A" w:rsidRPr="005B311A" w:rsidRDefault="005B311A" w:rsidP="005B311A">
            <w:pPr>
              <w:jc w:val="center"/>
              <w:rPr>
                <w:rFonts w:ascii="Arial" w:hAnsi="Arial" w:cs="Arial"/>
              </w:rPr>
            </w:pPr>
            <w:r w:rsidRPr="005B311A">
              <w:rPr>
                <w:rFonts w:ascii="Arial" w:hAnsi="Arial" w:cs="Arial"/>
              </w:rPr>
              <w:t>46.0%</w:t>
            </w:r>
          </w:p>
        </w:tc>
      </w:tr>
      <w:tr w:rsidR="005B311A" w:rsidRPr="005B311A" w14:paraId="4168860A" w14:textId="77777777" w:rsidTr="005B311A">
        <w:trPr>
          <w:trHeight w:val="300"/>
        </w:trPr>
        <w:tc>
          <w:tcPr>
            <w:tcW w:w="960" w:type="dxa"/>
            <w:noWrap/>
            <w:hideMark/>
          </w:tcPr>
          <w:p w14:paraId="23F27259" w14:textId="77777777" w:rsidR="005B311A" w:rsidRPr="005B311A" w:rsidRDefault="005B311A" w:rsidP="005B311A">
            <w:pPr>
              <w:jc w:val="center"/>
              <w:rPr>
                <w:rFonts w:ascii="Arial" w:hAnsi="Arial" w:cs="Arial"/>
              </w:rPr>
            </w:pPr>
            <w:r w:rsidRPr="005B311A">
              <w:rPr>
                <w:rFonts w:ascii="Arial" w:hAnsi="Arial" w:cs="Arial"/>
              </w:rPr>
              <w:t>31</w:t>
            </w:r>
          </w:p>
        </w:tc>
        <w:tc>
          <w:tcPr>
            <w:tcW w:w="5070" w:type="dxa"/>
            <w:noWrap/>
            <w:hideMark/>
          </w:tcPr>
          <w:p w14:paraId="27197A54" w14:textId="77777777" w:rsidR="005B311A" w:rsidRPr="005B311A" w:rsidRDefault="005B311A">
            <w:pPr>
              <w:rPr>
                <w:rFonts w:ascii="Arial" w:hAnsi="Arial" w:cs="Arial"/>
              </w:rPr>
            </w:pPr>
            <w:r w:rsidRPr="005B311A">
              <w:rPr>
                <w:rFonts w:ascii="Arial" w:hAnsi="Arial" w:cs="Arial"/>
              </w:rPr>
              <w:t>Pennsylvania</w:t>
            </w:r>
          </w:p>
        </w:tc>
        <w:tc>
          <w:tcPr>
            <w:tcW w:w="2610" w:type="dxa"/>
            <w:noWrap/>
            <w:hideMark/>
          </w:tcPr>
          <w:p w14:paraId="1776BE20" w14:textId="77777777" w:rsidR="005B311A" w:rsidRPr="005B311A" w:rsidRDefault="005B311A" w:rsidP="005B311A">
            <w:pPr>
              <w:jc w:val="center"/>
              <w:rPr>
                <w:rFonts w:ascii="Arial" w:hAnsi="Arial" w:cs="Arial"/>
              </w:rPr>
            </w:pPr>
            <w:r w:rsidRPr="005B311A">
              <w:rPr>
                <w:rFonts w:ascii="Arial" w:hAnsi="Arial" w:cs="Arial"/>
              </w:rPr>
              <w:t>45.9%</w:t>
            </w:r>
          </w:p>
        </w:tc>
      </w:tr>
      <w:tr w:rsidR="005B311A" w:rsidRPr="005B311A" w14:paraId="3E7427FC" w14:textId="77777777" w:rsidTr="005B311A">
        <w:trPr>
          <w:trHeight w:val="300"/>
        </w:trPr>
        <w:tc>
          <w:tcPr>
            <w:tcW w:w="960" w:type="dxa"/>
            <w:noWrap/>
            <w:hideMark/>
          </w:tcPr>
          <w:p w14:paraId="61EAF680" w14:textId="77777777" w:rsidR="005B311A" w:rsidRPr="005B311A" w:rsidRDefault="005B311A" w:rsidP="005B311A">
            <w:pPr>
              <w:jc w:val="center"/>
              <w:rPr>
                <w:rFonts w:ascii="Arial" w:hAnsi="Arial" w:cs="Arial"/>
              </w:rPr>
            </w:pPr>
            <w:r w:rsidRPr="005B311A">
              <w:rPr>
                <w:rFonts w:ascii="Arial" w:hAnsi="Arial" w:cs="Arial"/>
              </w:rPr>
              <w:t>32</w:t>
            </w:r>
          </w:p>
        </w:tc>
        <w:tc>
          <w:tcPr>
            <w:tcW w:w="5070" w:type="dxa"/>
            <w:noWrap/>
            <w:hideMark/>
          </w:tcPr>
          <w:p w14:paraId="0DFF6BF6" w14:textId="77777777" w:rsidR="005B311A" w:rsidRPr="005B311A" w:rsidRDefault="005B311A">
            <w:pPr>
              <w:rPr>
                <w:rFonts w:ascii="Arial" w:hAnsi="Arial" w:cs="Arial"/>
              </w:rPr>
            </w:pPr>
            <w:r w:rsidRPr="005B311A">
              <w:rPr>
                <w:rFonts w:ascii="Arial" w:hAnsi="Arial" w:cs="Arial"/>
              </w:rPr>
              <w:t>Alaska</w:t>
            </w:r>
          </w:p>
        </w:tc>
        <w:tc>
          <w:tcPr>
            <w:tcW w:w="2610" w:type="dxa"/>
            <w:noWrap/>
            <w:hideMark/>
          </w:tcPr>
          <w:p w14:paraId="1ADD7F95" w14:textId="77777777" w:rsidR="005B311A" w:rsidRPr="005B311A" w:rsidRDefault="005B311A" w:rsidP="005B311A">
            <w:pPr>
              <w:jc w:val="center"/>
              <w:rPr>
                <w:rFonts w:ascii="Arial" w:hAnsi="Arial" w:cs="Arial"/>
              </w:rPr>
            </w:pPr>
            <w:r w:rsidRPr="005B311A">
              <w:rPr>
                <w:rFonts w:ascii="Arial" w:hAnsi="Arial" w:cs="Arial"/>
              </w:rPr>
              <w:t>45.9%</w:t>
            </w:r>
          </w:p>
        </w:tc>
      </w:tr>
      <w:tr w:rsidR="005B311A" w:rsidRPr="005B311A" w14:paraId="1B320254" w14:textId="77777777" w:rsidTr="005B311A">
        <w:trPr>
          <w:trHeight w:val="300"/>
        </w:trPr>
        <w:tc>
          <w:tcPr>
            <w:tcW w:w="960" w:type="dxa"/>
            <w:noWrap/>
            <w:hideMark/>
          </w:tcPr>
          <w:p w14:paraId="092EB283" w14:textId="77777777" w:rsidR="005B311A" w:rsidRPr="005B311A" w:rsidRDefault="005B311A" w:rsidP="005B311A">
            <w:pPr>
              <w:jc w:val="center"/>
              <w:rPr>
                <w:rFonts w:ascii="Arial" w:hAnsi="Arial" w:cs="Arial"/>
              </w:rPr>
            </w:pPr>
            <w:r w:rsidRPr="005B311A">
              <w:rPr>
                <w:rFonts w:ascii="Arial" w:hAnsi="Arial" w:cs="Arial"/>
              </w:rPr>
              <w:t>33</w:t>
            </w:r>
          </w:p>
        </w:tc>
        <w:tc>
          <w:tcPr>
            <w:tcW w:w="5070" w:type="dxa"/>
            <w:noWrap/>
            <w:hideMark/>
          </w:tcPr>
          <w:p w14:paraId="5F82F566" w14:textId="77777777" w:rsidR="005B311A" w:rsidRPr="005B311A" w:rsidRDefault="005B311A">
            <w:pPr>
              <w:rPr>
                <w:rFonts w:ascii="Arial" w:hAnsi="Arial" w:cs="Arial"/>
              </w:rPr>
            </w:pPr>
            <w:r w:rsidRPr="005B311A">
              <w:rPr>
                <w:rFonts w:ascii="Arial" w:hAnsi="Arial" w:cs="Arial"/>
              </w:rPr>
              <w:t>Hawaii</w:t>
            </w:r>
          </w:p>
        </w:tc>
        <w:tc>
          <w:tcPr>
            <w:tcW w:w="2610" w:type="dxa"/>
            <w:noWrap/>
            <w:hideMark/>
          </w:tcPr>
          <w:p w14:paraId="3E0D3188" w14:textId="77777777" w:rsidR="005B311A" w:rsidRPr="005B311A" w:rsidRDefault="005B311A" w:rsidP="005B311A">
            <w:pPr>
              <w:jc w:val="center"/>
              <w:rPr>
                <w:rFonts w:ascii="Arial" w:hAnsi="Arial" w:cs="Arial"/>
              </w:rPr>
            </w:pPr>
            <w:r w:rsidRPr="005B311A">
              <w:rPr>
                <w:rFonts w:ascii="Arial" w:hAnsi="Arial" w:cs="Arial"/>
              </w:rPr>
              <w:t>45.8%</w:t>
            </w:r>
          </w:p>
        </w:tc>
      </w:tr>
      <w:tr w:rsidR="005B311A" w:rsidRPr="005B311A" w14:paraId="793BED0D" w14:textId="77777777" w:rsidTr="005B311A">
        <w:trPr>
          <w:trHeight w:val="300"/>
        </w:trPr>
        <w:tc>
          <w:tcPr>
            <w:tcW w:w="960" w:type="dxa"/>
            <w:noWrap/>
            <w:hideMark/>
          </w:tcPr>
          <w:p w14:paraId="689014C6" w14:textId="77777777" w:rsidR="005B311A" w:rsidRPr="005B311A" w:rsidRDefault="005B311A" w:rsidP="005B311A">
            <w:pPr>
              <w:jc w:val="center"/>
              <w:rPr>
                <w:rFonts w:ascii="Arial" w:hAnsi="Arial" w:cs="Arial"/>
              </w:rPr>
            </w:pPr>
            <w:r w:rsidRPr="005B311A">
              <w:rPr>
                <w:rFonts w:ascii="Arial" w:hAnsi="Arial" w:cs="Arial"/>
              </w:rPr>
              <w:t>34</w:t>
            </w:r>
          </w:p>
        </w:tc>
        <w:tc>
          <w:tcPr>
            <w:tcW w:w="5070" w:type="dxa"/>
            <w:noWrap/>
            <w:hideMark/>
          </w:tcPr>
          <w:p w14:paraId="7A79DBF9" w14:textId="77777777" w:rsidR="005B311A" w:rsidRPr="005B311A" w:rsidRDefault="005B311A">
            <w:pPr>
              <w:rPr>
                <w:rFonts w:ascii="Arial" w:hAnsi="Arial" w:cs="Arial"/>
              </w:rPr>
            </w:pPr>
            <w:r w:rsidRPr="005B311A">
              <w:rPr>
                <w:rFonts w:ascii="Arial" w:hAnsi="Arial" w:cs="Arial"/>
              </w:rPr>
              <w:t>Georgia</w:t>
            </w:r>
          </w:p>
        </w:tc>
        <w:tc>
          <w:tcPr>
            <w:tcW w:w="2610" w:type="dxa"/>
            <w:noWrap/>
            <w:hideMark/>
          </w:tcPr>
          <w:p w14:paraId="2FF8DCD0" w14:textId="77777777" w:rsidR="005B311A" w:rsidRPr="005B311A" w:rsidRDefault="005B311A" w:rsidP="005B311A">
            <w:pPr>
              <w:jc w:val="center"/>
              <w:rPr>
                <w:rFonts w:ascii="Arial" w:hAnsi="Arial" w:cs="Arial"/>
              </w:rPr>
            </w:pPr>
            <w:r w:rsidRPr="005B311A">
              <w:rPr>
                <w:rFonts w:ascii="Arial" w:hAnsi="Arial" w:cs="Arial"/>
              </w:rPr>
              <w:t>45.8%</w:t>
            </w:r>
          </w:p>
        </w:tc>
      </w:tr>
      <w:tr w:rsidR="005B311A" w:rsidRPr="005B311A" w14:paraId="40540963" w14:textId="77777777" w:rsidTr="005B311A">
        <w:trPr>
          <w:trHeight w:val="300"/>
        </w:trPr>
        <w:tc>
          <w:tcPr>
            <w:tcW w:w="960" w:type="dxa"/>
            <w:noWrap/>
            <w:hideMark/>
          </w:tcPr>
          <w:p w14:paraId="0B021598" w14:textId="77777777" w:rsidR="005B311A" w:rsidRPr="005B311A" w:rsidRDefault="005B311A" w:rsidP="005B311A">
            <w:pPr>
              <w:jc w:val="center"/>
              <w:rPr>
                <w:rFonts w:ascii="Arial" w:hAnsi="Arial" w:cs="Arial"/>
              </w:rPr>
            </w:pPr>
            <w:r w:rsidRPr="005B311A">
              <w:rPr>
                <w:rFonts w:ascii="Arial" w:hAnsi="Arial" w:cs="Arial"/>
              </w:rPr>
              <w:t>35</w:t>
            </w:r>
          </w:p>
        </w:tc>
        <w:tc>
          <w:tcPr>
            <w:tcW w:w="5070" w:type="dxa"/>
            <w:noWrap/>
            <w:hideMark/>
          </w:tcPr>
          <w:p w14:paraId="6A032416" w14:textId="77777777" w:rsidR="005B311A" w:rsidRPr="005B311A" w:rsidRDefault="005B311A">
            <w:pPr>
              <w:rPr>
                <w:rFonts w:ascii="Arial" w:hAnsi="Arial" w:cs="Arial"/>
              </w:rPr>
            </w:pPr>
            <w:r w:rsidRPr="005B311A">
              <w:rPr>
                <w:rFonts w:ascii="Arial" w:hAnsi="Arial" w:cs="Arial"/>
              </w:rPr>
              <w:t>Utah</w:t>
            </w:r>
          </w:p>
        </w:tc>
        <w:tc>
          <w:tcPr>
            <w:tcW w:w="2610" w:type="dxa"/>
            <w:noWrap/>
            <w:hideMark/>
          </w:tcPr>
          <w:p w14:paraId="158C3EDB" w14:textId="77777777" w:rsidR="005B311A" w:rsidRPr="005B311A" w:rsidRDefault="005B311A" w:rsidP="005B311A">
            <w:pPr>
              <w:jc w:val="center"/>
              <w:rPr>
                <w:rFonts w:ascii="Arial" w:hAnsi="Arial" w:cs="Arial"/>
              </w:rPr>
            </w:pPr>
            <w:r w:rsidRPr="005B311A">
              <w:rPr>
                <w:rFonts w:ascii="Arial" w:hAnsi="Arial" w:cs="Arial"/>
              </w:rPr>
              <w:t>45.6%</w:t>
            </w:r>
          </w:p>
        </w:tc>
      </w:tr>
      <w:tr w:rsidR="005B311A" w:rsidRPr="005B311A" w14:paraId="21324DCD" w14:textId="77777777" w:rsidTr="005B311A">
        <w:trPr>
          <w:trHeight w:val="300"/>
        </w:trPr>
        <w:tc>
          <w:tcPr>
            <w:tcW w:w="960" w:type="dxa"/>
            <w:noWrap/>
            <w:hideMark/>
          </w:tcPr>
          <w:p w14:paraId="72F8ECC9" w14:textId="77777777" w:rsidR="005B311A" w:rsidRPr="005B311A" w:rsidRDefault="005B311A" w:rsidP="005B311A">
            <w:pPr>
              <w:jc w:val="center"/>
              <w:rPr>
                <w:rFonts w:ascii="Arial" w:hAnsi="Arial" w:cs="Arial"/>
              </w:rPr>
            </w:pPr>
            <w:r w:rsidRPr="005B311A">
              <w:rPr>
                <w:rFonts w:ascii="Arial" w:hAnsi="Arial" w:cs="Arial"/>
              </w:rPr>
              <w:t>36</w:t>
            </w:r>
          </w:p>
        </w:tc>
        <w:tc>
          <w:tcPr>
            <w:tcW w:w="5070" w:type="dxa"/>
            <w:noWrap/>
            <w:hideMark/>
          </w:tcPr>
          <w:p w14:paraId="52A0C258" w14:textId="77777777" w:rsidR="005B311A" w:rsidRPr="005B311A" w:rsidRDefault="005B311A">
            <w:pPr>
              <w:rPr>
                <w:rFonts w:ascii="Arial" w:hAnsi="Arial" w:cs="Arial"/>
              </w:rPr>
            </w:pPr>
            <w:r w:rsidRPr="005B311A">
              <w:rPr>
                <w:rFonts w:ascii="Arial" w:hAnsi="Arial" w:cs="Arial"/>
              </w:rPr>
              <w:t>Delaware</w:t>
            </w:r>
          </w:p>
        </w:tc>
        <w:tc>
          <w:tcPr>
            <w:tcW w:w="2610" w:type="dxa"/>
            <w:noWrap/>
            <w:hideMark/>
          </w:tcPr>
          <w:p w14:paraId="7C4C9663" w14:textId="77777777" w:rsidR="005B311A" w:rsidRPr="005B311A" w:rsidRDefault="005B311A" w:rsidP="005B311A">
            <w:pPr>
              <w:jc w:val="center"/>
              <w:rPr>
                <w:rFonts w:ascii="Arial" w:hAnsi="Arial" w:cs="Arial"/>
              </w:rPr>
            </w:pPr>
            <w:r w:rsidRPr="005B311A">
              <w:rPr>
                <w:rFonts w:ascii="Arial" w:hAnsi="Arial" w:cs="Arial"/>
              </w:rPr>
              <w:t>45.6%</w:t>
            </w:r>
          </w:p>
        </w:tc>
      </w:tr>
      <w:tr w:rsidR="005B311A" w:rsidRPr="005B311A" w14:paraId="705970D7" w14:textId="77777777" w:rsidTr="005B311A">
        <w:trPr>
          <w:trHeight w:val="300"/>
        </w:trPr>
        <w:tc>
          <w:tcPr>
            <w:tcW w:w="960" w:type="dxa"/>
            <w:noWrap/>
            <w:hideMark/>
          </w:tcPr>
          <w:p w14:paraId="21DF7270" w14:textId="77777777" w:rsidR="005B311A" w:rsidRPr="005B311A" w:rsidRDefault="005B311A" w:rsidP="005B311A">
            <w:pPr>
              <w:jc w:val="center"/>
              <w:rPr>
                <w:rFonts w:ascii="Arial" w:hAnsi="Arial" w:cs="Arial"/>
              </w:rPr>
            </w:pPr>
            <w:r w:rsidRPr="005B311A">
              <w:rPr>
                <w:rFonts w:ascii="Arial" w:hAnsi="Arial" w:cs="Arial"/>
              </w:rPr>
              <w:lastRenderedPageBreak/>
              <w:t>37</w:t>
            </w:r>
          </w:p>
        </w:tc>
        <w:tc>
          <w:tcPr>
            <w:tcW w:w="5070" w:type="dxa"/>
            <w:noWrap/>
            <w:hideMark/>
          </w:tcPr>
          <w:p w14:paraId="1435F8AC" w14:textId="77777777" w:rsidR="005B311A" w:rsidRPr="005B311A" w:rsidRDefault="005B311A">
            <w:pPr>
              <w:rPr>
                <w:rFonts w:ascii="Arial" w:hAnsi="Arial" w:cs="Arial"/>
              </w:rPr>
            </w:pPr>
            <w:r w:rsidRPr="005B311A">
              <w:rPr>
                <w:rFonts w:ascii="Arial" w:hAnsi="Arial" w:cs="Arial"/>
              </w:rPr>
              <w:t>Illinois</w:t>
            </w:r>
          </w:p>
        </w:tc>
        <w:tc>
          <w:tcPr>
            <w:tcW w:w="2610" w:type="dxa"/>
            <w:noWrap/>
            <w:hideMark/>
          </w:tcPr>
          <w:p w14:paraId="7591AAFC" w14:textId="77777777" w:rsidR="005B311A" w:rsidRPr="005B311A" w:rsidRDefault="005B311A" w:rsidP="005B311A">
            <w:pPr>
              <w:jc w:val="center"/>
              <w:rPr>
                <w:rFonts w:ascii="Arial" w:hAnsi="Arial" w:cs="Arial"/>
              </w:rPr>
            </w:pPr>
            <w:r w:rsidRPr="005B311A">
              <w:rPr>
                <w:rFonts w:ascii="Arial" w:hAnsi="Arial" w:cs="Arial"/>
              </w:rPr>
              <w:t>45.6%</w:t>
            </w:r>
          </w:p>
        </w:tc>
      </w:tr>
      <w:tr w:rsidR="005B311A" w:rsidRPr="005B311A" w14:paraId="2B36728A" w14:textId="77777777" w:rsidTr="005B311A">
        <w:trPr>
          <w:trHeight w:val="300"/>
        </w:trPr>
        <w:tc>
          <w:tcPr>
            <w:tcW w:w="960" w:type="dxa"/>
            <w:noWrap/>
            <w:hideMark/>
          </w:tcPr>
          <w:p w14:paraId="324AEC81" w14:textId="77777777" w:rsidR="005B311A" w:rsidRPr="005B311A" w:rsidRDefault="005B311A" w:rsidP="005B311A">
            <w:pPr>
              <w:jc w:val="center"/>
              <w:rPr>
                <w:rFonts w:ascii="Arial" w:hAnsi="Arial" w:cs="Arial"/>
              </w:rPr>
            </w:pPr>
            <w:r w:rsidRPr="005B311A">
              <w:rPr>
                <w:rFonts w:ascii="Arial" w:hAnsi="Arial" w:cs="Arial"/>
              </w:rPr>
              <w:t>38</w:t>
            </w:r>
          </w:p>
        </w:tc>
        <w:tc>
          <w:tcPr>
            <w:tcW w:w="5070" w:type="dxa"/>
            <w:noWrap/>
            <w:hideMark/>
          </w:tcPr>
          <w:p w14:paraId="7F5FE933" w14:textId="77777777" w:rsidR="005B311A" w:rsidRPr="005B311A" w:rsidRDefault="005B311A">
            <w:pPr>
              <w:rPr>
                <w:rFonts w:ascii="Arial" w:hAnsi="Arial" w:cs="Arial"/>
              </w:rPr>
            </w:pPr>
            <w:r w:rsidRPr="005B311A">
              <w:rPr>
                <w:rFonts w:ascii="Arial" w:hAnsi="Arial" w:cs="Arial"/>
              </w:rPr>
              <w:t>California</w:t>
            </w:r>
          </w:p>
        </w:tc>
        <w:tc>
          <w:tcPr>
            <w:tcW w:w="2610" w:type="dxa"/>
            <w:noWrap/>
            <w:hideMark/>
          </w:tcPr>
          <w:p w14:paraId="1D824FA7" w14:textId="77777777" w:rsidR="005B311A" w:rsidRPr="005B311A" w:rsidRDefault="005B311A" w:rsidP="005B311A">
            <w:pPr>
              <w:jc w:val="center"/>
              <w:rPr>
                <w:rFonts w:ascii="Arial" w:hAnsi="Arial" w:cs="Arial"/>
              </w:rPr>
            </w:pPr>
            <w:r w:rsidRPr="005B311A">
              <w:rPr>
                <w:rFonts w:ascii="Arial" w:hAnsi="Arial" w:cs="Arial"/>
              </w:rPr>
              <w:t>45.2%</w:t>
            </w:r>
          </w:p>
        </w:tc>
      </w:tr>
      <w:tr w:rsidR="005B311A" w:rsidRPr="005B311A" w14:paraId="5A09DF79" w14:textId="77777777" w:rsidTr="005B311A">
        <w:trPr>
          <w:trHeight w:val="300"/>
        </w:trPr>
        <w:tc>
          <w:tcPr>
            <w:tcW w:w="960" w:type="dxa"/>
            <w:noWrap/>
            <w:hideMark/>
          </w:tcPr>
          <w:p w14:paraId="62D4ECCD" w14:textId="77777777" w:rsidR="005B311A" w:rsidRPr="005B311A" w:rsidRDefault="005B311A" w:rsidP="005B311A">
            <w:pPr>
              <w:jc w:val="center"/>
              <w:rPr>
                <w:rFonts w:ascii="Arial" w:hAnsi="Arial" w:cs="Arial"/>
              </w:rPr>
            </w:pPr>
            <w:r w:rsidRPr="005B311A">
              <w:rPr>
                <w:rFonts w:ascii="Arial" w:hAnsi="Arial" w:cs="Arial"/>
              </w:rPr>
              <w:t>39</w:t>
            </w:r>
          </w:p>
        </w:tc>
        <w:tc>
          <w:tcPr>
            <w:tcW w:w="5070" w:type="dxa"/>
            <w:noWrap/>
            <w:hideMark/>
          </w:tcPr>
          <w:p w14:paraId="1D8D580E" w14:textId="77777777" w:rsidR="005B311A" w:rsidRPr="005B311A" w:rsidRDefault="005B311A">
            <w:pPr>
              <w:rPr>
                <w:rFonts w:ascii="Arial" w:hAnsi="Arial" w:cs="Arial"/>
              </w:rPr>
            </w:pPr>
            <w:r w:rsidRPr="005B311A">
              <w:rPr>
                <w:rFonts w:ascii="Arial" w:hAnsi="Arial" w:cs="Arial"/>
              </w:rPr>
              <w:t>Vermont</w:t>
            </w:r>
          </w:p>
        </w:tc>
        <w:tc>
          <w:tcPr>
            <w:tcW w:w="2610" w:type="dxa"/>
            <w:noWrap/>
            <w:hideMark/>
          </w:tcPr>
          <w:p w14:paraId="5277D3EC" w14:textId="77777777" w:rsidR="005B311A" w:rsidRPr="005B311A" w:rsidRDefault="005B311A" w:rsidP="005B311A">
            <w:pPr>
              <w:jc w:val="center"/>
              <w:rPr>
                <w:rFonts w:ascii="Arial" w:hAnsi="Arial" w:cs="Arial"/>
              </w:rPr>
            </w:pPr>
            <w:r w:rsidRPr="005B311A">
              <w:rPr>
                <w:rFonts w:ascii="Arial" w:hAnsi="Arial" w:cs="Arial"/>
              </w:rPr>
              <w:t>45.1%</w:t>
            </w:r>
          </w:p>
        </w:tc>
      </w:tr>
      <w:tr w:rsidR="005B311A" w:rsidRPr="005B311A" w14:paraId="4E5A4223" w14:textId="77777777" w:rsidTr="005B311A">
        <w:trPr>
          <w:trHeight w:val="300"/>
        </w:trPr>
        <w:tc>
          <w:tcPr>
            <w:tcW w:w="960" w:type="dxa"/>
            <w:noWrap/>
            <w:hideMark/>
          </w:tcPr>
          <w:p w14:paraId="47CEFD86" w14:textId="77777777" w:rsidR="005B311A" w:rsidRPr="005B311A" w:rsidRDefault="005B311A" w:rsidP="005B311A">
            <w:pPr>
              <w:jc w:val="center"/>
              <w:rPr>
                <w:rFonts w:ascii="Arial" w:hAnsi="Arial" w:cs="Arial"/>
              </w:rPr>
            </w:pPr>
            <w:r w:rsidRPr="005B311A">
              <w:rPr>
                <w:rFonts w:ascii="Arial" w:hAnsi="Arial" w:cs="Arial"/>
              </w:rPr>
              <w:t>40</w:t>
            </w:r>
          </w:p>
        </w:tc>
        <w:tc>
          <w:tcPr>
            <w:tcW w:w="5070" w:type="dxa"/>
            <w:noWrap/>
            <w:hideMark/>
          </w:tcPr>
          <w:p w14:paraId="6AE0CBFA" w14:textId="77777777" w:rsidR="005B311A" w:rsidRPr="005B311A" w:rsidRDefault="005B311A">
            <w:pPr>
              <w:rPr>
                <w:rFonts w:ascii="Arial" w:hAnsi="Arial" w:cs="Arial"/>
              </w:rPr>
            </w:pPr>
            <w:r w:rsidRPr="005B311A">
              <w:rPr>
                <w:rFonts w:ascii="Arial" w:hAnsi="Arial" w:cs="Arial"/>
              </w:rPr>
              <w:t>Minnesota</w:t>
            </w:r>
          </w:p>
        </w:tc>
        <w:tc>
          <w:tcPr>
            <w:tcW w:w="2610" w:type="dxa"/>
            <w:noWrap/>
            <w:hideMark/>
          </w:tcPr>
          <w:p w14:paraId="4CFE2EE7" w14:textId="77777777" w:rsidR="005B311A" w:rsidRPr="005B311A" w:rsidRDefault="005B311A" w:rsidP="005B311A">
            <w:pPr>
              <w:jc w:val="center"/>
              <w:rPr>
                <w:rFonts w:ascii="Arial" w:hAnsi="Arial" w:cs="Arial"/>
              </w:rPr>
            </w:pPr>
            <w:r w:rsidRPr="005B311A">
              <w:rPr>
                <w:rFonts w:ascii="Arial" w:hAnsi="Arial" w:cs="Arial"/>
              </w:rPr>
              <w:t>45.0%</w:t>
            </w:r>
          </w:p>
        </w:tc>
      </w:tr>
      <w:tr w:rsidR="005B311A" w:rsidRPr="005B311A" w14:paraId="34846C52" w14:textId="77777777" w:rsidTr="005B311A">
        <w:trPr>
          <w:trHeight w:val="300"/>
        </w:trPr>
        <w:tc>
          <w:tcPr>
            <w:tcW w:w="960" w:type="dxa"/>
            <w:noWrap/>
            <w:hideMark/>
          </w:tcPr>
          <w:p w14:paraId="77A819F8" w14:textId="77777777" w:rsidR="005B311A" w:rsidRPr="005B311A" w:rsidRDefault="005B311A" w:rsidP="005B311A">
            <w:pPr>
              <w:jc w:val="center"/>
              <w:rPr>
                <w:rFonts w:ascii="Arial" w:hAnsi="Arial" w:cs="Arial"/>
              </w:rPr>
            </w:pPr>
            <w:r w:rsidRPr="005B311A">
              <w:rPr>
                <w:rFonts w:ascii="Arial" w:hAnsi="Arial" w:cs="Arial"/>
              </w:rPr>
              <w:t>41</w:t>
            </w:r>
          </w:p>
        </w:tc>
        <w:tc>
          <w:tcPr>
            <w:tcW w:w="5070" w:type="dxa"/>
            <w:noWrap/>
            <w:hideMark/>
          </w:tcPr>
          <w:p w14:paraId="06F93675" w14:textId="77777777" w:rsidR="005B311A" w:rsidRPr="005B311A" w:rsidRDefault="005B311A">
            <w:pPr>
              <w:rPr>
                <w:rFonts w:ascii="Arial" w:hAnsi="Arial" w:cs="Arial"/>
              </w:rPr>
            </w:pPr>
            <w:r w:rsidRPr="005B311A">
              <w:rPr>
                <w:rFonts w:ascii="Arial" w:hAnsi="Arial" w:cs="Arial"/>
              </w:rPr>
              <w:t>Arizona</w:t>
            </w:r>
          </w:p>
        </w:tc>
        <w:tc>
          <w:tcPr>
            <w:tcW w:w="2610" w:type="dxa"/>
            <w:noWrap/>
            <w:hideMark/>
          </w:tcPr>
          <w:p w14:paraId="21AAE79E" w14:textId="77777777" w:rsidR="005B311A" w:rsidRPr="005B311A" w:rsidRDefault="005B311A" w:rsidP="005B311A">
            <w:pPr>
              <w:jc w:val="center"/>
              <w:rPr>
                <w:rFonts w:ascii="Arial" w:hAnsi="Arial" w:cs="Arial"/>
              </w:rPr>
            </w:pPr>
            <w:r w:rsidRPr="005B311A">
              <w:rPr>
                <w:rFonts w:ascii="Arial" w:hAnsi="Arial" w:cs="Arial"/>
              </w:rPr>
              <w:t>45.0%</w:t>
            </w:r>
          </w:p>
        </w:tc>
      </w:tr>
      <w:tr w:rsidR="005B311A" w:rsidRPr="005B311A" w14:paraId="5CE9A759" w14:textId="77777777" w:rsidTr="005B311A">
        <w:trPr>
          <w:trHeight w:val="300"/>
        </w:trPr>
        <w:tc>
          <w:tcPr>
            <w:tcW w:w="960" w:type="dxa"/>
            <w:noWrap/>
            <w:hideMark/>
          </w:tcPr>
          <w:p w14:paraId="573C4A0C" w14:textId="77777777" w:rsidR="005B311A" w:rsidRPr="005B311A" w:rsidRDefault="005B311A" w:rsidP="005B311A">
            <w:pPr>
              <w:jc w:val="center"/>
              <w:rPr>
                <w:rFonts w:ascii="Arial" w:hAnsi="Arial" w:cs="Arial"/>
              </w:rPr>
            </w:pPr>
            <w:r w:rsidRPr="005B311A">
              <w:rPr>
                <w:rFonts w:ascii="Arial" w:hAnsi="Arial" w:cs="Arial"/>
              </w:rPr>
              <w:t>42</w:t>
            </w:r>
          </w:p>
        </w:tc>
        <w:tc>
          <w:tcPr>
            <w:tcW w:w="5070" w:type="dxa"/>
            <w:noWrap/>
            <w:hideMark/>
          </w:tcPr>
          <w:p w14:paraId="3EF19A68" w14:textId="77777777" w:rsidR="005B311A" w:rsidRPr="005B311A" w:rsidRDefault="005B311A">
            <w:pPr>
              <w:rPr>
                <w:rFonts w:ascii="Arial" w:hAnsi="Arial" w:cs="Arial"/>
              </w:rPr>
            </w:pPr>
            <w:r w:rsidRPr="005B311A">
              <w:rPr>
                <w:rFonts w:ascii="Arial" w:hAnsi="Arial" w:cs="Arial"/>
              </w:rPr>
              <w:t>Washington</w:t>
            </w:r>
          </w:p>
        </w:tc>
        <w:tc>
          <w:tcPr>
            <w:tcW w:w="2610" w:type="dxa"/>
            <w:noWrap/>
            <w:hideMark/>
          </w:tcPr>
          <w:p w14:paraId="55BD5EC6" w14:textId="77777777" w:rsidR="005B311A" w:rsidRPr="005B311A" w:rsidRDefault="005B311A" w:rsidP="005B311A">
            <w:pPr>
              <w:jc w:val="center"/>
              <w:rPr>
                <w:rFonts w:ascii="Arial" w:hAnsi="Arial" w:cs="Arial"/>
              </w:rPr>
            </w:pPr>
            <w:r w:rsidRPr="005B311A">
              <w:rPr>
                <w:rFonts w:ascii="Arial" w:hAnsi="Arial" w:cs="Arial"/>
              </w:rPr>
              <w:t>44.9%</w:t>
            </w:r>
          </w:p>
        </w:tc>
      </w:tr>
      <w:tr w:rsidR="005B311A" w:rsidRPr="005B311A" w14:paraId="4B442AC2" w14:textId="77777777" w:rsidTr="005B311A">
        <w:trPr>
          <w:trHeight w:val="300"/>
        </w:trPr>
        <w:tc>
          <w:tcPr>
            <w:tcW w:w="960" w:type="dxa"/>
            <w:noWrap/>
            <w:hideMark/>
          </w:tcPr>
          <w:p w14:paraId="0AC5DDDF" w14:textId="77777777" w:rsidR="005B311A" w:rsidRPr="005B311A" w:rsidRDefault="005B311A" w:rsidP="005B311A">
            <w:pPr>
              <w:jc w:val="center"/>
              <w:rPr>
                <w:rFonts w:ascii="Arial" w:hAnsi="Arial" w:cs="Arial"/>
              </w:rPr>
            </w:pPr>
            <w:r w:rsidRPr="005B311A">
              <w:rPr>
                <w:rFonts w:ascii="Arial" w:hAnsi="Arial" w:cs="Arial"/>
              </w:rPr>
              <w:t>43</w:t>
            </w:r>
          </w:p>
        </w:tc>
        <w:tc>
          <w:tcPr>
            <w:tcW w:w="5070" w:type="dxa"/>
            <w:noWrap/>
            <w:hideMark/>
          </w:tcPr>
          <w:p w14:paraId="63DD7400" w14:textId="77777777" w:rsidR="005B311A" w:rsidRPr="005B311A" w:rsidRDefault="005B311A">
            <w:pPr>
              <w:rPr>
                <w:rFonts w:ascii="Arial" w:hAnsi="Arial" w:cs="Arial"/>
              </w:rPr>
            </w:pPr>
            <w:r w:rsidRPr="005B311A">
              <w:rPr>
                <w:rFonts w:ascii="Arial" w:hAnsi="Arial" w:cs="Arial"/>
              </w:rPr>
              <w:t>Colorado</w:t>
            </w:r>
          </w:p>
        </w:tc>
        <w:tc>
          <w:tcPr>
            <w:tcW w:w="2610" w:type="dxa"/>
            <w:noWrap/>
            <w:hideMark/>
          </w:tcPr>
          <w:p w14:paraId="41B8027C" w14:textId="77777777" w:rsidR="005B311A" w:rsidRPr="005B311A" w:rsidRDefault="005B311A" w:rsidP="005B311A">
            <w:pPr>
              <w:jc w:val="center"/>
              <w:rPr>
                <w:rFonts w:ascii="Arial" w:hAnsi="Arial" w:cs="Arial"/>
              </w:rPr>
            </w:pPr>
            <w:r w:rsidRPr="005B311A">
              <w:rPr>
                <w:rFonts w:ascii="Arial" w:hAnsi="Arial" w:cs="Arial"/>
              </w:rPr>
              <w:t>44.4%</w:t>
            </w:r>
          </w:p>
        </w:tc>
      </w:tr>
      <w:tr w:rsidR="005B311A" w:rsidRPr="005B311A" w14:paraId="7B020D52" w14:textId="77777777" w:rsidTr="005B311A">
        <w:trPr>
          <w:trHeight w:val="300"/>
        </w:trPr>
        <w:tc>
          <w:tcPr>
            <w:tcW w:w="960" w:type="dxa"/>
            <w:noWrap/>
            <w:hideMark/>
          </w:tcPr>
          <w:p w14:paraId="11293AE8" w14:textId="77777777" w:rsidR="005B311A" w:rsidRPr="005B311A" w:rsidRDefault="005B311A" w:rsidP="005B311A">
            <w:pPr>
              <w:jc w:val="center"/>
              <w:rPr>
                <w:rFonts w:ascii="Arial" w:hAnsi="Arial" w:cs="Arial"/>
              </w:rPr>
            </w:pPr>
            <w:r w:rsidRPr="005B311A">
              <w:rPr>
                <w:rFonts w:ascii="Arial" w:hAnsi="Arial" w:cs="Arial"/>
              </w:rPr>
              <w:t>44</w:t>
            </w:r>
          </w:p>
        </w:tc>
        <w:tc>
          <w:tcPr>
            <w:tcW w:w="5070" w:type="dxa"/>
            <w:noWrap/>
            <w:hideMark/>
          </w:tcPr>
          <w:p w14:paraId="75C5955E" w14:textId="77777777" w:rsidR="005B311A" w:rsidRPr="005B311A" w:rsidRDefault="005B311A">
            <w:pPr>
              <w:rPr>
                <w:rFonts w:ascii="Arial" w:hAnsi="Arial" w:cs="Arial"/>
              </w:rPr>
            </w:pPr>
            <w:r w:rsidRPr="005B311A">
              <w:rPr>
                <w:rFonts w:ascii="Arial" w:hAnsi="Arial" w:cs="Arial"/>
              </w:rPr>
              <w:t>New Mexico</w:t>
            </w:r>
          </w:p>
        </w:tc>
        <w:tc>
          <w:tcPr>
            <w:tcW w:w="2610" w:type="dxa"/>
            <w:noWrap/>
            <w:hideMark/>
          </w:tcPr>
          <w:p w14:paraId="3800351B" w14:textId="77777777" w:rsidR="005B311A" w:rsidRPr="005B311A" w:rsidRDefault="005B311A" w:rsidP="005B311A">
            <w:pPr>
              <w:jc w:val="center"/>
              <w:rPr>
                <w:rFonts w:ascii="Arial" w:hAnsi="Arial" w:cs="Arial"/>
              </w:rPr>
            </w:pPr>
            <w:r w:rsidRPr="005B311A">
              <w:rPr>
                <w:rFonts w:ascii="Arial" w:hAnsi="Arial" w:cs="Arial"/>
              </w:rPr>
              <w:t>44.3%</w:t>
            </w:r>
          </w:p>
        </w:tc>
      </w:tr>
      <w:tr w:rsidR="005B311A" w:rsidRPr="005B311A" w14:paraId="62064BA6" w14:textId="77777777" w:rsidTr="005B311A">
        <w:trPr>
          <w:trHeight w:val="300"/>
        </w:trPr>
        <w:tc>
          <w:tcPr>
            <w:tcW w:w="960" w:type="dxa"/>
            <w:noWrap/>
            <w:hideMark/>
          </w:tcPr>
          <w:p w14:paraId="18C5EBB1" w14:textId="77777777" w:rsidR="005B311A" w:rsidRPr="005B311A" w:rsidRDefault="005B311A" w:rsidP="005B311A">
            <w:pPr>
              <w:jc w:val="center"/>
              <w:rPr>
                <w:rFonts w:ascii="Arial" w:hAnsi="Arial" w:cs="Arial"/>
              </w:rPr>
            </w:pPr>
            <w:r w:rsidRPr="005B311A">
              <w:rPr>
                <w:rFonts w:ascii="Arial" w:hAnsi="Arial" w:cs="Arial"/>
              </w:rPr>
              <w:t>45</w:t>
            </w:r>
          </w:p>
        </w:tc>
        <w:tc>
          <w:tcPr>
            <w:tcW w:w="5070" w:type="dxa"/>
            <w:noWrap/>
            <w:hideMark/>
          </w:tcPr>
          <w:p w14:paraId="7BEFA42A" w14:textId="77777777" w:rsidR="005B311A" w:rsidRPr="005B311A" w:rsidRDefault="005B311A">
            <w:pPr>
              <w:rPr>
                <w:rFonts w:ascii="Arial" w:hAnsi="Arial" w:cs="Arial"/>
              </w:rPr>
            </w:pPr>
            <w:r w:rsidRPr="005B311A">
              <w:rPr>
                <w:rFonts w:ascii="Arial" w:hAnsi="Arial" w:cs="Arial"/>
              </w:rPr>
              <w:t>New Jersey</w:t>
            </w:r>
          </w:p>
        </w:tc>
        <w:tc>
          <w:tcPr>
            <w:tcW w:w="2610" w:type="dxa"/>
            <w:noWrap/>
            <w:hideMark/>
          </w:tcPr>
          <w:p w14:paraId="3379C84F" w14:textId="77777777" w:rsidR="005B311A" w:rsidRPr="005B311A" w:rsidRDefault="005B311A" w:rsidP="005B311A">
            <w:pPr>
              <w:jc w:val="center"/>
              <w:rPr>
                <w:rFonts w:ascii="Arial" w:hAnsi="Arial" w:cs="Arial"/>
              </w:rPr>
            </w:pPr>
            <w:r w:rsidRPr="005B311A">
              <w:rPr>
                <w:rFonts w:ascii="Arial" w:hAnsi="Arial" w:cs="Arial"/>
              </w:rPr>
              <w:t>44.1%</w:t>
            </w:r>
          </w:p>
        </w:tc>
      </w:tr>
      <w:tr w:rsidR="005B311A" w:rsidRPr="005B311A" w14:paraId="075169E6" w14:textId="77777777" w:rsidTr="005B311A">
        <w:trPr>
          <w:trHeight w:val="300"/>
        </w:trPr>
        <w:tc>
          <w:tcPr>
            <w:tcW w:w="960" w:type="dxa"/>
            <w:noWrap/>
            <w:hideMark/>
          </w:tcPr>
          <w:p w14:paraId="26910E0D" w14:textId="77777777" w:rsidR="005B311A" w:rsidRPr="005B311A" w:rsidRDefault="005B311A" w:rsidP="005B311A">
            <w:pPr>
              <w:jc w:val="center"/>
              <w:rPr>
                <w:rFonts w:ascii="Arial" w:hAnsi="Arial" w:cs="Arial"/>
              </w:rPr>
            </w:pPr>
            <w:r w:rsidRPr="005B311A">
              <w:rPr>
                <w:rFonts w:ascii="Arial" w:hAnsi="Arial" w:cs="Arial"/>
              </w:rPr>
              <w:t>46</w:t>
            </w:r>
          </w:p>
        </w:tc>
        <w:tc>
          <w:tcPr>
            <w:tcW w:w="5070" w:type="dxa"/>
            <w:noWrap/>
            <w:hideMark/>
          </w:tcPr>
          <w:p w14:paraId="25D4CE09" w14:textId="77777777" w:rsidR="005B311A" w:rsidRPr="005B311A" w:rsidRDefault="005B311A">
            <w:pPr>
              <w:rPr>
                <w:rFonts w:ascii="Arial" w:hAnsi="Arial" w:cs="Arial"/>
              </w:rPr>
            </w:pPr>
            <w:r w:rsidRPr="005B311A">
              <w:rPr>
                <w:rFonts w:ascii="Arial" w:hAnsi="Arial" w:cs="Arial"/>
              </w:rPr>
              <w:t>Virginia</w:t>
            </w:r>
          </w:p>
        </w:tc>
        <w:tc>
          <w:tcPr>
            <w:tcW w:w="2610" w:type="dxa"/>
            <w:noWrap/>
            <w:hideMark/>
          </w:tcPr>
          <w:p w14:paraId="6FF0E36B" w14:textId="77777777" w:rsidR="005B311A" w:rsidRPr="005B311A" w:rsidRDefault="005B311A" w:rsidP="005B311A">
            <w:pPr>
              <w:jc w:val="center"/>
              <w:rPr>
                <w:rFonts w:ascii="Arial" w:hAnsi="Arial" w:cs="Arial"/>
              </w:rPr>
            </w:pPr>
            <w:r w:rsidRPr="005B311A">
              <w:rPr>
                <w:rFonts w:ascii="Arial" w:hAnsi="Arial" w:cs="Arial"/>
              </w:rPr>
              <w:t>44.0%</w:t>
            </w:r>
          </w:p>
        </w:tc>
      </w:tr>
      <w:tr w:rsidR="005B311A" w:rsidRPr="005B311A" w14:paraId="1198CE31" w14:textId="77777777" w:rsidTr="005B311A">
        <w:trPr>
          <w:trHeight w:val="300"/>
        </w:trPr>
        <w:tc>
          <w:tcPr>
            <w:tcW w:w="960" w:type="dxa"/>
            <w:noWrap/>
            <w:hideMark/>
          </w:tcPr>
          <w:p w14:paraId="595850EE" w14:textId="77777777" w:rsidR="005B311A" w:rsidRPr="005B311A" w:rsidRDefault="005B311A" w:rsidP="005B311A">
            <w:pPr>
              <w:jc w:val="center"/>
              <w:rPr>
                <w:rFonts w:ascii="Arial" w:hAnsi="Arial" w:cs="Arial"/>
              </w:rPr>
            </w:pPr>
            <w:r w:rsidRPr="005B311A">
              <w:rPr>
                <w:rFonts w:ascii="Arial" w:hAnsi="Arial" w:cs="Arial"/>
              </w:rPr>
              <w:t>47</w:t>
            </w:r>
          </w:p>
        </w:tc>
        <w:tc>
          <w:tcPr>
            <w:tcW w:w="5070" w:type="dxa"/>
            <w:noWrap/>
            <w:hideMark/>
          </w:tcPr>
          <w:p w14:paraId="2C259307" w14:textId="77777777" w:rsidR="005B311A" w:rsidRPr="005B311A" w:rsidRDefault="005B311A">
            <w:pPr>
              <w:rPr>
                <w:rFonts w:ascii="Arial" w:hAnsi="Arial" w:cs="Arial"/>
              </w:rPr>
            </w:pPr>
            <w:r w:rsidRPr="005B311A">
              <w:rPr>
                <w:rFonts w:ascii="Arial" w:hAnsi="Arial" w:cs="Arial"/>
              </w:rPr>
              <w:t>Connecticut</w:t>
            </w:r>
          </w:p>
        </w:tc>
        <w:tc>
          <w:tcPr>
            <w:tcW w:w="2610" w:type="dxa"/>
            <w:noWrap/>
            <w:hideMark/>
          </w:tcPr>
          <w:p w14:paraId="388641D8" w14:textId="77777777" w:rsidR="005B311A" w:rsidRPr="005B311A" w:rsidRDefault="005B311A" w:rsidP="005B311A">
            <w:pPr>
              <w:jc w:val="center"/>
              <w:rPr>
                <w:rFonts w:ascii="Arial" w:hAnsi="Arial" w:cs="Arial"/>
              </w:rPr>
            </w:pPr>
            <w:r w:rsidRPr="005B311A">
              <w:rPr>
                <w:rFonts w:ascii="Arial" w:hAnsi="Arial" w:cs="Arial"/>
              </w:rPr>
              <w:t>43.5%</w:t>
            </w:r>
          </w:p>
        </w:tc>
      </w:tr>
      <w:tr w:rsidR="005B311A" w:rsidRPr="005B311A" w14:paraId="3F9D5124" w14:textId="77777777" w:rsidTr="005B311A">
        <w:trPr>
          <w:trHeight w:val="300"/>
        </w:trPr>
        <w:tc>
          <w:tcPr>
            <w:tcW w:w="960" w:type="dxa"/>
            <w:noWrap/>
            <w:hideMark/>
          </w:tcPr>
          <w:p w14:paraId="2E2AF5A9" w14:textId="77777777" w:rsidR="005B311A" w:rsidRPr="005B311A" w:rsidRDefault="005B311A" w:rsidP="005B311A">
            <w:pPr>
              <w:jc w:val="center"/>
              <w:rPr>
                <w:rFonts w:ascii="Arial" w:hAnsi="Arial" w:cs="Arial"/>
              </w:rPr>
            </w:pPr>
            <w:r w:rsidRPr="005B311A">
              <w:rPr>
                <w:rFonts w:ascii="Arial" w:hAnsi="Arial" w:cs="Arial"/>
              </w:rPr>
              <w:t>48</w:t>
            </w:r>
          </w:p>
        </w:tc>
        <w:tc>
          <w:tcPr>
            <w:tcW w:w="5070" w:type="dxa"/>
            <w:noWrap/>
            <w:hideMark/>
          </w:tcPr>
          <w:p w14:paraId="411F0F4A" w14:textId="77777777" w:rsidR="005B311A" w:rsidRPr="005B311A" w:rsidRDefault="005B311A">
            <w:pPr>
              <w:rPr>
                <w:rFonts w:ascii="Arial" w:hAnsi="Arial" w:cs="Arial"/>
              </w:rPr>
            </w:pPr>
            <w:r w:rsidRPr="005B311A">
              <w:rPr>
                <w:rFonts w:ascii="Arial" w:hAnsi="Arial" w:cs="Arial"/>
              </w:rPr>
              <w:t>Maryland</w:t>
            </w:r>
          </w:p>
        </w:tc>
        <w:tc>
          <w:tcPr>
            <w:tcW w:w="2610" w:type="dxa"/>
            <w:noWrap/>
            <w:hideMark/>
          </w:tcPr>
          <w:p w14:paraId="5F9A5AE1" w14:textId="77777777" w:rsidR="005B311A" w:rsidRPr="005B311A" w:rsidRDefault="005B311A" w:rsidP="005B311A">
            <w:pPr>
              <w:jc w:val="center"/>
              <w:rPr>
                <w:rFonts w:ascii="Arial" w:hAnsi="Arial" w:cs="Arial"/>
              </w:rPr>
            </w:pPr>
            <w:r w:rsidRPr="005B311A">
              <w:rPr>
                <w:rFonts w:ascii="Arial" w:hAnsi="Arial" w:cs="Arial"/>
              </w:rPr>
              <w:t>43.2%</w:t>
            </w:r>
          </w:p>
        </w:tc>
      </w:tr>
      <w:tr w:rsidR="005B311A" w:rsidRPr="005B311A" w14:paraId="22214C51" w14:textId="77777777" w:rsidTr="005B311A">
        <w:trPr>
          <w:trHeight w:val="300"/>
        </w:trPr>
        <w:tc>
          <w:tcPr>
            <w:tcW w:w="960" w:type="dxa"/>
            <w:noWrap/>
            <w:hideMark/>
          </w:tcPr>
          <w:p w14:paraId="113E9F08" w14:textId="77777777" w:rsidR="005B311A" w:rsidRPr="005B311A" w:rsidRDefault="005B311A" w:rsidP="005B311A">
            <w:pPr>
              <w:jc w:val="center"/>
              <w:rPr>
                <w:rFonts w:ascii="Arial" w:hAnsi="Arial" w:cs="Arial"/>
              </w:rPr>
            </w:pPr>
            <w:r w:rsidRPr="005B311A">
              <w:rPr>
                <w:rFonts w:ascii="Arial" w:hAnsi="Arial" w:cs="Arial"/>
              </w:rPr>
              <w:t>49</w:t>
            </w:r>
          </w:p>
        </w:tc>
        <w:tc>
          <w:tcPr>
            <w:tcW w:w="5070" w:type="dxa"/>
            <w:noWrap/>
            <w:hideMark/>
          </w:tcPr>
          <w:p w14:paraId="2A67BE4A" w14:textId="77777777" w:rsidR="005B311A" w:rsidRPr="005B311A" w:rsidRDefault="005B311A">
            <w:pPr>
              <w:rPr>
                <w:rFonts w:ascii="Arial" w:hAnsi="Arial" w:cs="Arial"/>
              </w:rPr>
            </w:pPr>
            <w:r w:rsidRPr="005B311A">
              <w:rPr>
                <w:rFonts w:ascii="Arial" w:hAnsi="Arial" w:cs="Arial"/>
              </w:rPr>
              <w:t>Massachusetts</w:t>
            </w:r>
          </w:p>
        </w:tc>
        <w:tc>
          <w:tcPr>
            <w:tcW w:w="2610" w:type="dxa"/>
            <w:noWrap/>
            <w:hideMark/>
          </w:tcPr>
          <w:p w14:paraId="68FBE230" w14:textId="77777777" w:rsidR="005B311A" w:rsidRPr="005B311A" w:rsidRDefault="005B311A" w:rsidP="005B311A">
            <w:pPr>
              <w:jc w:val="center"/>
              <w:rPr>
                <w:rFonts w:ascii="Arial" w:hAnsi="Arial" w:cs="Arial"/>
              </w:rPr>
            </w:pPr>
            <w:r w:rsidRPr="005B311A">
              <w:rPr>
                <w:rFonts w:ascii="Arial" w:hAnsi="Arial" w:cs="Arial"/>
              </w:rPr>
              <w:t>42.9%</w:t>
            </w:r>
          </w:p>
        </w:tc>
      </w:tr>
      <w:tr w:rsidR="005B311A" w:rsidRPr="005B311A" w14:paraId="451F5DA7" w14:textId="77777777" w:rsidTr="005B311A">
        <w:trPr>
          <w:trHeight w:val="300"/>
        </w:trPr>
        <w:tc>
          <w:tcPr>
            <w:tcW w:w="960" w:type="dxa"/>
            <w:noWrap/>
            <w:hideMark/>
          </w:tcPr>
          <w:p w14:paraId="72798315" w14:textId="77777777" w:rsidR="005B311A" w:rsidRPr="005B311A" w:rsidRDefault="005B311A" w:rsidP="005B311A">
            <w:pPr>
              <w:jc w:val="center"/>
              <w:rPr>
                <w:rFonts w:ascii="Arial" w:hAnsi="Arial" w:cs="Arial"/>
              </w:rPr>
            </w:pPr>
            <w:r w:rsidRPr="005B311A">
              <w:rPr>
                <w:rFonts w:ascii="Arial" w:hAnsi="Arial" w:cs="Arial"/>
              </w:rPr>
              <w:t>50</w:t>
            </w:r>
          </w:p>
        </w:tc>
        <w:tc>
          <w:tcPr>
            <w:tcW w:w="5070" w:type="dxa"/>
            <w:noWrap/>
            <w:hideMark/>
          </w:tcPr>
          <w:p w14:paraId="3AA6BDA8" w14:textId="77777777" w:rsidR="005B311A" w:rsidRPr="005B311A" w:rsidRDefault="005B311A">
            <w:pPr>
              <w:rPr>
                <w:rFonts w:ascii="Arial" w:hAnsi="Arial" w:cs="Arial"/>
              </w:rPr>
            </w:pPr>
            <w:r w:rsidRPr="005B311A">
              <w:rPr>
                <w:rFonts w:ascii="Arial" w:hAnsi="Arial" w:cs="Arial"/>
              </w:rPr>
              <w:t>New York</w:t>
            </w:r>
          </w:p>
        </w:tc>
        <w:tc>
          <w:tcPr>
            <w:tcW w:w="2610" w:type="dxa"/>
            <w:noWrap/>
            <w:hideMark/>
          </w:tcPr>
          <w:p w14:paraId="29C6A7C8" w14:textId="77777777" w:rsidR="005B311A" w:rsidRPr="005B311A" w:rsidRDefault="005B311A" w:rsidP="005B311A">
            <w:pPr>
              <w:jc w:val="center"/>
              <w:rPr>
                <w:rFonts w:ascii="Arial" w:hAnsi="Arial" w:cs="Arial"/>
              </w:rPr>
            </w:pPr>
            <w:r w:rsidRPr="005B311A">
              <w:rPr>
                <w:rFonts w:ascii="Arial" w:hAnsi="Arial" w:cs="Arial"/>
              </w:rPr>
              <w:t>42.4%</w:t>
            </w:r>
          </w:p>
        </w:tc>
      </w:tr>
      <w:tr w:rsidR="005B311A" w:rsidRPr="005B311A" w14:paraId="6C978421" w14:textId="77777777" w:rsidTr="005B311A">
        <w:trPr>
          <w:trHeight w:val="300"/>
        </w:trPr>
        <w:tc>
          <w:tcPr>
            <w:tcW w:w="8640" w:type="dxa"/>
            <w:gridSpan w:val="3"/>
            <w:noWrap/>
            <w:vAlign w:val="bottom"/>
          </w:tcPr>
          <w:p w14:paraId="710F21FB" w14:textId="577E551D" w:rsidR="005B311A" w:rsidRPr="005B311A" w:rsidRDefault="005B311A" w:rsidP="005B311A">
            <w:pPr>
              <w:rPr>
                <w:rFonts w:ascii="Arial" w:hAnsi="Arial" w:cs="Arial"/>
                <w:i/>
                <w:sz w:val="22"/>
              </w:rPr>
            </w:pPr>
            <w:r w:rsidRPr="005B311A">
              <w:rPr>
                <w:rFonts w:ascii="Arial" w:hAnsi="Arial" w:cs="Arial"/>
                <w:i/>
                <w:sz w:val="22"/>
              </w:rPr>
              <w:t>Note: Averages weighted by occupational employment shares</w:t>
            </w:r>
          </w:p>
        </w:tc>
      </w:tr>
      <w:tr w:rsidR="005B311A" w:rsidRPr="005B311A" w14:paraId="68758BF6" w14:textId="77777777" w:rsidTr="005B311A">
        <w:trPr>
          <w:trHeight w:val="300"/>
        </w:trPr>
        <w:tc>
          <w:tcPr>
            <w:tcW w:w="8640" w:type="dxa"/>
            <w:gridSpan w:val="3"/>
            <w:noWrap/>
            <w:vAlign w:val="bottom"/>
          </w:tcPr>
          <w:p w14:paraId="1D97ED41" w14:textId="4A9A817A" w:rsidR="005B311A" w:rsidRPr="005B311A" w:rsidRDefault="005B311A" w:rsidP="005B311A">
            <w:pPr>
              <w:rPr>
                <w:rFonts w:ascii="Arial" w:hAnsi="Arial" w:cs="Arial"/>
                <w:i/>
                <w:sz w:val="22"/>
              </w:rPr>
            </w:pPr>
            <w:r>
              <w:rPr>
                <w:rFonts w:ascii="Arial" w:hAnsi="Arial" w:cs="Arial"/>
                <w:i/>
                <w:sz w:val="22"/>
              </w:rPr>
              <w:t>Source: Brookings analysis of BLS, Census, EMSI, Moodys, and McKinsey data</w:t>
            </w:r>
          </w:p>
        </w:tc>
      </w:tr>
    </w:tbl>
    <w:p w14:paraId="3EEBB922" w14:textId="77777777" w:rsidR="005B311A" w:rsidRDefault="005B311A"/>
    <w:p w14:paraId="1073515F" w14:textId="77777777" w:rsidR="005B311A" w:rsidRDefault="005B311A">
      <w:r>
        <w:br w:type="page"/>
      </w:r>
    </w:p>
    <w:p w14:paraId="2BACC438" w14:textId="01C9F477" w:rsidR="005B311A" w:rsidRPr="000C03FE" w:rsidRDefault="005B311A" w:rsidP="005B311A">
      <w:pPr>
        <w:spacing w:after="160" w:line="259" w:lineRule="auto"/>
        <w:rPr>
          <w:rFonts w:ascii="Arial" w:eastAsia="Calibri" w:hAnsi="Arial" w:cs="Arial"/>
          <w:color w:val="F79646" w:themeColor="accent6"/>
          <w:sz w:val="40"/>
          <w:szCs w:val="40"/>
        </w:rPr>
      </w:pPr>
      <w:r>
        <w:rPr>
          <w:rFonts w:ascii="Arial" w:eastAsia="Calibri" w:hAnsi="Arial" w:cs="Arial"/>
          <w:color w:val="F79646" w:themeColor="accent6"/>
          <w:sz w:val="40"/>
          <w:szCs w:val="40"/>
        </w:rPr>
        <w:lastRenderedPageBreak/>
        <w:t xml:space="preserve">Appendix C. Metropolitan </w:t>
      </w:r>
      <w:r w:rsidR="00AB282D">
        <w:rPr>
          <w:rFonts w:ascii="Arial" w:eastAsia="Calibri" w:hAnsi="Arial" w:cs="Arial"/>
          <w:color w:val="F79646" w:themeColor="accent6"/>
          <w:sz w:val="40"/>
          <w:szCs w:val="40"/>
        </w:rPr>
        <w:t>a</w:t>
      </w:r>
      <w:r>
        <w:rPr>
          <w:rFonts w:ascii="Arial" w:eastAsia="Calibri" w:hAnsi="Arial" w:cs="Arial"/>
          <w:color w:val="F79646" w:themeColor="accent6"/>
          <w:sz w:val="40"/>
          <w:szCs w:val="40"/>
        </w:rPr>
        <w:t>rea</w:t>
      </w:r>
      <w:r w:rsidR="00AB282D">
        <w:rPr>
          <w:rFonts w:ascii="Arial" w:eastAsia="Calibri" w:hAnsi="Arial" w:cs="Arial"/>
          <w:color w:val="F79646" w:themeColor="accent6"/>
          <w:sz w:val="40"/>
          <w:szCs w:val="40"/>
        </w:rPr>
        <w:t>s’ automation potentials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
        <w:gridCol w:w="4909"/>
        <w:gridCol w:w="2803"/>
      </w:tblGrid>
      <w:tr w:rsidR="005B311A" w:rsidRPr="005B311A" w14:paraId="6B63E328" w14:textId="77777777" w:rsidTr="00DB659D">
        <w:trPr>
          <w:trHeight w:val="720"/>
        </w:trPr>
        <w:tc>
          <w:tcPr>
            <w:tcW w:w="928" w:type="dxa"/>
            <w:vAlign w:val="center"/>
            <w:hideMark/>
          </w:tcPr>
          <w:p w14:paraId="2296A553" w14:textId="77777777" w:rsidR="005B311A" w:rsidRPr="00DB659D" w:rsidRDefault="005B311A" w:rsidP="00DB659D">
            <w:pPr>
              <w:jc w:val="center"/>
              <w:rPr>
                <w:rFonts w:ascii="Arial" w:hAnsi="Arial" w:cs="Arial"/>
                <w:b/>
              </w:rPr>
            </w:pPr>
            <w:r w:rsidRPr="00DB659D">
              <w:rPr>
                <w:rFonts w:ascii="Arial" w:hAnsi="Arial" w:cs="Arial"/>
                <w:b/>
              </w:rPr>
              <w:t>Rank</w:t>
            </w:r>
          </w:p>
        </w:tc>
        <w:tc>
          <w:tcPr>
            <w:tcW w:w="4909" w:type="dxa"/>
            <w:vAlign w:val="center"/>
            <w:hideMark/>
          </w:tcPr>
          <w:p w14:paraId="085134ED" w14:textId="77777777" w:rsidR="005B311A" w:rsidRPr="00DB659D" w:rsidRDefault="005B311A" w:rsidP="00DB659D">
            <w:pPr>
              <w:rPr>
                <w:rFonts w:ascii="Arial" w:hAnsi="Arial" w:cs="Arial"/>
                <w:b/>
              </w:rPr>
            </w:pPr>
            <w:r w:rsidRPr="00DB659D">
              <w:rPr>
                <w:rFonts w:ascii="Arial" w:hAnsi="Arial" w:cs="Arial"/>
                <w:b/>
              </w:rPr>
              <w:t>Metropolitan area</w:t>
            </w:r>
          </w:p>
        </w:tc>
        <w:tc>
          <w:tcPr>
            <w:tcW w:w="2803" w:type="dxa"/>
            <w:vAlign w:val="center"/>
            <w:hideMark/>
          </w:tcPr>
          <w:p w14:paraId="2E681E6C" w14:textId="77777777" w:rsidR="005B311A" w:rsidRPr="00DB659D" w:rsidRDefault="005B311A" w:rsidP="00DB659D">
            <w:pPr>
              <w:jc w:val="center"/>
              <w:rPr>
                <w:rFonts w:ascii="Arial" w:hAnsi="Arial" w:cs="Arial"/>
                <w:b/>
              </w:rPr>
            </w:pPr>
            <w:r w:rsidRPr="00DB659D">
              <w:rPr>
                <w:rFonts w:ascii="Arial" w:hAnsi="Arial" w:cs="Arial"/>
                <w:b/>
              </w:rPr>
              <w:t>Average automation potential</w:t>
            </w:r>
          </w:p>
        </w:tc>
      </w:tr>
      <w:tr w:rsidR="005B311A" w:rsidRPr="005B311A" w14:paraId="065EA84E" w14:textId="77777777" w:rsidTr="00DB659D">
        <w:trPr>
          <w:trHeight w:val="300"/>
        </w:trPr>
        <w:tc>
          <w:tcPr>
            <w:tcW w:w="928" w:type="dxa"/>
            <w:noWrap/>
            <w:hideMark/>
          </w:tcPr>
          <w:p w14:paraId="720E7222" w14:textId="77777777" w:rsidR="005B311A" w:rsidRPr="00DB659D" w:rsidRDefault="005B311A" w:rsidP="00DB659D">
            <w:pPr>
              <w:jc w:val="center"/>
              <w:rPr>
                <w:rFonts w:ascii="Arial" w:hAnsi="Arial" w:cs="Arial"/>
              </w:rPr>
            </w:pPr>
            <w:r w:rsidRPr="00DB659D">
              <w:rPr>
                <w:rFonts w:ascii="Arial" w:hAnsi="Arial" w:cs="Arial"/>
              </w:rPr>
              <w:t>1</w:t>
            </w:r>
          </w:p>
        </w:tc>
        <w:tc>
          <w:tcPr>
            <w:tcW w:w="4909" w:type="dxa"/>
            <w:noWrap/>
            <w:hideMark/>
          </w:tcPr>
          <w:p w14:paraId="2F3D8541" w14:textId="77777777" w:rsidR="005B311A" w:rsidRPr="00DB659D" w:rsidRDefault="005B311A">
            <w:pPr>
              <w:rPr>
                <w:rFonts w:ascii="Arial" w:hAnsi="Arial" w:cs="Arial"/>
              </w:rPr>
            </w:pPr>
            <w:r w:rsidRPr="00DB659D">
              <w:rPr>
                <w:rFonts w:ascii="Arial" w:hAnsi="Arial" w:cs="Arial"/>
              </w:rPr>
              <w:t>Dalton, GA</w:t>
            </w:r>
          </w:p>
        </w:tc>
        <w:tc>
          <w:tcPr>
            <w:tcW w:w="2803" w:type="dxa"/>
            <w:noWrap/>
            <w:hideMark/>
          </w:tcPr>
          <w:p w14:paraId="662DCEAD" w14:textId="77777777" w:rsidR="005B311A" w:rsidRPr="00DB659D" w:rsidRDefault="005B311A" w:rsidP="00DB659D">
            <w:pPr>
              <w:jc w:val="center"/>
              <w:rPr>
                <w:rFonts w:ascii="Arial" w:hAnsi="Arial" w:cs="Arial"/>
              </w:rPr>
            </w:pPr>
            <w:r w:rsidRPr="00DB659D">
              <w:rPr>
                <w:rFonts w:ascii="Arial" w:hAnsi="Arial" w:cs="Arial"/>
              </w:rPr>
              <w:t>56.0%</w:t>
            </w:r>
          </w:p>
        </w:tc>
      </w:tr>
      <w:tr w:rsidR="005B311A" w:rsidRPr="005B311A" w14:paraId="55FF7094" w14:textId="77777777" w:rsidTr="00DB659D">
        <w:trPr>
          <w:trHeight w:val="300"/>
        </w:trPr>
        <w:tc>
          <w:tcPr>
            <w:tcW w:w="928" w:type="dxa"/>
            <w:noWrap/>
            <w:hideMark/>
          </w:tcPr>
          <w:p w14:paraId="786B6990" w14:textId="77777777" w:rsidR="005B311A" w:rsidRPr="00DB659D" w:rsidRDefault="005B311A" w:rsidP="00DB659D">
            <w:pPr>
              <w:jc w:val="center"/>
              <w:rPr>
                <w:rFonts w:ascii="Arial" w:hAnsi="Arial" w:cs="Arial"/>
              </w:rPr>
            </w:pPr>
            <w:r w:rsidRPr="00DB659D">
              <w:rPr>
                <w:rFonts w:ascii="Arial" w:hAnsi="Arial" w:cs="Arial"/>
              </w:rPr>
              <w:t>2</w:t>
            </w:r>
          </w:p>
        </w:tc>
        <w:tc>
          <w:tcPr>
            <w:tcW w:w="4909" w:type="dxa"/>
            <w:noWrap/>
            <w:hideMark/>
          </w:tcPr>
          <w:p w14:paraId="4BBDA01D" w14:textId="77777777" w:rsidR="005B311A" w:rsidRPr="00DB659D" w:rsidRDefault="005B311A">
            <w:pPr>
              <w:rPr>
                <w:rFonts w:ascii="Arial" w:hAnsi="Arial" w:cs="Arial"/>
              </w:rPr>
            </w:pPr>
            <w:r w:rsidRPr="00DB659D">
              <w:rPr>
                <w:rFonts w:ascii="Arial" w:hAnsi="Arial" w:cs="Arial"/>
              </w:rPr>
              <w:t>Kokomo, IN</w:t>
            </w:r>
          </w:p>
        </w:tc>
        <w:tc>
          <w:tcPr>
            <w:tcW w:w="2803" w:type="dxa"/>
            <w:noWrap/>
            <w:hideMark/>
          </w:tcPr>
          <w:p w14:paraId="44B45A77" w14:textId="77777777" w:rsidR="005B311A" w:rsidRPr="00DB659D" w:rsidRDefault="005B311A" w:rsidP="00DB659D">
            <w:pPr>
              <w:jc w:val="center"/>
              <w:rPr>
                <w:rFonts w:ascii="Arial" w:hAnsi="Arial" w:cs="Arial"/>
              </w:rPr>
            </w:pPr>
            <w:r w:rsidRPr="00DB659D">
              <w:rPr>
                <w:rFonts w:ascii="Arial" w:hAnsi="Arial" w:cs="Arial"/>
              </w:rPr>
              <w:t>54.7%</w:t>
            </w:r>
          </w:p>
        </w:tc>
      </w:tr>
      <w:tr w:rsidR="005B311A" w:rsidRPr="005B311A" w14:paraId="4D2EF1C6" w14:textId="77777777" w:rsidTr="00DB659D">
        <w:trPr>
          <w:trHeight w:val="300"/>
        </w:trPr>
        <w:tc>
          <w:tcPr>
            <w:tcW w:w="928" w:type="dxa"/>
            <w:noWrap/>
            <w:hideMark/>
          </w:tcPr>
          <w:p w14:paraId="438EC671" w14:textId="77777777" w:rsidR="005B311A" w:rsidRPr="00DB659D" w:rsidRDefault="005B311A" w:rsidP="00DB659D">
            <w:pPr>
              <w:jc w:val="center"/>
              <w:rPr>
                <w:rFonts w:ascii="Arial" w:hAnsi="Arial" w:cs="Arial"/>
              </w:rPr>
            </w:pPr>
            <w:r w:rsidRPr="00DB659D">
              <w:rPr>
                <w:rFonts w:ascii="Arial" w:hAnsi="Arial" w:cs="Arial"/>
              </w:rPr>
              <w:t>3</w:t>
            </w:r>
          </w:p>
        </w:tc>
        <w:tc>
          <w:tcPr>
            <w:tcW w:w="4909" w:type="dxa"/>
            <w:noWrap/>
            <w:hideMark/>
          </w:tcPr>
          <w:p w14:paraId="575FAD5F" w14:textId="77777777" w:rsidR="005B311A" w:rsidRPr="00DB659D" w:rsidRDefault="005B311A">
            <w:pPr>
              <w:rPr>
                <w:rFonts w:ascii="Arial" w:hAnsi="Arial" w:cs="Arial"/>
              </w:rPr>
            </w:pPr>
            <w:r w:rsidRPr="00DB659D">
              <w:rPr>
                <w:rFonts w:ascii="Arial" w:hAnsi="Arial" w:cs="Arial"/>
              </w:rPr>
              <w:t>Elkhart-Goshen, IN</w:t>
            </w:r>
          </w:p>
        </w:tc>
        <w:tc>
          <w:tcPr>
            <w:tcW w:w="2803" w:type="dxa"/>
            <w:noWrap/>
            <w:hideMark/>
          </w:tcPr>
          <w:p w14:paraId="0C8B0AEE" w14:textId="77777777" w:rsidR="005B311A" w:rsidRPr="00DB659D" w:rsidRDefault="005B311A" w:rsidP="00DB659D">
            <w:pPr>
              <w:jc w:val="center"/>
              <w:rPr>
                <w:rFonts w:ascii="Arial" w:hAnsi="Arial" w:cs="Arial"/>
              </w:rPr>
            </w:pPr>
            <w:r w:rsidRPr="00DB659D">
              <w:rPr>
                <w:rFonts w:ascii="Arial" w:hAnsi="Arial" w:cs="Arial"/>
              </w:rPr>
              <w:t>54.6%</w:t>
            </w:r>
          </w:p>
        </w:tc>
      </w:tr>
      <w:tr w:rsidR="005B311A" w:rsidRPr="005B311A" w14:paraId="1DEDD0E6" w14:textId="77777777" w:rsidTr="00DB659D">
        <w:trPr>
          <w:trHeight w:val="300"/>
        </w:trPr>
        <w:tc>
          <w:tcPr>
            <w:tcW w:w="928" w:type="dxa"/>
            <w:noWrap/>
            <w:hideMark/>
          </w:tcPr>
          <w:p w14:paraId="1CFE244E" w14:textId="77777777" w:rsidR="005B311A" w:rsidRPr="00DB659D" w:rsidRDefault="005B311A" w:rsidP="00DB659D">
            <w:pPr>
              <w:jc w:val="center"/>
              <w:rPr>
                <w:rFonts w:ascii="Arial" w:hAnsi="Arial" w:cs="Arial"/>
              </w:rPr>
            </w:pPr>
            <w:r w:rsidRPr="00DB659D">
              <w:rPr>
                <w:rFonts w:ascii="Arial" w:hAnsi="Arial" w:cs="Arial"/>
              </w:rPr>
              <w:t>4</w:t>
            </w:r>
          </w:p>
        </w:tc>
        <w:tc>
          <w:tcPr>
            <w:tcW w:w="4909" w:type="dxa"/>
            <w:noWrap/>
            <w:hideMark/>
          </w:tcPr>
          <w:p w14:paraId="5CC382F9" w14:textId="77777777" w:rsidR="005B311A" w:rsidRPr="00DB659D" w:rsidRDefault="005B311A">
            <w:pPr>
              <w:rPr>
                <w:rFonts w:ascii="Arial" w:hAnsi="Arial" w:cs="Arial"/>
              </w:rPr>
            </w:pPr>
            <w:r w:rsidRPr="00DB659D">
              <w:rPr>
                <w:rFonts w:ascii="Arial" w:hAnsi="Arial" w:cs="Arial"/>
              </w:rPr>
              <w:t>Hickory-Lenoir-Morganton, NC</w:t>
            </w:r>
          </w:p>
        </w:tc>
        <w:tc>
          <w:tcPr>
            <w:tcW w:w="2803" w:type="dxa"/>
            <w:noWrap/>
            <w:hideMark/>
          </w:tcPr>
          <w:p w14:paraId="538484F7" w14:textId="77777777" w:rsidR="005B311A" w:rsidRPr="00DB659D" w:rsidRDefault="005B311A" w:rsidP="00DB659D">
            <w:pPr>
              <w:jc w:val="center"/>
              <w:rPr>
                <w:rFonts w:ascii="Arial" w:hAnsi="Arial" w:cs="Arial"/>
              </w:rPr>
            </w:pPr>
            <w:r w:rsidRPr="00DB659D">
              <w:rPr>
                <w:rFonts w:ascii="Arial" w:hAnsi="Arial" w:cs="Arial"/>
              </w:rPr>
              <w:t>52.6%</w:t>
            </w:r>
          </w:p>
        </w:tc>
      </w:tr>
      <w:tr w:rsidR="005B311A" w:rsidRPr="005B311A" w14:paraId="2E669293" w14:textId="77777777" w:rsidTr="00DB659D">
        <w:trPr>
          <w:trHeight w:val="300"/>
        </w:trPr>
        <w:tc>
          <w:tcPr>
            <w:tcW w:w="928" w:type="dxa"/>
            <w:noWrap/>
            <w:hideMark/>
          </w:tcPr>
          <w:p w14:paraId="4773C0E0" w14:textId="77777777" w:rsidR="005B311A" w:rsidRPr="00DB659D" w:rsidRDefault="005B311A" w:rsidP="00DB659D">
            <w:pPr>
              <w:jc w:val="center"/>
              <w:rPr>
                <w:rFonts w:ascii="Arial" w:hAnsi="Arial" w:cs="Arial"/>
              </w:rPr>
            </w:pPr>
            <w:r w:rsidRPr="00DB659D">
              <w:rPr>
                <w:rFonts w:ascii="Arial" w:hAnsi="Arial" w:cs="Arial"/>
              </w:rPr>
              <w:t>5</w:t>
            </w:r>
          </w:p>
        </w:tc>
        <w:tc>
          <w:tcPr>
            <w:tcW w:w="4909" w:type="dxa"/>
            <w:noWrap/>
            <w:hideMark/>
          </w:tcPr>
          <w:p w14:paraId="3EBB297E" w14:textId="77777777" w:rsidR="005B311A" w:rsidRPr="00DB659D" w:rsidRDefault="005B311A">
            <w:pPr>
              <w:rPr>
                <w:rFonts w:ascii="Arial" w:hAnsi="Arial" w:cs="Arial"/>
              </w:rPr>
            </w:pPr>
            <w:r w:rsidRPr="00DB659D">
              <w:rPr>
                <w:rFonts w:ascii="Arial" w:hAnsi="Arial" w:cs="Arial"/>
              </w:rPr>
              <w:t>Grand Island, NE</w:t>
            </w:r>
          </w:p>
        </w:tc>
        <w:tc>
          <w:tcPr>
            <w:tcW w:w="2803" w:type="dxa"/>
            <w:noWrap/>
            <w:hideMark/>
          </w:tcPr>
          <w:p w14:paraId="2D3391A1" w14:textId="77777777" w:rsidR="005B311A" w:rsidRPr="00DB659D" w:rsidRDefault="005B311A" w:rsidP="00DB659D">
            <w:pPr>
              <w:jc w:val="center"/>
              <w:rPr>
                <w:rFonts w:ascii="Arial" w:hAnsi="Arial" w:cs="Arial"/>
              </w:rPr>
            </w:pPr>
            <w:r w:rsidRPr="00DB659D">
              <w:rPr>
                <w:rFonts w:ascii="Arial" w:hAnsi="Arial" w:cs="Arial"/>
              </w:rPr>
              <w:t>52.4%</w:t>
            </w:r>
          </w:p>
        </w:tc>
      </w:tr>
      <w:tr w:rsidR="005B311A" w:rsidRPr="005B311A" w14:paraId="17ECAD11" w14:textId="77777777" w:rsidTr="00DB659D">
        <w:trPr>
          <w:trHeight w:val="300"/>
        </w:trPr>
        <w:tc>
          <w:tcPr>
            <w:tcW w:w="928" w:type="dxa"/>
            <w:noWrap/>
            <w:hideMark/>
          </w:tcPr>
          <w:p w14:paraId="3011D703" w14:textId="77777777" w:rsidR="005B311A" w:rsidRPr="00DB659D" w:rsidRDefault="005B311A" w:rsidP="00DB659D">
            <w:pPr>
              <w:jc w:val="center"/>
              <w:rPr>
                <w:rFonts w:ascii="Arial" w:hAnsi="Arial" w:cs="Arial"/>
              </w:rPr>
            </w:pPr>
            <w:r w:rsidRPr="00DB659D">
              <w:rPr>
                <w:rFonts w:ascii="Arial" w:hAnsi="Arial" w:cs="Arial"/>
              </w:rPr>
              <w:t>6</w:t>
            </w:r>
          </w:p>
        </w:tc>
        <w:tc>
          <w:tcPr>
            <w:tcW w:w="4909" w:type="dxa"/>
            <w:noWrap/>
            <w:hideMark/>
          </w:tcPr>
          <w:p w14:paraId="37725E1D" w14:textId="77777777" w:rsidR="005B311A" w:rsidRPr="00DB659D" w:rsidRDefault="005B311A">
            <w:pPr>
              <w:rPr>
                <w:rFonts w:ascii="Arial" w:hAnsi="Arial" w:cs="Arial"/>
              </w:rPr>
            </w:pPr>
            <w:r w:rsidRPr="00DB659D">
              <w:rPr>
                <w:rFonts w:ascii="Arial" w:hAnsi="Arial" w:cs="Arial"/>
              </w:rPr>
              <w:t>Burlington, NC</w:t>
            </w:r>
          </w:p>
        </w:tc>
        <w:tc>
          <w:tcPr>
            <w:tcW w:w="2803" w:type="dxa"/>
            <w:noWrap/>
            <w:hideMark/>
          </w:tcPr>
          <w:p w14:paraId="39915813" w14:textId="77777777" w:rsidR="005B311A" w:rsidRPr="00DB659D" w:rsidRDefault="005B311A" w:rsidP="00DB659D">
            <w:pPr>
              <w:jc w:val="center"/>
              <w:rPr>
                <w:rFonts w:ascii="Arial" w:hAnsi="Arial" w:cs="Arial"/>
              </w:rPr>
            </w:pPr>
            <w:r w:rsidRPr="00DB659D">
              <w:rPr>
                <w:rFonts w:ascii="Arial" w:hAnsi="Arial" w:cs="Arial"/>
              </w:rPr>
              <w:t>52.2%</w:t>
            </w:r>
          </w:p>
        </w:tc>
      </w:tr>
      <w:tr w:rsidR="005B311A" w:rsidRPr="005B311A" w14:paraId="35783A41" w14:textId="77777777" w:rsidTr="00DB659D">
        <w:trPr>
          <w:trHeight w:val="300"/>
        </w:trPr>
        <w:tc>
          <w:tcPr>
            <w:tcW w:w="928" w:type="dxa"/>
            <w:noWrap/>
            <w:hideMark/>
          </w:tcPr>
          <w:p w14:paraId="6DB828AF" w14:textId="77777777" w:rsidR="005B311A" w:rsidRPr="00DB659D" w:rsidRDefault="005B311A" w:rsidP="00DB659D">
            <w:pPr>
              <w:jc w:val="center"/>
              <w:rPr>
                <w:rFonts w:ascii="Arial" w:hAnsi="Arial" w:cs="Arial"/>
              </w:rPr>
            </w:pPr>
            <w:r w:rsidRPr="00DB659D">
              <w:rPr>
                <w:rFonts w:ascii="Arial" w:hAnsi="Arial" w:cs="Arial"/>
              </w:rPr>
              <w:t>7</w:t>
            </w:r>
          </w:p>
        </w:tc>
        <w:tc>
          <w:tcPr>
            <w:tcW w:w="4909" w:type="dxa"/>
            <w:noWrap/>
            <w:hideMark/>
          </w:tcPr>
          <w:p w14:paraId="4CFDB4AA" w14:textId="77777777" w:rsidR="005B311A" w:rsidRPr="00DB659D" w:rsidRDefault="005B311A">
            <w:pPr>
              <w:rPr>
                <w:rFonts w:ascii="Arial" w:hAnsi="Arial" w:cs="Arial"/>
              </w:rPr>
            </w:pPr>
            <w:r w:rsidRPr="00DB659D">
              <w:rPr>
                <w:rFonts w:ascii="Arial" w:hAnsi="Arial" w:cs="Arial"/>
              </w:rPr>
              <w:t>Harrisonburg, VA</w:t>
            </w:r>
          </w:p>
        </w:tc>
        <w:tc>
          <w:tcPr>
            <w:tcW w:w="2803" w:type="dxa"/>
            <w:noWrap/>
            <w:hideMark/>
          </w:tcPr>
          <w:p w14:paraId="3C08B799" w14:textId="77777777" w:rsidR="005B311A" w:rsidRPr="00DB659D" w:rsidRDefault="005B311A" w:rsidP="00DB659D">
            <w:pPr>
              <w:jc w:val="center"/>
              <w:rPr>
                <w:rFonts w:ascii="Arial" w:hAnsi="Arial" w:cs="Arial"/>
              </w:rPr>
            </w:pPr>
            <w:r w:rsidRPr="00DB659D">
              <w:rPr>
                <w:rFonts w:ascii="Arial" w:hAnsi="Arial" w:cs="Arial"/>
              </w:rPr>
              <w:t>52.0%</w:t>
            </w:r>
          </w:p>
        </w:tc>
      </w:tr>
      <w:tr w:rsidR="005B311A" w:rsidRPr="005B311A" w14:paraId="7B4049A5" w14:textId="77777777" w:rsidTr="00DB659D">
        <w:trPr>
          <w:trHeight w:val="300"/>
        </w:trPr>
        <w:tc>
          <w:tcPr>
            <w:tcW w:w="928" w:type="dxa"/>
            <w:noWrap/>
            <w:hideMark/>
          </w:tcPr>
          <w:p w14:paraId="605FA900" w14:textId="77777777" w:rsidR="005B311A" w:rsidRPr="00DB659D" w:rsidRDefault="005B311A" w:rsidP="00DB659D">
            <w:pPr>
              <w:jc w:val="center"/>
              <w:rPr>
                <w:rFonts w:ascii="Arial" w:hAnsi="Arial" w:cs="Arial"/>
              </w:rPr>
            </w:pPr>
            <w:r w:rsidRPr="00DB659D">
              <w:rPr>
                <w:rFonts w:ascii="Arial" w:hAnsi="Arial" w:cs="Arial"/>
              </w:rPr>
              <w:t>8</w:t>
            </w:r>
          </w:p>
        </w:tc>
        <w:tc>
          <w:tcPr>
            <w:tcW w:w="4909" w:type="dxa"/>
            <w:noWrap/>
            <w:hideMark/>
          </w:tcPr>
          <w:p w14:paraId="50E35996" w14:textId="77777777" w:rsidR="005B311A" w:rsidRPr="00DB659D" w:rsidRDefault="005B311A">
            <w:pPr>
              <w:rPr>
                <w:rFonts w:ascii="Arial" w:hAnsi="Arial" w:cs="Arial"/>
              </w:rPr>
            </w:pPr>
            <w:r w:rsidRPr="00DB659D">
              <w:rPr>
                <w:rFonts w:ascii="Arial" w:hAnsi="Arial" w:cs="Arial"/>
              </w:rPr>
              <w:t>Gettysburg, PA</w:t>
            </w:r>
          </w:p>
        </w:tc>
        <w:tc>
          <w:tcPr>
            <w:tcW w:w="2803" w:type="dxa"/>
            <w:noWrap/>
            <w:hideMark/>
          </w:tcPr>
          <w:p w14:paraId="3CF0C19C" w14:textId="77777777" w:rsidR="005B311A" w:rsidRPr="00DB659D" w:rsidRDefault="005B311A" w:rsidP="00DB659D">
            <w:pPr>
              <w:jc w:val="center"/>
              <w:rPr>
                <w:rFonts w:ascii="Arial" w:hAnsi="Arial" w:cs="Arial"/>
              </w:rPr>
            </w:pPr>
            <w:r w:rsidRPr="00DB659D">
              <w:rPr>
                <w:rFonts w:ascii="Arial" w:hAnsi="Arial" w:cs="Arial"/>
              </w:rPr>
              <w:t>51.6%</w:t>
            </w:r>
          </w:p>
        </w:tc>
      </w:tr>
      <w:tr w:rsidR="005B311A" w:rsidRPr="005B311A" w14:paraId="40FF1C25" w14:textId="77777777" w:rsidTr="00DB659D">
        <w:trPr>
          <w:trHeight w:val="300"/>
        </w:trPr>
        <w:tc>
          <w:tcPr>
            <w:tcW w:w="928" w:type="dxa"/>
            <w:noWrap/>
            <w:hideMark/>
          </w:tcPr>
          <w:p w14:paraId="6C56462F" w14:textId="77777777" w:rsidR="005B311A" w:rsidRPr="00DB659D" w:rsidRDefault="005B311A" w:rsidP="00DB659D">
            <w:pPr>
              <w:jc w:val="center"/>
              <w:rPr>
                <w:rFonts w:ascii="Arial" w:hAnsi="Arial" w:cs="Arial"/>
              </w:rPr>
            </w:pPr>
            <w:r w:rsidRPr="00DB659D">
              <w:rPr>
                <w:rFonts w:ascii="Arial" w:hAnsi="Arial" w:cs="Arial"/>
              </w:rPr>
              <w:t>9</w:t>
            </w:r>
          </w:p>
        </w:tc>
        <w:tc>
          <w:tcPr>
            <w:tcW w:w="4909" w:type="dxa"/>
            <w:noWrap/>
            <w:hideMark/>
          </w:tcPr>
          <w:p w14:paraId="44CF7408" w14:textId="77777777" w:rsidR="005B311A" w:rsidRPr="00DB659D" w:rsidRDefault="005B311A">
            <w:pPr>
              <w:rPr>
                <w:rFonts w:ascii="Arial" w:hAnsi="Arial" w:cs="Arial"/>
              </w:rPr>
            </w:pPr>
            <w:r w:rsidRPr="00DB659D">
              <w:rPr>
                <w:rFonts w:ascii="Arial" w:hAnsi="Arial" w:cs="Arial"/>
              </w:rPr>
              <w:t>Sioux City, IA-NE-SD</w:t>
            </w:r>
          </w:p>
        </w:tc>
        <w:tc>
          <w:tcPr>
            <w:tcW w:w="2803" w:type="dxa"/>
            <w:noWrap/>
            <w:hideMark/>
          </w:tcPr>
          <w:p w14:paraId="65A33397" w14:textId="77777777" w:rsidR="005B311A" w:rsidRPr="00DB659D" w:rsidRDefault="005B311A" w:rsidP="00DB659D">
            <w:pPr>
              <w:jc w:val="center"/>
              <w:rPr>
                <w:rFonts w:ascii="Arial" w:hAnsi="Arial" w:cs="Arial"/>
              </w:rPr>
            </w:pPr>
            <w:r w:rsidRPr="00DB659D">
              <w:rPr>
                <w:rFonts w:ascii="Arial" w:hAnsi="Arial" w:cs="Arial"/>
              </w:rPr>
              <w:t>51.6%</w:t>
            </w:r>
          </w:p>
        </w:tc>
      </w:tr>
      <w:tr w:rsidR="005B311A" w:rsidRPr="005B311A" w14:paraId="2D3C485A" w14:textId="77777777" w:rsidTr="00DB659D">
        <w:trPr>
          <w:trHeight w:val="300"/>
        </w:trPr>
        <w:tc>
          <w:tcPr>
            <w:tcW w:w="928" w:type="dxa"/>
            <w:noWrap/>
            <w:hideMark/>
          </w:tcPr>
          <w:p w14:paraId="15E78DB0" w14:textId="77777777" w:rsidR="005B311A" w:rsidRPr="00DB659D" w:rsidRDefault="005B311A" w:rsidP="00DB659D">
            <w:pPr>
              <w:jc w:val="center"/>
              <w:rPr>
                <w:rFonts w:ascii="Arial" w:hAnsi="Arial" w:cs="Arial"/>
              </w:rPr>
            </w:pPr>
            <w:r w:rsidRPr="00DB659D">
              <w:rPr>
                <w:rFonts w:ascii="Arial" w:hAnsi="Arial" w:cs="Arial"/>
              </w:rPr>
              <w:t>10</w:t>
            </w:r>
          </w:p>
        </w:tc>
        <w:tc>
          <w:tcPr>
            <w:tcW w:w="4909" w:type="dxa"/>
            <w:noWrap/>
            <w:hideMark/>
          </w:tcPr>
          <w:p w14:paraId="6F334F08" w14:textId="77777777" w:rsidR="005B311A" w:rsidRPr="00DB659D" w:rsidRDefault="005B311A">
            <w:pPr>
              <w:rPr>
                <w:rFonts w:ascii="Arial" w:hAnsi="Arial" w:cs="Arial"/>
              </w:rPr>
            </w:pPr>
            <w:r w:rsidRPr="00DB659D">
              <w:rPr>
                <w:rFonts w:ascii="Arial" w:hAnsi="Arial" w:cs="Arial"/>
              </w:rPr>
              <w:t>Gadsden, AL</w:t>
            </w:r>
          </w:p>
        </w:tc>
        <w:tc>
          <w:tcPr>
            <w:tcW w:w="2803" w:type="dxa"/>
            <w:noWrap/>
            <w:hideMark/>
          </w:tcPr>
          <w:p w14:paraId="1E6BEBA8" w14:textId="77777777" w:rsidR="005B311A" w:rsidRPr="00DB659D" w:rsidRDefault="005B311A" w:rsidP="00DB659D">
            <w:pPr>
              <w:jc w:val="center"/>
              <w:rPr>
                <w:rFonts w:ascii="Arial" w:hAnsi="Arial" w:cs="Arial"/>
              </w:rPr>
            </w:pPr>
            <w:r w:rsidRPr="00DB659D">
              <w:rPr>
                <w:rFonts w:ascii="Arial" w:hAnsi="Arial" w:cs="Arial"/>
              </w:rPr>
              <w:t>51.5%</w:t>
            </w:r>
          </w:p>
        </w:tc>
      </w:tr>
      <w:tr w:rsidR="005B311A" w:rsidRPr="005B311A" w14:paraId="3B779B3E" w14:textId="77777777" w:rsidTr="00DB659D">
        <w:trPr>
          <w:trHeight w:val="300"/>
        </w:trPr>
        <w:tc>
          <w:tcPr>
            <w:tcW w:w="928" w:type="dxa"/>
            <w:noWrap/>
            <w:hideMark/>
          </w:tcPr>
          <w:p w14:paraId="7CB060A2" w14:textId="77777777" w:rsidR="005B311A" w:rsidRPr="00DB659D" w:rsidRDefault="005B311A" w:rsidP="00DB659D">
            <w:pPr>
              <w:jc w:val="center"/>
              <w:rPr>
                <w:rFonts w:ascii="Arial" w:hAnsi="Arial" w:cs="Arial"/>
              </w:rPr>
            </w:pPr>
            <w:r w:rsidRPr="00DB659D">
              <w:rPr>
                <w:rFonts w:ascii="Arial" w:hAnsi="Arial" w:cs="Arial"/>
              </w:rPr>
              <w:t>11</w:t>
            </w:r>
          </w:p>
        </w:tc>
        <w:tc>
          <w:tcPr>
            <w:tcW w:w="4909" w:type="dxa"/>
            <w:noWrap/>
            <w:hideMark/>
          </w:tcPr>
          <w:p w14:paraId="1578330C" w14:textId="77777777" w:rsidR="005B311A" w:rsidRPr="00DB659D" w:rsidRDefault="005B311A">
            <w:pPr>
              <w:rPr>
                <w:rFonts w:ascii="Arial" w:hAnsi="Arial" w:cs="Arial"/>
              </w:rPr>
            </w:pPr>
            <w:r w:rsidRPr="00DB659D">
              <w:rPr>
                <w:rFonts w:ascii="Arial" w:hAnsi="Arial" w:cs="Arial"/>
              </w:rPr>
              <w:t>Fort Smith, AR-OK</w:t>
            </w:r>
          </w:p>
        </w:tc>
        <w:tc>
          <w:tcPr>
            <w:tcW w:w="2803" w:type="dxa"/>
            <w:noWrap/>
            <w:hideMark/>
          </w:tcPr>
          <w:p w14:paraId="3F4B0124" w14:textId="77777777" w:rsidR="005B311A" w:rsidRPr="00DB659D" w:rsidRDefault="005B311A" w:rsidP="00DB659D">
            <w:pPr>
              <w:jc w:val="center"/>
              <w:rPr>
                <w:rFonts w:ascii="Arial" w:hAnsi="Arial" w:cs="Arial"/>
              </w:rPr>
            </w:pPr>
            <w:r w:rsidRPr="00DB659D">
              <w:rPr>
                <w:rFonts w:ascii="Arial" w:hAnsi="Arial" w:cs="Arial"/>
              </w:rPr>
              <w:t>51.5%</w:t>
            </w:r>
          </w:p>
        </w:tc>
      </w:tr>
      <w:tr w:rsidR="005B311A" w:rsidRPr="005B311A" w14:paraId="0BEE943C" w14:textId="77777777" w:rsidTr="00DB659D">
        <w:trPr>
          <w:trHeight w:val="300"/>
        </w:trPr>
        <w:tc>
          <w:tcPr>
            <w:tcW w:w="928" w:type="dxa"/>
            <w:noWrap/>
            <w:hideMark/>
          </w:tcPr>
          <w:p w14:paraId="768B7934" w14:textId="77777777" w:rsidR="005B311A" w:rsidRPr="00DB659D" w:rsidRDefault="005B311A" w:rsidP="00DB659D">
            <w:pPr>
              <w:jc w:val="center"/>
              <w:rPr>
                <w:rFonts w:ascii="Arial" w:hAnsi="Arial" w:cs="Arial"/>
              </w:rPr>
            </w:pPr>
            <w:r w:rsidRPr="00DB659D">
              <w:rPr>
                <w:rFonts w:ascii="Arial" w:hAnsi="Arial" w:cs="Arial"/>
              </w:rPr>
              <w:t>12</w:t>
            </w:r>
          </w:p>
        </w:tc>
        <w:tc>
          <w:tcPr>
            <w:tcW w:w="4909" w:type="dxa"/>
            <w:noWrap/>
            <w:hideMark/>
          </w:tcPr>
          <w:p w14:paraId="5FB5BE5E" w14:textId="77777777" w:rsidR="005B311A" w:rsidRPr="00DB659D" w:rsidRDefault="005B311A">
            <w:pPr>
              <w:rPr>
                <w:rFonts w:ascii="Arial" w:hAnsi="Arial" w:cs="Arial"/>
              </w:rPr>
            </w:pPr>
            <w:r w:rsidRPr="00DB659D">
              <w:rPr>
                <w:rFonts w:ascii="Arial" w:hAnsi="Arial" w:cs="Arial"/>
              </w:rPr>
              <w:t>Morristown, TN</w:t>
            </w:r>
          </w:p>
        </w:tc>
        <w:tc>
          <w:tcPr>
            <w:tcW w:w="2803" w:type="dxa"/>
            <w:noWrap/>
            <w:hideMark/>
          </w:tcPr>
          <w:p w14:paraId="5A550D5D" w14:textId="77777777" w:rsidR="005B311A" w:rsidRPr="00DB659D" w:rsidRDefault="005B311A" w:rsidP="00DB659D">
            <w:pPr>
              <w:jc w:val="center"/>
              <w:rPr>
                <w:rFonts w:ascii="Arial" w:hAnsi="Arial" w:cs="Arial"/>
              </w:rPr>
            </w:pPr>
            <w:r w:rsidRPr="00DB659D">
              <w:rPr>
                <w:rFonts w:ascii="Arial" w:hAnsi="Arial" w:cs="Arial"/>
              </w:rPr>
              <w:t>51.3%</w:t>
            </w:r>
          </w:p>
        </w:tc>
      </w:tr>
      <w:tr w:rsidR="005B311A" w:rsidRPr="005B311A" w14:paraId="0E41070A" w14:textId="77777777" w:rsidTr="00DB659D">
        <w:trPr>
          <w:trHeight w:val="300"/>
        </w:trPr>
        <w:tc>
          <w:tcPr>
            <w:tcW w:w="928" w:type="dxa"/>
            <w:noWrap/>
            <w:hideMark/>
          </w:tcPr>
          <w:p w14:paraId="5AB98767" w14:textId="77777777" w:rsidR="005B311A" w:rsidRPr="00DB659D" w:rsidRDefault="005B311A" w:rsidP="00DB659D">
            <w:pPr>
              <w:jc w:val="center"/>
              <w:rPr>
                <w:rFonts w:ascii="Arial" w:hAnsi="Arial" w:cs="Arial"/>
              </w:rPr>
            </w:pPr>
            <w:r w:rsidRPr="00DB659D">
              <w:rPr>
                <w:rFonts w:ascii="Arial" w:hAnsi="Arial" w:cs="Arial"/>
              </w:rPr>
              <w:t>13</w:t>
            </w:r>
          </w:p>
        </w:tc>
        <w:tc>
          <w:tcPr>
            <w:tcW w:w="4909" w:type="dxa"/>
            <w:noWrap/>
            <w:hideMark/>
          </w:tcPr>
          <w:p w14:paraId="1A8C70CF" w14:textId="77777777" w:rsidR="005B311A" w:rsidRPr="00DB659D" w:rsidRDefault="005B311A">
            <w:pPr>
              <w:rPr>
                <w:rFonts w:ascii="Arial" w:hAnsi="Arial" w:cs="Arial"/>
              </w:rPr>
            </w:pPr>
            <w:r w:rsidRPr="00DB659D">
              <w:rPr>
                <w:rFonts w:ascii="Arial" w:hAnsi="Arial" w:cs="Arial"/>
              </w:rPr>
              <w:t>Michigan City-La Porte, IN</w:t>
            </w:r>
          </w:p>
        </w:tc>
        <w:tc>
          <w:tcPr>
            <w:tcW w:w="2803" w:type="dxa"/>
            <w:noWrap/>
            <w:hideMark/>
          </w:tcPr>
          <w:p w14:paraId="18D06861" w14:textId="77777777" w:rsidR="005B311A" w:rsidRPr="00DB659D" w:rsidRDefault="005B311A" w:rsidP="00DB659D">
            <w:pPr>
              <w:jc w:val="center"/>
              <w:rPr>
                <w:rFonts w:ascii="Arial" w:hAnsi="Arial" w:cs="Arial"/>
              </w:rPr>
            </w:pPr>
            <w:r w:rsidRPr="00DB659D">
              <w:rPr>
                <w:rFonts w:ascii="Arial" w:hAnsi="Arial" w:cs="Arial"/>
              </w:rPr>
              <w:t>51.0%</w:t>
            </w:r>
          </w:p>
        </w:tc>
      </w:tr>
      <w:tr w:rsidR="005B311A" w:rsidRPr="005B311A" w14:paraId="5428DD9D" w14:textId="77777777" w:rsidTr="00DB659D">
        <w:trPr>
          <w:trHeight w:val="300"/>
        </w:trPr>
        <w:tc>
          <w:tcPr>
            <w:tcW w:w="928" w:type="dxa"/>
            <w:noWrap/>
            <w:hideMark/>
          </w:tcPr>
          <w:p w14:paraId="6FB7CE24" w14:textId="77777777" w:rsidR="005B311A" w:rsidRPr="00DB659D" w:rsidRDefault="005B311A" w:rsidP="00DB659D">
            <w:pPr>
              <w:jc w:val="center"/>
              <w:rPr>
                <w:rFonts w:ascii="Arial" w:hAnsi="Arial" w:cs="Arial"/>
              </w:rPr>
            </w:pPr>
            <w:r w:rsidRPr="00DB659D">
              <w:rPr>
                <w:rFonts w:ascii="Arial" w:hAnsi="Arial" w:cs="Arial"/>
              </w:rPr>
              <w:t>14</w:t>
            </w:r>
          </w:p>
        </w:tc>
        <w:tc>
          <w:tcPr>
            <w:tcW w:w="4909" w:type="dxa"/>
            <w:noWrap/>
            <w:hideMark/>
          </w:tcPr>
          <w:p w14:paraId="796C2E2A" w14:textId="77777777" w:rsidR="005B311A" w:rsidRPr="00DB659D" w:rsidRDefault="005B311A">
            <w:pPr>
              <w:rPr>
                <w:rFonts w:ascii="Arial" w:hAnsi="Arial" w:cs="Arial"/>
              </w:rPr>
            </w:pPr>
            <w:r w:rsidRPr="00DB659D">
              <w:rPr>
                <w:rFonts w:ascii="Arial" w:hAnsi="Arial" w:cs="Arial"/>
              </w:rPr>
              <w:t>Odessa, TX</w:t>
            </w:r>
          </w:p>
        </w:tc>
        <w:tc>
          <w:tcPr>
            <w:tcW w:w="2803" w:type="dxa"/>
            <w:noWrap/>
            <w:hideMark/>
          </w:tcPr>
          <w:p w14:paraId="46340176" w14:textId="77777777" w:rsidR="005B311A" w:rsidRPr="00DB659D" w:rsidRDefault="005B311A" w:rsidP="00DB659D">
            <w:pPr>
              <w:jc w:val="center"/>
              <w:rPr>
                <w:rFonts w:ascii="Arial" w:hAnsi="Arial" w:cs="Arial"/>
              </w:rPr>
            </w:pPr>
            <w:r w:rsidRPr="00DB659D">
              <w:rPr>
                <w:rFonts w:ascii="Arial" w:hAnsi="Arial" w:cs="Arial"/>
              </w:rPr>
              <w:t>50.9%</w:t>
            </w:r>
          </w:p>
        </w:tc>
      </w:tr>
      <w:tr w:rsidR="005B311A" w:rsidRPr="005B311A" w14:paraId="0768CE9F" w14:textId="77777777" w:rsidTr="00DB659D">
        <w:trPr>
          <w:trHeight w:val="300"/>
        </w:trPr>
        <w:tc>
          <w:tcPr>
            <w:tcW w:w="928" w:type="dxa"/>
            <w:noWrap/>
            <w:hideMark/>
          </w:tcPr>
          <w:p w14:paraId="3ECAB065" w14:textId="77777777" w:rsidR="005B311A" w:rsidRPr="00DB659D" w:rsidRDefault="005B311A" w:rsidP="00DB659D">
            <w:pPr>
              <w:jc w:val="center"/>
              <w:rPr>
                <w:rFonts w:ascii="Arial" w:hAnsi="Arial" w:cs="Arial"/>
              </w:rPr>
            </w:pPr>
            <w:r w:rsidRPr="00DB659D">
              <w:rPr>
                <w:rFonts w:ascii="Arial" w:hAnsi="Arial" w:cs="Arial"/>
              </w:rPr>
              <w:t>15</w:t>
            </w:r>
          </w:p>
        </w:tc>
        <w:tc>
          <w:tcPr>
            <w:tcW w:w="4909" w:type="dxa"/>
            <w:noWrap/>
            <w:hideMark/>
          </w:tcPr>
          <w:p w14:paraId="00DDDCCD" w14:textId="77777777" w:rsidR="005B311A" w:rsidRPr="00DB659D" w:rsidRDefault="005B311A">
            <w:pPr>
              <w:rPr>
                <w:rFonts w:ascii="Arial" w:hAnsi="Arial" w:cs="Arial"/>
              </w:rPr>
            </w:pPr>
            <w:r w:rsidRPr="00DB659D">
              <w:rPr>
                <w:rFonts w:ascii="Arial" w:hAnsi="Arial" w:cs="Arial"/>
              </w:rPr>
              <w:t>Florence-Muscle Shoals, AL</w:t>
            </w:r>
          </w:p>
        </w:tc>
        <w:tc>
          <w:tcPr>
            <w:tcW w:w="2803" w:type="dxa"/>
            <w:noWrap/>
            <w:hideMark/>
          </w:tcPr>
          <w:p w14:paraId="5A6C4A3C" w14:textId="77777777" w:rsidR="005B311A" w:rsidRPr="00DB659D" w:rsidRDefault="005B311A" w:rsidP="00DB659D">
            <w:pPr>
              <w:jc w:val="center"/>
              <w:rPr>
                <w:rFonts w:ascii="Arial" w:hAnsi="Arial" w:cs="Arial"/>
              </w:rPr>
            </w:pPr>
            <w:r w:rsidRPr="00DB659D">
              <w:rPr>
                <w:rFonts w:ascii="Arial" w:hAnsi="Arial" w:cs="Arial"/>
              </w:rPr>
              <w:t>50.9%</w:t>
            </w:r>
          </w:p>
        </w:tc>
      </w:tr>
      <w:tr w:rsidR="005B311A" w:rsidRPr="005B311A" w14:paraId="55EBF01D" w14:textId="77777777" w:rsidTr="00DB659D">
        <w:trPr>
          <w:trHeight w:val="300"/>
        </w:trPr>
        <w:tc>
          <w:tcPr>
            <w:tcW w:w="928" w:type="dxa"/>
            <w:noWrap/>
            <w:hideMark/>
          </w:tcPr>
          <w:p w14:paraId="5ACB5B23" w14:textId="77777777" w:rsidR="005B311A" w:rsidRPr="00DB659D" w:rsidRDefault="005B311A" w:rsidP="00DB659D">
            <w:pPr>
              <w:jc w:val="center"/>
              <w:rPr>
                <w:rFonts w:ascii="Arial" w:hAnsi="Arial" w:cs="Arial"/>
              </w:rPr>
            </w:pPr>
            <w:r w:rsidRPr="00DB659D">
              <w:rPr>
                <w:rFonts w:ascii="Arial" w:hAnsi="Arial" w:cs="Arial"/>
              </w:rPr>
              <w:t>16</w:t>
            </w:r>
          </w:p>
        </w:tc>
        <w:tc>
          <w:tcPr>
            <w:tcW w:w="4909" w:type="dxa"/>
            <w:noWrap/>
            <w:hideMark/>
          </w:tcPr>
          <w:p w14:paraId="46744274" w14:textId="77777777" w:rsidR="005B311A" w:rsidRPr="00DB659D" w:rsidRDefault="005B311A">
            <w:pPr>
              <w:rPr>
                <w:rFonts w:ascii="Arial" w:hAnsi="Arial" w:cs="Arial"/>
              </w:rPr>
            </w:pPr>
            <w:r w:rsidRPr="00DB659D">
              <w:rPr>
                <w:rFonts w:ascii="Arial" w:hAnsi="Arial" w:cs="Arial"/>
              </w:rPr>
              <w:t>St. Joseph, MO-KS</w:t>
            </w:r>
          </w:p>
        </w:tc>
        <w:tc>
          <w:tcPr>
            <w:tcW w:w="2803" w:type="dxa"/>
            <w:noWrap/>
            <w:hideMark/>
          </w:tcPr>
          <w:p w14:paraId="752635D4" w14:textId="77777777" w:rsidR="005B311A" w:rsidRPr="00DB659D" w:rsidRDefault="005B311A" w:rsidP="00DB659D">
            <w:pPr>
              <w:jc w:val="center"/>
              <w:rPr>
                <w:rFonts w:ascii="Arial" w:hAnsi="Arial" w:cs="Arial"/>
              </w:rPr>
            </w:pPr>
            <w:r w:rsidRPr="00DB659D">
              <w:rPr>
                <w:rFonts w:ascii="Arial" w:hAnsi="Arial" w:cs="Arial"/>
              </w:rPr>
              <w:t>50.9%</w:t>
            </w:r>
          </w:p>
        </w:tc>
      </w:tr>
      <w:tr w:rsidR="005B311A" w:rsidRPr="005B311A" w14:paraId="3C2DBC90" w14:textId="77777777" w:rsidTr="00DB659D">
        <w:trPr>
          <w:trHeight w:val="300"/>
        </w:trPr>
        <w:tc>
          <w:tcPr>
            <w:tcW w:w="928" w:type="dxa"/>
            <w:noWrap/>
            <w:hideMark/>
          </w:tcPr>
          <w:p w14:paraId="57676A2A" w14:textId="77777777" w:rsidR="005B311A" w:rsidRPr="00DB659D" w:rsidRDefault="005B311A" w:rsidP="00DB659D">
            <w:pPr>
              <w:jc w:val="center"/>
              <w:rPr>
                <w:rFonts w:ascii="Arial" w:hAnsi="Arial" w:cs="Arial"/>
              </w:rPr>
            </w:pPr>
            <w:r w:rsidRPr="00DB659D">
              <w:rPr>
                <w:rFonts w:ascii="Arial" w:hAnsi="Arial" w:cs="Arial"/>
              </w:rPr>
              <w:t>17</w:t>
            </w:r>
          </w:p>
        </w:tc>
        <w:tc>
          <w:tcPr>
            <w:tcW w:w="4909" w:type="dxa"/>
            <w:noWrap/>
            <w:hideMark/>
          </w:tcPr>
          <w:p w14:paraId="3560C119" w14:textId="77777777" w:rsidR="005B311A" w:rsidRPr="00DB659D" w:rsidRDefault="005B311A">
            <w:pPr>
              <w:rPr>
                <w:rFonts w:ascii="Arial" w:hAnsi="Arial" w:cs="Arial"/>
              </w:rPr>
            </w:pPr>
            <w:r w:rsidRPr="00DB659D">
              <w:rPr>
                <w:rFonts w:ascii="Arial" w:hAnsi="Arial" w:cs="Arial"/>
              </w:rPr>
              <w:t>Lima, OH</w:t>
            </w:r>
          </w:p>
        </w:tc>
        <w:tc>
          <w:tcPr>
            <w:tcW w:w="2803" w:type="dxa"/>
            <w:noWrap/>
            <w:hideMark/>
          </w:tcPr>
          <w:p w14:paraId="5BDCAEE0" w14:textId="77777777" w:rsidR="005B311A" w:rsidRPr="00DB659D" w:rsidRDefault="005B311A" w:rsidP="00DB659D">
            <w:pPr>
              <w:jc w:val="center"/>
              <w:rPr>
                <w:rFonts w:ascii="Arial" w:hAnsi="Arial" w:cs="Arial"/>
              </w:rPr>
            </w:pPr>
            <w:r w:rsidRPr="00DB659D">
              <w:rPr>
                <w:rFonts w:ascii="Arial" w:hAnsi="Arial" w:cs="Arial"/>
              </w:rPr>
              <w:t>50.8%</w:t>
            </w:r>
          </w:p>
        </w:tc>
      </w:tr>
      <w:tr w:rsidR="005B311A" w:rsidRPr="005B311A" w14:paraId="7B251F48" w14:textId="77777777" w:rsidTr="00DB659D">
        <w:trPr>
          <w:trHeight w:val="300"/>
        </w:trPr>
        <w:tc>
          <w:tcPr>
            <w:tcW w:w="928" w:type="dxa"/>
            <w:noWrap/>
            <w:hideMark/>
          </w:tcPr>
          <w:p w14:paraId="41A7BD73" w14:textId="77777777" w:rsidR="005B311A" w:rsidRPr="00DB659D" w:rsidRDefault="005B311A" w:rsidP="00DB659D">
            <w:pPr>
              <w:jc w:val="center"/>
              <w:rPr>
                <w:rFonts w:ascii="Arial" w:hAnsi="Arial" w:cs="Arial"/>
              </w:rPr>
            </w:pPr>
            <w:r w:rsidRPr="00DB659D">
              <w:rPr>
                <w:rFonts w:ascii="Arial" w:hAnsi="Arial" w:cs="Arial"/>
              </w:rPr>
              <w:t>18</w:t>
            </w:r>
          </w:p>
        </w:tc>
        <w:tc>
          <w:tcPr>
            <w:tcW w:w="4909" w:type="dxa"/>
            <w:noWrap/>
            <w:hideMark/>
          </w:tcPr>
          <w:p w14:paraId="5B1BB626" w14:textId="77777777" w:rsidR="005B311A" w:rsidRPr="00DB659D" w:rsidRDefault="005B311A">
            <w:pPr>
              <w:rPr>
                <w:rFonts w:ascii="Arial" w:hAnsi="Arial" w:cs="Arial"/>
              </w:rPr>
            </w:pPr>
            <w:r w:rsidRPr="00DB659D">
              <w:rPr>
                <w:rFonts w:ascii="Arial" w:hAnsi="Arial" w:cs="Arial"/>
              </w:rPr>
              <w:t>Joplin, MO</w:t>
            </w:r>
          </w:p>
        </w:tc>
        <w:tc>
          <w:tcPr>
            <w:tcW w:w="2803" w:type="dxa"/>
            <w:noWrap/>
            <w:hideMark/>
          </w:tcPr>
          <w:p w14:paraId="5127B3AF" w14:textId="77777777" w:rsidR="005B311A" w:rsidRPr="00DB659D" w:rsidRDefault="005B311A" w:rsidP="00DB659D">
            <w:pPr>
              <w:jc w:val="center"/>
              <w:rPr>
                <w:rFonts w:ascii="Arial" w:hAnsi="Arial" w:cs="Arial"/>
              </w:rPr>
            </w:pPr>
            <w:r w:rsidRPr="00DB659D">
              <w:rPr>
                <w:rFonts w:ascii="Arial" w:hAnsi="Arial" w:cs="Arial"/>
              </w:rPr>
              <w:t>50.7%</w:t>
            </w:r>
          </w:p>
        </w:tc>
      </w:tr>
      <w:tr w:rsidR="005B311A" w:rsidRPr="005B311A" w14:paraId="269C9E1D" w14:textId="77777777" w:rsidTr="00DB659D">
        <w:trPr>
          <w:trHeight w:val="300"/>
        </w:trPr>
        <w:tc>
          <w:tcPr>
            <w:tcW w:w="928" w:type="dxa"/>
            <w:noWrap/>
            <w:hideMark/>
          </w:tcPr>
          <w:p w14:paraId="5A2DFDC6" w14:textId="77777777" w:rsidR="005B311A" w:rsidRPr="00DB659D" w:rsidRDefault="005B311A" w:rsidP="00DB659D">
            <w:pPr>
              <w:jc w:val="center"/>
              <w:rPr>
                <w:rFonts w:ascii="Arial" w:hAnsi="Arial" w:cs="Arial"/>
              </w:rPr>
            </w:pPr>
            <w:r w:rsidRPr="00DB659D">
              <w:rPr>
                <w:rFonts w:ascii="Arial" w:hAnsi="Arial" w:cs="Arial"/>
              </w:rPr>
              <w:t>19</w:t>
            </w:r>
          </w:p>
        </w:tc>
        <w:tc>
          <w:tcPr>
            <w:tcW w:w="4909" w:type="dxa"/>
            <w:noWrap/>
            <w:hideMark/>
          </w:tcPr>
          <w:p w14:paraId="316D6F12" w14:textId="77777777" w:rsidR="005B311A" w:rsidRPr="00DB659D" w:rsidRDefault="005B311A">
            <w:pPr>
              <w:rPr>
                <w:rFonts w:ascii="Arial" w:hAnsi="Arial" w:cs="Arial"/>
              </w:rPr>
            </w:pPr>
            <w:r w:rsidRPr="00DB659D">
              <w:rPr>
                <w:rFonts w:ascii="Arial" w:hAnsi="Arial" w:cs="Arial"/>
              </w:rPr>
              <w:t>Muskegon, MI</w:t>
            </w:r>
          </w:p>
        </w:tc>
        <w:tc>
          <w:tcPr>
            <w:tcW w:w="2803" w:type="dxa"/>
            <w:noWrap/>
            <w:hideMark/>
          </w:tcPr>
          <w:p w14:paraId="4E4ACCB8" w14:textId="77777777" w:rsidR="005B311A" w:rsidRPr="00DB659D" w:rsidRDefault="005B311A" w:rsidP="00DB659D">
            <w:pPr>
              <w:jc w:val="center"/>
              <w:rPr>
                <w:rFonts w:ascii="Arial" w:hAnsi="Arial" w:cs="Arial"/>
              </w:rPr>
            </w:pPr>
            <w:r w:rsidRPr="00DB659D">
              <w:rPr>
                <w:rFonts w:ascii="Arial" w:hAnsi="Arial" w:cs="Arial"/>
              </w:rPr>
              <w:t>50.7%</w:t>
            </w:r>
          </w:p>
        </w:tc>
      </w:tr>
      <w:tr w:rsidR="005B311A" w:rsidRPr="005B311A" w14:paraId="5E2EEA1A" w14:textId="77777777" w:rsidTr="00DB659D">
        <w:trPr>
          <w:trHeight w:val="300"/>
        </w:trPr>
        <w:tc>
          <w:tcPr>
            <w:tcW w:w="928" w:type="dxa"/>
            <w:noWrap/>
            <w:hideMark/>
          </w:tcPr>
          <w:p w14:paraId="616A8E42" w14:textId="77777777" w:rsidR="005B311A" w:rsidRPr="00DB659D" w:rsidRDefault="005B311A" w:rsidP="00DB659D">
            <w:pPr>
              <w:jc w:val="center"/>
              <w:rPr>
                <w:rFonts w:ascii="Arial" w:hAnsi="Arial" w:cs="Arial"/>
              </w:rPr>
            </w:pPr>
            <w:r w:rsidRPr="00DB659D">
              <w:rPr>
                <w:rFonts w:ascii="Arial" w:hAnsi="Arial" w:cs="Arial"/>
              </w:rPr>
              <w:t>20</w:t>
            </w:r>
          </w:p>
        </w:tc>
        <w:tc>
          <w:tcPr>
            <w:tcW w:w="4909" w:type="dxa"/>
            <w:noWrap/>
            <w:hideMark/>
          </w:tcPr>
          <w:p w14:paraId="4FE05E01" w14:textId="77777777" w:rsidR="005B311A" w:rsidRPr="00DB659D" w:rsidRDefault="005B311A">
            <w:pPr>
              <w:rPr>
                <w:rFonts w:ascii="Arial" w:hAnsi="Arial" w:cs="Arial"/>
              </w:rPr>
            </w:pPr>
            <w:r w:rsidRPr="00DB659D">
              <w:rPr>
                <w:rFonts w:ascii="Arial" w:hAnsi="Arial" w:cs="Arial"/>
              </w:rPr>
              <w:t>Sheboygan, WI</w:t>
            </w:r>
          </w:p>
        </w:tc>
        <w:tc>
          <w:tcPr>
            <w:tcW w:w="2803" w:type="dxa"/>
            <w:noWrap/>
            <w:hideMark/>
          </w:tcPr>
          <w:p w14:paraId="6D833902" w14:textId="77777777" w:rsidR="005B311A" w:rsidRPr="00DB659D" w:rsidRDefault="005B311A" w:rsidP="00DB659D">
            <w:pPr>
              <w:jc w:val="center"/>
              <w:rPr>
                <w:rFonts w:ascii="Arial" w:hAnsi="Arial" w:cs="Arial"/>
              </w:rPr>
            </w:pPr>
            <w:r w:rsidRPr="00DB659D">
              <w:rPr>
                <w:rFonts w:ascii="Arial" w:hAnsi="Arial" w:cs="Arial"/>
              </w:rPr>
              <w:t>50.6%</w:t>
            </w:r>
          </w:p>
        </w:tc>
      </w:tr>
      <w:tr w:rsidR="005B311A" w:rsidRPr="005B311A" w14:paraId="3ABC6CDE" w14:textId="77777777" w:rsidTr="00DB659D">
        <w:trPr>
          <w:trHeight w:val="300"/>
        </w:trPr>
        <w:tc>
          <w:tcPr>
            <w:tcW w:w="928" w:type="dxa"/>
            <w:noWrap/>
            <w:hideMark/>
          </w:tcPr>
          <w:p w14:paraId="48D7C255" w14:textId="77777777" w:rsidR="005B311A" w:rsidRPr="00DB659D" w:rsidRDefault="005B311A" w:rsidP="00DB659D">
            <w:pPr>
              <w:jc w:val="center"/>
              <w:rPr>
                <w:rFonts w:ascii="Arial" w:hAnsi="Arial" w:cs="Arial"/>
              </w:rPr>
            </w:pPr>
            <w:r w:rsidRPr="00DB659D">
              <w:rPr>
                <w:rFonts w:ascii="Arial" w:hAnsi="Arial" w:cs="Arial"/>
              </w:rPr>
              <w:t>21</w:t>
            </w:r>
          </w:p>
        </w:tc>
        <w:tc>
          <w:tcPr>
            <w:tcW w:w="4909" w:type="dxa"/>
            <w:noWrap/>
            <w:hideMark/>
          </w:tcPr>
          <w:p w14:paraId="18471D62" w14:textId="77777777" w:rsidR="005B311A" w:rsidRPr="00DB659D" w:rsidRDefault="005B311A">
            <w:pPr>
              <w:rPr>
                <w:rFonts w:ascii="Arial" w:hAnsi="Arial" w:cs="Arial"/>
              </w:rPr>
            </w:pPr>
            <w:r w:rsidRPr="00DB659D">
              <w:rPr>
                <w:rFonts w:ascii="Arial" w:hAnsi="Arial" w:cs="Arial"/>
              </w:rPr>
              <w:t>Terre Haute, IN</w:t>
            </w:r>
          </w:p>
        </w:tc>
        <w:tc>
          <w:tcPr>
            <w:tcW w:w="2803" w:type="dxa"/>
            <w:noWrap/>
            <w:hideMark/>
          </w:tcPr>
          <w:p w14:paraId="7B3EFEA8" w14:textId="77777777" w:rsidR="005B311A" w:rsidRPr="00DB659D" w:rsidRDefault="005B311A" w:rsidP="00DB659D">
            <w:pPr>
              <w:jc w:val="center"/>
              <w:rPr>
                <w:rFonts w:ascii="Arial" w:hAnsi="Arial" w:cs="Arial"/>
              </w:rPr>
            </w:pPr>
            <w:r w:rsidRPr="00DB659D">
              <w:rPr>
                <w:rFonts w:ascii="Arial" w:hAnsi="Arial" w:cs="Arial"/>
              </w:rPr>
              <w:t>50.6%</w:t>
            </w:r>
          </w:p>
        </w:tc>
      </w:tr>
      <w:tr w:rsidR="005B311A" w:rsidRPr="005B311A" w14:paraId="5F3CA4B9" w14:textId="77777777" w:rsidTr="00DB659D">
        <w:trPr>
          <w:trHeight w:val="300"/>
        </w:trPr>
        <w:tc>
          <w:tcPr>
            <w:tcW w:w="928" w:type="dxa"/>
            <w:noWrap/>
            <w:hideMark/>
          </w:tcPr>
          <w:p w14:paraId="69A9419C" w14:textId="77777777" w:rsidR="005B311A" w:rsidRPr="00DB659D" w:rsidRDefault="005B311A" w:rsidP="00DB659D">
            <w:pPr>
              <w:jc w:val="center"/>
              <w:rPr>
                <w:rFonts w:ascii="Arial" w:hAnsi="Arial" w:cs="Arial"/>
              </w:rPr>
            </w:pPr>
            <w:r w:rsidRPr="00DB659D">
              <w:rPr>
                <w:rFonts w:ascii="Arial" w:hAnsi="Arial" w:cs="Arial"/>
              </w:rPr>
              <w:t>22</w:t>
            </w:r>
          </w:p>
        </w:tc>
        <w:tc>
          <w:tcPr>
            <w:tcW w:w="4909" w:type="dxa"/>
            <w:noWrap/>
            <w:hideMark/>
          </w:tcPr>
          <w:p w14:paraId="1D46EA05" w14:textId="77777777" w:rsidR="005B311A" w:rsidRPr="00DB659D" w:rsidRDefault="005B311A">
            <w:pPr>
              <w:rPr>
                <w:rFonts w:ascii="Arial" w:hAnsi="Arial" w:cs="Arial"/>
              </w:rPr>
            </w:pPr>
            <w:r w:rsidRPr="00DB659D">
              <w:rPr>
                <w:rFonts w:ascii="Arial" w:hAnsi="Arial" w:cs="Arial"/>
              </w:rPr>
              <w:t>Auburn-Opelika, AL</w:t>
            </w:r>
          </w:p>
        </w:tc>
        <w:tc>
          <w:tcPr>
            <w:tcW w:w="2803" w:type="dxa"/>
            <w:noWrap/>
            <w:hideMark/>
          </w:tcPr>
          <w:p w14:paraId="448C8E51" w14:textId="77777777" w:rsidR="005B311A" w:rsidRPr="00DB659D" w:rsidRDefault="005B311A" w:rsidP="00DB659D">
            <w:pPr>
              <w:jc w:val="center"/>
              <w:rPr>
                <w:rFonts w:ascii="Arial" w:hAnsi="Arial" w:cs="Arial"/>
              </w:rPr>
            </w:pPr>
            <w:r w:rsidRPr="00DB659D">
              <w:rPr>
                <w:rFonts w:ascii="Arial" w:hAnsi="Arial" w:cs="Arial"/>
              </w:rPr>
              <w:t>50.5%</w:t>
            </w:r>
          </w:p>
        </w:tc>
      </w:tr>
      <w:tr w:rsidR="005B311A" w:rsidRPr="005B311A" w14:paraId="32ECEA31" w14:textId="77777777" w:rsidTr="00DB659D">
        <w:trPr>
          <w:trHeight w:val="300"/>
        </w:trPr>
        <w:tc>
          <w:tcPr>
            <w:tcW w:w="928" w:type="dxa"/>
            <w:noWrap/>
            <w:hideMark/>
          </w:tcPr>
          <w:p w14:paraId="34882B3E" w14:textId="77777777" w:rsidR="005B311A" w:rsidRPr="00DB659D" w:rsidRDefault="005B311A" w:rsidP="00DB659D">
            <w:pPr>
              <w:jc w:val="center"/>
              <w:rPr>
                <w:rFonts w:ascii="Arial" w:hAnsi="Arial" w:cs="Arial"/>
              </w:rPr>
            </w:pPr>
            <w:r w:rsidRPr="00DB659D">
              <w:rPr>
                <w:rFonts w:ascii="Arial" w:hAnsi="Arial" w:cs="Arial"/>
              </w:rPr>
              <w:t>23</w:t>
            </w:r>
          </w:p>
        </w:tc>
        <w:tc>
          <w:tcPr>
            <w:tcW w:w="4909" w:type="dxa"/>
            <w:noWrap/>
            <w:hideMark/>
          </w:tcPr>
          <w:p w14:paraId="66EFC1C9" w14:textId="77777777" w:rsidR="005B311A" w:rsidRPr="00DB659D" w:rsidRDefault="005B311A">
            <w:pPr>
              <w:rPr>
                <w:rFonts w:ascii="Arial" w:hAnsi="Arial" w:cs="Arial"/>
              </w:rPr>
            </w:pPr>
            <w:r w:rsidRPr="00DB659D">
              <w:rPr>
                <w:rFonts w:ascii="Arial" w:hAnsi="Arial" w:cs="Arial"/>
              </w:rPr>
              <w:t>Mansfield, OH</w:t>
            </w:r>
          </w:p>
        </w:tc>
        <w:tc>
          <w:tcPr>
            <w:tcW w:w="2803" w:type="dxa"/>
            <w:noWrap/>
            <w:hideMark/>
          </w:tcPr>
          <w:p w14:paraId="16EA3B2D" w14:textId="77777777" w:rsidR="005B311A" w:rsidRPr="00DB659D" w:rsidRDefault="005B311A" w:rsidP="00DB659D">
            <w:pPr>
              <w:jc w:val="center"/>
              <w:rPr>
                <w:rFonts w:ascii="Arial" w:hAnsi="Arial" w:cs="Arial"/>
              </w:rPr>
            </w:pPr>
            <w:r w:rsidRPr="00DB659D">
              <w:rPr>
                <w:rFonts w:ascii="Arial" w:hAnsi="Arial" w:cs="Arial"/>
              </w:rPr>
              <w:t>50.4%</w:t>
            </w:r>
          </w:p>
        </w:tc>
      </w:tr>
      <w:tr w:rsidR="005B311A" w:rsidRPr="005B311A" w14:paraId="0A95E916" w14:textId="77777777" w:rsidTr="00DB659D">
        <w:trPr>
          <w:trHeight w:val="300"/>
        </w:trPr>
        <w:tc>
          <w:tcPr>
            <w:tcW w:w="928" w:type="dxa"/>
            <w:noWrap/>
            <w:hideMark/>
          </w:tcPr>
          <w:p w14:paraId="45E12029" w14:textId="77777777" w:rsidR="005B311A" w:rsidRPr="00DB659D" w:rsidRDefault="005B311A" w:rsidP="00DB659D">
            <w:pPr>
              <w:jc w:val="center"/>
              <w:rPr>
                <w:rFonts w:ascii="Arial" w:hAnsi="Arial" w:cs="Arial"/>
              </w:rPr>
            </w:pPr>
            <w:r w:rsidRPr="00DB659D">
              <w:rPr>
                <w:rFonts w:ascii="Arial" w:hAnsi="Arial" w:cs="Arial"/>
              </w:rPr>
              <w:t>24</w:t>
            </w:r>
          </w:p>
        </w:tc>
        <w:tc>
          <w:tcPr>
            <w:tcW w:w="4909" w:type="dxa"/>
            <w:noWrap/>
            <w:hideMark/>
          </w:tcPr>
          <w:p w14:paraId="689B8DDF" w14:textId="77777777" w:rsidR="005B311A" w:rsidRPr="00DB659D" w:rsidRDefault="005B311A">
            <w:pPr>
              <w:rPr>
                <w:rFonts w:ascii="Arial" w:hAnsi="Arial" w:cs="Arial"/>
              </w:rPr>
            </w:pPr>
            <w:r w:rsidRPr="00DB659D">
              <w:rPr>
                <w:rFonts w:ascii="Arial" w:hAnsi="Arial" w:cs="Arial"/>
              </w:rPr>
              <w:t>Columbus, IN</w:t>
            </w:r>
          </w:p>
        </w:tc>
        <w:tc>
          <w:tcPr>
            <w:tcW w:w="2803" w:type="dxa"/>
            <w:noWrap/>
            <w:hideMark/>
          </w:tcPr>
          <w:p w14:paraId="329EA111" w14:textId="77777777" w:rsidR="005B311A" w:rsidRPr="00DB659D" w:rsidRDefault="005B311A" w:rsidP="00DB659D">
            <w:pPr>
              <w:jc w:val="center"/>
              <w:rPr>
                <w:rFonts w:ascii="Arial" w:hAnsi="Arial" w:cs="Arial"/>
              </w:rPr>
            </w:pPr>
            <w:r w:rsidRPr="00DB659D">
              <w:rPr>
                <w:rFonts w:ascii="Arial" w:hAnsi="Arial" w:cs="Arial"/>
              </w:rPr>
              <w:t>50.3%</w:t>
            </w:r>
          </w:p>
        </w:tc>
      </w:tr>
      <w:tr w:rsidR="005B311A" w:rsidRPr="005B311A" w14:paraId="6E6D65D9" w14:textId="77777777" w:rsidTr="00DB659D">
        <w:trPr>
          <w:trHeight w:val="300"/>
        </w:trPr>
        <w:tc>
          <w:tcPr>
            <w:tcW w:w="928" w:type="dxa"/>
            <w:noWrap/>
            <w:hideMark/>
          </w:tcPr>
          <w:p w14:paraId="341BB7A7" w14:textId="77777777" w:rsidR="005B311A" w:rsidRPr="00DB659D" w:rsidRDefault="005B311A" w:rsidP="00DB659D">
            <w:pPr>
              <w:jc w:val="center"/>
              <w:rPr>
                <w:rFonts w:ascii="Arial" w:hAnsi="Arial" w:cs="Arial"/>
              </w:rPr>
            </w:pPr>
            <w:r w:rsidRPr="00DB659D">
              <w:rPr>
                <w:rFonts w:ascii="Arial" w:hAnsi="Arial" w:cs="Arial"/>
              </w:rPr>
              <w:t>25</w:t>
            </w:r>
          </w:p>
        </w:tc>
        <w:tc>
          <w:tcPr>
            <w:tcW w:w="4909" w:type="dxa"/>
            <w:noWrap/>
            <w:hideMark/>
          </w:tcPr>
          <w:p w14:paraId="26614029" w14:textId="77777777" w:rsidR="005B311A" w:rsidRPr="00DB659D" w:rsidRDefault="005B311A">
            <w:pPr>
              <w:rPr>
                <w:rFonts w:ascii="Arial" w:hAnsi="Arial" w:cs="Arial"/>
              </w:rPr>
            </w:pPr>
            <w:r w:rsidRPr="00DB659D">
              <w:rPr>
                <w:rFonts w:ascii="Arial" w:hAnsi="Arial" w:cs="Arial"/>
              </w:rPr>
              <w:t>Gainesville, GA</w:t>
            </w:r>
          </w:p>
        </w:tc>
        <w:tc>
          <w:tcPr>
            <w:tcW w:w="2803" w:type="dxa"/>
            <w:noWrap/>
            <w:hideMark/>
          </w:tcPr>
          <w:p w14:paraId="7BE72B19" w14:textId="77777777" w:rsidR="005B311A" w:rsidRPr="00DB659D" w:rsidRDefault="005B311A" w:rsidP="00DB659D">
            <w:pPr>
              <w:jc w:val="center"/>
              <w:rPr>
                <w:rFonts w:ascii="Arial" w:hAnsi="Arial" w:cs="Arial"/>
              </w:rPr>
            </w:pPr>
            <w:r w:rsidRPr="00DB659D">
              <w:rPr>
                <w:rFonts w:ascii="Arial" w:hAnsi="Arial" w:cs="Arial"/>
              </w:rPr>
              <w:t>50.2%</w:t>
            </w:r>
          </w:p>
        </w:tc>
      </w:tr>
      <w:tr w:rsidR="005B311A" w:rsidRPr="005B311A" w14:paraId="19EBE954" w14:textId="77777777" w:rsidTr="00DB659D">
        <w:trPr>
          <w:trHeight w:val="300"/>
        </w:trPr>
        <w:tc>
          <w:tcPr>
            <w:tcW w:w="928" w:type="dxa"/>
            <w:noWrap/>
            <w:hideMark/>
          </w:tcPr>
          <w:p w14:paraId="75E93B20" w14:textId="77777777" w:rsidR="005B311A" w:rsidRPr="00DB659D" w:rsidRDefault="005B311A" w:rsidP="00DB659D">
            <w:pPr>
              <w:jc w:val="center"/>
              <w:rPr>
                <w:rFonts w:ascii="Arial" w:hAnsi="Arial" w:cs="Arial"/>
              </w:rPr>
            </w:pPr>
            <w:r w:rsidRPr="00DB659D">
              <w:rPr>
                <w:rFonts w:ascii="Arial" w:hAnsi="Arial" w:cs="Arial"/>
              </w:rPr>
              <w:t>26</w:t>
            </w:r>
          </w:p>
        </w:tc>
        <w:tc>
          <w:tcPr>
            <w:tcW w:w="4909" w:type="dxa"/>
            <w:noWrap/>
            <w:hideMark/>
          </w:tcPr>
          <w:p w14:paraId="0F8E403A" w14:textId="77777777" w:rsidR="005B311A" w:rsidRPr="00DB659D" w:rsidRDefault="005B311A">
            <w:pPr>
              <w:rPr>
                <w:rFonts w:ascii="Arial" w:hAnsi="Arial" w:cs="Arial"/>
              </w:rPr>
            </w:pPr>
            <w:r w:rsidRPr="00DB659D">
              <w:rPr>
                <w:rFonts w:ascii="Arial" w:hAnsi="Arial" w:cs="Arial"/>
              </w:rPr>
              <w:t>Wausau, WI</w:t>
            </w:r>
          </w:p>
        </w:tc>
        <w:tc>
          <w:tcPr>
            <w:tcW w:w="2803" w:type="dxa"/>
            <w:noWrap/>
            <w:hideMark/>
          </w:tcPr>
          <w:p w14:paraId="5F429F73" w14:textId="77777777" w:rsidR="005B311A" w:rsidRPr="00DB659D" w:rsidRDefault="005B311A" w:rsidP="00DB659D">
            <w:pPr>
              <w:jc w:val="center"/>
              <w:rPr>
                <w:rFonts w:ascii="Arial" w:hAnsi="Arial" w:cs="Arial"/>
              </w:rPr>
            </w:pPr>
            <w:r w:rsidRPr="00DB659D">
              <w:rPr>
                <w:rFonts w:ascii="Arial" w:hAnsi="Arial" w:cs="Arial"/>
              </w:rPr>
              <w:t>50.1%</w:t>
            </w:r>
          </w:p>
        </w:tc>
      </w:tr>
      <w:tr w:rsidR="005B311A" w:rsidRPr="005B311A" w14:paraId="26E354FA" w14:textId="77777777" w:rsidTr="00DB659D">
        <w:trPr>
          <w:trHeight w:val="300"/>
        </w:trPr>
        <w:tc>
          <w:tcPr>
            <w:tcW w:w="928" w:type="dxa"/>
            <w:noWrap/>
            <w:hideMark/>
          </w:tcPr>
          <w:p w14:paraId="0A62FA3C" w14:textId="77777777" w:rsidR="005B311A" w:rsidRPr="00DB659D" w:rsidRDefault="005B311A" w:rsidP="00DB659D">
            <w:pPr>
              <w:jc w:val="center"/>
              <w:rPr>
                <w:rFonts w:ascii="Arial" w:hAnsi="Arial" w:cs="Arial"/>
              </w:rPr>
            </w:pPr>
            <w:r w:rsidRPr="00DB659D">
              <w:rPr>
                <w:rFonts w:ascii="Arial" w:hAnsi="Arial" w:cs="Arial"/>
              </w:rPr>
              <w:t>27</w:t>
            </w:r>
          </w:p>
        </w:tc>
        <w:tc>
          <w:tcPr>
            <w:tcW w:w="4909" w:type="dxa"/>
            <w:noWrap/>
            <w:hideMark/>
          </w:tcPr>
          <w:p w14:paraId="1226848D" w14:textId="77777777" w:rsidR="005B311A" w:rsidRPr="00DB659D" w:rsidRDefault="005B311A">
            <w:pPr>
              <w:rPr>
                <w:rFonts w:ascii="Arial" w:hAnsi="Arial" w:cs="Arial"/>
              </w:rPr>
            </w:pPr>
            <w:r w:rsidRPr="00DB659D">
              <w:rPr>
                <w:rFonts w:ascii="Arial" w:hAnsi="Arial" w:cs="Arial"/>
              </w:rPr>
              <w:t>Cleveland, TN</w:t>
            </w:r>
          </w:p>
        </w:tc>
        <w:tc>
          <w:tcPr>
            <w:tcW w:w="2803" w:type="dxa"/>
            <w:noWrap/>
            <w:hideMark/>
          </w:tcPr>
          <w:p w14:paraId="6AB7C3E7" w14:textId="77777777" w:rsidR="005B311A" w:rsidRPr="00DB659D" w:rsidRDefault="005B311A" w:rsidP="00DB659D">
            <w:pPr>
              <w:jc w:val="center"/>
              <w:rPr>
                <w:rFonts w:ascii="Arial" w:hAnsi="Arial" w:cs="Arial"/>
              </w:rPr>
            </w:pPr>
            <w:r w:rsidRPr="00DB659D">
              <w:rPr>
                <w:rFonts w:ascii="Arial" w:hAnsi="Arial" w:cs="Arial"/>
              </w:rPr>
              <w:t>50.1%</w:t>
            </w:r>
          </w:p>
        </w:tc>
      </w:tr>
      <w:tr w:rsidR="005B311A" w:rsidRPr="005B311A" w14:paraId="63FD7CC8" w14:textId="77777777" w:rsidTr="00DB659D">
        <w:trPr>
          <w:trHeight w:val="300"/>
        </w:trPr>
        <w:tc>
          <w:tcPr>
            <w:tcW w:w="928" w:type="dxa"/>
            <w:noWrap/>
            <w:hideMark/>
          </w:tcPr>
          <w:p w14:paraId="7A3FCF69" w14:textId="77777777" w:rsidR="005B311A" w:rsidRPr="00DB659D" w:rsidRDefault="005B311A" w:rsidP="00DB659D">
            <w:pPr>
              <w:jc w:val="center"/>
              <w:rPr>
                <w:rFonts w:ascii="Arial" w:hAnsi="Arial" w:cs="Arial"/>
              </w:rPr>
            </w:pPr>
            <w:r w:rsidRPr="00DB659D">
              <w:rPr>
                <w:rFonts w:ascii="Arial" w:hAnsi="Arial" w:cs="Arial"/>
              </w:rPr>
              <w:t>28</w:t>
            </w:r>
          </w:p>
        </w:tc>
        <w:tc>
          <w:tcPr>
            <w:tcW w:w="4909" w:type="dxa"/>
            <w:noWrap/>
            <w:hideMark/>
          </w:tcPr>
          <w:p w14:paraId="7D04F21E" w14:textId="77777777" w:rsidR="005B311A" w:rsidRPr="00DB659D" w:rsidRDefault="005B311A">
            <w:pPr>
              <w:rPr>
                <w:rFonts w:ascii="Arial" w:hAnsi="Arial" w:cs="Arial"/>
              </w:rPr>
            </w:pPr>
            <w:r w:rsidRPr="00DB659D">
              <w:rPr>
                <w:rFonts w:ascii="Arial" w:hAnsi="Arial" w:cs="Arial"/>
              </w:rPr>
              <w:t>Lebanon, PA</w:t>
            </w:r>
          </w:p>
        </w:tc>
        <w:tc>
          <w:tcPr>
            <w:tcW w:w="2803" w:type="dxa"/>
            <w:noWrap/>
            <w:hideMark/>
          </w:tcPr>
          <w:p w14:paraId="41C95638" w14:textId="77777777" w:rsidR="005B311A" w:rsidRPr="00DB659D" w:rsidRDefault="005B311A" w:rsidP="00DB659D">
            <w:pPr>
              <w:jc w:val="center"/>
              <w:rPr>
                <w:rFonts w:ascii="Arial" w:hAnsi="Arial" w:cs="Arial"/>
              </w:rPr>
            </w:pPr>
            <w:r w:rsidRPr="00DB659D">
              <w:rPr>
                <w:rFonts w:ascii="Arial" w:hAnsi="Arial" w:cs="Arial"/>
              </w:rPr>
              <w:t>50.1%</w:t>
            </w:r>
          </w:p>
        </w:tc>
      </w:tr>
      <w:tr w:rsidR="005B311A" w:rsidRPr="005B311A" w14:paraId="79A45505" w14:textId="77777777" w:rsidTr="00DB659D">
        <w:trPr>
          <w:trHeight w:val="300"/>
        </w:trPr>
        <w:tc>
          <w:tcPr>
            <w:tcW w:w="928" w:type="dxa"/>
            <w:noWrap/>
            <w:hideMark/>
          </w:tcPr>
          <w:p w14:paraId="0EA8E7B7" w14:textId="77777777" w:rsidR="005B311A" w:rsidRPr="00DB659D" w:rsidRDefault="005B311A" w:rsidP="00DB659D">
            <w:pPr>
              <w:jc w:val="center"/>
              <w:rPr>
                <w:rFonts w:ascii="Arial" w:hAnsi="Arial" w:cs="Arial"/>
              </w:rPr>
            </w:pPr>
            <w:r w:rsidRPr="00DB659D">
              <w:rPr>
                <w:rFonts w:ascii="Arial" w:hAnsi="Arial" w:cs="Arial"/>
              </w:rPr>
              <w:t>29</w:t>
            </w:r>
          </w:p>
        </w:tc>
        <w:tc>
          <w:tcPr>
            <w:tcW w:w="4909" w:type="dxa"/>
            <w:noWrap/>
            <w:hideMark/>
          </w:tcPr>
          <w:p w14:paraId="00CE0FE8" w14:textId="77777777" w:rsidR="005B311A" w:rsidRPr="00DB659D" w:rsidRDefault="005B311A">
            <w:pPr>
              <w:rPr>
                <w:rFonts w:ascii="Arial" w:hAnsi="Arial" w:cs="Arial"/>
              </w:rPr>
            </w:pPr>
            <w:r w:rsidRPr="00DB659D">
              <w:rPr>
                <w:rFonts w:ascii="Arial" w:hAnsi="Arial" w:cs="Arial"/>
              </w:rPr>
              <w:t>Greeley, CO</w:t>
            </w:r>
          </w:p>
        </w:tc>
        <w:tc>
          <w:tcPr>
            <w:tcW w:w="2803" w:type="dxa"/>
            <w:noWrap/>
            <w:hideMark/>
          </w:tcPr>
          <w:p w14:paraId="7C44E223" w14:textId="77777777" w:rsidR="005B311A" w:rsidRPr="00DB659D" w:rsidRDefault="005B311A" w:rsidP="00DB659D">
            <w:pPr>
              <w:jc w:val="center"/>
              <w:rPr>
                <w:rFonts w:ascii="Arial" w:hAnsi="Arial" w:cs="Arial"/>
              </w:rPr>
            </w:pPr>
            <w:r w:rsidRPr="00DB659D">
              <w:rPr>
                <w:rFonts w:ascii="Arial" w:hAnsi="Arial" w:cs="Arial"/>
              </w:rPr>
              <w:t>50.1%</w:t>
            </w:r>
          </w:p>
        </w:tc>
      </w:tr>
      <w:tr w:rsidR="005B311A" w:rsidRPr="005B311A" w14:paraId="3EF6ADAF" w14:textId="77777777" w:rsidTr="00DB659D">
        <w:trPr>
          <w:trHeight w:val="300"/>
        </w:trPr>
        <w:tc>
          <w:tcPr>
            <w:tcW w:w="928" w:type="dxa"/>
            <w:noWrap/>
            <w:hideMark/>
          </w:tcPr>
          <w:p w14:paraId="305E9362" w14:textId="77777777" w:rsidR="005B311A" w:rsidRPr="00DB659D" w:rsidRDefault="005B311A" w:rsidP="00DB659D">
            <w:pPr>
              <w:jc w:val="center"/>
              <w:rPr>
                <w:rFonts w:ascii="Arial" w:hAnsi="Arial" w:cs="Arial"/>
              </w:rPr>
            </w:pPr>
            <w:r w:rsidRPr="00DB659D">
              <w:rPr>
                <w:rFonts w:ascii="Arial" w:hAnsi="Arial" w:cs="Arial"/>
              </w:rPr>
              <w:t>30</w:t>
            </w:r>
          </w:p>
        </w:tc>
        <w:tc>
          <w:tcPr>
            <w:tcW w:w="4909" w:type="dxa"/>
            <w:noWrap/>
            <w:hideMark/>
          </w:tcPr>
          <w:p w14:paraId="3748E61A" w14:textId="77777777" w:rsidR="005B311A" w:rsidRPr="00DB659D" w:rsidRDefault="005B311A">
            <w:pPr>
              <w:rPr>
                <w:rFonts w:ascii="Arial" w:hAnsi="Arial" w:cs="Arial"/>
              </w:rPr>
            </w:pPr>
            <w:r w:rsidRPr="00DB659D">
              <w:rPr>
                <w:rFonts w:ascii="Arial" w:hAnsi="Arial" w:cs="Arial"/>
              </w:rPr>
              <w:t>Lafayette-West Lafayette, IN</w:t>
            </w:r>
          </w:p>
        </w:tc>
        <w:tc>
          <w:tcPr>
            <w:tcW w:w="2803" w:type="dxa"/>
            <w:noWrap/>
            <w:hideMark/>
          </w:tcPr>
          <w:p w14:paraId="02B04293" w14:textId="77777777" w:rsidR="005B311A" w:rsidRPr="00DB659D" w:rsidRDefault="005B311A" w:rsidP="00DB659D">
            <w:pPr>
              <w:jc w:val="center"/>
              <w:rPr>
                <w:rFonts w:ascii="Arial" w:hAnsi="Arial" w:cs="Arial"/>
              </w:rPr>
            </w:pPr>
            <w:r w:rsidRPr="00DB659D">
              <w:rPr>
                <w:rFonts w:ascii="Arial" w:hAnsi="Arial" w:cs="Arial"/>
              </w:rPr>
              <w:t>50.1%</w:t>
            </w:r>
          </w:p>
        </w:tc>
      </w:tr>
      <w:tr w:rsidR="005B311A" w:rsidRPr="005B311A" w14:paraId="3144BA67" w14:textId="77777777" w:rsidTr="00DB659D">
        <w:trPr>
          <w:trHeight w:val="300"/>
        </w:trPr>
        <w:tc>
          <w:tcPr>
            <w:tcW w:w="928" w:type="dxa"/>
            <w:noWrap/>
            <w:hideMark/>
          </w:tcPr>
          <w:p w14:paraId="1871F9D5" w14:textId="77777777" w:rsidR="005B311A" w:rsidRPr="00DB659D" w:rsidRDefault="005B311A" w:rsidP="00DB659D">
            <w:pPr>
              <w:jc w:val="center"/>
              <w:rPr>
                <w:rFonts w:ascii="Arial" w:hAnsi="Arial" w:cs="Arial"/>
              </w:rPr>
            </w:pPr>
            <w:r w:rsidRPr="00DB659D">
              <w:rPr>
                <w:rFonts w:ascii="Arial" w:hAnsi="Arial" w:cs="Arial"/>
              </w:rPr>
              <w:t>31</w:t>
            </w:r>
          </w:p>
        </w:tc>
        <w:tc>
          <w:tcPr>
            <w:tcW w:w="4909" w:type="dxa"/>
            <w:noWrap/>
            <w:hideMark/>
          </w:tcPr>
          <w:p w14:paraId="678A1008" w14:textId="77777777" w:rsidR="005B311A" w:rsidRPr="00DB659D" w:rsidRDefault="005B311A">
            <w:pPr>
              <w:rPr>
                <w:rFonts w:ascii="Arial" w:hAnsi="Arial" w:cs="Arial"/>
              </w:rPr>
            </w:pPr>
            <w:r w:rsidRPr="00DB659D">
              <w:rPr>
                <w:rFonts w:ascii="Arial" w:hAnsi="Arial" w:cs="Arial"/>
              </w:rPr>
              <w:t>Albany, OR</w:t>
            </w:r>
          </w:p>
        </w:tc>
        <w:tc>
          <w:tcPr>
            <w:tcW w:w="2803" w:type="dxa"/>
            <w:noWrap/>
            <w:hideMark/>
          </w:tcPr>
          <w:p w14:paraId="3695F0D4" w14:textId="77777777" w:rsidR="005B311A" w:rsidRPr="00DB659D" w:rsidRDefault="005B311A" w:rsidP="00DB659D">
            <w:pPr>
              <w:jc w:val="center"/>
              <w:rPr>
                <w:rFonts w:ascii="Arial" w:hAnsi="Arial" w:cs="Arial"/>
              </w:rPr>
            </w:pPr>
            <w:r w:rsidRPr="00DB659D">
              <w:rPr>
                <w:rFonts w:ascii="Arial" w:hAnsi="Arial" w:cs="Arial"/>
              </w:rPr>
              <w:t>50.1%</w:t>
            </w:r>
          </w:p>
        </w:tc>
      </w:tr>
      <w:tr w:rsidR="005B311A" w:rsidRPr="005B311A" w14:paraId="4815A0C1" w14:textId="77777777" w:rsidTr="00DB659D">
        <w:trPr>
          <w:trHeight w:val="300"/>
        </w:trPr>
        <w:tc>
          <w:tcPr>
            <w:tcW w:w="928" w:type="dxa"/>
            <w:noWrap/>
            <w:hideMark/>
          </w:tcPr>
          <w:p w14:paraId="34AFBC8A" w14:textId="77777777" w:rsidR="005B311A" w:rsidRPr="00DB659D" w:rsidRDefault="005B311A" w:rsidP="00DB659D">
            <w:pPr>
              <w:jc w:val="center"/>
              <w:rPr>
                <w:rFonts w:ascii="Arial" w:hAnsi="Arial" w:cs="Arial"/>
              </w:rPr>
            </w:pPr>
            <w:r w:rsidRPr="00DB659D">
              <w:rPr>
                <w:rFonts w:ascii="Arial" w:hAnsi="Arial" w:cs="Arial"/>
              </w:rPr>
              <w:t>32</w:t>
            </w:r>
          </w:p>
        </w:tc>
        <w:tc>
          <w:tcPr>
            <w:tcW w:w="4909" w:type="dxa"/>
            <w:noWrap/>
            <w:hideMark/>
          </w:tcPr>
          <w:p w14:paraId="54E0B9AC" w14:textId="77777777" w:rsidR="005B311A" w:rsidRPr="00DB659D" w:rsidRDefault="005B311A">
            <w:pPr>
              <w:rPr>
                <w:rFonts w:ascii="Arial" w:hAnsi="Arial" w:cs="Arial"/>
              </w:rPr>
            </w:pPr>
            <w:r w:rsidRPr="00DB659D">
              <w:rPr>
                <w:rFonts w:ascii="Arial" w:hAnsi="Arial" w:cs="Arial"/>
              </w:rPr>
              <w:t>Anniston-Oxford-Jacksonville, AL</w:t>
            </w:r>
          </w:p>
        </w:tc>
        <w:tc>
          <w:tcPr>
            <w:tcW w:w="2803" w:type="dxa"/>
            <w:noWrap/>
            <w:hideMark/>
          </w:tcPr>
          <w:p w14:paraId="4C3FD686" w14:textId="77777777" w:rsidR="005B311A" w:rsidRPr="00DB659D" w:rsidRDefault="005B311A" w:rsidP="00DB659D">
            <w:pPr>
              <w:jc w:val="center"/>
              <w:rPr>
                <w:rFonts w:ascii="Arial" w:hAnsi="Arial" w:cs="Arial"/>
              </w:rPr>
            </w:pPr>
            <w:r w:rsidRPr="00DB659D">
              <w:rPr>
                <w:rFonts w:ascii="Arial" w:hAnsi="Arial" w:cs="Arial"/>
              </w:rPr>
              <w:t>50.1%</w:t>
            </w:r>
          </w:p>
        </w:tc>
      </w:tr>
      <w:tr w:rsidR="005B311A" w:rsidRPr="005B311A" w14:paraId="6CEBA0D9" w14:textId="77777777" w:rsidTr="00DB659D">
        <w:trPr>
          <w:trHeight w:val="300"/>
        </w:trPr>
        <w:tc>
          <w:tcPr>
            <w:tcW w:w="928" w:type="dxa"/>
            <w:noWrap/>
            <w:hideMark/>
          </w:tcPr>
          <w:p w14:paraId="00C4F04C" w14:textId="77777777" w:rsidR="005B311A" w:rsidRPr="00DB659D" w:rsidRDefault="005B311A" w:rsidP="00DB659D">
            <w:pPr>
              <w:jc w:val="center"/>
              <w:rPr>
                <w:rFonts w:ascii="Arial" w:hAnsi="Arial" w:cs="Arial"/>
              </w:rPr>
            </w:pPr>
            <w:r w:rsidRPr="00DB659D">
              <w:rPr>
                <w:rFonts w:ascii="Arial" w:hAnsi="Arial" w:cs="Arial"/>
              </w:rPr>
              <w:t>33</w:t>
            </w:r>
          </w:p>
        </w:tc>
        <w:tc>
          <w:tcPr>
            <w:tcW w:w="4909" w:type="dxa"/>
            <w:noWrap/>
            <w:hideMark/>
          </w:tcPr>
          <w:p w14:paraId="1E434178" w14:textId="77777777" w:rsidR="005B311A" w:rsidRPr="00DB659D" w:rsidRDefault="005B311A">
            <w:pPr>
              <w:rPr>
                <w:rFonts w:ascii="Arial" w:hAnsi="Arial" w:cs="Arial"/>
              </w:rPr>
            </w:pPr>
            <w:r w:rsidRPr="00DB659D">
              <w:rPr>
                <w:rFonts w:ascii="Arial" w:hAnsi="Arial" w:cs="Arial"/>
              </w:rPr>
              <w:t>Weirton-Steubenville, WV-OH</w:t>
            </w:r>
          </w:p>
        </w:tc>
        <w:tc>
          <w:tcPr>
            <w:tcW w:w="2803" w:type="dxa"/>
            <w:noWrap/>
            <w:hideMark/>
          </w:tcPr>
          <w:p w14:paraId="1533525E" w14:textId="77777777" w:rsidR="005B311A" w:rsidRPr="00DB659D" w:rsidRDefault="005B311A" w:rsidP="00DB659D">
            <w:pPr>
              <w:jc w:val="center"/>
              <w:rPr>
                <w:rFonts w:ascii="Arial" w:hAnsi="Arial" w:cs="Arial"/>
              </w:rPr>
            </w:pPr>
            <w:r w:rsidRPr="00DB659D">
              <w:rPr>
                <w:rFonts w:ascii="Arial" w:hAnsi="Arial" w:cs="Arial"/>
              </w:rPr>
              <w:t>50.0%</w:t>
            </w:r>
          </w:p>
        </w:tc>
      </w:tr>
      <w:tr w:rsidR="005B311A" w:rsidRPr="005B311A" w14:paraId="505B4FC9" w14:textId="77777777" w:rsidTr="00DB659D">
        <w:trPr>
          <w:trHeight w:val="300"/>
        </w:trPr>
        <w:tc>
          <w:tcPr>
            <w:tcW w:w="928" w:type="dxa"/>
            <w:noWrap/>
            <w:hideMark/>
          </w:tcPr>
          <w:p w14:paraId="26868BF9" w14:textId="77777777" w:rsidR="005B311A" w:rsidRPr="00DB659D" w:rsidRDefault="005B311A" w:rsidP="00DB659D">
            <w:pPr>
              <w:jc w:val="center"/>
              <w:rPr>
                <w:rFonts w:ascii="Arial" w:hAnsi="Arial" w:cs="Arial"/>
              </w:rPr>
            </w:pPr>
            <w:r w:rsidRPr="00DB659D">
              <w:rPr>
                <w:rFonts w:ascii="Arial" w:hAnsi="Arial" w:cs="Arial"/>
              </w:rPr>
              <w:t>34</w:t>
            </w:r>
          </w:p>
        </w:tc>
        <w:tc>
          <w:tcPr>
            <w:tcW w:w="4909" w:type="dxa"/>
            <w:noWrap/>
            <w:hideMark/>
          </w:tcPr>
          <w:p w14:paraId="12B49751" w14:textId="77777777" w:rsidR="005B311A" w:rsidRPr="00DB659D" w:rsidRDefault="005B311A">
            <w:pPr>
              <w:rPr>
                <w:rFonts w:ascii="Arial" w:hAnsi="Arial" w:cs="Arial"/>
              </w:rPr>
            </w:pPr>
            <w:r w:rsidRPr="00DB659D">
              <w:rPr>
                <w:rFonts w:ascii="Arial" w:hAnsi="Arial" w:cs="Arial"/>
              </w:rPr>
              <w:t>Danville, IL</w:t>
            </w:r>
          </w:p>
        </w:tc>
        <w:tc>
          <w:tcPr>
            <w:tcW w:w="2803" w:type="dxa"/>
            <w:noWrap/>
            <w:hideMark/>
          </w:tcPr>
          <w:p w14:paraId="351DB952" w14:textId="77777777" w:rsidR="005B311A" w:rsidRPr="00DB659D" w:rsidRDefault="005B311A" w:rsidP="00DB659D">
            <w:pPr>
              <w:jc w:val="center"/>
              <w:rPr>
                <w:rFonts w:ascii="Arial" w:hAnsi="Arial" w:cs="Arial"/>
              </w:rPr>
            </w:pPr>
            <w:r w:rsidRPr="00DB659D">
              <w:rPr>
                <w:rFonts w:ascii="Arial" w:hAnsi="Arial" w:cs="Arial"/>
              </w:rPr>
              <w:t>50.0%</w:t>
            </w:r>
          </w:p>
        </w:tc>
      </w:tr>
      <w:tr w:rsidR="005B311A" w:rsidRPr="005B311A" w14:paraId="6A0D2B98" w14:textId="77777777" w:rsidTr="00DB659D">
        <w:trPr>
          <w:trHeight w:val="300"/>
        </w:trPr>
        <w:tc>
          <w:tcPr>
            <w:tcW w:w="928" w:type="dxa"/>
            <w:noWrap/>
            <w:hideMark/>
          </w:tcPr>
          <w:p w14:paraId="5A10B96B" w14:textId="77777777" w:rsidR="005B311A" w:rsidRPr="00DB659D" w:rsidRDefault="005B311A" w:rsidP="00DB659D">
            <w:pPr>
              <w:jc w:val="center"/>
              <w:rPr>
                <w:rFonts w:ascii="Arial" w:hAnsi="Arial" w:cs="Arial"/>
              </w:rPr>
            </w:pPr>
            <w:r w:rsidRPr="00DB659D">
              <w:rPr>
                <w:rFonts w:ascii="Arial" w:hAnsi="Arial" w:cs="Arial"/>
              </w:rPr>
              <w:t>35</w:t>
            </w:r>
          </w:p>
        </w:tc>
        <w:tc>
          <w:tcPr>
            <w:tcW w:w="4909" w:type="dxa"/>
            <w:noWrap/>
            <w:hideMark/>
          </w:tcPr>
          <w:p w14:paraId="4EA6312F" w14:textId="77777777" w:rsidR="005B311A" w:rsidRPr="00DB659D" w:rsidRDefault="005B311A">
            <w:pPr>
              <w:rPr>
                <w:rFonts w:ascii="Arial" w:hAnsi="Arial" w:cs="Arial"/>
              </w:rPr>
            </w:pPr>
            <w:r w:rsidRPr="00DB659D">
              <w:rPr>
                <w:rFonts w:ascii="Arial" w:hAnsi="Arial" w:cs="Arial"/>
              </w:rPr>
              <w:t>Lewiston, ID-WA</w:t>
            </w:r>
          </w:p>
        </w:tc>
        <w:tc>
          <w:tcPr>
            <w:tcW w:w="2803" w:type="dxa"/>
            <w:noWrap/>
            <w:hideMark/>
          </w:tcPr>
          <w:p w14:paraId="58B9C6D1" w14:textId="77777777" w:rsidR="005B311A" w:rsidRPr="00DB659D" w:rsidRDefault="005B311A" w:rsidP="00DB659D">
            <w:pPr>
              <w:jc w:val="center"/>
              <w:rPr>
                <w:rFonts w:ascii="Arial" w:hAnsi="Arial" w:cs="Arial"/>
              </w:rPr>
            </w:pPr>
            <w:r w:rsidRPr="00DB659D">
              <w:rPr>
                <w:rFonts w:ascii="Arial" w:hAnsi="Arial" w:cs="Arial"/>
              </w:rPr>
              <w:t>49.9%</w:t>
            </w:r>
          </w:p>
        </w:tc>
      </w:tr>
      <w:tr w:rsidR="005B311A" w:rsidRPr="005B311A" w14:paraId="1E6C6D89" w14:textId="77777777" w:rsidTr="00DB659D">
        <w:trPr>
          <w:trHeight w:val="300"/>
        </w:trPr>
        <w:tc>
          <w:tcPr>
            <w:tcW w:w="928" w:type="dxa"/>
            <w:noWrap/>
            <w:hideMark/>
          </w:tcPr>
          <w:p w14:paraId="164E6719" w14:textId="77777777" w:rsidR="005B311A" w:rsidRPr="00DB659D" w:rsidRDefault="005B311A" w:rsidP="00DB659D">
            <w:pPr>
              <w:jc w:val="center"/>
              <w:rPr>
                <w:rFonts w:ascii="Arial" w:hAnsi="Arial" w:cs="Arial"/>
              </w:rPr>
            </w:pPr>
            <w:r w:rsidRPr="00DB659D">
              <w:rPr>
                <w:rFonts w:ascii="Arial" w:hAnsi="Arial" w:cs="Arial"/>
              </w:rPr>
              <w:t>36</w:t>
            </w:r>
          </w:p>
        </w:tc>
        <w:tc>
          <w:tcPr>
            <w:tcW w:w="4909" w:type="dxa"/>
            <w:noWrap/>
            <w:hideMark/>
          </w:tcPr>
          <w:p w14:paraId="58D5EDBE" w14:textId="77777777" w:rsidR="005B311A" w:rsidRPr="00DB659D" w:rsidRDefault="005B311A">
            <w:pPr>
              <w:rPr>
                <w:rFonts w:ascii="Arial" w:hAnsi="Arial" w:cs="Arial"/>
              </w:rPr>
            </w:pPr>
            <w:r w:rsidRPr="00DB659D">
              <w:rPr>
                <w:rFonts w:ascii="Arial" w:hAnsi="Arial" w:cs="Arial"/>
              </w:rPr>
              <w:t>Bowling Green, KY</w:t>
            </w:r>
          </w:p>
        </w:tc>
        <w:tc>
          <w:tcPr>
            <w:tcW w:w="2803" w:type="dxa"/>
            <w:noWrap/>
            <w:hideMark/>
          </w:tcPr>
          <w:p w14:paraId="220E6CB0" w14:textId="77777777" w:rsidR="005B311A" w:rsidRPr="00DB659D" w:rsidRDefault="005B311A" w:rsidP="00DB659D">
            <w:pPr>
              <w:jc w:val="center"/>
              <w:rPr>
                <w:rFonts w:ascii="Arial" w:hAnsi="Arial" w:cs="Arial"/>
              </w:rPr>
            </w:pPr>
            <w:r w:rsidRPr="00DB659D">
              <w:rPr>
                <w:rFonts w:ascii="Arial" w:hAnsi="Arial" w:cs="Arial"/>
              </w:rPr>
              <w:t>49.8%</w:t>
            </w:r>
          </w:p>
        </w:tc>
      </w:tr>
      <w:tr w:rsidR="005B311A" w:rsidRPr="005B311A" w14:paraId="0586FC94" w14:textId="77777777" w:rsidTr="00DB659D">
        <w:trPr>
          <w:trHeight w:val="300"/>
        </w:trPr>
        <w:tc>
          <w:tcPr>
            <w:tcW w:w="928" w:type="dxa"/>
            <w:noWrap/>
            <w:hideMark/>
          </w:tcPr>
          <w:p w14:paraId="40B2F331" w14:textId="77777777" w:rsidR="005B311A" w:rsidRPr="00DB659D" w:rsidRDefault="005B311A" w:rsidP="00DB659D">
            <w:pPr>
              <w:jc w:val="center"/>
              <w:rPr>
                <w:rFonts w:ascii="Arial" w:hAnsi="Arial" w:cs="Arial"/>
              </w:rPr>
            </w:pPr>
            <w:r w:rsidRPr="00DB659D">
              <w:rPr>
                <w:rFonts w:ascii="Arial" w:hAnsi="Arial" w:cs="Arial"/>
              </w:rPr>
              <w:lastRenderedPageBreak/>
              <w:t>37</w:t>
            </w:r>
          </w:p>
        </w:tc>
        <w:tc>
          <w:tcPr>
            <w:tcW w:w="4909" w:type="dxa"/>
            <w:noWrap/>
            <w:hideMark/>
          </w:tcPr>
          <w:p w14:paraId="2C287126" w14:textId="77777777" w:rsidR="005B311A" w:rsidRPr="00DB659D" w:rsidRDefault="005B311A">
            <w:pPr>
              <w:rPr>
                <w:rFonts w:ascii="Arial" w:hAnsi="Arial" w:cs="Arial"/>
              </w:rPr>
            </w:pPr>
            <w:r w:rsidRPr="00DB659D">
              <w:rPr>
                <w:rFonts w:ascii="Arial" w:hAnsi="Arial" w:cs="Arial"/>
              </w:rPr>
              <w:t>Decatur, AL</w:t>
            </w:r>
          </w:p>
        </w:tc>
        <w:tc>
          <w:tcPr>
            <w:tcW w:w="2803" w:type="dxa"/>
            <w:noWrap/>
            <w:hideMark/>
          </w:tcPr>
          <w:p w14:paraId="26898A2F" w14:textId="77777777" w:rsidR="005B311A" w:rsidRPr="00DB659D" w:rsidRDefault="005B311A" w:rsidP="00DB659D">
            <w:pPr>
              <w:jc w:val="center"/>
              <w:rPr>
                <w:rFonts w:ascii="Arial" w:hAnsi="Arial" w:cs="Arial"/>
              </w:rPr>
            </w:pPr>
            <w:r w:rsidRPr="00DB659D">
              <w:rPr>
                <w:rFonts w:ascii="Arial" w:hAnsi="Arial" w:cs="Arial"/>
              </w:rPr>
              <w:t>49.8%</w:t>
            </w:r>
          </w:p>
        </w:tc>
      </w:tr>
      <w:tr w:rsidR="005B311A" w:rsidRPr="005B311A" w14:paraId="26E500D1" w14:textId="77777777" w:rsidTr="00DB659D">
        <w:trPr>
          <w:trHeight w:val="300"/>
        </w:trPr>
        <w:tc>
          <w:tcPr>
            <w:tcW w:w="928" w:type="dxa"/>
            <w:noWrap/>
            <w:hideMark/>
          </w:tcPr>
          <w:p w14:paraId="26946287" w14:textId="77777777" w:rsidR="005B311A" w:rsidRPr="00DB659D" w:rsidRDefault="005B311A" w:rsidP="00DB659D">
            <w:pPr>
              <w:jc w:val="center"/>
              <w:rPr>
                <w:rFonts w:ascii="Arial" w:hAnsi="Arial" w:cs="Arial"/>
              </w:rPr>
            </w:pPr>
            <w:r w:rsidRPr="00DB659D">
              <w:rPr>
                <w:rFonts w:ascii="Arial" w:hAnsi="Arial" w:cs="Arial"/>
              </w:rPr>
              <w:t>38</w:t>
            </w:r>
          </w:p>
        </w:tc>
        <w:tc>
          <w:tcPr>
            <w:tcW w:w="4909" w:type="dxa"/>
            <w:noWrap/>
            <w:hideMark/>
          </w:tcPr>
          <w:p w14:paraId="2594A7B1" w14:textId="77777777" w:rsidR="005B311A" w:rsidRPr="00DB659D" w:rsidRDefault="005B311A">
            <w:pPr>
              <w:rPr>
                <w:rFonts w:ascii="Arial" w:hAnsi="Arial" w:cs="Arial"/>
              </w:rPr>
            </w:pPr>
            <w:r w:rsidRPr="00DB659D">
              <w:rPr>
                <w:rFonts w:ascii="Arial" w:hAnsi="Arial" w:cs="Arial"/>
              </w:rPr>
              <w:t>Merced, CA</w:t>
            </w:r>
          </w:p>
        </w:tc>
        <w:tc>
          <w:tcPr>
            <w:tcW w:w="2803" w:type="dxa"/>
            <w:noWrap/>
            <w:hideMark/>
          </w:tcPr>
          <w:p w14:paraId="52F1F230" w14:textId="77777777" w:rsidR="005B311A" w:rsidRPr="00DB659D" w:rsidRDefault="005B311A" w:rsidP="00DB659D">
            <w:pPr>
              <w:jc w:val="center"/>
              <w:rPr>
                <w:rFonts w:ascii="Arial" w:hAnsi="Arial" w:cs="Arial"/>
              </w:rPr>
            </w:pPr>
            <w:r w:rsidRPr="00DB659D">
              <w:rPr>
                <w:rFonts w:ascii="Arial" w:hAnsi="Arial" w:cs="Arial"/>
              </w:rPr>
              <w:t>49.7%</w:t>
            </w:r>
          </w:p>
        </w:tc>
      </w:tr>
      <w:tr w:rsidR="005B311A" w:rsidRPr="005B311A" w14:paraId="7111AD7C" w14:textId="77777777" w:rsidTr="00DB659D">
        <w:trPr>
          <w:trHeight w:val="300"/>
        </w:trPr>
        <w:tc>
          <w:tcPr>
            <w:tcW w:w="928" w:type="dxa"/>
            <w:noWrap/>
            <w:hideMark/>
          </w:tcPr>
          <w:p w14:paraId="3A5D228D" w14:textId="77777777" w:rsidR="005B311A" w:rsidRPr="00DB659D" w:rsidRDefault="005B311A" w:rsidP="00DB659D">
            <w:pPr>
              <w:jc w:val="center"/>
              <w:rPr>
                <w:rFonts w:ascii="Arial" w:hAnsi="Arial" w:cs="Arial"/>
              </w:rPr>
            </w:pPr>
            <w:r w:rsidRPr="00DB659D">
              <w:rPr>
                <w:rFonts w:ascii="Arial" w:hAnsi="Arial" w:cs="Arial"/>
              </w:rPr>
              <w:t>39</w:t>
            </w:r>
          </w:p>
        </w:tc>
        <w:tc>
          <w:tcPr>
            <w:tcW w:w="4909" w:type="dxa"/>
            <w:noWrap/>
            <w:hideMark/>
          </w:tcPr>
          <w:p w14:paraId="22033FC9" w14:textId="77777777" w:rsidR="005B311A" w:rsidRPr="00DB659D" w:rsidRDefault="005B311A">
            <w:pPr>
              <w:rPr>
                <w:rFonts w:ascii="Arial" w:hAnsi="Arial" w:cs="Arial"/>
              </w:rPr>
            </w:pPr>
            <w:r w:rsidRPr="00DB659D">
              <w:rPr>
                <w:rFonts w:ascii="Arial" w:hAnsi="Arial" w:cs="Arial"/>
              </w:rPr>
              <w:t>Canton-Massillon, OH</w:t>
            </w:r>
          </w:p>
        </w:tc>
        <w:tc>
          <w:tcPr>
            <w:tcW w:w="2803" w:type="dxa"/>
            <w:noWrap/>
            <w:hideMark/>
          </w:tcPr>
          <w:p w14:paraId="71B2BD36" w14:textId="77777777" w:rsidR="005B311A" w:rsidRPr="00DB659D" w:rsidRDefault="005B311A" w:rsidP="00DB659D">
            <w:pPr>
              <w:jc w:val="center"/>
              <w:rPr>
                <w:rFonts w:ascii="Arial" w:hAnsi="Arial" w:cs="Arial"/>
              </w:rPr>
            </w:pPr>
            <w:r w:rsidRPr="00DB659D">
              <w:rPr>
                <w:rFonts w:ascii="Arial" w:hAnsi="Arial" w:cs="Arial"/>
              </w:rPr>
              <w:t>49.7%</w:t>
            </w:r>
          </w:p>
        </w:tc>
      </w:tr>
      <w:tr w:rsidR="005B311A" w:rsidRPr="005B311A" w14:paraId="0B20E50A" w14:textId="77777777" w:rsidTr="00DB659D">
        <w:trPr>
          <w:trHeight w:val="300"/>
        </w:trPr>
        <w:tc>
          <w:tcPr>
            <w:tcW w:w="928" w:type="dxa"/>
            <w:noWrap/>
            <w:hideMark/>
          </w:tcPr>
          <w:p w14:paraId="4E396B67" w14:textId="77777777" w:rsidR="005B311A" w:rsidRPr="00DB659D" w:rsidRDefault="005B311A" w:rsidP="00DB659D">
            <w:pPr>
              <w:jc w:val="center"/>
              <w:rPr>
                <w:rFonts w:ascii="Arial" w:hAnsi="Arial" w:cs="Arial"/>
              </w:rPr>
            </w:pPr>
            <w:r w:rsidRPr="00DB659D">
              <w:rPr>
                <w:rFonts w:ascii="Arial" w:hAnsi="Arial" w:cs="Arial"/>
              </w:rPr>
              <w:t>40</w:t>
            </w:r>
          </w:p>
        </w:tc>
        <w:tc>
          <w:tcPr>
            <w:tcW w:w="4909" w:type="dxa"/>
            <w:noWrap/>
            <w:hideMark/>
          </w:tcPr>
          <w:p w14:paraId="0BDA23EA" w14:textId="77777777" w:rsidR="005B311A" w:rsidRPr="00DB659D" w:rsidRDefault="005B311A">
            <w:pPr>
              <w:rPr>
                <w:rFonts w:ascii="Arial" w:hAnsi="Arial" w:cs="Arial"/>
              </w:rPr>
            </w:pPr>
            <w:r w:rsidRPr="00DB659D">
              <w:rPr>
                <w:rFonts w:ascii="Arial" w:hAnsi="Arial" w:cs="Arial"/>
              </w:rPr>
              <w:t>Longview, WA</w:t>
            </w:r>
          </w:p>
        </w:tc>
        <w:tc>
          <w:tcPr>
            <w:tcW w:w="2803" w:type="dxa"/>
            <w:noWrap/>
            <w:hideMark/>
          </w:tcPr>
          <w:p w14:paraId="4AA08526" w14:textId="77777777" w:rsidR="005B311A" w:rsidRPr="00DB659D" w:rsidRDefault="005B311A" w:rsidP="00DB659D">
            <w:pPr>
              <w:jc w:val="center"/>
              <w:rPr>
                <w:rFonts w:ascii="Arial" w:hAnsi="Arial" w:cs="Arial"/>
              </w:rPr>
            </w:pPr>
            <w:r w:rsidRPr="00DB659D">
              <w:rPr>
                <w:rFonts w:ascii="Arial" w:hAnsi="Arial" w:cs="Arial"/>
              </w:rPr>
              <w:t>49.7%</w:t>
            </w:r>
          </w:p>
        </w:tc>
      </w:tr>
      <w:tr w:rsidR="005B311A" w:rsidRPr="005B311A" w14:paraId="346D0DBC" w14:textId="77777777" w:rsidTr="00DB659D">
        <w:trPr>
          <w:trHeight w:val="300"/>
        </w:trPr>
        <w:tc>
          <w:tcPr>
            <w:tcW w:w="928" w:type="dxa"/>
            <w:noWrap/>
            <w:hideMark/>
          </w:tcPr>
          <w:p w14:paraId="07FF6922" w14:textId="77777777" w:rsidR="005B311A" w:rsidRPr="00DB659D" w:rsidRDefault="005B311A" w:rsidP="00DB659D">
            <w:pPr>
              <w:jc w:val="center"/>
              <w:rPr>
                <w:rFonts w:ascii="Arial" w:hAnsi="Arial" w:cs="Arial"/>
              </w:rPr>
            </w:pPr>
            <w:r w:rsidRPr="00DB659D">
              <w:rPr>
                <w:rFonts w:ascii="Arial" w:hAnsi="Arial" w:cs="Arial"/>
              </w:rPr>
              <w:t>41</w:t>
            </w:r>
          </w:p>
        </w:tc>
        <w:tc>
          <w:tcPr>
            <w:tcW w:w="4909" w:type="dxa"/>
            <w:noWrap/>
            <w:hideMark/>
          </w:tcPr>
          <w:p w14:paraId="6C70EF2D" w14:textId="77777777" w:rsidR="005B311A" w:rsidRPr="00DB659D" w:rsidRDefault="005B311A">
            <w:pPr>
              <w:rPr>
                <w:rFonts w:ascii="Arial" w:hAnsi="Arial" w:cs="Arial"/>
              </w:rPr>
            </w:pPr>
            <w:r w:rsidRPr="00DB659D">
              <w:rPr>
                <w:rFonts w:ascii="Arial" w:hAnsi="Arial" w:cs="Arial"/>
              </w:rPr>
              <w:t>Decatur, IL</w:t>
            </w:r>
          </w:p>
        </w:tc>
        <w:tc>
          <w:tcPr>
            <w:tcW w:w="2803" w:type="dxa"/>
            <w:noWrap/>
            <w:hideMark/>
          </w:tcPr>
          <w:p w14:paraId="43948988" w14:textId="77777777" w:rsidR="005B311A" w:rsidRPr="00DB659D" w:rsidRDefault="005B311A" w:rsidP="00DB659D">
            <w:pPr>
              <w:jc w:val="center"/>
              <w:rPr>
                <w:rFonts w:ascii="Arial" w:hAnsi="Arial" w:cs="Arial"/>
              </w:rPr>
            </w:pPr>
            <w:r w:rsidRPr="00DB659D">
              <w:rPr>
                <w:rFonts w:ascii="Arial" w:hAnsi="Arial" w:cs="Arial"/>
              </w:rPr>
              <w:t>49.6%</w:t>
            </w:r>
          </w:p>
        </w:tc>
      </w:tr>
      <w:tr w:rsidR="005B311A" w:rsidRPr="005B311A" w14:paraId="00E2498E" w14:textId="77777777" w:rsidTr="00DB659D">
        <w:trPr>
          <w:trHeight w:val="300"/>
        </w:trPr>
        <w:tc>
          <w:tcPr>
            <w:tcW w:w="928" w:type="dxa"/>
            <w:noWrap/>
            <w:hideMark/>
          </w:tcPr>
          <w:p w14:paraId="56B4AB47" w14:textId="77777777" w:rsidR="005B311A" w:rsidRPr="00DB659D" w:rsidRDefault="005B311A" w:rsidP="00DB659D">
            <w:pPr>
              <w:jc w:val="center"/>
              <w:rPr>
                <w:rFonts w:ascii="Arial" w:hAnsi="Arial" w:cs="Arial"/>
              </w:rPr>
            </w:pPr>
            <w:r w:rsidRPr="00DB659D">
              <w:rPr>
                <w:rFonts w:ascii="Arial" w:hAnsi="Arial" w:cs="Arial"/>
              </w:rPr>
              <w:t>42</w:t>
            </w:r>
          </w:p>
        </w:tc>
        <w:tc>
          <w:tcPr>
            <w:tcW w:w="4909" w:type="dxa"/>
            <w:noWrap/>
            <w:hideMark/>
          </w:tcPr>
          <w:p w14:paraId="6C1BB5A8" w14:textId="77777777" w:rsidR="005B311A" w:rsidRPr="00DB659D" w:rsidRDefault="005B311A">
            <w:pPr>
              <w:rPr>
                <w:rFonts w:ascii="Arial" w:hAnsi="Arial" w:cs="Arial"/>
              </w:rPr>
            </w:pPr>
            <w:r w:rsidRPr="00DB659D">
              <w:rPr>
                <w:rFonts w:ascii="Arial" w:hAnsi="Arial" w:cs="Arial"/>
              </w:rPr>
              <w:t>Modesto, CA</w:t>
            </w:r>
          </w:p>
        </w:tc>
        <w:tc>
          <w:tcPr>
            <w:tcW w:w="2803" w:type="dxa"/>
            <w:noWrap/>
            <w:hideMark/>
          </w:tcPr>
          <w:p w14:paraId="7E14D953" w14:textId="77777777" w:rsidR="005B311A" w:rsidRPr="00DB659D" w:rsidRDefault="005B311A" w:rsidP="00DB659D">
            <w:pPr>
              <w:jc w:val="center"/>
              <w:rPr>
                <w:rFonts w:ascii="Arial" w:hAnsi="Arial" w:cs="Arial"/>
              </w:rPr>
            </w:pPr>
            <w:r w:rsidRPr="00DB659D">
              <w:rPr>
                <w:rFonts w:ascii="Arial" w:hAnsi="Arial" w:cs="Arial"/>
              </w:rPr>
              <w:t>49.6%</w:t>
            </w:r>
          </w:p>
        </w:tc>
      </w:tr>
      <w:tr w:rsidR="005B311A" w:rsidRPr="005B311A" w14:paraId="3C0B060A" w14:textId="77777777" w:rsidTr="00DB659D">
        <w:trPr>
          <w:trHeight w:val="300"/>
        </w:trPr>
        <w:tc>
          <w:tcPr>
            <w:tcW w:w="928" w:type="dxa"/>
            <w:noWrap/>
            <w:hideMark/>
          </w:tcPr>
          <w:p w14:paraId="042C7E91" w14:textId="77777777" w:rsidR="005B311A" w:rsidRPr="00DB659D" w:rsidRDefault="005B311A" w:rsidP="00DB659D">
            <w:pPr>
              <w:jc w:val="center"/>
              <w:rPr>
                <w:rFonts w:ascii="Arial" w:hAnsi="Arial" w:cs="Arial"/>
              </w:rPr>
            </w:pPr>
            <w:r w:rsidRPr="00DB659D">
              <w:rPr>
                <w:rFonts w:ascii="Arial" w:hAnsi="Arial" w:cs="Arial"/>
              </w:rPr>
              <w:t>43</w:t>
            </w:r>
          </w:p>
        </w:tc>
        <w:tc>
          <w:tcPr>
            <w:tcW w:w="4909" w:type="dxa"/>
            <w:noWrap/>
            <w:hideMark/>
          </w:tcPr>
          <w:p w14:paraId="3A003A13" w14:textId="77777777" w:rsidR="005B311A" w:rsidRPr="00DB659D" w:rsidRDefault="005B311A">
            <w:pPr>
              <w:rPr>
                <w:rFonts w:ascii="Arial" w:hAnsi="Arial" w:cs="Arial"/>
              </w:rPr>
            </w:pPr>
            <w:r w:rsidRPr="00DB659D">
              <w:rPr>
                <w:rFonts w:ascii="Arial" w:hAnsi="Arial" w:cs="Arial"/>
              </w:rPr>
              <w:t>Tuscaloosa, AL</w:t>
            </w:r>
          </w:p>
        </w:tc>
        <w:tc>
          <w:tcPr>
            <w:tcW w:w="2803" w:type="dxa"/>
            <w:noWrap/>
            <w:hideMark/>
          </w:tcPr>
          <w:p w14:paraId="35C0AF1F" w14:textId="77777777" w:rsidR="005B311A" w:rsidRPr="00DB659D" w:rsidRDefault="005B311A" w:rsidP="00DB659D">
            <w:pPr>
              <w:jc w:val="center"/>
              <w:rPr>
                <w:rFonts w:ascii="Arial" w:hAnsi="Arial" w:cs="Arial"/>
              </w:rPr>
            </w:pPr>
            <w:r w:rsidRPr="00DB659D">
              <w:rPr>
                <w:rFonts w:ascii="Arial" w:hAnsi="Arial" w:cs="Arial"/>
              </w:rPr>
              <w:t>49.5%</w:t>
            </w:r>
          </w:p>
        </w:tc>
      </w:tr>
      <w:tr w:rsidR="005B311A" w:rsidRPr="005B311A" w14:paraId="2EBF1984" w14:textId="77777777" w:rsidTr="00DB659D">
        <w:trPr>
          <w:trHeight w:val="300"/>
        </w:trPr>
        <w:tc>
          <w:tcPr>
            <w:tcW w:w="928" w:type="dxa"/>
            <w:noWrap/>
            <w:hideMark/>
          </w:tcPr>
          <w:p w14:paraId="0DF375F1" w14:textId="77777777" w:rsidR="005B311A" w:rsidRPr="00DB659D" w:rsidRDefault="005B311A" w:rsidP="00DB659D">
            <w:pPr>
              <w:jc w:val="center"/>
              <w:rPr>
                <w:rFonts w:ascii="Arial" w:hAnsi="Arial" w:cs="Arial"/>
              </w:rPr>
            </w:pPr>
            <w:r w:rsidRPr="00DB659D">
              <w:rPr>
                <w:rFonts w:ascii="Arial" w:hAnsi="Arial" w:cs="Arial"/>
              </w:rPr>
              <w:t>44</w:t>
            </w:r>
          </w:p>
        </w:tc>
        <w:tc>
          <w:tcPr>
            <w:tcW w:w="4909" w:type="dxa"/>
            <w:noWrap/>
            <w:hideMark/>
          </w:tcPr>
          <w:p w14:paraId="50005CE4" w14:textId="77777777" w:rsidR="005B311A" w:rsidRPr="00DB659D" w:rsidRDefault="005B311A">
            <w:pPr>
              <w:rPr>
                <w:rFonts w:ascii="Arial" w:hAnsi="Arial" w:cs="Arial"/>
              </w:rPr>
            </w:pPr>
            <w:r w:rsidRPr="00DB659D">
              <w:rPr>
                <w:rFonts w:ascii="Arial" w:hAnsi="Arial" w:cs="Arial"/>
              </w:rPr>
              <w:t>Salisbury, MD-DE</w:t>
            </w:r>
          </w:p>
        </w:tc>
        <w:tc>
          <w:tcPr>
            <w:tcW w:w="2803" w:type="dxa"/>
            <w:noWrap/>
            <w:hideMark/>
          </w:tcPr>
          <w:p w14:paraId="38F87577" w14:textId="77777777" w:rsidR="005B311A" w:rsidRPr="00DB659D" w:rsidRDefault="005B311A" w:rsidP="00DB659D">
            <w:pPr>
              <w:jc w:val="center"/>
              <w:rPr>
                <w:rFonts w:ascii="Arial" w:hAnsi="Arial" w:cs="Arial"/>
              </w:rPr>
            </w:pPr>
            <w:r w:rsidRPr="00DB659D">
              <w:rPr>
                <w:rFonts w:ascii="Arial" w:hAnsi="Arial" w:cs="Arial"/>
              </w:rPr>
              <w:t>49.5%</w:t>
            </w:r>
          </w:p>
        </w:tc>
      </w:tr>
      <w:tr w:rsidR="005B311A" w:rsidRPr="005B311A" w14:paraId="26E49154" w14:textId="77777777" w:rsidTr="00DB659D">
        <w:trPr>
          <w:trHeight w:val="300"/>
        </w:trPr>
        <w:tc>
          <w:tcPr>
            <w:tcW w:w="928" w:type="dxa"/>
            <w:noWrap/>
            <w:hideMark/>
          </w:tcPr>
          <w:p w14:paraId="7442BB23" w14:textId="77777777" w:rsidR="005B311A" w:rsidRPr="00DB659D" w:rsidRDefault="005B311A" w:rsidP="00DB659D">
            <w:pPr>
              <w:jc w:val="center"/>
              <w:rPr>
                <w:rFonts w:ascii="Arial" w:hAnsi="Arial" w:cs="Arial"/>
              </w:rPr>
            </w:pPr>
            <w:r w:rsidRPr="00DB659D">
              <w:rPr>
                <w:rFonts w:ascii="Arial" w:hAnsi="Arial" w:cs="Arial"/>
              </w:rPr>
              <w:t>45</w:t>
            </w:r>
          </w:p>
        </w:tc>
        <w:tc>
          <w:tcPr>
            <w:tcW w:w="4909" w:type="dxa"/>
            <w:noWrap/>
            <w:hideMark/>
          </w:tcPr>
          <w:p w14:paraId="3F1213EB" w14:textId="77777777" w:rsidR="005B311A" w:rsidRPr="00DB659D" w:rsidRDefault="005B311A">
            <w:pPr>
              <w:rPr>
                <w:rFonts w:ascii="Arial" w:hAnsi="Arial" w:cs="Arial"/>
              </w:rPr>
            </w:pPr>
            <w:r w:rsidRPr="00DB659D">
              <w:rPr>
                <w:rFonts w:ascii="Arial" w:hAnsi="Arial" w:cs="Arial"/>
              </w:rPr>
              <w:t>Longview, TX</w:t>
            </w:r>
          </w:p>
        </w:tc>
        <w:tc>
          <w:tcPr>
            <w:tcW w:w="2803" w:type="dxa"/>
            <w:noWrap/>
            <w:hideMark/>
          </w:tcPr>
          <w:p w14:paraId="3392EEEC" w14:textId="77777777" w:rsidR="005B311A" w:rsidRPr="00DB659D" w:rsidRDefault="005B311A" w:rsidP="00DB659D">
            <w:pPr>
              <w:jc w:val="center"/>
              <w:rPr>
                <w:rFonts w:ascii="Arial" w:hAnsi="Arial" w:cs="Arial"/>
              </w:rPr>
            </w:pPr>
            <w:r w:rsidRPr="00DB659D">
              <w:rPr>
                <w:rFonts w:ascii="Arial" w:hAnsi="Arial" w:cs="Arial"/>
              </w:rPr>
              <w:t>49.5%</w:t>
            </w:r>
          </w:p>
        </w:tc>
      </w:tr>
      <w:tr w:rsidR="005B311A" w:rsidRPr="005B311A" w14:paraId="63DEFE99" w14:textId="77777777" w:rsidTr="00DB659D">
        <w:trPr>
          <w:trHeight w:val="300"/>
        </w:trPr>
        <w:tc>
          <w:tcPr>
            <w:tcW w:w="928" w:type="dxa"/>
            <w:noWrap/>
            <w:hideMark/>
          </w:tcPr>
          <w:p w14:paraId="29A802D5" w14:textId="77777777" w:rsidR="005B311A" w:rsidRPr="00DB659D" w:rsidRDefault="005B311A" w:rsidP="00DB659D">
            <w:pPr>
              <w:jc w:val="center"/>
              <w:rPr>
                <w:rFonts w:ascii="Arial" w:hAnsi="Arial" w:cs="Arial"/>
              </w:rPr>
            </w:pPr>
            <w:r w:rsidRPr="00DB659D">
              <w:rPr>
                <w:rFonts w:ascii="Arial" w:hAnsi="Arial" w:cs="Arial"/>
              </w:rPr>
              <w:t>46</w:t>
            </w:r>
          </w:p>
        </w:tc>
        <w:tc>
          <w:tcPr>
            <w:tcW w:w="4909" w:type="dxa"/>
            <w:noWrap/>
            <w:hideMark/>
          </w:tcPr>
          <w:p w14:paraId="2D816B83" w14:textId="77777777" w:rsidR="005B311A" w:rsidRPr="00DB659D" w:rsidRDefault="005B311A">
            <w:pPr>
              <w:rPr>
                <w:rFonts w:ascii="Arial" w:hAnsi="Arial" w:cs="Arial"/>
              </w:rPr>
            </w:pPr>
            <w:r w:rsidRPr="00DB659D">
              <w:rPr>
                <w:rFonts w:ascii="Arial" w:hAnsi="Arial" w:cs="Arial"/>
              </w:rPr>
              <w:t>Springfield, OH</w:t>
            </w:r>
          </w:p>
        </w:tc>
        <w:tc>
          <w:tcPr>
            <w:tcW w:w="2803" w:type="dxa"/>
            <w:noWrap/>
            <w:hideMark/>
          </w:tcPr>
          <w:p w14:paraId="59065B07" w14:textId="77777777" w:rsidR="005B311A" w:rsidRPr="00DB659D" w:rsidRDefault="005B311A" w:rsidP="00DB659D">
            <w:pPr>
              <w:jc w:val="center"/>
              <w:rPr>
                <w:rFonts w:ascii="Arial" w:hAnsi="Arial" w:cs="Arial"/>
              </w:rPr>
            </w:pPr>
            <w:r w:rsidRPr="00DB659D">
              <w:rPr>
                <w:rFonts w:ascii="Arial" w:hAnsi="Arial" w:cs="Arial"/>
              </w:rPr>
              <w:t>49.4%</w:t>
            </w:r>
          </w:p>
        </w:tc>
      </w:tr>
      <w:tr w:rsidR="005B311A" w:rsidRPr="005B311A" w14:paraId="1A9C8C18" w14:textId="77777777" w:rsidTr="00DB659D">
        <w:trPr>
          <w:trHeight w:val="300"/>
        </w:trPr>
        <w:tc>
          <w:tcPr>
            <w:tcW w:w="928" w:type="dxa"/>
            <w:noWrap/>
            <w:hideMark/>
          </w:tcPr>
          <w:p w14:paraId="7CDA125D" w14:textId="77777777" w:rsidR="005B311A" w:rsidRPr="00DB659D" w:rsidRDefault="005B311A" w:rsidP="00DB659D">
            <w:pPr>
              <w:jc w:val="center"/>
              <w:rPr>
                <w:rFonts w:ascii="Arial" w:hAnsi="Arial" w:cs="Arial"/>
              </w:rPr>
            </w:pPr>
            <w:r w:rsidRPr="00DB659D">
              <w:rPr>
                <w:rFonts w:ascii="Arial" w:hAnsi="Arial" w:cs="Arial"/>
              </w:rPr>
              <w:t>47</w:t>
            </w:r>
          </w:p>
        </w:tc>
        <w:tc>
          <w:tcPr>
            <w:tcW w:w="4909" w:type="dxa"/>
            <w:noWrap/>
            <w:hideMark/>
          </w:tcPr>
          <w:p w14:paraId="54FF715F" w14:textId="77777777" w:rsidR="005B311A" w:rsidRPr="00DB659D" w:rsidRDefault="005B311A">
            <w:pPr>
              <w:rPr>
                <w:rFonts w:ascii="Arial" w:hAnsi="Arial" w:cs="Arial"/>
              </w:rPr>
            </w:pPr>
            <w:r w:rsidRPr="00DB659D">
              <w:rPr>
                <w:rFonts w:ascii="Arial" w:hAnsi="Arial" w:cs="Arial"/>
              </w:rPr>
              <w:t>St. Cloud, MN</w:t>
            </w:r>
          </w:p>
        </w:tc>
        <w:tc>
          <w:tcPr>
            <w:tcW w:w="2803" w:type="dxa"/>
            <w:noWrap/>
            <w:hideMark/>
          </w:tcPr>
          <w:p w14:paraId="66AD1F74" w14:textId="77777777" w:rsidR="005B311A" w:rsidRPr="00DB659D" w:rsidRDefault="005B311A" w:rsidP="00DB659D">
            <w:pPr>
              <w:jc w:val="center"/>
              <w:rPr>
                <w:rFonts w:ascii="Arial" w:hAnsi="Arial" w:cs="Arial"/>
              </w:rPr>
            </w:pPr>
            <w:r w:rsidRPr="00DB659D">
              <w:rPr>
                <w:rFonts w:ascii="Arial" w:hAnsi="Arial" w:cs="Arial"/>
              </w:rPr>
              <w:t>49.4%</w:t>
            </w:r>
          </w:p>
        </w:tc>
      </w:tr>
      <w:tr w:rsidR="005B311A" w:rsidRPr="005B311A" w14:paraId="3E024732" w14:textId="77777777" w:rsidTr="00DB659D">
        <w:trPr>
          <w:trHeight w:val="300"/>
        </w:trPr>
        <w:tc>
          <w:tcPr>
            <w:tcW w:w="928" w:type="dxa"/>
            <w:noWrap/>
            <w:hideMark/>
          </w:tcPr>
          <w:p w14:paraId="02B73E3A" w14:textId="77777777" w:rsidR="005B311A" w:rsidRPr="00DB659D" w:rsidRDefault="005B311A" w:rsidP="00DB659D">
            <w:pPr>
              <w:jc w:val="center"/>
              <w:rPr>
                <w:rFonts w:ascii="Arial" w:hAnsi="Arial" w:cs="Arial"/>
              </w:rPr>
            </w:pPr>
            <w:r w:rsidRPr="00DB659D">
              <w:rPr>
                <w:rFonts w:ascii="Arial" w:hAnsi="Arial" w:cs="Arial"/>
              </w:rPr>
              <w:t>48</w:t>
            </w:r>
          </w:p>
        </w:tc>
        <w:tc>
          <w:tcPr>
            <w:tcW w:w="4909" w:type="dxa"/>
            <w:noWrap/>
            <w:hideMark/>
          </w:tcPr>
          <w:p w14:paraId="4ADAF1D0" w14:textId="77777777" w:rsidR="005B311A" w:rsidRPr="00DB659D" w:rsidRDefault="005B311A">
            <w:pPr>
              <w:rPr>
                <w:rFonts w:ascii="Arial" w:hAnsi="Arial" w:cs="Arial"/>
              </w:rPr>
            </w:pPr>
            <w:r w:rsidRPr="00DB659D">
              <w:rPr>
                <w:rFonts w:ascii="Arial" w:hAnsi="Arial" w:cs="Arial"/>
              </w:rPr>
              <w:t>College Station-Bryan, TX</w:t>
            </w:r>
          </w:p>
        </w:tc>
        <w:tc>
          <w:tcPr>
            <w:tcW w:w="2803" w:type="dxa"/>
            <w:noWrap/>
            <w:hideMark/>
          </w:tcPr>
          <w:p w14:paraId="4C7BA1FD" w14:textId="77777777" w:rsidR="005B311A" w:rsidRPr="00DB659D" w:rsidRDefault="005B311A" w:rsidP="00DB659D">
            <w:pPr>
              <w:jc w:val="center"/>
              <w:rPr>
                <w:rFonts w:ascii="Arial" w:hAnsi="Arial" w:cs="Arial"/>
              </w:rPr>
            </w:pPr>
            <w:r w:rsidRPr="00DB659D">
              <w:rPr>
                <w:rFonts w:ascii="Arial" w:hAnsi="Arial" w:cs="Arial"/>
              </w:rPr>
              <w:t>49.4%</w:t>
            </w:r>
          </w:p>
        </w:tc>
      </w:tr>
      <w:tr w:rsidR="005B311A" w:rsidRPr="005B311A" w14:paraId="5A43A50D" w14:textId="77777777" w:rsidTr="00DB659D">
        <w:trPr>
          <w:trHeight w:val="300"/>
        </w:trPr>
        <w:tc>
          <w:tcPr>
            <w:tcW w:w="928" w:type="dxa"/>
            <w:noWrap/>
            <w:hideMark/>
          </w:tcPr>
          <w:p w14:paraId="78720C4C" w14:textId="77777777" w:rsidR="005B311A" w:rsidRPr="00DB659D" w:rsidRDefault="005B311A" w:rsidP="00DB659D">
            <w:pPr>
              <w:jc w:val="center"/>
              <w:rPr>
                <w:rFonts w:ascii="Arial" w:hAnsi="Arial" w:cs="Arial"/>
              </w:rPr>
            </w:pPr>
            <w:r w:rsidRPr="00DB659D">
              <w:rPr>
                <w:rFonts w:ascii="Arial" w:hAnsi="Arial" w:cs="Arial"/>
              </w:rPr>
              <w:t>49</w:t>
            </w:r>
          </w:p>
        </w:tc>
        <w:tc>
          <w:tcPr>
            <w:tcW w:w="4909" w:type="dxa"/>
            <w:noWrap/>
            <w:hideMark/>
          </w:tcPr>
          <w:p w14:paraId="4A4EB638" w14:textId="77777777" w:rsidR="005B311A" w:rsidRPr="00DB659D" w:rsidRDefault="005B311A">
            <w:pPr>
              <w:rPr>
                <w:rFonts w:ascii="Arial" w:hAnsi="Arial" w:cs="Arial"/>
              </w:rPr>
            </w:pPr>
            <w:r w:rsidRPr="00DB659D">
              <w:rPr>
                <w:rFonts w:ascii="Arial" w:hAnsi="Arial" w:cs="Arial"/>
              </w:rPr>
              <w:t>Oshkosh-Neenah, WI</w:t>
            </w:r>
          </w:p>
        </w:tc>
        <w:tc>
          <w:tcPr>
            <w:tcW w:w="2803" w:type="dxa"/>
            <w:noWrap/>
            <w:hideMark/>
          </w:tcPr>
          <w:p w14:paraId="48B170DD" w14:textId="77777777" w:rsidR="005B311A" w:rsidRPr="00DB659D" w:rsidRDefault="005B311A" w:rsidP="00DB659D">
            <w:pPr>
              <w:jc w:val="center"/>
              <w:rPr>
                <w:rFonts w:ascii="Arial" w:hAnsi="Arial" w:cs="Arial"/>
              </w:rPr>
            </w:pPr>
            <w:r w:rsidRPr="00DB659D">
              <w:rPr>
                <w:rFonts w:ascii="Arial" w:hAnsi="Arial" w:cs="Arial"/>
              </w:rPr>
              <w:t>49.4%</w:t>
            </w:r>
          </w:p>
        </w:tc>
      </w:tr>
      <w:tr w:rsidR="005B311A" w:rsidRPr="005B311A" w14:paraId="0E72F2B3" w14:textId="77777777" w:rsidTr="00DB659D">
        <w:trPr>
          <w:trHeight w:val="300"/>
        </w:trPr>
        <w:tc>
          <w:tcPr>
            <w:tcW w:w="928" w:type="dxa"/>
            <w:noWrap/>
            <w:hideMark/>
          </w:tcPr>
          <w:p w14:paraId="701FCA99" w14:textId="77777777" w:rsidR="005B311A" w:rsidRPr="00DB659D" w:rsidRDefault="005B311A" w:rsidP="00DB659D">
            <w:pPr>
              <w:jc w:val="center"/>
              <w:rPr>
                <w:rFonts w:ascii="Arial" w:hAnsi="Arial" w:cs="Arial"/>
              </w:rPr>
            </w:pPr>
            <w:r w:rsidRPr="00DB659D">
              <w:rPr>
                <w:rFonts w:ascii="Arial" w:hAnsi="Arial" w:cs="Arial"/>
              </w:rPr>
              <w:t>50</w:t>
            </w:r>
          </w:p>
        </w:tc>
        <w:tc>
          <w:tcPr>
            <w:tcW w:w="4909" w:type="dxa"/>
            <w:noWrap/>
            <w:hideMark/>
          </w:tcPr>
          <w:p w14:paraId="0EAC387C" w14:textId="77777777" w:rsidR="005B311A" w:rsidRPr="00DB659D" w:rsidRDefault="005B311A">
            <w:pPr>
              <w:rPr>
                <w:rFonts w:ascii="Arial" w:hAnsi="Arial" w:cs="Arial"/>
              </w:rPr>
            </w:pPr>
            <w:r w:rsidRPr="00DB659D">
              <w:rPr>
                <w:rFonts w:ascii="Arial" w:hAnsi="Arial" w:cs="Arial"/>
              </w:rPr>
              <w:t>Yakima, WA</w:t>
            </w:r>
          </w:p>
        </w:tc>
        <w:tc>
          <w:tcPr>
            <w:tcW w:w="2803" w:type="dxa"/>
            <w:noWrap/>
            <w:hideMark/>
          </w:tcPr>
          <w:p w14:paraId="7FFFABE8" w14:textId="77777777" w:rsidR="005B311A" w:rsidRPr="00DB659D" w:rsidRDefault="005B311A" w:rsidP="00DB659D">
            <w:pPr>
              <w:jc w:val="center"/>
              <w:rPr>
                <w:rFonts w:ascii="Arial" w:hAnsi="Arial" w:cs="Arial"/>
              </w:rPr>
            </w:pPr>
            <w:r w:rsidRPr="00DB659D">
              <w:rPr>
                <w:rFonts w:ascii="Arial" w:hAnsi="Arial" w:cs="Arial"/>
              </w:rPr>
              <w:t>49.4%</w:t>
            </w:r>
          </w:p>
        </w:tc>
      </w:tr>
      <w:tr w:rsidR="005B311A" w:rsidRPr="005B311A" w14:paraId="3B5012FC" w14:textId="77777777" w:rsidTr="00DB659D">
        <w:trPr>
          <w:trHeight w:val="300"/>
        </w:trPr>
        <w:tc>
          <w:tcPr>
            <w:tcW w:w="928" w:type="dxa"/>
            <w:noWrap/>
            <w:hideMark/>
          </w:tcPr>
          <w:p w14:paraId="6AD5639D" w14:textId="77777777" w:rsidR="005B311A" w:rsidRPr="00DB659D" w:rsidRDefault="005B311A" w:rsidP="00DB659D">
            <w:pPr>
              <w:jc w:val="center"/>
              <w:rPr>
                <w:rFonts w:ascii="Arial" w:hAnsi="Arial" w:cs="Arial"/>
              </w:rPr>
            </w:pPr>
            <w:r w:rsidRPr="00DB659D">
              <w:rPr>
                <w:rFonts w:ascii="Arial" w:hAnsi="Arial" w:cs="Arial"/>
              </w:rPr>
              <w:t>51</w:t>
            </w:r>
          </w:p>
        </w:tc>
        <w:tc>
          <w:tcPr>
            <w:tcW w:w="4909" w:type="dxa"/>
            <w:noWrap/>
            <w:hideMark/>
          </w:tcPr>
          <w:p w14:paraId="175B6CC8" w14:textId="77777777" w:rsidR="005B311A" w:rsidRPr="00DB659D" w:rsidRDefault="005B311A">
            <w:pPr>
              <w:rPr>
                <w:rFonts w:ascii="Arial" w:hAnsi="Arial" w:cs="Arial"/>
              </w:rPr>
            </w:pPr>
            <w:r w:rsidRPr="00DB659D">
              <w:rPr>
                <w:rFonts w:ascii="Arial" w:hAnsi="Arial" w:cs="Arial"/>
              </w:rPr>
              <w:t>Evansville, IN-KY</w:t>
            </w:r>
          </w:p>
        </w:tc>
        <w:tc>
          <w:tcPr>
            <w:tcW w:w="2803" w:type="dxa"/>
            <w:noWrap/>
            <w:hideMark/>
          </w:tcPr>
          <w:p w14:paraId="2968FA1E" w14:textId="77777777" w:rsidR="005B311A" w:rsidRPr="00DB659D" w:rsidRDefault="005B311A" w:rsidP="00DB659D">
            <w:pPr>
              <w:jc w:val="center"/>
              <w:rPr>
                <w:rFonts w:ascii="Arial" w:hAnsi="Arial" w:cs="Arial"/>
              </w:rPr>
            </w:pPr>
            <w:r w:rsidRPr="00DB659D">
              <w:rPr>
                <w:rFonts w:ascii="Arial" w:hAnsi="Arial" w:cs="Arial"/>
              </w:rPr>
              <w:t>49.4%</w:t>
            </w:r>
          </w:p>
        </w:tc>
      </w:tr>
      <w:tr w:rsidR="005B311A" w:rsidRPr="005B311A" w14:paraId="06EE8E08" w14:textId="77777777" w:rsidTr="00DB659D">
        <w:trPr>
          <w:trHeight w:val="300"/>
        </w:trPr>
        <w:tc>
          <w:tcPr>
            <w:tcW w:w="928" w:type="dxa"/>
            <w:noWrap/>
            <w:hideMark/>
          </w:tcPr>
          <w:p w14:paraId="09F52F55" w14:textId="77777777" w:rsidR="005B311A" w:rsidRPr="00DB659D" w:rsidRDefault="005B311A" w:rsidP="00DB659D">
            <w:pPr>
              <w:jc w:val="center"/>
              <w:rPr>
                <w:rFonts w:ascii="Arial" w:hAnsi="Arial" w:cs="Arial"/>
              </w:rPr>
            </w:pPr>
            <w:r w:rsidRPr="00DB659D">
              <w:rPr>
                <w:rFonts w:ascii="Arial" w:hAnsi="Arial" w:cs="Arial"/>
              </w:rPr>
              <w:t>52</w:t>
            </w:r>
          </w:p>
        </w:tc>
        <w:tc>
          <w:tcPr>
            <w:tcW w:w="4909" w:type="dxa"/>
            <w:noWrap/>
            <w:hideMark/>
          </w:tcPr>
          <w:p w14:paraId="1E2584EE" w14:textId="77777777" w:rsidR="005B311A" w:rsidRPr="00DB659D" w:rsidRDefault="005B311A">
            <w:pPr>
              <w:rPr>
                <w:rFonts w:ascii="Arial" w:hAnsi="Arial" w:cs="Arial"/>
              </w:rPr>
            </w:pPr>
            <w:r w:rsidRPr="00DB659D">
              <w:rPr>
                <w:rFonts w:ascii="Arial" w:hAnsi="Arial" w:cs="Arial"/>
              </w:rPr>
              <w:t>Rocky Mount, NC</w:t>
            </w:r>
          </w:p>
        </w:tc>
        <w:tc>
          <w:tcPr>
            <w:tcW w:w="2803" w:type="dxa"/>
            <w:noWrap/>
            <w:hideMark/>
          </w:tcPr>
          <w:p w14:paraId="20696904" w14:textId="77777777" w:rsidR="005B311A" w:rsidRPr="00DB659D" w:rsidRDefault="005B311A" w:rsidP="00DB659D">
            <w:pPr>
              <w:jc w:val="center"/>
              <w:rPr>
                <w:rFonts w:ascii="Arial" w:hAnsi="Arial" w:cs="Arial"/>
              </w:rPr>
            </w:pPr>
            <w:r w:rsidRPr="00DB659D">
              <w:rPr>
                <w:rFonts w:ascii="Arial" w:hAnsi="Arial" w:cs="Arial"/>
              </w:rPr>
              <w:t>49.4%</w:t>
            </w:r>
          </w:p>
        </w:tc>
      </w:tr>
      <w:tr w:rsidR="005B311A" w:rsidRPr="005B311A" w14:paraId="73318F60" w14:textId="77777777" w:rsidTr="00DB659D">
        <w:trPr>
          <w:trHeight w:val="300"/>
        </w:trPr>
        <w:tc>
          <w:tcPr>
            <w:tcW w:w="928" w:type="dxa"/>
            <w:noWrap/>
            <w:hideMark/>
          </w:tcPr>
          <w:p w14:paraId="08CB78A4" w14:textId="77777777" w:rsidR="005B311A" w:rsidRPr="00DB659D" w:rsidRDefault="005B311A" w:rsidP="00DB659D">
            <w:pPr>
              <w:jc w:val="center"/>
              <w:rPr>
                <w:rFonts w:ascii="Arial" w:hAnsi="Arial" w:cs="Arial"/>
              </w:rPr>
            </w:pPr>
            <w:r w:rsidRPr="00DB659D">
              <w:rPr>
                <w:rFonts w:ascii="Arial" w:hAnsi="Arial" w:cs="Arial"/>
              </w:rPr>
              <w:t>53</w:t>
            </w:r>
          </w:p>
        </w:tc>
        <w:tc>
          <w:tcPr>
            <w:tcW w:w="4909" w:type="dxa"/>
            <w:noWrap/>
            <w:hideMark/>
          </w:tcPr>
          <w:p w14:paraId="00DFD3BE" w14:textId="77777777" w:rsidR="005B311A" w:rsidRPr="00DB659D" w:rsidRDefault="005B311A">
            <w:pPr>
              <w:rPr>
                <w:rFonts w:ascii="Arial" w:hAnsi="Arial" w:cs="Arial"/>
              </w:rPr>
            </w:pPr>
            <w:r w:rsidRPr="00DB659D">
              <w:rPr>
                <w:rFonts w:ascii="Arial" w:hAnsi="Arial" w:cs="Arial"/>
              </w:rPr>
              <w:t>The Villages, FL</w:t>
            </w:r>
          </w:p>
        </w:tc>
        <w:tc>
          <w:tcPr>
            <w:tcW w:w="2803" w:type="dxa"/>
            <w:noWrap/>
            <w:hideMark/>
          </w:tcPr>
          <w:p w14:paraId="25CAE14A" w14:textId="77777777" w:rsidR="005B311A" w:rsidRPr="00DB659D" w:rsidRDefault="005B311A" w:rsidP="00DB659D">
            <w:pPr>
              <w:jc w:val="center"/>
              <w:rPr>
                <w:rFonts w:ascii="Arial" w:hAnsi="Arial" w:cs="Arial"/>
              </w:rPr>
            </w:pPr>
            <w:r w:rsidRPr="00DB659D">
              <w:rPr>
                <w:rFonts w:ascii="Arial" w:hAnsi="Arial" w:cs="Arial"/>
              </w:rPr>
              <w:t>49.3%</w:t>
            </w:r>
          </w:p>
        </w:tc>
      </w:tr>
      <w:tr w:rsidR="005B311A" w:rsidRPr="005B311A" w14:paraId="779F8F3F" w14:textId="77777777" w:rsidTr="00DB659D">
        <w:trPr>
          <w:trHeight w:val="300"/>
        </w:trPr>
        <w:tc>
          <w:tcPr>
            <w:tcW w:w="928" w:type="dxa"/>
            <w:noWrap/>
            <w:hideMark/>
          </w:tcPr>
          <w:p w14:paraId="4F5643C2" w14:textId="77777777" w:rsidR="005B311A" w:rsidRPr="00DB659D" w:rsidRDefault="005B311A" w:rsidP="00DB659D">
            <w:pPr>
              <w:jc w:val="center"/>
              <w:rPr>
                <w:rFonts w:ascii="Arial" w:hAnsi="Arial" w:cs="Arial"/>
              </w:rPr>
            </w:pPr>
            <w:r w:rsidRPr="00DB659D">
              <w:rPr>
                <w:rFonts w:ascii="Arial" w:hAnsi="Arial" w:cs="Arial"/>
              </w:rPr>
              <w:t>54</w:t>
            </w:r>
          </w:p>
        </w:tc>
        <w:tc>
          <w:tcPr>
            <w:tcW w:w="4909" w:type="dxa"/>
            <w:noWrap/>
            <w:hideMark/>
          </w:tcPr>
          <w:p w14:paraId="3B723EAC" w14:textId="77777777" w:rsidR="005B311A" w:rsidRPr="00DB659D" w:rsidRDefault="005B311A">
            <w:pPr>
              <w:rPr>
                <w:rFonts w:ascii="Arial" w:hAnsi="Arial" w:cs="Arial"/>
              </w:rPr>
            </w:pPr>
            <w:r w:rsidRPr="00DB659D">
              <w:rPr>
                <w:rFonts w:ascii="Arial" w:hAnsi="Arial" w:cs="Arial"/>
              </w:rPr>
              <w:t>Logan, UT-ID</w:t>
            </w:r>
          </w:p>
        </w:tc>
        <w:tc>
          <w:tcPr>
            <w:tcW w:w="2803" w:type="dxa"/>
            <w:noWrap/>
            <w:hideMark/>
          </w:tcPr>
          <w:p w14:paraId="28DB141E" w14:textId="77777777" w:rsidR="005B311A" w:rsidRPr="00DB659D" w:rsidRDefault="005B311A" w:rsidP="00DB659D">
            <w:pPr>
              <w:jc w:val="center"/>
              <w:rPr>
                <w:rFonts w:ascii="Arial" w:hAnsi="Arial" w:cs="Arial"/>
              </w:rPr>
            </w:pPr>
            <w:r w:rsidRPr="00DB659D">
              <w:rPr>
                <w:rFonts w:ascii="Arial" w:hAnsi="Arial" w:cs="Arial"/>
              </w:rPr>
              <w:t>49.3%</w:t>
            </w:r>
          </w:p>
        </w:tc>
      </w:tr>
      <w:tr w:rsidR="005B311A" w:rsidRPr="005B311A" w14:paraId="6348B55C" w14:textId="77777777" w:rsidTr="00DB659D">
        <w:trPr>
          <w:trHeight w:val="300"/>
        </w:trPr>
        <w:tc>
          <w:tcPr>
            <w:tcW w:w="928" w:type="dxa"/>
            <w:noWrap/>
            <w:hideMark/>
          </w:tcPr>
          <w:p w14:paraId="3F47679C" w14:textId="77777777" w:rsidR="005B311A" w:rsidRPr="00DB659D" w:rsidRDefault="005B311A" w:rsidP="00DB659D">
            <w:pPr>
              <w:jc w:val="center"/>
              <w:rPr>
                <w:rFonts w:ascii="Arial" w:hAnsi="Arial" w:cs="Arial"/>
              </w:rPr>
            </w:pPr>
            <w:r w:rsidRPr="00DB659D">
              <w:rPr>
                <w:rFonts w:ascii="Arial" w:hAnsi="Arial" w:cs="Arial"/>
              </w:rPr>
              <w:t>55</w:t>
            </w:r>
          </w:p>
        </w:tc>
        <w:tc>
          <w:tcPr>
            <w:tcW w:w="4909" w:type="dxa"/>
            <w:noWrap/>
            <w:hideMark/>
          </w:tcPr>
          <w:p w14:paraId="315EB21A" w14:textId="77777777" w:rsidR="005B311A" w:rsidRPr="00DB659D" w:rsidRDefault="005B311A">
            <w:pPr>
              <w:rPr>
                <w:rFonts w:ascii="Arial" w:hAnsi="Arial" w:cs="Arial"/>
              </w:rPr>
            </w:pPr>
            <w:r w:rsidRPr="00DB659D">
              <w:rPr>
                <w:rFonts w:ascii="Arial" w:hAnsi="Arial" w:cs="Arial"/>
              </w:rPr>
              <w:t>Racine, WI</w:t>
            </w:r>
          </w:p>
        </w:tc>
        <w:tc>
          <w:tcPr>
            <w:tcW w:w="2803" w:type="dxa"/>
            <w:noWrap/>
            <w:hideMark/>
          </w:tcPr>
          <w:p w14:paraId="18E34E8A" w14:textId="77777777" w:rsidR="005B311A" w:rsidRPr="00DB659D" w:rsidRDefault="005B311A" w:rsidP="00DB659D">
            <w:pPr>
              <w:jc w:val="center"/>
              <w:rPr>
                <w:rFonts w:ascii="Arial" w:hAnsi="Arial" w:cs="Arial"/>
              </w:rPr>
            </w:pPr>
            <w:r w:rsidRPr="00DB659D">
              <w:rPr>
                <w:rFonts w:ascii="Arial" w:hAnsi="Arial" w:cs="Arial"/>
              </w:rPr>
              <w:t>49.3%</w:t>
            </w:r>
          </w:p>
        </w:tc>
      </w:tr>
      <w:tr w:rsidR="005B311A" w:rsidRPr="005B311A" w14:paraId="0B3B9BDD" w14:textId="77777777" w:rsidTr="00DB659D">
        <w:trPr>
          <w:trHeight w:val="300"/>
        </w:trPr>
        <w:tc>
          <w:tcPr>
            <w:tcW w:w="928" w:type="dxa"/>
            <w:noWrap/>
            <w:hideMark/>
          </w:tcPr>
          <w:p w14:paraId="77627138" w14:textId="77777777" w:rsidR="005B311A" w:rsidRPr="00DB659D" w:rsidRDefault="005B311A" w:rsidP="00DB659D">
            <w:pPr>
              <w:jc w:val="center"/>
              <w:rPr>
                <w:rFonts w:ascii="Arial" w:hAnsi="Arial" w:cs="Arial"/>
              </w:rPr>
            </w:pPr>
            <w:r w:rsidRPr="00DB659D">
              <w:rPr>
                <w:rFonts w:ascii="Arial" w:hAnsi="Arial" w:cs="Arial"/>
              </w:rPr>
              <w:t>56</w:t>
            </w:r>
          </w:p>
        </w:tc>
        <w:tc>
          <w:tcPr>
            <w:tcW w:w="4909" w:type="dxa"/>
            <w:noWrap/>
            <w:hideMark/>
          </w:tcPr>
          <w:p w14:paraId="169E79A4" w14:textId="77777777" w:rsidR="005B311A" w:rsidRPr="00DB659D" w:rsidRDefault="005B311A">
            <w:pPr>
              <w:rPr>
                <w:rFonts w:ascii="Arial" w:hAnsi="Arial" w:cs="Arial"/>
              </w:rPr>
            </w:pPr>
            <w:r w:rsidRPr="00DB659D">
              <w:rPr>
                <w:rFonts w:ascii="Arial" w:hAnsi="Arial" w:cs="Arial"/>
              </w:rPr>
              <w:t>Owensboro, KY</w:t>
            </w:r>
          </w:p>
        </w:tc>
        <w:tc>
          <w:tcPr>
            <w:tcW w:w="2803" w:type="dxa"/>
            <w:noWrap/>
            <w:hideMark/>
          </w:tcPr>
          <w:p w14:paraId="58AD4BA3" w14:textId="77777777" w:rsidR="005B311A" w:rsidRPr="00DB659D" w:rsidRDefault="005B311A" w:rsidP="00DB659D">
            <w:pPr>
              <w:jc w:val="center"/>
              <w:rPr>
                <w:rFonts w:ascii="Arial" w:hAnsi="Arial" w:cs="Arial"/>
              </w:rPr>
            </w:pPr>
            <w:r w:rsidRPr="00DB659D">
              <w:rPr>
                <w:rFonts w:ascii="Arial" w:hAnsi="Arial" w:cs="Arial"/>
              </w:rPr>
              <w:t>49.3%</w:t>
            </w:r>
          </w:p>
        </w:tc>
      </w:tr>
      <w:tr w:rsidR="005B311A" w:rsidRPr="005B311A" w14:paraId="60713281" w14:textId="77777777" w:rsidTr="00DB659D">
        <w:trPr>
          <w:trHeight w:val="300"/>
        </w:trPr>
        <w:tc>
          <w:tcPr>
            <w:tcW w:w="928" w:type="dxa"/>
            <w:noWrap/>
            <w:hideMark/>
          </w:tcPr>
          <w:p w14:paraId="08D71321" w14:textId="77777777" w:rsidR="005B311A" w:rsidRPr="00DB659D" w:rsidRDefault="005B311A" w:rsidP="00DB659D">
            <w:pPr>
              <w:jc w:val="center"/>
              <w:rPr>
                <w:rFonts w:ascii="Arial" w:hAnsi="Arial" w:cs="Arial"/>
              </w:rPr>
            </w:pPr>
            <w:r w:rsidRPr="00DB659D">
              <w:rPr>
                <w:rFonts w:ascii="Arial" w:hAnsi="Arial" w:cs="Arial"/>
              </w:rPr>
              <w:t>57</w:t>
            </w:r>
          </w:p>
        </w:tc>
        <w:tc>
          <w:tcPr>
            <w:tcW w:w="4909" w:type="dxa"/>
            <w:noWrap/>
            <w:hideMark/>
          </w:tcPr>
          <w:p w14:paraId="3E05820D" w14:textId="77777777" w:rsidR="005B311A" w:rsidRPr="00DB659D" w:rsidRDefault="005B311A">
            <w:pPr>
              <w:rPr>
                <w:rFonts w:ascii="Arial" w:hAnsi="Arial" w:cs="Arial"/>
              </w:rPr>
            </w:pPr>
            <w:r w:rsidRPr="00DB659D">
              <w:rPr>
                <w:rFonts w:ascii="Arial" w:hAnsi="Arial" w:cs="Arial"/>
              </w:rPr>
              <w:t>Fond du Lac, WI</w:t>
            </w:r>
          </w:p>
        </w:tc>
        <w:tc>
          <w:tcPr>
            <w:tcW w:w="2803" w:type="dxa"/>
            <w:noWrap/>
            <w:hideMark/>
          </w:tcPr>
          <w:p w14:paraId="745AF4E0" w14:textId="77777777" w:rsidR="005B311A" w:rsidRPr="00DB659D" w:rsidRDefault="005B311A" w:rsidP="00DB659D">
            <w:pPr>
              <w:jc w:val="center"/>
              <w:rPr>
                <w:rFonts w:ascii="Arial" w:hAnsi="Arial" w:cs="Arial"/>
              </w:rPr>
            </w:pPr>
            <w:r w:rsidRPr="00DB659D">
              <w:rPr>
                <w:rFonts w:ascii="Arial" w:hAnsi="Arial" w:cs="Arial"/>
              </w:rPr>
              <w:t>49.2%</w:t>
            </w:r>
          </w:p>
        </w:tc>
      </w:tr>
      <w:tr w:rsidR="005B311A" w:rsidRPr="005B311A" w14:paraId="3CAB7A8B" w14:textId="77777777" w:rsidTr="00DB659D">
        <w:trPr>
          <w:trHeight w:val="300"/>
        </w:trPr>
        <w:tc>
          <w:tcPr>
            <w:tcW w:w="928" w:type="dxa"/>
            <w:noWrap/>
            <w:hideMark/>
          </w:tcPr>
          <w:p w14:paraId="71AB65E3" w14:textId="77777777" w:rsidR="005B311A" w:rsidRPr="00DB659D" w:rsidRDefault="005B311A" w:rsidP="00DB659D">
            <w:pPr>
              <w:jc w:val="center"/>
              <w:rPr>
                <w:rFonts w:ascii="Arial" w:hAnsi="Arial" w:cs="Arial"/>
              </w:rPr>
            </w:pPr>
            <w:r w:rsidRPr="00DB659D">
              <w:rPr>
                <w:rFonts w:ascii="Arial" w:hAnsi="Arial" w:cs="Arial"/>
              </w:rPr>
              <w:t>58</w:t>
            </w:r>
          </w:p>
        </w:tc>
        <w:tc>
          <w:tcPr>
            <w:tcW w:w="4909" w:type="dxa"/>
            <w:noWrap/>
            <w:hideMark/>
          </w:tcPr>
          <w:p w14:paraId="5770AC4D" w14:textId="77777777" w:rsidR="005B311A" w:rsidRPr="00DB659D" w:rsidRDefault="005B311A">
            <w:pPr>
              <w:rPr>
                <w:rFonts w:ascii="Arial" w:hAnsi="Arial" w:cs="Arial"/>
              </w:rPr>
            </w:pPr>
            <w:r w:rsidRPr="00DB659D">
              <w:rPr>
                <w:rFonts w:ascii="Arial" w:hAnsi="Arial" w:cs="Arial"/>
              </w:rPr>
              <w:t>Houma-Thibodaux, LA</w:t>
            </w:r>
          </w:p>
        </w:tc>
        <w:tc>
          <w:tcPr>
            <w:tcW w:w="2803" w:type="dxa"/>
            <w:noWrap/>
            <w:hideMark/>
          </w:tcPr>
          <w:p w14:paraId="188EE31C" w14:textId="77777777" w:rsidR="005B311A" w:rsidRPr="00DB659D" w:rsidRDefault="005B311A" w:rsidP="00DB659D">
            <w:pPr>
              <w:jc w:val="center"/>
              <w:rPr>
                <w:rFonts w:ascii="Arial" w:hAnsi="Arial" w:cs="Arial"/>
              </w:rPr>
            </w:pPr>
            <w:r w:rsidRPr="00DB659D">
              <w:rPr>
                <w:rFonts w:ascii="Arial" w:hAnsi="Arial" w:cs="Arial"/>
              </w:rPr>
              <w:t>49.2%</w:t>
            </w:r>
          </w:p>
        </w:tc>
      </w:tr>
      <w:tr w:rsidR="005B311A" w:rsidRPr="005B311A" w14:paraId="66F16873" w14:textId="77777777" w:rsidTr="00DB659D">
        <w:trPr>
          <w:trHeight w:val="300"/>
        </w:trPr>
        <w:tc>
          <w:tcPr>
            <w:tcW w:w="928" w:type="dxa"/>
            <w:noWrap/>
            <w:hideMark/>
          </w:tcPr>
          <w:p w14:paraId="19890A61" w14:textId="77777777" w:rsidR="005B311A" w:rsidRPr="00DB659D" w:rsidRDefault="005B311A" w:rsidP="00DB659D">
            <w:pPr>
              <w:jc w:val="center"/>
              <w:rPr>
                <w:rFonts w:ascii="Arial" w:hAnsi="Arial" w:cs="Arial"/>
              </w:rPr>
            </w:pPr>
            <w:r w:rsidRPr="00DB659D">
              <w:rPr>
                <w:rFonts w:ascii="Arial" w:hAnsi="Arial" w:cs="Arial"/>
              </w:rPr>
              <w:t>59</w:t>
            </w:r>
          </w:p>
        </w:tc>
        <w:tc>
          <w:tcPr>
            <w:tcW w:w="4909" w:type="dxa"/>
            <w:noWrap/>
            <w:hideMark/>
          </w:tcPr>
          <w:p w14:paraId="395FE396" w14:textId="77777777" w:rsidR="005B311A" w:rsidRPr="00DB659D" w:rsidRDefault="005B311A">
            <w:pPr>
              <w:rPr>
                <w:rFonts w:ascii="Arial" w:hAnsi="Arial" w:cs="Arial"/>
              </w:rPr>
            </w:pPr>
            <w:r w:rsidRPr="00DB659D">
              <w:rPr>
                <w:rFonts w:ascii="Arial" w:hAnsi="Arial" w:cs="Arial"/>
              </w:rPr>
              <w:t>Wenatchee, WA</w:t>
            </w:r>
          </w:p>
        </w:tc>
        <w:tc>
          <w:tcPr>
            <w:tcW w:w="2803" w:type="dxa"/>
            <w:noWrap/>
            <w:hideMark/>
          </w:tcPr>
          <w:p w14:paraId="2EAABBBF" w14:textId="77777777" w:rsidR="005B311A" w:rsidRPr="00DB659D" w:rsidRDefault="005B311A" w:rsidP="00DB659D">
            <w:pPr>
              <w:jc w:val="center"/>
              <w:rPr>
                <w:rFonts w:ascii="Arial" w:hAnsi="Arial" w:cs="Arial"/>
              </w:rPr>
            </w:pPr>
            <w:r w:rsidRPr="00DB659D">
              <w:rPr>
                <w:rFonts w:ascii="Arial" w:hAnsi="Arial" w:cs="Arial"/>
              </w:rPr>
              <w:t>49.2%</w:t>
            </w:r>
          </w:p>
        </w:tc>
      </w:tr>
      <w:tr w:rsidR="005B311A" w:rsidRPr="005B311A" w14:paraId="747C4227" w14:textId="77777777" w:rsidTr="00DB659D">
        <w:trPr>
          <w:trHeight w:val="300"/>
        </w:trPr>
        <w:tc>
          <w:tcPr>
            <w:tcW w:w="928" w:type="dxa"/>
            <w:noWrap/>
            <w:hideMark/>
          </w:tcPr>
          <w:p w14:paraId="5640EA5A" w14:textId="77777777" w:rsidR="005B311A" w:rsidRPr="00DB659D" w:rsidRDefault="005B311A" w:rsidP="00DB659D">
            <w:pPr>
              <w:jc w:val="center"/>
              <w:rPr>
                <w:rFonts w:ascii="Arial" w:hAnsi="Arial" w:cs="Arial"/>
              </w:rPr>
            </w:pPr>
            <w:r w:rsidRPr="00DB659D">
              <w:rPr>
                <w:rFonts w:ascii="Arial" w:hAnsi="Arial" w:cs="Arial"/>
              </w:rPr>
              <w:t>60</w:t>
            </w:r>
          </w:p>
        </w:tc>
        <w:tc>
          <w:tcPr>
            <w:tcW w:w="4909" w:type="dxa"/>
            <w:noWrap/>
            <w:hideMark/>
          </w:tcPr>
          <w:p w14:paraId="136B7217" w14:textId="77777777" w:rsidR="005B311A" w:rsidRPr="00DB659D" w:rsidRDefault="005B311A">
            <w:pPr>
              <w:rPr>
                <w:rFonts w:ascii="Arial" w:hAnsi="Arial" w:cs="Arial"/>
              </w:rPr>
            </w:pPr>
            <w:r w:rsidRPr="00DB659D">
              <w:rPr>
                <w:rFonts w:ascii="Arial" w:hAnsi="Arial" w:cs="Arial"/>
              </w:rPr>
              <w:t>Waterloo-Cedar Falls, IA</w:t>
            </w:r>
          </w:p>
        </w:tc>
        <w:tc>
          <w:tcPr>
            <w:tcW w:w="2803" w:type="dxa"/>
            <w:noWrap/>
            <w:hideMark/>
          </w:tcPr>
          <w:p w14:paraId="1C048558" w14:textId="77777777" w:rsidR="005B311A" w:rsidRPr="00DB659D" w:rsidRDefault="005B311A" w:rsidP="00DB659D">
            <w:pPr>
              <w:jc w:val="center"/>
              <w:rPr>
                <w:rFonts w:ascii="Arial" w:hAnsi="Arial" w:cs="Arial"/>
              </w:rPr>
            </w:pPr>
            <w:r w:rsidRPr="00DB659D">
              <w:rPr>
                <w:rFonts w:ascii="Arial" w:hAnsi="Arial" w:cs="Arial"/>
              </w:rPr>
              <w:t>49.1%</w:t>
            </w:r>
          </w:p>
        </w:tc>
      </w:tr>
      <w:tr w:rsidR="005B311A" w:rsidRPr="005B311A" w14:paraId="55555C2F" w14:textId="77777777" w:rsidTr="00DB659D">
        <w:trPr>
          <w:trHeight w:val="300"/>
        </w:trPr>
        <w:tc>
          <w:tcPr>
            <w:tcW w:w="928" w:type="dxa"/>
            <w:noWrap/>
            <w:hideMark/>
          </w:tcPr>
          <w:p w14:paraId="5E02D36B" w14:textId="77777777" w:rsidR="005B311A" w:rsidRPr="00DB659D" w:rsidRDefault="005B311A" w:rsidP="00DB659D">
            <w:pPr>
              <w:jc w:val="center"/>
              <w:rPr>
                <w:rFonts w:ascii="Arial" w:hAnsi="Arial" w:cs="Arial"/>
              </w:rPr>
            </w:pPr>
            <w:r w:rsidRPr="00DB659D">
              <w:rPr>
                <w:rFonts w:ascii="Arial" w:hAnsi="Arial" w:cs="Arial"/>
              </w:rPr>
              <w:t>61</w:t>
            </w:r>
          </w:p>
        </w:tc>
        <w:tc>
          <w:tcPr>
            <w:tcW w:w="4909" w:type="dxa"/>
            <w:noWrap/>
            <w:hideMark/>
          </w:tcPr>
          <w:p w14:paraId="2D759673" w14:textId="77777777" w:rsidR="005B311A" w:rsidRPr="00DB659D" w:rsidRDefault="005B311A">
            <w:pPr>
              <w:rPr>
                <w:rFonts w:ascii="Arial" w:hAnsi="Arial" w:cs="Arial"/>
              </w:rPr>
            </w:pPr>
            <w:r w:rsidRPr="00DB659D">
              <w:rPr>
                <w:rFonts w:ascii="Arial" w:hAnsi="Arial" w:cs="Arial"/>
              </w:rPr>
              <w:t>Goldsboro, NC</w:t>
            </w:r>
          </w:p>
        </w:tc>
        <w:tc>
          <w:tcPr>
            <w:tcW w:w="2803" w:type="dxa"/>
            <w:noWrap/>
            <w:hideMark/>
          </w:tcPr>
          <w:p w14:paraId="131986CF" w14:textId="77777777" w:rsidR="005B311A" w:rsidRPr="00DB659D" w:rsidRDefault="005B311A" w:rsidP="00DB659D">
            <w:pPr>
              <w:jc w:val="center"/>
              <w:rPr>
                <w:rFonts w:ascii="Arial" w:hAnsi="Arial" w:cs="Arial"/>
              </w:rPr>
            </w:pPr>
            <w:r w:rsidRPr="00DB659D">
              <w:rPr>
                <w:rFonts w:ascii="Arial" w:hAnsi="Arial" w:cs="Arial"/>
              </w:rPr>
              <w:t>49.1%</w:t>
            </w:r>
          </w:p>
        </w:tc>
      </w:tr>
      <w:tr w:rsidR="005B311A" w:rsidRPr="005B311A" w14:paraId="6B86F546" w14:textId="77777777" w:rsidTr="00DB659D">
        <w:trPr>
          <w:trHeight w:val="300"/>
        </w:trPr>
        <w:tc>
          <w:tcPr>
            <w:tcW w:w="928" w:type="dxa"/>
            <w:noWrap/>
            <w:hideMark/>
          </w:tcPr>
          <w:p w14:paraId="46BE5EA0" w14:textId="77777777" w:rsidR="005B311A" w:rsidRPr="00DB659D" w:rsidRDefault="005B311A" w:rsidP="00DB659D">
            <w:pPr>
              <w:jc w:val="center"/>
              <w:rPr>
                <w:rFonts w:ascii="Arial" w:hAnsi="Arial" w:cs="Arial"/>
              </w:rPr>
            </w:pPr>
            <w:r w:rsidRPr="00DB659D">
              <w:rPr>
                <w:rFonts w:ascii="Arial" w:hAnsi="Arial" w:cs="Arial"/>
              </w:rPr>
              <w:t>62</w:t>
            </w:r>
          </w:p>
        </w:tc>
        <w:tc>
          <w:tcPr>
            <w:tcW w:w="4909" w:type="dxa"/>
            <w:noWrap/>
            <w:hideMark/>
          </w:tcPr>
          <w:p w14:paraId="1040FB04" w14:textId="77777777" w:rsidR="005B311A" w:rsidRPr="00DB659D" w:rsidRDefault="005B311A">
            <w:pPr>
              <w:rPr>
                <w:rFonts w:ascii="Arial" w:hAnsi="Arial" w:cs="Arial"/>
              </w:rPr>
            </w:pPr>
            <w:r w:rsidRPr="00DB659D">
              <w:rPr>
                <w:rFonts w:ascii="Arial" w:hAnsi="Arial" w:cs="Arial"/>
              </w:rPr>
              <w:t>Kingsport-Bristol-Bristol, TN-VA</w:t>
            </w:r>
          </w:p>
        </w:tc>
        <w:tc>
          <w:tcPr>
            <w:tcW w:w="2803" w:type="dxa"/>
            <w:noWrap/>
            <w:hideMark/>
          </w:tcPr>
          <w:p w14:paraId="27EA8898" w14:textId="77777777" w:rsidR="005B311A" w:rsidRPr="00DB659D" w:rsidRDefault="005B311A" w:rsidP="00DB659D">
            <w:pPr>
              <w:jc w:val="center"/>
              <w:rPr>
                <w:rFonts w:ascii="Arial" w:hAnsi="Arial" w:cs="Arial"/>
              </w:rPr>
            </w:pPr>
            <w:r w:rsidRPr="00DB659D">
              <w:rPr>
                <w:rFonts w:ascii="Arial" w:hAnsi="Arial" w:cs="Arial"/>
              </w:rPr>
              <w:t>49.1%</w:t>
            </w:r>
          </w:p>
        </w:tc>
      </w:tr>
      <w:tr w:rsidR="005B311A" w:rsidRPr="005B311A" w14:paraId="5646774F" w14:textId="77777777" w:rsidTr="00DB659D">
        <w:trPr>
          <w:trHeight w:val="300"/>
        </w:trPr>
        <w:tc>
          <w:tcPr>
            <w:tcW w:w="928" w:type="dxa"/>
            <w:noWrap/>
            <w:hideMark/>
          </w:tcPr>
          <w:p w14:paraId="337C7844" w14:textId="77777777" w:rsidR="005B311A" w:rsidRPr="00DB659D" w:rsidRDefault="005B311A" w:rsidP="00DB659D">
            <w:pPr>
              <w:jc w:val="center"/>
              <w:rPr>
                <w:rFonts w:ascii="Arial" w:hAnsi="Arial" w:cs="Arial"/>
              </w:rPr>
            </w:pPr>
            <w:r w:rsidRPr="00DB659D">
              <w:rPr>
                <w:rFonts w:ascii="Arial" w:hAnsi="Arial" w:cs="Arial"/>
              </w:rPr>
              <w:t>63</w:t>
            </w:r>
          </w:p>
        </w:tc>
        <w:tc>
          <w:tcPr>
            <w:tcW w:w="4909" w:type="dxa"/>
            <w:noWrap/>
            <w:hideMark/>
          </w:tcPr>
          <w:p w14:paraId="491E89AA" w14:textId="77777777" w:rsidR="005B311A" w:rsidRPr="00DB659D" w:rsidRDefault="005B311A">
            <w:pPr>
              <w:rPr>
                <w:rFonts w:ascii="Arial" w:hAnsi="Arial" w:cs="Arial"/>
              </w:rPr>
            </w:pPr>
            <w:r w:rsidRPr="00DB659D">
              <w:rPr>
                <w:rFonts w:ascii="Arial" w:hAnsi="Arial" w:cs="Arial"/>
              </w:rPr>
              <w:t>Lake Havasu City-Kingman, AZ</w:t>
            </w:r>
          </w:p>
        </w:tc>
        <w:tc>
          <w:tcPr>
            <w:tcW w:w="2803" w:type="dxa"/>
            <w:noWrap/>
            <w:hideMark/>
          </w:tcPr>
          <w:p w14:paraId="33942B1B" w14:textId="77777777" w:rsidR="005B311A" w:rsidRPr="00DB659D" w:rsidRDefault="005B311A" w:rsidP="00DB659D">
            <w:pPr>
              <w:jc w:val="center"/>
              <w:rPr>
                <w:rFonts w:ascii="Arial" w:hAnsi="Arial" w:cs="Arial"/>
              </w:rPr>
            </w:pPr>
            <w:r w:rsidRPr="00DB659D">
              <w:rPr>
                <w:rFonts w:ascii="Arial" w:hAnsi="Arial" w:cs="Arial"/>
              </w:rPr>
              <w:t>49.0%</w:t>
            </w:r>
          </w:p>
        </w:tc>
      </w:tr>
      <w:tr w:rsidR="005B311A" w:rsidRPr="005B311A" w14:paraId="4B2FA48A" w14:textId="77777777" w:rsidTr="00DB659D">
        <w:trPr>
          <w:trHeight w:val="300"/>
        </w:trPr>
        <w:tc>
          <w:tcPr>
            <w:tcW w:w="928" w:type="dxa"/>
            <w:noWrap/>
            <w:hideMark/>
          </w:tcPr>
          <w:p w14:paraId="685BFCFF" w14:textId="77777777" w:rsidR="005B311A" w:rsidRPr="00DB659D" w:rsidRDefault="005B311A" w:rsidP="00DB659D">
            <w:pPr>
              <w:jc w:val="center"/>
              <w:rPr>
                <w:rFonts w:ascii="Arial" w:hAnsi="Arial" w:cs="Arial"/>
              </w:rPr>
            </w:pPr>
            <w:r w:rsidRPr="00DB659D">
              <w:rPr>
                <w:rFonts w:ascii="Arial" w:hAnsi="Arial" w:cs="Arial"/>
              </w:rPr>
              <w:t>64</w:t>
            </w:r>
          </w:p>
        </w:tc>
        <w:tc>
          <w:tcPr>
            <w:tcW w:w="4909" w:type="dxa"/>
            <w:noWrap/>
            <w:hideMark/>
          </w:tcPr>
          <w:p w14:paraId="2C05A0AC" w14:textId="77777777" w:rsidR="005B311A" w:rsidRPr="00DB659D" w:rsidRDefault="005B311A">
            <w:pPr>
              <w:rPr>
                <w:rFonts w:ascii="Arial" w:hAnsi="Arial" w:cs="Arial"/>
              </w:rPr>
            </w:pPr>
            <w:r w:rsidRPr="00DB659D">
              <w:rPr>
                <w:rFonts w:ascii="Arial" w:hAnsi="Arial" w:cs="Arial"/>
              </w:rPr>
              <w:t>Lancaster, PA</w:t>
            </w:r>
          </w:p>
        </w:tc>
        <w:tc>
          <w:tcPr>
            <w:tcW w:w="2803" w:type="dxa"/>
            <w:noWrap/>
            <w:hideMark/>
          </w:tcPr>
          <w:p w14:paraId="6EF1BEBF" w14:textId="77777777" w:rsidR="005B311A" w:rsidRPr="00DB659D" w:rsidRDefault="005B311A" w:rsidP="00DB659D">
            <w:pPr>
              <w:jc w:val="center"/>
              <w:rPr>
                <w:rFonts w:ascii="Arial" w:hAnsi="Arial" w:cs="Arial"/>
              </w:rPr>
            </w:pPr>
            <w:r w:rsidRPr="00DB659D">
              <w:rPr>
                <w:rFonts w:ascii="Arial" w:hAnsi="Arial" w:cs="Arial"/>
              </w:rPr>
              <w:t>49.0%</w:t>
            </w:r>
          </w:p>
        </w:tc>
      </w:tr>
      <w:tr w:rsidR="005B311A" w:rsidRPr="005B311A" w14:paraId="7ABAC903" w14:textId="77777777" w:rsidTr="00DB659D">
        <w:trPr>
          <w:trHeight w:val="300"/>
        </w:trPr>
        <w:tc>
          <w:tcPr>
            <w:tcW w:w="928" w:type="dxa"/>
            <w:noWrap/>
            <w:hideMark/>
          </w:tcPr>
          <w:p w14:paraId="7DC82569" w14:textId="77777777" w:rsidR="005B311A" w:rsidRPr="00DB659D" w:rsidRDefault="005B311A" w:rsidP="00DB659D">
            <w:pPr>
              <w:jc w:val="center"/>
              <w:rPr>
                <w:rFonts w:ascii="Arial" w:hAnsi="Arial" w:cs="Arial"/>
              </w:rPr>
            </w:pPr>
            <w:r w:rsidRPr="00DB659D">
              <w:rPr>
                <w:rFonts w:ascii="Arial" w:hAnsi="Arial" w:cs="Arial"/>
              </w:rPr>
              <w:t>65</w:t>
            </w:r>
          </w:p>
        </w:tc>
        <w:tc>
          <w:tcPr>
            <w:tcW w:w="4909" w:type="dxa"/>
            <w:noWrap/>
            <w:hideMark/>
          </w:tcPr>
          <w:p w14:paraId="025020D7" w14:textId="77777777" w:rsidR="005B311A" w:rsidRPr="00DB659D" w:rsidRDefault="005B311A">
            <w:pPr>
              <w:rPr>
                <w:rFonts w:ascii="Arial" w:hAnsi="Arial" w:cs="Arial"/>
              </w:rPr>
            </w:pPr>
            <w:r w:rsidRPr="00DB659D">
              <w:rPr>
                <w:rFonts w:ascii="Arial" w:hAnsi="Arial" w:cs="Arial"/>
              </w:rPr>
              <w:t>Toledo, OH</w:t>
            </w:r>
          </w:p>
        </w:tc>
        <w:tc>
          <w:tcPr>
            <w:tcW w:w="2803" w:type="dxa"/>
            <w:noWrap/>
            <w:hideMark/>
          </w:tcPr>
          <w:p w14:paraId="5708769A" w14:textId="77777777" w:rsidR="005B311A" w:rsidRPr="00DB659D" w:rsidRDefault="005B311A" w:rsidP="00DB659D">
            <w:pPr>
              <w:jc w:val="center"/>
              <w:rPr>
                <w:rFonts w:ascii="Arial" w:hAnsi="Arial" w:cs="Arial"/>
              </w:rPr>
            </w:pPr>
            <w:r w:rsidRPr="00DB659D">
              <w:rPr>
                <w:rFonts w:ascii="Arial" w:hAnsi="Arial" w:cs="Arial"/>
              </w:rPr>
              <w:t>49.0%</w:t>
            </w:r>
          </w:p>
        </w:tc>
      </w:tr>
      <w:tr w:rsidR="005B311A" w:rsidRPr="005B311A" w14:paraId="2FB79A65" w14:textId="77777777" w:rsidTr="00DB659D">
        <w:trPr>
          <w:trHeight w:val="300"/>
        </w:trPr>
        <w:tc>
          <w:tcPr>
            <w:tcW w:w="928" w:type="dxa"/>
            <w:noWrap/>
            <w:hideMark/>
          </w:tcPr>
          <w:p w14:paraId="6ABE6B7A" w14:textId="77777777" w:rsidR="005B311A" w:rsidRPr="00DB659D" w:rsidRDefault="005B311A" w:rsidP="00DB659D">
            <w:pPr>
              <w:jc w:val="center"/>
              <w:rPr>
                <w:rFonts w:ascii="Arial" w:hAnsi="Arial" w:cs="Arial"/>
              </w:rPr>
            </w:pPr>
            <w:r w:rsidRPr="00DB659D">
              <w:rPr>
                <w:rFonts w:ascii="Arial" w:hAnsi="Arial" w:cs="Arial"/>
              </w:rPr>
              <w:t>66</w:t>
            </w:r>
          </w:p>
        </w:tc>
        <w:tc>
          <w:tcPr>
            <w:tcW w:w="4909" w:type="dxa"/>
            <w:noWrap/>
            <w:hideMark/>
          </w:tcPr>
          <w:p w14:paraId="262E1D09" w14:textId="77777777" w:rsidR="005B311A" w:rsidRPr="00DB659D" w:rsidRDefault="005B311A">
            <w:pPr>
              <w:rPr>
                <w:rFonts w:ascii="Arial" w:hAnsi="Arial" w:cs="Arial"/>
              </w:rPr>
            </w:pPr>
            <w:r w:rsidRPr="00DB659D">
              <w:rPr>
                <w:rFonts w:ascii="Arial" w:hAnsi="Arial" w:cs="Arial"/>
              </w:rPr>
              <w:t>Monroe, MI</w:t>
            </w:r>
          </w:p>
        </w:tc>
        <w:tc>
          <w:tcPr>
            <w:tcW w:w="2803" w:type="dxa"/>
            <w:noWrap/>
            <w:hideMark/>
          </w:tcPr>
          <w:p w14:paraId="521CA375" w14:textId="77777777" w:rsidR="005B311A" w:rsidRPr="00DB659D" w:rsidRDefault="005B311A" w:rsidP="00DB659D">
            <w:pPr>
              <w:jc w:val="center"/>
              <w:rPr>
                <w:rFonts w:ascii="Arial" w:hAnsi="Arial" w:cs="Arial"/>
              </w:rPr>
            </w:pPr>
            <w:r w:rsidRPr="00DB659D">
              <w:rPr>
                <w:rFonts w:ascii="Arial" w:hAnsi="Arial" w:cs="Arial"/>
              </w:rPr>
              <w:t>48.9%</w:t>
            </w:r>
          </w:p>
        </w:tc>
      </w:tr>
      <w:tr w:rsidR="005B311A" w:rsidRPr="005B311A" w14:paraId="67B6AEB5" w14:textId="77777777" w:rsidTr="00DB659D">
        <w:trPr>
          <w:trHeight w:val="300"/>
        </w:trPr>
        <w:tc>
          <w:tcPr>
            <w:tcW w:w="928" w:type="dxa"/>
            <w:noWrap/>
            <w:hideMark/>
          </w:tcPr>
          <w:p w14:paraId="31AAD4D5" w14:textId="77777777" w:rsidR="005B311A" w:rsidRPr="00DB659D" w:rsidRDefault="005B311A" w:rsidP="00DB659D">
            <w:pPr>
              <w:jc w:val="center"/>
              <w:rPr>
                <w:rFonts w:ascii="Arial" w:hAnsi="Arial" w:cs="Arial"/>
              </w:rPr>
            </w:pPr>
            <w:r w:rsidRPr="00DB659D">
              <w:rPr>
                <w:rFonts w:ascii="Arial" w:hAnsi="Arial" w:cs="Arial"/>
              </w:rPr>
              <w:t>67</w:t>
            </w:r>
          </w:p>
        </w:tc>
        <w:tc>
          <w:tcPr>
            <w:tcW w:w="4909" w:type="dxa"/>
            <w:noWrap/>
            <w:hideMark/>
          </w:tcPr>
          <w:p w14:paraId="01B3B571" w14:textId="77777777" w:rsidR="005B311A" w:rsidRPr="00DB659D" w:rsidRDefault="005B311A">
            <w:pPr>
              <w:rPr>
                <w:rFonts w:ascii="Arial" w:hAnsi="Arial" w:cs="Arial"/>
              </w:rPr>
            </w:pPr>
            <w:r w:rsidRPr="00DB659D">
              <w:rPr>
                <w:rFonts w:ascii="Arial" w:hAnsi="Arial" w:cs="Arial"/>
              </w:rPr>
              <w:t>Fort Wayne, IN</w:t>
            </w:r>
          </w:p>
        </w:tc>
        <w:tc>
          <w:tcPr>
            <w:tcW w:w="2803" w:type="dxa"/>
            <w:noWrap/>
            <w:hideMark/>
          </w:tcPr>
          <w:p w14:paraId="66445D28" w14:textId="77777777" w:rsidR="005B311A" w:rsidRPr="00DB659D" w:rsidRDefault="005B311A" w:rsidP="00DB659D">
            <w:pPr>
              <w:jc w:val="center"/>
              <w:rPr>
                <w:rFonts w:ascii="Arial" w:hAnsi="Arial" w:cs="Arial"/>
              </w:rPr>
            </w:pPr>
            <w:r w:rsidRPr="00DB659D">
              <w:rPr>
                <w:rFonts w:ascii="Arial" w:hAnsi="Arial" w:cs="Arial"/>
              </w:rPr>
              <w:t>48.9%</w:t>
            </w:r>
          </w:p>
        </w:tc>
      </w:tr>
      <w:tr w:rsidR="005B311A" w:rsidRPr="005B311A" w14:paraId="1B153431" w14:textId="77777777" w:rsidTr="00DB659D">
        <w:trPr>
          <w:trHeight w:val="300"/>
        </w:trPr>
        <w:tc>
          <w:tcPr>
            <w:tcW w:w="928" w:type="dxa"/>
            <w:noWrap/>
            <w:hideMark/>
          </w:tcPr>
          <w:p w14:paraId="66594B2A" w14:textId="77777777" w:rsidR="005B311A" w:rsidRPr="00DB659D" w:rsidRDefault="005B311A" w:rsidP="00DB659D">
            <w:pPr>
              <w:jc w:val="center"/>
              <w:rPr>
                <w:rFonts w:ascii="Arial" w:hAnsi="Arial" w:cs="Arial"/>
              </w:rPr>
            </w:pPr>
            <w:r w:rsidRPr="00DB659D">
              <w:rPr>
                <w:rFonts w:ascii="Arial" w:hAnsi="Arial" w:cs="Arial"/>
              </w:rPr>
              <w:t>68</w:t>
            </w:r>
          </w:p>
        </w:tc>
        <w:tc>
          <w:tcPr>
            <w:tcW w:w="4909" w:type="dxa"/>
            <w:noWrap/>
            <w:hideMark/>
          </w:tcPr>
          <w:p w14:paraId="0AA57C4D" w14:textId="77777777" w:rsidR="005B311A" w:rsidRPr="00DB659D" w:rsidRDefault="005B311A">
            <w:pPr>
              <w:rPr>
                <w:rFonts w:ascii="Arial" w:hAnsi="Arial" w:cs="Arial"/>
              </w:rPr>
            </w:pPr>
            <w:r w:rsidRPr="00DB659D">
              <w:rPr>
                <w:rFonts w:ascii="Arial" w:hAnsi="Arial" w:cs="Arial"/>
              </w:rPr>
              <w:t>Williamsport, PA</w:t>
            </w:r>
          </w:p>
        </w:tc>
        <w:tc>
          <w:tcPr>
            <w:tcW w:w="2803" w:type="dxa"/>
            <w:noWrap/>
            <w:hideMark/>
          </w:tcPr>
          <w:p w14:paraId="099E5AFC" w14:textId="77777777" w:rsidR="005B311A" w:rsidRPr="00DB659D" w:rsidRDefault="005B311A" w:rsidP="00DB659D">
            <w:pPr>
              <w:jc w:val="center"/>
              <w:rPr>
                <w:rFonts w:ascii="Arial" w:hAnsi="Arial" w:cs="Arial"/>
              </w:rPr>
            </w:pPr>
            <w:r w:rsidRPr="00DB659D">
              <w:rPr>
                <w:rFonts w:ascii="Arial" w:hAnsi="Arial" w:cs="Arial"/>
              </w:rPr>
              <w:t>48.8%</w:t>
            </w:r>
          </w:p>
        </w:tc>
      </w:tr>
      <w:tr w:rsidR="005B311A" w:rsidRPr="005B311A" w14:paraId="4F799093" w14:textId="77777777" w:rsidTr="00DB659D">
        <w:trPr>
          <w:trHeight w:val="300"/>
        </w:trPr>
        <w:tc>
          <w:tcPr>
            <w:tcW w:w="928" w:type="dxa"/>
            <w:noWrap/>
            <w:hideMark/>
          </w:tcPr>
          <w:p w14:paraId="177FE996" w14:textId="77777777" w:rsidR="005B311A" w:rsidRPr="00DB659D" w:rsidRDefault="005B311A" w:rsidP="00DB659D">
            <w:pPr>
              <w:jc w:val="center"/>
              <w:rPr>
                <w:rFonts w:ascii="Arial" w:hAnsi="Arial" w:cs="Arial"/>
              </w:rPr>
            </w:pPr>
            <w:r w:rsidRPr="00DB659D">
              <w:rPr>
                <w:rFonts w:ascii="Arial" w:hAnsi="Arial" w:cs="Arial"/>
              </w:rPr>
              <w:t>69</w:t>
            </w:r>
          </w:p>
        </w:tc>
        <w:tc>
          <w:tcPr>
            <w:tcW w:w="4909" w:type="dxa"/>
            <w:noWrap/>
            <w:hideMark/>
          </w:tcPr>
          <w:p w14:paraId="2130D24C" w14:textId="77777777" w:rsidR="005B311A" w:rsidRPr="00DB659D" w:rsidRDefault="005B311A">
            <w:pPr>
              <w:rPr>
                <w:rFonts w:ascii="Arial" w:hAnsi="Arial" w:cs="Arial"/>
              </w:rPr>
            </w:pPr>
            <w:r w:rsidRPr="00DB659D">
              <w:rPr>
                <w:rFonts w:ascii="Arial" w:hAnsi="Arial" w:cs="Arial"/>
              </w:rPr>
              <w:t>Niles-Benton Harbor, MI</w:t>
            </w:r>
          </w:p>
        </w:tc>
        <w:tc>
          <w:tcPr>
            <w:tcW w:w="2803" w:type="dxa"/>
            <w:noWrap/>
            <w:hideMark/>
          </w:tcPr>
          <w:p w14:paraId="690066ED" w14:textId="77777777" w:rsidR="005B311A" w:rsidRPr="00DB659D" w:rsidRDefault="005B311A" w:rsidP="00DB659D">
            <w:pPr>
              <w:jc w:val="center"/>
              <w:rPr>
                <w:rFonts w:ascii="Arial" w:hAnsi="Arial" w:cs="Arial"/>
              </w:rPr>
            </w:pPr>
            <w:r w:rsidRPr="00DB659D">
              <w:rPr>
                <w:rFonts w:ascii="Arial" w:hAnsi="Arial" w:cs="Arial"/>
              </w:rPr>
              <w:t>48.8%</w:t>
            </w:r>
          </w:p>
        </w:tc>
      </w:tr>
      <w:tr w:rsidR="005B311A" w:rsidRPr="005B311A" w14:paraId="7C1E6112" w14:textId="77777777" w:rsidTr="00DB659D">
        <w:trPr>
          <w:trHeight w:val="300"/>
        </w:trPr>
        <w:tc>
          <w:tcPr>
            <w:tcW w:w="928" w:type="dxa"/>
            <w:noWrap/>
            <w:hideMark/>
          </w:tcPr>
          <w:p w14:paraId="05AC489F" w14:textId="77777777" w:rsidR="005B311A" w:rsidRPr="00DB659D" w:rsidRDefault="005B311A" w:rsidP="00DB659D">
            <w:pPr>
              <w:jc w:val="center"/>
              <w:rPr>
                <w:rFonts w:ascii="Arial" w:hAnsi="Arial" w:cs="Arial"/>
              </w:rPr>
            </w:pPr>
            <w:r w:rsidRPr="00DB659D">
              <w:rPr>
                <w:rFonts w:ascii="Arial" w:hAnsi="Arial" w:cs="Arial"/>
              </w:rPr>
              <w:t>70</w:t>
            </w:r>
          </w:p>
        </w:tc>
        <w:tc>
          <w:tcPr>
            <w:tcW w:w="4909" w:type="dxa"/>
            <w:noWrap/>
            <w:hideMark/>
          </w:tcPr>
          <w:p w14:paraId="3D6AC0D9" w14:textId="77777777" w:rsidR="005B311A" w:rsidRPr="00DB659D" w:rsidRDefault="005B311A">
            <w:pPr>
              <w:rPr>
                <w:rFonts w:ascii="Arial" w:hAnsi="Arial" w:cs="Arial"/>
              </w:rPr>
            </w:pPr>
            <w:r w:rsidRPr="00DB659D">
              <w:rPr>
                <w:rFonts w:ascii="Arial" w:hAnsi="Arial" w:cs="Arial"/>
              </w:rPr>
              <w:t>Bay City, MI</w:t>
            </w:r>
          </w:p>
        </w:tc>
        <w:tc>
          <w:tcPr>
            <w:tcW w:w="2803" w:type="dxa"/>
            <w:noWrap/>
            <w:hideMark/>
          </w:tcPr>
          <w:p w14:paraId="43750A71" w14:textId="77777777" w:rsidR="005B311A" w:rsidRPr="00DB659D" w:rsidRDefault="005B311A" w:rsidP="00DB659D">
            <w:pPr>
              <w:jc w:val="center"/>
              <w:rPr>
                <w:rFonts w:ascii="Arial" w:hAnsi="Arial" w:cs="Arial"/>
              </w:rPr>
            </w:pPr>
            <w:r w:rsidRPr="00DB659D">
              <w:rPr>
                <w:rFonts w:ascii="Arial" w:hAnsi="Arial" w:cs="Arial"/>
              </w:rPr>
              <w:t>48.8%</w:t>
            </w:r>
          </w:p>
        </w:tc>
      </w:tr>
      <w:tr w:rsidR="005B311A" w:rsidRPr="005B311A" w14:paraId="6AA38363" w14:textId="77777777" w:rsidTr="00DB659D">
        <w:trPr>
          <w:trHeight w:val="300"/>
        </w:trPr>
        <w:tc>
          <w:tcPr>
            <w:tcW w:w="928" w:type="dxa"/>
            <w:noWrap/>
            <w:hideMark/>
          </w:tcPr>
          <w:p w14:paraId="347EEF71" w14:textId="77777777" w:rsidR="005B311A" w:rsidRPr="00DB659D" w:rsidRDefault="005B311A" w:rsidP="00DB659D">
            <w:pPr>
              <w:jc w:val="center"/>
              <w:rPr>
                <w:rFonts w:ascii="Arial" w:hAnsi="Arial" w:cs="Arial"/>
              </w:rPr>
            </w:pPr>
            <w:r w:rsidRPr="00DB659D">
              <w:rPr>
                <w:rFonts w:ascii="Arial" w:hAnsi="Arial" w:cs="Arial"/>
              </w:rPr>
              <w:t>71</w:t>
            </w:r>
          </w:p>
        </w:tc>
        <w:tc>
          <w:tcPr>
            <w:tcW w:w="4909" w:type="dxa"/>
            <w:noWrap/>
            <w:hideMark/>
          </w:tcPr>
          <w:p w14:paraId="04B49E4B" w14:textId="77777777" w:rsidR="005B311A" w:rsidRPr="00DB659D" w:rsidRDefault="005B311A">
            <w:pPr>
              <w:rPr>
                <w:rFonts w:ascii="Arial" w:hAnsi="Arial" w:cs="Arial"/>
              </w:rPr>
            </w:pPr>
            <w:r w:rsidRPr="00DB659D">
              <w:rPr>
                <w:rFonts w:ascii="Arial" w:hAnsi="Arial" w:cs="Arial"/>
              </w:rPr>
              <w:t>Blacksburg-Christiansburg-Radford, VA</w:t>
            </w:r>
          </w:p>
        </w:tc>
        <w:tc>
          <w:tcPr>
            <w:tcW w:w="2803" w:type="dxa"/>
            <w:noWrap/>
            <w:hideMark/>
          </w:tcPr>
          <w:p w14:paraId="2029475D" w14:textId="77777777" w:rsidR="005B311A" w:rsidRPr="00DB659D" w:rsidRDefault="005B311A" w:rsidP="00DB659D">
            <w:pPr>
              <w:jc w:val="center"/>
              <w:rPr>
                <w:rFonts w:ascii="Arial" w:hAnsi="Arial" w:cs="Arial"/>
              </w:rPr>
            </w:pPr>
            <w:r w:rsidRPr="00DB659D">
              <w:rPr>
                <w:rFonts w:ascii="Arial" w:hAnsi="Arial" w:cs="Arial"/>
              </w:rPr>
              <w:t>48.8%</w:t>
            </w:r>
          </w:p>
        </w:tc>
      </w:tr>
      <w:tr w:rsidR="005B311A" w:rsidRPr="005B311A" w14:paraId="702B8674" w14:textId="77777777" w:rsidTr="00DB659D">
        <w:trPr>
          <w:trHeight w:val="300"/>
        </w:trPr>
        <w:tc>
          <w:tcPr>
            <w:tcW w:w="928" w:type="dxa"/>
            <w:noWrap/>
            <w:hideMark/>
          </w:tcPr>
          <w:p w14:paraId="1DF46D8B" w14:textId="77777777" w:rsidR="005B311A" w:rsidRPr="00DB659D" w:rsidRDefault="005B311A" w:rsidP="00DB659D">
            <w:pPr>
              <w:jc w:val="center"/>
              <w:rPr>
                <w:rFonts w:ascii="Arial" w:hAnsi="Arial" w:cs="Arial"/>
              </w:rPr>
            </w:pPr>
            <w:r w:rsidRPr="00DB659D">
              <w:rPr>
                <w:rFonts w:ascii="Arial" w:hAnsi="Arial" w:cs="Arial"/>
              </w:rPr>
              <w:t>72</w:t>
            </w:r>
          </w:p>
        </w:tc>
        <w:tc>
          <w:tcPr>
            <w:tcW w:w="4909" w:type="dxa"/>
            <w:noWrap/>
            <w:hideMark/>
          </w:tcPr>
          <w:p w14:paraId="451B3BA5" w14:textId="77777777" w:rsidR="005B311A" w:rsidRPr="00DB659D" w:rsidRDefault="005B311A">
            <w:pPr>
              <w:rPr>
                <w:rFonts w:ascii="Arial" w:hAnsi="Arial" w:cs="Arial"/>
              </w:rPr>
            </w:pPr>
            <w:r w:rsidRPr="00DB659D">
              <w:rPr>
                <w:rFonts w:ascii="Arial" w:hAnsi="Arial" w:cs="Arial"/>
              </w:rPr>
              <w:t>Texarkana, TX-AR</w:t>
            </w:r>
          </w:p>
        </w:tc>
        <w:tc>
          <w:tcPr>
            <w:tcW w:w="2803" w:type="dxa"/>
            <w:noWrap/>
            <w:hideMark/>
          </w:tcPr>
          <w:p w14:paraId="40CC1417" w14:textId="77777777" w:rsidR="005B311A" w:rsidRPr="00DB659D" w:rsidRDefault="005B311A" w:rsidP="00DB659D">
            <w:pPr>
              <w:jc w:val="center"/>
              <w:rPr>
                <w:rFonts w:ascii="Arial" w:hAnsi="Arial" w:cs="Arial"/>
              </w:rPr>
            </w:pPr>
            <w:r w:rsidRPr="00DB659D">
              <w:rPr>
                <w:rFonts w:ascii="Arial" w:hAnsi="Arial" w:cs="Arial"/>
              </w:rPr>
              <w:t>48.7%</w:t>
            </w:r>
          </w:p>
        </w:tc>
      </w:tr>
      <w:tr w:rsidR="005B311A" w:rsidRPr="005B311A" w14:paraId="2C7BC78D" w14:textId="77777777" w:rsidTr="00DB659D">
        <w:trPr>
          <w:trHeight w:val="300"/>
        </w:trPr>
        <w:tc>
          <w:tcPr>
            <w:tcW w:w="928" w:type="dxa"/>
            <w:noWrap/>
            <w:hideMark/>
          </w:tcPr>
          <w:p w14:paraId="50D1F0A6" w14:textId="77777777" w:rsidR="005B311A" w:rsidRPr="00DB659D" w:rsidRDefault="005B311A" w:rsidP="00DB659D">
            <w:pPr>
              <w:jc w:val="center"/>
              <w:rPr>
                <w:rFonts w:ascii="Arial" w:hAnsi="Arial" w:cs="Arial"/>
              </w:rPr>
            </w:pPr>
            <w:r w:rsidRPr="00DB659D">
              <w:rPr>
                <w:rFonts w:ascii="Arial" w:hAnsi="Arial" w:cs="Arial"/>
              </w:rPr>
              <w:t>73</w:t>
            </w:r>
          </w:p>
        </w:tc>
        <w:tc>
          <w:tcPr>
            <w:tcW w:w="4909" w:type="dxa"/>
            <w:noWrap/>
            <w:hideMark/>
          </w:tcPr>
          <w:p w14:paraId="2109E859" w14:textId="77777777" w:rsidR="005B311A" w:rsidRPr="00DB659D" w:rsidRDefault="005B311A">
            <w:pPr>
              <w:rPr>
                <w:rFonts w:ascii="Arial" w:hAnsi="Arial" w:cs="Arial"/>
              </w:rPr>
            </w:pPr>
            <w:r w:rsidRPr="00DB659D">
              <w:rPr>
                <w:rFonts w:ascii="Arial" w:hAnsi="Arial" w:cs="Arial"/>
              </w:rPr>
              <w:t>Muncie, IN</w:t>
            </w:r>
          </w:p>
        </w:tc>
        <w:tc>
          <w:tcPr>
            <w:tcW w:w="2803" w:type="dxa"/>
            <w:noWrap/>
            <w:hideMark/>
          </w:tcPr>
          <w:p w14:paraId="14236238" w14:textId="77777777" w:rsidR="005B311A" w:rsidRPr="00DB659D" w:rsidRDefault="005B311A" w:rsidP="00DB659D">
            <w:pPr>
              <w:jc w:val="center"/>
              <w:rPr>
                <w:rFonts w:ascii="Arial" w:hAnsi="Arial" w:cs="Arial"/>
              </w:rPr>
            </w:pPr>
            <w:r w:rsidRPr="00DB659D">
              <w:rPr>
                <w:rFonts w:ascii="Arial" w:hAnsi="Arial" w:cs="Arial"/>
              </w:rPr>
              <w:t>48.7%</w:t>
            </w:r>
          </w:p>
        </w:tc>
      </w:tr>
      <w:tr w:rsidR="005B311A" w:rsidRPr="005B311A" w14:paraId="0B4FF228" w14:textId="77777777" w:rsidTr="00DB659D">
        <w:trPr>
          <w:trHeight w:val="300"/>
        </w:trPr>
        <w:tc>
          <w:tcPr>
            <w:tcW w:w="928" w:type="dxa"/>
            <w:noWrap/>
            <w:hideMark/>
          </w:tcPr>
          <w:p w14:paraId="23A33175" w14:textId="77777777" w:rsidR="005B311A" w:rsidRPr="00DB659D" w:rsidRDefault="005B311A" w:rsidP="00DB659D">
            <w:pPr>
              <w:jc w:val="center"/>
              <w:rPr>
                <w:rFonts w:ascii="Arial" w:hAnsi="Arial" w:cs="Arial"/>
              </w:rPr>
            </w:pPr>
            <w:r w:rsidRPr="00DB659D">
              <w:rPr>
                <w:rFonts w:ascii="Arial" w:hAnsi="Arial" w:cs="Arial"/>
              </w:rPr>
              <w:t>74</w:t>
            </w:r>
          </w:p>
        </w:tc>
        <w:tc>
          <w:tcPr>
            <w:tcW w:w="4909" w:type="dxa"/>
            <w:noWrap/>
            <w:hideMark/>
          </w:tcPr>
          <w:p w14:paraId="46AD290D" w14:textId="77777777" w:rsidR="005B311A" w:rsidRPr="00DB659D" w:rsidRDefault="005B311A">
            <w:pPr>
              <w:rPr>
                <w:rFonts w:ascii="Arial" w:hAnsi="Arial" w:cs="Arial"/>
              </w:rPr>
            </w:pPr>
            <w:r w:rsidRPr="00DB659D">
              <w:rPr>
                <w:rFonts w:ascii="Arial" w:hAnsi="Arial" w:cs="Arial"/>
              </w:rPr>
              <w:t>Daphne-Fairhope-Foley, AL</w:t>
            </w:r>
          </w:p>
        </w:tc>
        <w:tc>
          <w:tcPr>
            <w:tcW w:w="2803" w:type="dxa"/>
            <w:noWrap/>
            <w:hideMark/>
          </w:tcPr>
          <w:p w14:paraId="7C0C9F80" w14:textId="77777777" w:rsidR="005B311A" w:rsidRPr="00DB659D" w:rsidRDefault="005B311A" w:rsidP="00DB659D">
            <w:pPr>
              <w:jc w:val="center"/>
              <w:rPr>
                <w:rFonts w:ascii="Arial" w:hAnsi="Arial" w:cs="Arial"/>
              </w:rPr>
            </w:pPr>
            <w:r w:rsidRPr="00DB659D">
              <w:rPr>
                <w:rFonts w:ascii="Arial" w:hAnsi="Arial" w:cs="Arial"/>
              </w:rPr>
              <w:t>48.7%</w:t>
            </w:r>
          </w:p>
        </w:tc>
      </w:tr>
      <w:tr w:rsidR="005B311A" w:rsidRPr="005B311A" w14:paraId="22696B12" w14:textId="77777777" w:rsidTr="00DB659D">
        <w:trPr>
          <w:trHeight w:val="300"/>
        </w:trPr>
        <w:tc>
          <w:tcPr>
            <w:tcW w:w="928" w:type="dxa"/>
            <w:noWrap/>
            <w:hideMark/>
          </w:tcPr>
          <w:p w14:paraId="1509975D" w14:textId="77777777" w:rsidR="005B311A" w:rsidRPr="00DB659D" w:rsidRDefault="005B311A" w:rsidP="00DB659D">
            <w:pPr>
              <w:jc w:val="center"/>
              <w:rPr>
                <w:rFonts w:ascii="Arial" w:hAnsi="Arial" w:cs="Arial"/>
              </w:rPr>
            </w:pPr>
            <w:r w:rsidRPr="00DB659D">
              <w:rPr>
                <w:rFonts w:ascii="Arial" w:hAnsi="Arial" w:cs="Arial"/>
              </w:rPr>
              <w:t>75</w:t>
            </w:r>
          </w:p>
        </w:tc>
        <w:tc>
          <w:tcPr>
            <w:tcW w:w="4909" w:type="dxa"/>
            <w:noWrap/>
            <w:hideMark/>
          </w:tcPr>
          <w:p w14:paraId="2C00926B" w14:textId="77777777" w:rsidR="005B311A" w:rsidRPr="00DB659D" w:rsidRDefault="005B311A">
            <w:pPr>
              <w:rPr>
                <w:rFonts w:ascii="Arial" w:hAnsi="Arial" w:cs="Arial"/>
              </w:rPr>
            </w:pPr>
            <w:r w:rsidRPr="00DB659D">
              <w:rPr>
                <w:rFonts w:ascii="Arial" w:hAnsi="Arial" w:cs="Arial"/>
              </w:rPr>
              <w:t>Green Bay, WI</w:t>
            </w:r>
          </w:p>
        </w:tc>
        <w:tc>
          <w:tcPr>
            <w:tcW w:w="2803" w:type="dxa"/>
            <w:noWrap/>
            <w:hideMark/>
          </w:tcPr>
          <w:p w14:paraId="2CFDDF39" w14:textId="77777777" w:rsidR="005B311A" w:rsidRPr="00DB659D" w:rsidRDefault="005B311A" w:rsidP="00DB659D">
            <w:pPr>
              <w:jc w:val="center"/>
              <w:rPr>
                <w:rFonts w:ascii="Arial" w:hAnsi="Arial" w:cs="Arial"/>
              </w:rPr>
            </w:pPr>
            <w:r w:rsidRPr="00DB659D">
              <w:rPr>
                <w:rFonts w:ascii="Arial" w:hAnsi="Arial" w:cs="Arial"/>
              </w:rPr>
              <w:t>48.7%</w:t>
            </w:r>
          </w:p>
        </w:tc>
      </w:tr>
      <w:tr w:rsidR="005B311A" w:rsidRPr="005B311A" w14:paraId="3012B657" w14:textId="77777777" w:rsidTr="00DB659D">
        <w:trPr>
          <w:trHeight w:val="300"/>
        </w:trPr>
        <w:tc>
          <w:tcPr>
            <w:tcW w:w="928" w:type="dxa"/>
            <w:noWrap/>
            <w:hideMark/>
          </w:tcPr>
          <w:p w14:paraId="413D5174" w14:textId="77777777" w:rsidR="005B311A" w:rsidRPr="00DB659D" w:rsidRDefault="005B311A" w:rsidP="00DB659D">
            <w:pPr>
              <w:jc w:val="center"/>
              <w:rPr>
                <w:rFonts w:ascii="Arial" w:hAnsi="Arial" w:cs="Arial"/>
              </w:rPr>
            </w:pPr>
            <w:r w:rsidRPr="00DB659D">
              <w:rPr>
                <w:rFonts w:ascii="Arial" w:hAnsi="Arial" w:cs="Arial"/>
              </w:rPr>
              <w:t>76</w:t>
            </w:r>
          </w:p>
        </w:tc>
        <w:tc>
          <w:tcPr>
            <w:tcW w:w="4909" w:type="dxa"/>
            <w:noWrap/>
            <w:hideMark/>
          </w:tcPr>
          <w:p w14:paraId="686AA6A8" w14:textId="77777777" w:rsidR="005B311A" w:rsidRPr="00DB659D" w:rsidRDefault="005B311A">
            <w:pPr>
              <w:rPr>
                <w:rFonts w:ascii="Arial" w:hAnsi="Arial" w:cs="Arial"/>
              </w:rPr>
            </w:pPr>
            <w:r w:rsidRPr="00DB659D">
              <w:rPr>
                <w:rFonts w:ascii="Arial" w:hAnsi="Arial" w:cs="Arial"/>
              </w:rPr>
              <w:t>Janesville-Beloit, WI</w:t>
            </w:r>
          </w:p>
        </w:tc>
        <w:tc>
          <w:tcPr>
            <w:tcW w:w="2803" w:type="dxa"/>
            <w:noWrap/>
            <w:hideMark/>
          </w:tcPr>
          <w:p w14:paraId="5E885ADD" w14:textId="77777777" w:rsidR="005B311A" w:rsidRPr="00DB659D" w:rsidRDefault="005B311A" w:rsidP="00DB659D">
            <w:pPr>
              <w:jc w:val="center"/>
              <w:rPr>
                <w:rFonts w:ascii="Arial" w:hAnsi="Arial" w:cs="Arial"/>
              </w:rPr>
            </w:pPr>
            <w:r w:rsidRPr="00DB659D">
              <w:rPr>
                <w:rFonts w:ascii="Arial" w:hAnsi="Arial" w:cs="Arial"/>
              </w:rPr>
              <w:t>48.7%</w:t>
            </w:r>
          </w:p>
        </w:tc>
      </w:tr>
      <w:tr w:rsidR="005B311A" w:rsidRPr="005B311A" w14:paraId="6E6D33F7" w14:textId="77777777" w:rsidTr="00DB659D">
        <w:trPr>
          <w:trHeight w:val="300"/>
        </w:trPr>
        <w:tc>
          <w:tcPr>
            <w:tcW w:w="928" w:type="dxa"/>
            <w:noWrap/>
            <w:hideMark/>
          </w:tcPr>
          <w:p w14:paraId="58E9EA37" w14:textId="77777777" w:rsidR="005B311A" w:rsidRPr="00DB659D" w:rsidRDefault="005B311A" w:rsidP="00DB659D">
            <w:pPr>
              <w:jc w:val="center"/>
              <w:rPr>
                <w:rFonts w:ascii="Arial" w:hAnsi="Arial" w:cs="Arial"/>
              </w:rPr>
            </w:pPr>
            <w:r w:rsidRPr="00DB659D">
              <w:rPr>
                <w:rFonts w:ascii="Arial" w:hAnsi="Arial" w:cs="Arial"/>
              </w:rPr>
              <w:t>77</w:t>
            </w:r>
          </w:p>
        </w:tc>
        <w:tc>
          <w:tcPr>
            <w:tcW w:w="4909" w:type="dxa"/>
            <w:noWrap/>
            <w:hideMark/>
          </w:tcPr>
          <w:p w14:paraId="20CB2C2E" w14:textId="77777777" w:rsidR="005B311A" w:rsidRPr="00DB659D" w:rsidRDefault="005B311A">
            <w:pPr>
              <w:rPr>
                <w:rFonts w:ascii="Arial" w:hAnsi="Arial" w:cs="Arial"/>
              </w:rPr>
            </w:pPr>
            <w:r w:rsidRPr="00DB659D">
              <w:rPr>
                <w:rFonts w:ascii="Arial" w:hAnsi="Arial" w:cs="Arial"/>
              </w:rPr>
              <w:t>Vineland-Bridgeton, NJ</w:t>
            </w:r>
          </w:p>
        </w:tc>
        <w:tc>
          <w:tcPr>
            <w:tcW w:w="2803" w:type="dxa"/>
            <w:noWrap/>
            <w:hideMark/>
          </w:tcPr>
          <w:p w14:paraId="2D6A9F47" w14:textId="77777777" w:rsidR="005B311A" w:rsidRPr="00DB659D" w:rsidRDefault="005B311A" w:rsidP="00DB659D">
            <w:pPr>
              <w:jc w:val="center"/>
              <w:rPr>
                <w:rFonts w:ascii="Arial" w:hAnsi="Arial" w:cs="Arial"/>
              </w:rPr>
            </w:pPr>
            <w:r w:rsidRPr="00DB659D">
              <w:rPr>
                <w:rFonts w:ascii="Arial" w:hAnsi="Arial" w:cs="Arial"/>
              </w:rPr>
              <w:t>48.7%</w:t>
            </w:r>
          </w:p>
        </w:tc>
      </w:tr>
      <w:tr w:rsidR="005B311A" w:rsidRPr="005B311A" w14:paraId="5FE25D5B" w14:textId="77777777" w:rsidTr="00DB659D">
        <w:trPr>
          <w:trHeight w:val="300"/>
        </w:trPr>
        <w:tc>
          <w:tcPr>
            <w:tcW w:w="928" w:type="dxa"/>
            <w:noWrap/>
            <w:hideMark/>
          </w:tcPr>
          <w:p w14:paraId="6E6F8E61" w14:textId="77777777" w:rsidR="005B311A" w:rsidRPr="00DB659D" w:rsidRDefault="005B311A" w:rsidP="00DB659D">
            <w:pPr>
              <w:jc w:val="center"/>
              <w:rPr>
                <w:rFonts w:ascii="Arial" w:hAnsi="Arial" w:cs="Arial"/>
              </w:rPr>
            </w:pPr>
            <w:r w:rsidRPr="00DB659D">
              <w:rPr>
                <w:rFonts w:ascii="Arial" w:hAnsi="Arial" w:cs="Arial"/>
              </w:rPr>
              <w:t>78</w:t>
            </w:r>
          </w:p>
        </w:tc>
        <w:tc>
          <w:tcPr>
            <w:tcW w:w="4909" w:type="dxa"/>
            <w:noWrap/>
            <w:hideMark/>
          </w:tcPr>
          <w:p w14:paraId="48B5FE9F" w14:textId="77777777" w:rsidR="005B311A" w:rsidRPr="00DB659D" w:rsidRDefault="005B311A">
            <w:pPr>
              <w:rPr>
                <w:rFonts w:ascii="Arial" w:hAnsi="Arial" w:cs="Arial"/>
              </w:rPr>
            </w:pPr>
            <w:r w:rsidRPr="00DB659D">
              <w:rPr>
                <w:rFonts w:ascii="Arial" w:hAnsi="Arial" w:cs="Arial"/>
              </w:rPr>
              <w:t>Staunton-Waynesboro, VA</w:t>
            </w:r>
          </w:p>
        </w:tc>
        <w:tc>
          <w:tcPr>
            <w:tcW w:w="2803" w:type="dxa"/>
            <w:noWrap/>
            <w:hideMark/>
          </w:tcPr>
          <w:p w14:paraId="08F5FC72" w14:textId="77777777" w:rsidR="005B311A" w:rsidRPr="00DB659D" w:rsidRDefault="005B311A" w:rsidP="00DB659D">
            <w:pPr>
              <w:jc w:val="center"/>
              <w:rPr>
                <w:rFonts w:ascii="Arial" w:hAnsi="Arial" w:cs="Arial"/>
              </w:rPr>
            </w:pPr>
            <w:r w:rsidRPr="00DB659D">
              <w:rPr>
                <w:rFonts w:ascii="Arial" w:hAnsi="Arial" w:cs="Arial"/>
              </w:rPr>
              <w:t>48.7%</w:t>
            </w:r>
          </w:p>
        </w:tc>
      </w:tr>
      <w:tr w:rsidR="005B311A" w:rsidRPr="005B311A" w14:paraId="53C26989" w14:textId="77777777" w:rsidTr="00DB659D">
        <w:trPr>
          <w:trHeight w:val="300"/>
        </w:trPr>
        <w:tc>
          <w:tcPr>
            <w:tcW w:w="928" w:type="dxa"/>
            <w:noWrap/>
            <w:hideMark/>
          </w:tcPr>
          <w:p w14:paraId="0A2451E4" w14:textId="77777777" w:rsidR="005B311A" w:rsidRPr="00DB659D" w:rsidRDefault="005B311A" w:rsidP="00DB659D">
            <w:pPr>
              <w:jc w:val="center"/>
              <w:rPr>
                <w:rFonts w:ascii="Arial" w:hAnsi="Arial" w:cs="Arial"/>
              </w:rPr>
            </w:pPr>
            <w:r w:rsidRPr="00DB659D">
              <w:rPr>
                <w:rFonts w:ascii="Arial" w:hAnsi="Arial" w:cs="Arial"/>
              </w:rPr>
              <w:t>79</w:t>
            </w:r>
          </w:p>
        </w:tc>
        <w:tc>
          <w:tcPr>
            <w:tcW w:w="4909" w:type="dxa"/>
            <w:noWrap/>
            <w:hideMark/>
          </w:tcPr>
          <w:p w14:paraId="2E664589" w14:textId="77777777" w:rsidR="005B311A" w:rsidRPr="00DB659D" w:rsidRDefault="005B311A">
            <w:pPr>
              <w:rPr>
                <w:rFonts w:ascii="Arial" w:hAnsi="Arial" w:cs="Arial"/>
              </w:rPr>
            </w:pPr>
            <w:r w:rsidRPr="00DB659D">
              <w:rPr>
                <w:rFonts w:ascii="Arial" w:hAnsi="Arial" w:cs="Arial"/>
              </w:rPr>
              <w:t>Rome, GA</w:t>
            </w:r>
          </w:p>
        </w:tc>
        <w:tc>
          <w:tcPr>
            <w:tcW w:w="2803" w:type="dxa"/>
            <w:noWrap/>
            <w:hideMark/>
          </w:tcPr>
          <w:p w14:paraId="24866AF8" w14:textId="77777777" w:rsidR="005B311A" w:rsidRPr="00DB659D" w:rsidRDefault="005B311A" w:rsidP="00DB659D">
            <w:pPr>
              <w:jc w:val="center"/>
              <w:rPr>
                <w:rFonts w:ascii="Arial" w:hAnsi="Arial" w:cs="Arial"/>
              </w:rPr>
            </w:pPr>
            <w:r w:rsidRPr="00DB659D">
              <w:rPr>
                <w:rFonts w:ascii="Arial" w:hAnsi="Arial" w:cs="Arial"/>
              </w:rPr>
              <w:t>48.6%</w:t>
            </w:r>
          </w:p>
        </w:tc>
      </w:tr>
      <w:tr w:rsidR="005B311A" w:rsidRPr="005B311A" w14:paraId="1347F6F9" w14:textId="77777777" w:rsidTr="00DB659D">
        <w:trPr>
          <w:trHeight w:val="300"/>
        </w:trPr>
        <w:tc>
          <w:tcPr>
            <w:tcW w:w="928" w:type="dxa"/>
            <w:noWrap/>
            <w:hideMark/>
          </w:tcPr>
          <w:p w14:paraId="64578482" w14:textId="77777777" w:rsidR="005B311A" w:rsidRPr="00DB659D" w:rsidRDefault="005B311A" w:rsidP="00DB659D">
            <w:pPr>
              <w:jc w:val="center"/>
              <w:rPr>
                <w:rFonts w:ascii="Arial" w:hAnsi="Arial" w:cs="Arial"/>
              </w:rPr>
            </w:pPr>
            <w:r w:rsidRPr="00DB659D">
              <w:rPr>
                <w:rFonts w:ascii="Arial" w:hAnsi="Arial" w:cs="Arial"/>
              </w:rPr>
              <w:lastRenderedPageBreak/>
              <w:t>80</w:t>
            </w:r>
          </w:p>
        </w:tc>
        <w:tc>
          <w:tcPr>
            <w:tcW w:w="4909" w:type="dxa"/>
            <w:noWrap/>
            <w:hideMark/>
          </w:tcPr>
          <w:p w14:paraId="0C8363F8" w14:textId="77777777" w:rsidR="005B311A" w:rsidRPr="00DB659D" w:rsidRDefault="005B311A">
            <w:pPr>
              <w:rPr>
                <w:rFonts w:ascii="Arial" w:hAnsi="Arial" w:cs="Arial"/>
              </w:rPr>
            </w:pPr>
            <w:r w:rsidRPr="00DB659D">
              <w:rPr>
                <w:rFonts w:ascii="Arial" w:hAnsi="Arial" w:cs="Arial"/>
              </w:rPr>
              <w:t>Youngstown-Warren-Boardman, OH-PA</w:t>
            </w:r>
          </w:p>
        </w:tc>
        <w:tc>
          <w:tcPr>
            <w:tcW w:w="2803" w:type="dxa"/>
            <w:noWrap/>
            <w:hideMark/>
          </w:tcPr>
          <w:p w14:paraId="279ED46C" w14:textId="77777777" w:rsidR="005B311A" w:rsidRPr="00DB659D" w:rsidRDefault="005B311A" w:rsidP="00DB659D">
            <w:pPr>
              <w:jc w:val="center"/>
              <w:rPr>
                <w:rFonts w:ascii="Arial" w:hAnsi="Arial" w:cs="Arial"/>
              </w:rPr>
            </w:pPr>
            <w:r w:rsidRPr="00DB659D">
              <w:rPr>
                <w:rFonts w:ascii="Arial" w:hAnsi="Arial" w:cs="Arial"/>
              </w:rPr>
              <w:t>48.6%</w:t>
            </w:r>
          </w:p>
        </w:tc>
      </w:tr>
      <w:tr w:rsidR="005B311A" w:rsidRPr="005B311A" w14:paraId="2BF1725B" w14:textId="77777777" w:rsidTr="00DB659D">
        <w:trPr>
          <w:trHeight w:val="300"/>
        </w:trPr>
        <w:tc>
          <w:tcPr>
            <w:tcW w:w="928" w:type="dxa"/>
            <w:noWrap/>
            <w:hideMark/>
          </w:tcPr>
          <w:p w14:paraId="4ADA69BA" w14:textId="77777777" w:rsidR="005B311A" w:rsidRPr="00DB659D" w:rsidRDefault="005B311A" w:rsidP="00DB659D">
            <w:pPr>
              <w:jc w:val="center"/>
              <w:rPr>
                <w:rFonts w:ascii="Arial" w:hAnsi="Arial" w:cs="Arial"/>
              </w:rPr>
            </w:pPr>
            <w:r w:rsidRPr="00DB659D">
              <w:rPr>
                <w:rFonts w:ascii="Arial" w:hAnsi="Arial" w:cs="Arial"/>
              </w:rPr>
              <w:t>81</w:t>
            </w:r>
          </w:p>
        </w:tc>
        <w:tc>
          <w:tcPr>
            <w:tcW w:w="4909" w:type="dxa"/>
            <w:noWrap/>
            <w:hideMark/>
          </w:tcPr>
          <w:p w14:paraId="3816D20C" w14:textId="77777777" w:rsidR="005B311A" w:rsidRPr="00DB659D" w:rsidRDefault="005B311A">
            <w:pPr>
              <w:rPr>
                <w:rFonts w:ascii="Arial" w:hAnsi="Arial" w:cs="Arial"/>
              </w:rPr>
            </w:pPr>
            <w:r w:rsidRPr="00DB659D">
              <w:rPr>
                <w:rFonts w:ascii="Arial" w:hAnsi="Arial" w:cs="Arial"/>
              </w:rPr>
              <w:t>Appleton, WI</w:t>
            </w:r>
          </w:p>
        </w:tc>
        <w:tc>
          <w:tcPr>
            <w:tcW w:w="2803" w:type="dxa"/>
            <w:noWrap/>
            <w:hideMark/>
          </w:tcPr>
          <w:p w14:paraId="5E84E927" w14:textId="77777777" w:rsidR="005B311A" w:rsidRPr="00DB659D" w:rsidRDefault="005B311A" w:rsidP="00DB659D">
            <w:pPr>
              <w:jc w:val="center"/>
              <w:rPr>
                <w:rFonts w:ascii="Arial" w:hAnsi="Arial" w:cs="Arial"/>
              </w:rPr>
            </w:pPr>
            <w:r w:rsidRPr="00DB659D">
              <w:rPr>
                <w:rFonts w:ascii="Arial" w:hAnsi="Arial" w:cs="Arial"/>
              </w:rPr>
              <w:t>48.6%</w:t>
            </w:r>
          </w:p>
        </w:tc>
      </w:tr>
      <w:tr w:rsidR="005B311A" w:rsidRPr="005B311A" w14:paraId="1EF13704" w14:textId="77777777" w:rsidTr="00DB659D">
        <w:trPr>
          <w:trHeight w:val="300"/>
        </w:trPr>
        <w:tc>
          <w:tcPr>
            <w:tcW w:w="928" w:type="dxa"/>
            <w:noWrap/>
            <w:hideMark/>
          </w:tcPr>
          <w:p w14:paraId="68BCEA31" w14:textId="77777777" w:rsidR="005B311A" w:rsidRPr="00DB659D" w:rsidRDefault="005B311A" w:rsidP="00DB659D">
            <w:pPr>
              <w:jc w:val="center"/>
              <w:rPr>
                <w:rFonts w:ascii="Arial" w:hAnsi="Arial" w:cs="Arial"/>
              </w:rPr>
            </w:pPr>
            <w:r w:rsidRPr="00DB659D">
              <w:rPr>
                <w:rFonts w:ascii="Arial" w:hAnsi="Arial" w:cs="Arial"/>
              </w:rPr>
              <w:t>82</w:t>
            </w:r>
          </w:p>
        </w:tc>
        <w:tc>
          <w:tcPr>
            <w:tcW w:w="4909" w:type="dxa"/>
            <w:noWrap/>
            <w:hideMark/>
          </w:tcPr>
          <w:p w14:paraId="3271518A" w14:textId="77777777" w:rsidR="005B311A" w:rsidRPr="00DB659D" w:rsidRDefault="005B311A">
            <w:pPr>
              <w:rPr>
                <w:rFonts w:ascii="Arial" w:hAnsi="Arial" w:cs="Arial"/>
              </w:rPr>
            </w:pPr>
            <w:r w:rsidRPr="00DB659D">
              <w:rPr>
                <w:rFonts w:ascii="Arial" w:hAnsi="Arial" w:cs="Arial"/>
              </w:rPr>
              <w:t>Hanford-Corcoran, CA</w:t>
            </w:r>
          </w:p>
        </w:tc>
        <w:tc>
          <w:tcPr>
            <w:tcW w:w="2803" w:type="dxa"/>
            <w:noWrap/>
            <w:hideMark/>
          </w:tcPr>
          <w:p w14:paraId="4051D8A6" w14:textId="77777777" w:rsidR="005B311A" w:rsidRPr="00DB659D" w:rsidRDefault="005B311A" w:rsidP="00DB659D">
            <w:pPr>
              <w:jc w:val="center"/>
              <w:rPr>
                <w:rFonts w:ascii="Arial" w:hAnsi="Arial" w:cs="Arial"/>
              </w:rPr>
            </w:pPr>
            <w:r w:rsidRPr="00DB659D">
              <w:rPr>
                <w:rFonts w:ascii="Arial" w:hAnsi="Arial" w:cs="Arial"/>
              </w:rPr>
              <w:t>48.6%</w:t>
            </w:r>
          </w:p>
        </w:tc>
      </w:tr>
      <w:tr w:rsidR="005B311A" w:rsidRPr="005B311A" w14:paraId="6C61D0E3" w14:textId="77777777" w:rsidTr="00DB659D">
        <w:trPr>
          <w:trHeight w:val="300"/>
        </w:trPr>
        <w:tc>
          <w:tcPr>
            <w:tcW w:w="928" w:type="dxa"/>
            <w:noWrap/>
            <w:hideMark/>
          </w:tcPr>
          <w:p w14:paraId="26D85EB5" w14:textId="77777777" w:rsidR="005B311A" w:rsidRPr="00DB659D" w:rsidRDefault="005B311A" w:rsidP="00DB659D">
            <w:pPr>
              <w:jc w:val="center"/>
              <w:rPr>
                <w:rFonts w:ascii="Arial" w:hAnsi="Arial" w:cs="Arial"/>
              </w:rPr>
            </w:pPr>
            <w:r w:rsidRPr="00DB659D">
              <w:rPr>
                <w:rFonts w:ascii="Arial" w:hAnsi="Arial" w:cs="Arial"/>
              </w:rPr>
              <w:t>83</w:t>
            </w:r>
          </w:p>
        </w:tc>
        <w:tc>
          <w:tcPr>
            <w:tcW w:w="4909" w:type="dxa"/>
            <w:noWrap/>
            <w:hideMark/>
          </w:tcPr>
          <w:p w14:paraId="55B61FD1" w14:textId="77777777" w:rsidR="005B311A" w:rsidRPr="00DB659D" w:rsidRDefault="005B311A">
            <w:pPr>
              <w:rPr>
                <w:rFonts w:ascii="Arial" w:hAnsi="Arial" w:cs="Arial"/>
              </w:rPr>
            </w:pPr>
            <w:r w:rsidRPr="00DB659D">
              <w:rPr>
                <w:rFonts w:ascii="Arial" w:hAnsi="Arial" w:cs="Arial"/>
              </w:rPr>
              <w:t>Amarillo, TX</w:t>
            </w:r>
          </w:p>
        </w:tc>
        <w:tc>
          <w:tcPr>
            <w:tcW w:w="2803" w:type="dxa"/>
            <w:noWrap/>
            <w:hideMark/>
          </w:tcPr>
          <w:p w14:paraId="46EF7B81" w14:textId="77777777" w:rsidR="005B311A" w:rsidRPr="00DB659D" w:rsidRDefault="005B311A" w:rsidP="00DB659D">
            <w:pPr>
              <w:jc w:val="center"/>
              <w:rPr>
                <w:rFonts w:ascii="Arial" w:hAnsi="Arial" w:cs="Arial"/>
              </w:rPr>
            </w:pPr>
            <w:r w:rsidRPr="00DB659D">
              <w:rPr>
                <w:rFonts w:ascii="Arial" w:hAnsi="Arial" w:cs="Arial"/>
              </w:rPr>
              <w:t>48.6%</w:t>
            </w:r>
          </w:p>
        </w:tc>
      </w:tr>
      <w:tr w:rsidR="005B311A" w:rsidRPr="005B311A" w14:paraId="6DC72863" w14:textId="77777777" w:rsidTr="00DB659D">
        <w:trPr>
          <w:trHeight w:val="300"/>
        </w:trPr>
        <w:tc>
          <w:tcPr>
            <w:tcW w:w="928" w:type="dxa"/>
            <w:noWrap/>
            <w:hideMark/>
          </w:tcPr>
          <w:p w14:paraId="7F978A2C" w14:textId="77777777" w:rsidR="005B311A" w:rsidRPr="00DB659D" w:rsidRDefault="005B311A" w:rsidP="00DB659D">
            <w:pPr>
              <w:jc w:val="center"/>
              <w:rPr>
                <w:rFonts w:ascii="Arial" w:hAnsi="Arial" w:cs="Arial"/>
              </w:rPr>
            </w:pPr>
            <w:r w:rsidRPr="00DB659D">
              <w:rPr>
                <w:rFonts w:ascii="Arial" w:hAnsi="Arial" w:cs="Arial"/>
              </w:rPr>
              <w:t>84</w:t>
            </w:r>
          </w:p>
        </w:tc>
        <w:tc>
          <w:tcPr>
            <w:tcW w:w="4909" w:type="dxa"/>
            <w:noWrap/>
            <w:hideMark/>
          </w:tcPr>
          <w:p w14:paraId="739CC7F8" w14:textId="77777777" w:rsidR="005B311A" w:rsidRPr="00DB659D" w:rsidRDefault="005B311A">
            <w:pPr>
              <w:rPr>
                <w:rFonts w:ascii="Arial" w:hAnsi="Arial" w:cs="Arial"/>
              </w:rPr>
            </w:pPr>
            <w:r w:rsidRPr="00DB659D">
              <w:rPr>
                <w:rFonts w:ascii="Arial" w:hAnsi="Arial" w:cs="Arial"/>
              </w:rPr>
              <w:t>Davenport-Moline-Rock Island, IA-IL</w:t>
            </w:r>
          </w:p>
        </w:tc>
        <w:tc>
          <w:tcPr>
            <w:tcW w:w="2803" w:type="dxa"/>
            <w:noWrap/>
            <w:hideMark/>
          </w:tcPr>
          <w:p w14:paraId="60B07D63" w14:textId="77777777" w:rsidR="005B311A" w:rsidRPr="00DB659D" w:rsidRDefault="005B311A" w:rsidP="00DB659D">
            <w:pPr>
              <w:jc w:val="center"/>
              <w:rPr>
                <w:rFonts w:ascii="Arial" w:hAnsi="Arial" w:cs="Arial"/>
              </w:rPr>
            </w:pPr>
            <w:r w:rsidRPr="00DB659D">
              <w:rPr>
                <w:rFonts w:ascii="Arial" w:hAnsi="Arial" w:cs="Arial"/>
              </w:rPr>
              <w:t>48.6%</w:t>
            </w:r>
          </w:p>
        </w:tc>
      </w:tr>
      <w:tr w:rsidR="005B311A" w:rsidRPr="005B311A" w14:paraId="6AD64168" w14:textId="77777777" w:rsidTr="00DB659D">
        <w:trPr>
          <w:trHeight w:val="300"/>
        </w:trPr>
        <w:tc>
          <w:tcPr>
            <w:tcW w:w="928" w:type="dxa"/>
            <w:noWrap/>
            <w:hideMark/>
          </w:tcPr>
          <w:p w14:paraId="0C654D9D" w14:textId="77777777" w:rsidR="005B311A" w:rsidRPr="00DB659D" w:rsidRDefault="005B311A" w:rsidP="00DB659D">
            <w:pPr>
              <w:jc w:val="center"/>
              <w:rPr>
                <w:rFonts w:ascii="Arial" w:hAnsi="Arial" w:cs="Arial"/>
              </w:rPr>
            </w:pPr>
            <w:r w:rsidRPr="00DB659D">
              <w:rPr>
                <w:rFonts w:ascii="Arial" w:hAnsi="Arial" w:cs="Arial"/>
              </w:rPr>
              <w:t>85</w:t>
            </w:r>
          </w:p>
        </w:tc>
        <w:tc>
          <w:tcPr>
            <w:tcW w:w="4909" w:type="dxa"/>
            <w:noWrap/>
            <w:hideMark/>
          </w:tcPr>
          <w:p w14:paraId="255F2607" w14:textId="77777777" w:rsidR="005B311A" w:rsidRPr="00DB659D" w:rsidRDefault="005B311A">
            <w:pPr>
              <w:rPr>
                <w:rFonts w:ascii="Arial" w:hAnsi="Arial" w:cs="Arial"/>
              </w:rPr>
            </w:pPr>
            <w:r w:rsidRPr="00DB659D">
              <w:rPr>
                <w:rFonts w:ascii="Arial" w:hAnsi="Arial" w:cs="Arial"/>
              </w:rPr>
              <w:t>Kankakee, IL</w:t>
            </w:r>
          </w:p>
        </w:tc>
        <w:tc>
          <w:tcPr>
            <w:tcW w:w="2803" w:type="dxa"/>
            <w:noWrap/>
            <w:hideMark/>
          </w:tcPr>
          <w:p w14:paraId="4E42918A" w14:textId="77777777" w:rsidR="005B311A" w:rsidRPr="00DB659D" w:rsidRDefault="005B311A" w:rsidP="00DB659D">
            <w:pPr>
              <w:jc w:val="center"/>
              <w:rPr>
                <w:rFonts w:ascii="Arial" w:hAnsi="Arial" w:cs="Arial"/>
              </w:rPr>
            </w:pPr>
            <w:r w:rsidRPr="00DB659D">
              <w:rPr>
                <w:rFonts w:ascii="Arial" w:hAnsi="Arial" w:cs="Arial"/>
              </w:rPr>
              <w:t>48.6%</w:t>
            </w:r>
          </w:p>
        </w:tc>
      </w:tr>
      <w:tr w:rsidR="005B311A" w:rsidRPr="005B311A" w14:paraId="4871643C" w14:textId="77777777" w:rsidTr="00DB659D">
        <w:trPr>
          <w:trHeight w:val="300"/>
        </w:trPr>
        <w:tc>
          <w:tcPr>
            <w:tcW w:w="928" w:type="dxa"/>
            <w:noWrap/>
            <w:hideMark/>
          </w:tcPr>
          <w:p w14:paraId="389830A9" w14:textId="77777777" w:rsidR="005B311A" w:rsidRPr="00DB659D" w:rsidRDefault="005B311A" w:rsidP="00DB659D">
            <w:pPr>
              <w:jc w:val="center"/>
              <w:rPr>
                <w:rFonts w:ascii="Arial" w:hAnsi="Arial" w:cs="Arial"/>
              </w:rPr>
            </w:pPr>
            <w:r w:rsidRPr="00DB659D">
              <w:rPr>
                <w:rFonts w:ascii="Arial" w:hAnsi="Arial" w:cs="Arial"/>
              </w:rPr>
              <w:t>86</w:t>
            </w:r>
          </w:p>
        </w:tc>
        <w:tc>
          <w:tcPr>
            <w:tcW w:w="4909" w:type="dxa"/>
            <w:noWrap/>
            <w:hideMark/>
          </w:tcPr>
          <w:p w14:paraId="418FA33A" w14:textId="77777777" w:rsidR="005B311A" w:rsidRPr="00DB659D" w:rsidRDefault="005B311A">
            <w:pPr>
              <w:rPr>
                <w:rFonts w:ascii="Arial" w:hAnsi="Arial" w:cs="Arial"/>
              </w:rPr>
            </w:pPr>
            <w:r w:rsidRPr="00DB659D">
              <w:rPr>
                <w:rFonts w:ascii="Arial" w:hAnsi="Arial" w:cs="Arial"/>
              </w:rPr>
              <w:t>Greensboro-High Point, NC</w:t>
            </w:r>
          </w:p>
        </w:tc>
        <w:tc>
          <w:tcPr>
            <w:tcW w:w="2803" w:type="dxa"/>
            <w:noWrap/>
            <w:hideMark/>
          </w:tcPr>
          <w:p w14:paraId="3E75CE20" w14:textId="77777777" w:rsidR="005B311A" w:rsidRPr="00DB659D" w:rsidRDefault="005B311A" w:rsidP="00DB659D">
            <w:pPr>
              <w:jc w:val="center"/>
              <w:rPr>
                <w:rFonts w:ascii="Arial" w:hAnsi="Arial" w:cs="Arial"/>
              </w:rPr>
            </w:pPr>
            <w:r w:rsidRPr="00DB659D">
              <w:rPr>
                <w:rFonts w:ascii="Arial" w:hAnsi="Arial" w:cs="Arial"/>
              </w:rPr>
              <w:t>48.5%</w:t>
            </w:r>
          </w:p>
        </w:tc>
      </w:tr>
      <w:tr w:rsidR="005B311A" w:rsidRPr="005B311A" w14:paraId="39422F76" w14:textId="77777777" w:rsidTr="00DB659D">
        <w:trPr>
          <w:trHeight w:val="300"/>
        </w:trPr>
        <w:tc>
          <w:tcPr>
            <w:tcW w:w="928" w:type="dxa"/>
            <w:noWrap/>
            <w:hideMark/>
          </w:tcPr>
          <w:p w14:paraId="411F3DFE" w14:textId="77777777" w:rsidR="005B311A" w:rsidRPr="00DB659D" w:rsidRDefault="005B311A" w:rsidP="00DB659D">
            <w:pPr>
              <w:jc w:val="center"/>
              <w:rPr>
                <w:rFonts w:ascii="Arial" w:hAnsi="Arial" w:cs="Arial"/>
              </w:rPr>
            </w:pPr>
            <w:r w:rsidRPr="00DB659D">
              <w:rPr>
                <w:rFonts w:ascii="Arial" w:hAnsi="Arial" w:cs="Arial"/>
              </w:rPr>
              <w:t>87</w:t>
            </w:r>
          </w:p>
        </w:tc>
        <w:tc>
          <w:tcPr>
            <w:tcW w:w="4909" w:type="dxa"/>
            <w:noWrap/>
            <w:hideMark/>
          </w:tcPr>
          <w:p w14:paraId="669A1E33" w14:textId="77777777" w:rsidR="005B311A" w:rsidRPr="00DB659D" w:rsidRDefault="005B311A">
            <w:pPr>
              <w:rPr>
                <w:rFonts w:ascii="Arial" w:hAnsi="Arial" w:cs="Arial"/>
              </w:rPr>
            </w:pPr>
            <w:r w:rsidRPr="00DB659D">
              <w:rPr>
                <w:rFonts w:ascii="Arial" w:hAnsi="Arial" w:cs="Arial"/>
              </w:rPr>
              <w:t>Lakeland-Winter Haven, FL</w:t>
            </w:r>
          </w:p>
        </w:tc>
        <w:tc>
          <w:tcPr>
            <w:tcW w:w="2803" w:type="dxa"/>
            <w:noWrap/>
            <w:hideMark/>
          </w:tcPr>
          <w:p w14:paraId="41857E11" w14:textId="77777777" w:rsidR="005B311A" w:rsidRPr="00DB659D" w:rsidRDefault="005B311A" w:rsidP="00DB659D">
            <w:pPr>
              <w:jc w:val="center"/>
              <w:rPr>
                <w:rFonts w:ascii="Arial" w:hAnsi="Arial" w:cs="Arial"/>
              </w:rPr>
            </w:pPr>
            <w:r w:rsidRPr="00DB659D">
              <w:rPr>
                <w:rFonts w:ascii="Arial" w:hAnsi="Arial" w:cs="Arial"/>
              </w:rPr>
              <w:t>48.5%</w:t>
            </w:r>
          </w:p>
        </w:tc>
      </w:tr>
      <w:tr w:rsidR="005B311A" w:rsidRPr="005B311A" w14:paraId="12768CF1" w14:textId="77777777" w:rsidTr="00DB659D">
        <w:trPr>
          <w:trHeight w:val="300"/>
        </w:trPr>
        <w:tc>
          <w:tcPr>
            <w:tcW w:w="928" w:type="dxa"/>
            <w:noWrap/>
            <w:hideMark/>
          </w:tcPr>
          <w:p w14:paraId="3B23A12D" w14:textId="77777777" w:rsidR="005B311A" w:rsidRPr="00DB659D" w:rsidRDefault="005B311A" w:rsidP="00DB659D">
            <w:pPr>
              <w:jc w:val="center"/>
              <w:rPr>
                <w:rFonts w:ascii="Arial" w:hAnsi="Arial" w:cs="Arial"/>
              </w:rPr>
            </w:pPr>
            <w:r w:rsidRPr="00DB659D">
              <w:rPr>
                <w:rFonts w:ascii="Arial" w:hAnsi="Arial" w:cs="Arial"/>
              </w:rPr>
              <w:t>88</w:t>
            </w:r>
          </w:p>
        </w:tc>
        <w:tc>
          <w:tcPr>
            <w:tcW w:w="4909" w:type="dxa"/>
            <w:noWrap/>
            <w:hideMark/>
          </w:tcPr>
          <w:p w14:paraId="60EB16FC" w14:textId="77777777" w:rsidR="005B311A" w:rsidRPr="00DB659D" w:rsidRDefault="005B311A">
            <w:pPr>
              <w:rPr>
                <w:rFonts w:ascii="Arial" w:hAnsi="Arial" w:cs="Arial"/>
              </w:rPr>
            </w:pPr>
            <w:r w:rsidRPr="00DB659D">
              <w:rPr>
                <w:rFonts w:ascii="Arial" w:hAnsi="Arial" w:cs="Arial"/>
              </w:rPr>
              <w:t>Dothan, AL</w:t>
            </w:r>
          </w:p>
        </w:tc>
        <w:tc>
          <w:tcPr>
            <w:tcW w:w="2803" w:type="dxa"/>
            <w:noWrap/>
            <w:hideMark/>
          </w:tcPr>
          <w:p w14:paraId="35DDA102" w14:textId="77777777" w:rsidR="005B311A" w:rsidRPr="00DB659D" w:rsidRDefault="005B311A" w:rsidP="00DB659D">
            <w:pPr>
              <w:jc w:val="center"/>
              <w:rPr>
                <w:rFonts w:ascii="Arial" w:hAnsi="Arial" w:cs="Arial"/>
              </w:rPr>
            </w:pPr>
            <w:r w:rsidRPr="00DB659D">
              <w:rPr>
                <w:rFonts w:ascii="Arial" w:hAnsi="Arial" w:cs="Arial"/>
              </w:rPr>
              <w:t>48.5%</w:t>
            </w:r>
          </w:p>
        </w:tc>
      </w:tr>
      <w:tr w:rsidR="005B311A" w:rsidRPr="005B311A" w14:paraId="6FE11DA3" w14:textId="77777777" w:rsidTr="00DB659D">
        <w:trPr>
          <w:trHeight w:val="300"/>
        </w:trPr>
        <w:tc>
          <w:tcPr>
            <w:tcW w:w="928" w:type="dxa"/>
            <w:noWrap/>
            <w:hideMark/>
          </w:tcPr>
          <w:p w14:paraId="6909AA67" w14:textId="77777777" w:rsidR="005B311A" w:rsidRPr="00DB659D" w:rsidRDefault="005B311A" w:rsidP="00DB659D">
            <w:pPr>
              <w:jc w:val="center"/>
              <w:rPr>
                <w:rFonts w:ascii="Arial" w:hAnsi="Arial" w:cs="Arial"/>
              </w:rPr>
            </w:pPr>
            <w:r w:rsidRPr="00DB659D">
              <w:rPr>
                <w:rFonts w:ascii="Arial" w:hAnsi="Arial" w:cs="Arial"/>
              </w:rPr>
              <w:t>89</w:t>
            </w:r>
          </w:p>
        </w:tc>
        <w:tc>
          <w:tcPr>
            <w:tcW w:w="4909" w:type="dxa"/>
            <w:noWrap/>
            <w:hideMark/>
          </w:tcPr>
          <w:p w14:paraId="32DB1BBE" w14:textId="77777777" w:rsidR="005B311A" w:rsidRPr="00DB659D" w:rsidRDefault="005B311A">
            <w:pPr>
              <w:rPr>
                <w:rFonts w:ascii="Arial" w:hAnsi="Arial" w:cs="Arial"/>
              </w:rPr>
            </w:pPr>
            <w:r w:rsidRPr="00DB659D">
              <w:rPr>
                <w:rFonts w:ascii="Arial" w:hAnsi="Arial" w:cs="Arial"/>
              </w:rPr>
              <w:t>Erie, PA</w:t>
            </w:r>
          </w:p>
        </w:tc>
        <w:tc>
          <w:tcPr>
            <w:tcW w:w="2803" w:type="dxa"/>
            <w:noWrap/>
            <w:hideMark/>
          </w:tcPr>
          <w:p w14:paraId="1AC41833" w14:textId="77777777" w:rsidR="005B311A" w:rsidRPr="00DB659D" w:rsidRDefault="005B311A" w:rsidP="00DB659D">
            <w:pPr>
              <w:jc w:val="center"/>
              <w:rPr>
                <w:rFonts w:ascii="Arial" w:hAnsi="Arial" w:cs="Arial"/>
              </w:rPr>
            </w:pPr>
            <w:r w:rsidRPr="00DB659D">
              <w:rPr>
                <w:rFonts w:ascii="Arial" w:hAnsi="Arial" w:cs="Arial"/>
              </w:rPr>
              <w:t>48.5%</w:t>
            </w:r>
          </w:p>
        </w:tc>
      </w:tr>
      <w:tr w:rsidR="005B311A" w:rsidRPr="005B311A" w14:paraId="537BE3AC" w14:textId="77777777" w:rsidTr="00DB659D">
        <w:trPr>
          <w:trHeight w:val="300"/>
        </w:trPr>
        <w:tc>
          <w:tcPr>
            <w:tcW w:w="928" w:type="dxa"/>
            <w:noWrap/>
            <w:hideMark/>
          </w:tcPr>
          <w:p w14:paraId="2A3AF080" w14:textId="77777777" w:rsidR="005B311A" w:rsidRPr="00DB659D" w:rsidRDefault="005B311A" w:rsidP="00DB659D">
            <w:pPr>
              <w:jc w:val="center"/>
              <w:rPr>
                <w:rFonts w:ascii="Arial" w:hAnsi="Arial" w:cs="Arial"/>
              </w:rPr>
            </w:pPr>
            <w:r w:rsidRPr="00DB659D">
              <w:rPr>
                <w:rFonts w:ascii="Arial" w:hAnsi="Arial" w:cs="Arial"/>
              </w:rPr>
              <w:t>90</w:t>
            </w:r>
          </w:p>
        </w:tc>
        <w:tc>
          <w:tcPr>
            <w:tcW w:w="4909" w:type="dxa"/>
            <w:noWrap/>
            <w:hideMark/>
          </w:tcPr>
          <w:p w14:paraId="322922C3" w14:textId="77777777" w:rsidR="005B311A" w:rsidRPr="00DB659D" w:rsidRDefault="005B311A">
            <w:pPr>
              <w:rPr>
                <w:rFonts w:ascii="Arial" w:hAnsi="Arial" w:cs="Arial"/>
              </w:rPr>
            </w:pPr>
            <w:r w:rsidRPr="00DB659D">
              <w:rPr>
                <w:rFonts w:ascii="Arial" w:hAnsi="Arial" w:cs="Arial"/>
              </w:rPr>
              <w:t>Mount Vernon-Anacortes, WA</w:t>
            </w:r>
          </w:p>
        </w:tc>
        <w:tc>
          <w:tcPr>
            <w:tcW w:w="2803" w:type="dxa"/>
            <w:noWrap/>
            <w:hideMark/>
          </w:tcPr>
          <w:p w14:paraId="6F275885"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34C75C76" w14:textId="77777777" w:rsidTr="00DB659D">
        <w:trPr>
          <w:trHeight w:val="300"/>
        </w:trPr>
        <w:tc>
          <w:tcPr>
            <w:tcW w:w="928" w:type="dxa"/>
            <w:noWrap/>
            <w:hideMark/>
          </w:tcPr>
          <w:p w14:paraId="52DA12FA" w14:textId="77777777" w:rsidR="005B311A" w:rsidRPr="00DB659D" w:rsidRDefault="005B311A" w:rsidP="00DB659D">
            <w:pPr>
              <w:jc w:val="center"/>
              <w:rPr>
                <w:rFonts w:ascii="Arial" w:hAnsi="Arial" w:cs="Arial"/>
              </w:rPr>
            </w:pPr>
            <w:r w:rsidRPr="00DB659D">
              <w:rPr>
                <w:rFonts w:ascii="Arial" w:hAnsi="Arial" w:cs="Arial"/>
              </w:rPr>
              <w:t>91</w:t>
            </w:r>
          </w:p>
        </w:tc>
        <w:tc>
          <w:tcPr>
            <w:tcW w:w="4909" w:type="dxa"/>
            <w:noWrap/>
            <w:hideMark/>
          </w:tcPr>
          <w:p w14:paraId="1316E454" w14:textId="77777777" w:rsidR="005B311A" w:rsidRPr="00DB659D" w:rsidRDefault="005B311A">
            <w:pPr>
              <w:rPr>
                <w:rFonts w:ascii="Arial" w:hAnsi="Arial" w:cs="Arial"/>
              </w:rPr>
            </w:pPr>
            <w:r w:rsidRPr="00DB659D">
              <w:rPr>
                <w:rFonts w:ascii="Arial" w:hAnsi="Arial" w:cs="Arial"/>
              </w:rPr>
              <w:t>Saginaw, MI</w:t>
            </w:r>
          </w:p>
        </w:tc>
        <w:tc>
          <w:tcPr>
            <w:tcW w:w="2803" w:type="dxa"/>
            <w:noWrap/>
            <w:hideMark/>
          </w:tcPr>
          <w:p w14:paraId="70422661"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6C922714" w14:textId="77777777" w:rsidTr="00DB659D">
        <w:trPr>
          <w:trHeight w:val="300"/>
        </w:trPr>
        <w:tc>
          <w:tcPr>
            <w:tcW w:w="928" w:type="dxa"/>
            <w:noWrap/>
            <w:hideMark/>
          </w:tcPr>
          <w:p w14:paraId="5F32F335" w14:textId="77777777" w:rsidR="005B311A" w:rsidRPr="00DB659D" w:rsidRDefault="005B311A" w:rsidP="00DB659D">
            <w:pPr>
              <w:jc w:val="center"/>
              <w:rPr>
                <w:rFonts w:ascii="Arial" w:hAnsi="Arial" w:cs="Arial"/>
              </w:rPr>
            </w:pPr>
            <w:r w:rsidRPr="00DB659D">
              <w:rPr>
                <w:rFonts w:ascii="Arial" w:hAnsi="Arial" w:cs="Arial"/>
              </w:rPr>
              <w:t>92</w:t>
            </w:r>
          </w:p>
        </w:tc>
        <w:tc>
          <w:tcPr>
            <w:tcW w:w="4909" w:type="dxa"/>
            <w:noWrap/>
            <w:hideMark/>
          </w:tcPr>
          <w:p w14:paraId="40A91803" w14:textId="77777777" w:rsidR="005B311A" w:rsidRPr="00DB659D" w:rsidRDefault="005B311A">
            <w:pPr>
              <w:rPr>
                <w:rFonts w:ascii="Arial" w:hAnsi="Arial" w:cs="Arial"/>
              </w:rPr>
            </w:pPr>
            <w:r w:rsidRPr="00DB659D">
              <w:rPr>
                <w:rFonts w:ascii="Arial" w:hAnsi="Arial" w:cs="Arial"/>
              </w:rPr>
              <w:t>Victoria, TX</w:t>
            </w:r>
          </w:p>
        </w:tc>
        <w:tc>
          <w:tcPr>
            <w:tcW w:w="2803" w:type="dxa"/>
            <w:noWrap/>
            <w:hideMark/>
          </w:tcPr>
          <w:p w14:paraId="320B0A2D"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4B2F02AF" w14:textId="77777777" w:rsidTr="00DB659D">
        <w:trPr>
          <w:trHeight w:val="300"/>
        </w:trPr>
        <w:tc>
          <w:tcPr>
            <w:tcW w:w="928" w:type="dxa"/>
            <w:noWrap/>
            <w:hideMark/>
          </w:tcPr>
          <w:p w14:paraId="3DF21617" w14:textId="77777777" w:rsidR="005B311A" w:rsidRPr="00DB659D" w:rsidRDefault="005B311A" w:rsidP="00DB659D">
            <w:pPr>
              <w:jc w:val="center"/>
              <w:rPr>
                <w:rFonts w:ascii="Arial" w:hAnsi="Arial" w:cs="Arial"/>
              </w:rPr>
            </w:pPr>
            <w:r w:rsidRPr="00DB659D">
              <w:rPr>
                <w:rFonts w:ascii="Arial" w:hAnsi="Arial" w:cs="Arial"/>
              </w:rPr>
              <w:t>93</w:t>
            </w:r>
          </w:p>
        </w:tc>
        <w:tc>
          <w:tcPr>
            <w:tcW w:w="4909" w:type="dxa"/>
            <w:noWrap/>
            <w:hideMark/>
          </w:tcPr>
          <w:p w14:paraId="0B463285" w14:textId="77777777" w:rsidR="005B311A" w:rsidRPr="00DB659D" w:rsidRDefault="005B311A">
            <w:pPr>
              <w:rPr>
                <w:rFonts w:ascii="Arial" w:hAnsi="Arial" w:cs="Arial"/>
              </w:rPr>
            </w:pPr>
            <w:r w:rsidRPr="00DB659D">
              <w:rPr>
                <w:rFonts w:ascii="Arial" w:hAnsi="Arial" w:cs="Arial"/>
              </w:rPr>
              <w:t>Myrtle Beach-Conway-North Myrtle Beach, SC-NC</w:t>
            </w:r>
          </w:p>
        </w:tc>
        <w:tc>
          <w:tcPr>
            <w:tcW w:w="2803" w:type="dxa"/>
            <w:noWrap/>
            <w:hideMark/>
          </w:tcPr>
          <w:p w14:paraId="1F0CDAB5"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5855B678" w14:textId="77777777" w:rsidTr="00DB659D">
        <w:trPr>
          <w:trHeight w:val="300"/>
        </w:trPr>
        <w:tc>
          <w:tcPr>
            <w:tcW w:w="928" w:type="dxa"/>
            <w:noWrap/>
            <w:hideMark/>
          </w:tcPr>
          <w:p w14:paraId="6586BE80" w14:textId="77777777" w:rsidR="005B311A" w:rsidRPr="00DB659D" w:rsidRDefault="005B311A" w:rsidP="00DB659D">
            <w:pPr>
              <w:jc w:val="center"/>
              <w:rPr>
                <w:rFonts w:ascii="Arial" w:hAnsi="Arial" w:cs="Arial"/>
              </w:rPr>
            </w:pPr>
            <w:r w:rsidRPr="00DB659D">
              <w:rPr>
                <w:rFonts w:ascii="Arial" w:hAnsi="Arial" w:cs="Arial"/>
              </w:rPr>
              <w:t>94</w:t>
            </w:r>
          </w:p>
        </w:tc>
        <w:tc>
          <w:tcPr>
            <w:tcW w:w="4909" w:type="dxa"/>
            <w:noWrap/>
            <w:hideMark/>
          </w:tcPr>
          <w:p w14:paraId="7D4726E9" w14:textId="77777777" w:rsidR="005B311A" w:rsidRPr="00DB659D" w:rsidRDefault="005B311A">
            <w:pPr>
              <w:rPr>
                <w:rFonts w:ascii="Arial" w:hAnsi="Arial" w:cs="Arial"/>
              </w:rPr>
            </w:pPr>
            <w:r w:rsidRPr="00DB659D">
              <w:rPr>
                <w:rFonts w:ascii="Arial" w:hAnsi="Arial" w:cs="Arial"/>
              </w:rPr>
              <w:t>Altoona, PA</w:t>
            </w:r>
          </w:p>
        </w:tc>
        <w:tc>
          <w:tcPr>
            <w:tcW w:w="2803" w:type="dxa"/>
            <w:noWrap/>
            <w:hideMark/>
          </w:tcPr>
          <w:p w14:paraId="2DACC6DC"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2A77E017" w14:textId="77777777" w:rsidTr="00DB659D">
        <w:trPr>
          <w:trHeight w:val="300"/>
        </w:trPr>
        <w:tc>
          <w:tcPr>
            <w:tcW w:w="928" w:type="dxa"/>
            <w:noWrap/>
            <w:hideMark/>
          </w:tcPr>
          <w:p w14:paraId="6B45FD8C" w14:textId="77777777" w:rsidR="005B311A" w:rsidRPr="00DB659D" w:rsidRDefault="005B311A" w:rsidP="00DB659D">
            <w:pPr>
              <w:jc w:val="center"/>
              <w:rPr>
                <w:rFonts w:ascii="Arial" w:hAnsi="Arial" w:cs="Arial"/>
              </w:rPr>
            </w:pPr>
            <w:r w:rsidRPr="00DB659D">
              <w:rPr>
                <w:rFonts w:ascii="Arial" w:hAnsi="Arial" w:cs="Arial"/>
              </w:rPr>
              <w:t>95</w:t>
            </w:r>
          </w:p>
        </w:tc>
        <w:tc>
          <w:tcPr>
            <w:tcW w:w="4909" w:type="dxa"/>
            <w:noWrap/>
            <w:hideMark/>
          </w:tcPr>
          <w:p w14:paraId="771CC989" w14:textId="77777777" w:rsidR="005B311A" w:rsidRPr="00DB659D" w:rsidRDefault="005B311A">
            <w:pPr>
              <w:rPr>
                <w:rFonts w:ascii="Arial" w:hAnsi="Arial" w:cs="Arial"/>
              </w:rPr>
            </w:pPr>
            <w:r w:rsidRPr="00DB659D">
              <w:rPr>
                <w:rFonts w:ascii="Arial" w:hAnsi="Arial" w:cs="Arial"/>
              </w:rPr>
              <w:t>Beaumont-Port Arthur, TX</w:t>
            </w:r>
          </w:p>
        </w:tc>
        <w:tc>
          <w:tcPr>
            <w:tcW w:w="2803" w:type="dxa"/>
            <w:noWrap/>
            <w:hideMark/>
          </w:tcPr>
          <w:p w14:paraId="266C7958"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1F97B168" w14:textId="77777777" w:rsidTr="00DB659D">
        <w:trPr>
          <w:trHeight w:val="300"/>
        </w:trPr>
        <w:tc>
          <w:tcPr>
            <w:tcW w:w="928" w:type="dxa"/>
            <w:noWrap/>
            <w:hideMark/>
          </w:tcPr>
          <w:p w14:paraId="53DC91E5" w14:textId="77777777" w:rsidR="005B311A" w:rsidRPr="00DB659D" w:rsidRDefault="005B311A" w:rsidP="00DB659D">
            <w:pPr>
              <w:jc w:val="center"/>
              <w:rPr>
                <w:rFonts w:ascii="Arial" w:hAnsi="Arial" w:cs="Arial"/>
              </w:rPr>
            </w:pPr>
            <w:r w:rsidRPr="00DB659D">
              <w:rPr>
                <w:rFonts w:ascii="Arial" w:hAnsi="Arial" w:cs="Arial"/>
              </w:rPr>
              <w:t>96</w:t>
            </w:r>
          </w:p>
        </w:tc>
        <w:tc>
          <w:tcPr>
            <w:tcW w:w="4909" w:type="dxa"/>
            <w:noWrap/>
            <w:hideMark/>
          </w:tcPr>
          <w:p w14:paraId="4FD5D93B" w14:textId="77777777" w:rsidR="005B311A" w:rsidRPr="00DB659D" w:rsidRDefault="005B311A">
            <w:pPr>
              <w:rPr>
                <w:rFonts w:ascii="Arial" w:hAnsi="Arial" w:cs="Arial"/>
              </w:rPr>
            </w:pPr>
            <w:r w:rsidRPr="00DB659D">
              <w:rPr>
                <w:rFonts w:ascii="Arial" w:hAnsi="Arial" w:cs="Arial"/>
              </w:rPr>
              <w:t>Medford, OR</w:t>
            </w:r>
          </w:p>
        </w:tc>
        <w:tc>
          <w:tcPr>
            <w:tcW w:w="2803" w:type="dxa"/>
            <w:noWrap/>
            <w:hideMark/>
          </w:tcPr>
          <w:p w14:paraId="59FB7A82"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04AFA381" w14:textId="77777777" w:rsidTr="00DB659D">
        <w:trPr>
          <w:trHeight w:val="300"/>
        </w:trPr>
        <w:tc>
          <w:tcPr>
            <w:tcW w:w="928" w:type="dxa"/>
            <w:noWrap/>
            <w:hideMark/>
          </w:tcPr>
          <w:p w14:paraId="197DB701" w14:textId="77777777" w:rsidR="005B311A" w:rsidRPr="00DB659D" w:rsidRDefault="005B311A" w:rsidP="00DB659D">
            <w:pPr>
              <w:jc w:val="center"/>
              <w:rPr>
                <w:rFonts w:ascii="Arial" w:hAnsi="Arial" w:cs="Arial"/>
              </w:rPr>
            </w:pPr>
            <w:r w:rsidRPr="00DB659D">
              <w:rPr>
                <w:rFonts w:ascii="Arial" w:hAnsi="Arial" w:cs="Arial"/>
              </w:rPr>
              <w:t>97</w:t>
            </w:r>
          </w:p>
        </w:tc>
        <w:tc>
          <w:tcPr>
            <w:tcW w:w="4909" w:type="dxa"/>
            <w:noWrap/>
            <w:hideMark/>
          </w:tcPr>
          <w:p w14:paraId="06E25B23" w14:textId="77777777" w:rsidR="005B311A" w:rsidRPr="00DB659D" w:rsidRDefault="005B311A">
            <w:pPr>
              <w:rPr>
                <w:rFonts w:ascii="Arial" w:hAnsi="Arial" w:cs="Arial"/>
              </w:rPr>
            </w:pPr>
            <w:r w:rsidRPr="00DB659D">
              <w:rPr>
                <w:rFonts w:ascii="Arial" w:hAnsi="Arial" w:cs="Arial"/>
              </w:rPr>
              <w:t>Jacksonville, NC</w:t>
            </w:r>
          </w:p>
        </w:tc>
        <w:tc>
          <w:tcPr>
            <w:tcW w:w="2803" w:type="dxa"/>
            <w:noWrap/>
            <w:hideMark/>
          </w:tcPr>
          <w:p w14:paraId="34CF02EA"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075E0E38" w14:textId="77777777" w:rsidTr="00DB659D">
        <w:trPr>
          <w:trHeight w:val="300"/>
        </w:trPr>
        <w:tc>
          <w:tcPr>
            <w:tcW w:w="928" w:type="dxa"/>
            <w:noWrap/>
            <w:hideMark/>
          </w:tcPr>
          <w:p w14:paraId="61202CD4" w14:textId="77777777" w:rsidR="005B311A" w:rsidRPr="00DB659D" w:rsidRDefault="005B311A" w:rsidP="00DB659D">
            <w:pPr>
              <w:jc w:val="center"/>
              <w:rPr>
                <w:rFonts w:ascii="Arial" w:hAnsi="Arial" w:cs="Arial"/>
              </w:rPr>
            </w:pPr>
            <w:r w:rsidRPr="00DB659D">
              <w:rPr>
                <w:rFonts w:ascii="Arial" w:hAnsi="Arial" w:cs="Arial"/>
              </w:rPr>
              <w:t>98</w:t>
            </w:r>
          </w:p>
        </w:tc>
        <w:tc>
          <w:tcPr>
            <w:tcW w:w="4909" w:type="dxa"/>
            <w:noWrap/>
            <w:hideMark/>
          </w:tcPr>
          <w:p w14:paraId="2A64BE39" w14:textId="77777777" w:rsidR="005B311A" w:rsidRPr="00DB659D" w:rsidRDefault="005B311A">
            <w:pPr>
              <w:rPr>
                <w:rFonts w:ascii="Arial" w:hAnsi="Arial" w:cs="Arial"/>
              </w:rPr>
            </w:pPr>
            <w:r w:rsidRPr="00DB659D">
              <w:rPr>
                <w:rFonts w:ascii="Arial" w:hAnsi="Arial" w:cs="Arial"/>
              </w:rPr>
              <w:t>Midland, TX</w:t>
            </w:r>
          </w:p>
        </w:tc>
        <w:tc>
          <w:tcPr>
            <w:tcW w:w="2803" w:type="dxa"/>
            <w:noWrap/>
            <w:hideMark/>
          </w:tcPr>
          <w:p w14:paraId="75E25830" w14:textId="77777777" w:rsidR="005B311A" w:rsidRPr="00DB659D" w:rsidRDefault="005B311A" w:rsidP="00DB659D">
            <w:pPr>
              <w:jc w:val="center"/>
              <w:rPr>
                <w:rFonts w:ascii="Arial" w:hAnsi="Arial" w:cs="Arial"/>
              </w:rPr>
            </w:pPr>
            <w:r w:rsidRPr="00DB659D">
              <w:rPr>
                <w:rFonts w:ascii="Arial" w:hAnsi="Arial" w:cs="Arial"/>
              </w:rPr>
              <w:t>48.4%</w:t>
            </w:r>
          </w:p>
        </w:tc>
      </w:tr>
      <w:tr w:rsidR="005B311A" w:rsidRPr="005B311A" w14:paraId="76CDB0BC" w14:textId="77777777" w:rsidTr="00DB659D">
        <w:trPr>
          <w:trHeight w:val="300"/>
        </w:trPr>
        <w:tc>
          <w:tcPr>
            <w:tcW w:w="928" w:type="dxa"/>
            <w:noWrap/>
            <w:hideMark/>
          </w:tcPr>
          <w:p w14:paraId="3E5439A9" w14:textId="77777777" w:rsidR="005B311A" w:rsidRPr="00DB659D" w:rsidRDefault="005B311A" w:rsidP="00DB659D">
            <w:pPr>
              <w:jc w:val="center"/>
              <w:rPr>
                <w:rFonts w:ascii="Arial" w:hAnsi="Arial" w:cs="Arial"/>
              </w:rPr>
            </w:pPr>
            <w:r w:rsidRPr="00DB659D">
              <w:rPr>
                <w:rFonts w:ascii="Arial" w:hAnsi="Arial" w:cs="Arial"/>
              </w:rPr>
              <w:t>99</w:t>
            </w:r>
          </w:p>
        </w:tc>
        <w:tc>
          <w:tcPr>
            <w:tcW w:w="4909" w:type="dxa"/>
            <w:noWrap/>
            <w:hideMark/>
          </w:tcPr>
          <w:p w14:paraId="4034CE87" w14:textId="77777777" w:rsidR="005B311A" w:rsidRPr="00DB659D" w:rsidRDefault="005B311A">
            <w:pPr>
              <w:rPr>
                <w:rFonts w:ascii="Arial" w:hAnsi="Arial" w:cs="Arial"/>
              </w:rPr>
            </w:pPr>
            <w:r w:rsidRPr="00DB659D">
              <w:rPr>
                <w:rFonts w:ascii="Arial" w:hAnsi="Arial" w:cs="Arial"/>
              </w:rPr>
              <w:t>Stockton-Lodi, CA</w:t>
            </w:r>
          </w:p>
        </w:tc>
        <w:tc>
          <w:tcPr>
            <w:tcW w:w="2803" w:type="dxa"/>
            <w:noWrap/>
            <w:hideMark/>
          </w:tcPr>
          <w:p w14:paraId="44E3EB7B"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3DEEE160" w14:textId="77777777" w:rsidTr="00DB659D">
        <w:trPr>
          <w:trHeight w:val="300"/>
        </w:trPr>
        <w:tc>
          <w:tcPr>
            <w:tcW w:w="928" w:type="dxa"/>
            <w:noWrap/>
            <w:hideMark/>
          </w:tcPr>
          <w:p w14:paraId="4C022172" w14:textId="77777777" w:rsidR="005B311A" w:rsidRPr="00DB659D" w:rsidRDefault="005B311A" w:rsidP="00DB659D">
            <w:pPr>
              <w:jc w:val="center"/>
              <w:rPr>
                <w:rFonts w:ascii="Arial" w:hAnsi="Arial" w:cs="Arial"/>
              </w:rPr>
            </w:pPr>
            <w:r w:rsidRPr="00DB659D">
              <w:rPr>
                <w:rFonts w:ascii="Arial" w:hAnsi="Arial" w:cs="Arial"/>
              </w:rPr>
              <w:t>100</w:t>
            </w:r>
          </w:p>
        </w:tc>
        <w:tc>
          <w:tcPr>
            <w:tcW w:w="4909" w:type="dxa"/>
            <w:noWrap/>
            <w:hideMark/>
          </w:tcPr>
          <w:p w14:paraId="08C9E3B7" w14:textId="77777777" w:rsidR="005B311A" w:rsidRPr="00DB659D" w:rsidRDefault="005B311A">
            <w:pPr>
              <w:rPr>
                <w:rFonts w:ascii="Arial" w:hAnsi="Arial" w:cs="Arial"/>
              </w:rPr>
            </w:pPr>
            <w:r w:rsidRPr="00DB659D">
              <w:rPr>
                <w:rFonts w:ascii="Arial" w:hAnsi="Arial" w:cs="Arial"/>
              </w:rPr>
              <w:t>Ocean City, NJ</w:t>
            </w:r>
          </w:p>
        </w:tc>
        <w:tc>
          <w:tcPr>
            <w:tcW w:w="2803" w:type="dxa"/>
            <w:noWrap/>
            <w:hideMark/>
          </w:tcPr>
          <w:p w14:paraId="44319A07"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520758FC" w14:textId="77777777" w:rsidTr="00DB659D">
        <w:trPr>
          <w:trHeight w:val="300"/>
        </w:trPr>
        <w:tc>
          <w:tcPr>
            <w:tcW w:w="928" w:type="dxa"/>
            <w:noWrap/>
            <w:hideMark/>
          </w:tcPr>
          <w:p w14:paraId="1048E9C2" w14:textId="77777777" w:rsidR="005B311A" w:rsidRPr="00DB659D" w:rsidRDefault="005B311A" w:rsidP="00DB659D">
            <w:pPr>
              <w:jc w:val="center"/>
              <w:rPr>
                <w:rFonts w:ascii="Arial" w:hAnsi="Arial" w:cs="Arial"/>
              </w:rPr>
            </w:pPr>
            <w:r w:rsidRPr="00DB659D">
              <w:rPr>
                <w:rFonts w:ascii="Arial" w:hAnsi="Arial" w:cs="Arial"/>
              </w:rPr>
              <w:t>101</w:t>
            </w:r>
          </w:p>
        </w:tc>
        <w:tc>
          <w:tcPr>
            <w:tcW w:w="4909" w:type="dxa"/>
            <w:noWrap/>
            <w:hideMark/>
          </w:tcPr>
          <w:p w14:paraId="583C6EB3" w14:textId="77777777" w:rsidR="005B311A" w:rsidRPr="00DB659D" w:rsidRDefault="005B311A">
            <w:pPr>
              <w:rPr>
                <w:rFonts w:ascii="Arial" w:hAnsi="Arial" w:cs="Arial"/>
              </w:rPr>
            </w:pPr>
            <w:r w:rsidRPr="00DB659D">
              <w:rPr>
                <w:rFonts w:ascii="Arial" w:hAnsi="Arial" w:cs="Arial"/>
              </w:rPr>
              <w:t>York-Hanover, PA</w:t>
            </w:r>
          </w:p>
        </w:tc>
        <w:tc>
          <w:tcPr>
            <w:tcW w:w="2803" w:type="dxa"/>
            <w:noWrap/>
            <w:hideMark/>
          </w:tcPr>
          <w:p w14:paraId="216F9DD9"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6B7421BD" w14:textId="77777777" w:rsidTr="00DB659D">
        <w:trPr>
          <w:trHeight w:val="300"/>
        </w:trPr>
        <w:tc>
          <w:tcPr>
            <w:tcW w:w="928" w:type="dxa"/>
            <w:noWrap/>
            <w:hideMark/>
          </w:tcPr>
          <w:p w14:paraId="7EED9C80" w14:textId="77777777" w:rsidR="005B311A" w:rsidRPr="00DB659D" w:rsidRDefault="005B311A" w:rsidP="00DB659D">
            <w:pPr>
              <w:jc w:val="center"/>
              <w:rPr>
                <w:rFonts w:ascii="Arial" w:hAnsi="Arial" w:cs="Arial"/>
              </w:rPr>
            </w:pPr>
            <w:r w:rsidRPr="00DB659D">
              <w:rPr>
                <w:rFonts w:ascii="Arial" w:hAnsi="Arial" w:cs="Arial"/>
              </w:rPr>
              <w:t>102</w:t>
            </w:r>
          </w:p>
        </w:tc>
        <w:tc>
          <w:tcPr>
            <w:tcW w:w="4909" w:type="dxa"/>
            <w:noWrap/>
            <w:hideMark/>
          </w:tcPr>
          <w:p w14:paraId="7C99DC59" w14:textId="77777777" w:rsidR="005B311A" w:rsidRPr="00DB659D" w:rsidRDefault="005B311A">
            <w:pPr>
              <w:rPr>
                <w:rFonts w:ascii="Arial" w:hAnsi="Arial" w:cs="Arial"/>
              </w:rPr>
            </w:pPr>
            <w:r w:rsidRPr="00DB659D">
              <w:rPr>
                <w:rFonts w:ascii="Arial" w:hAnsi="Arial" w:cs="Arial"/>
              </w:rPr>
              <w:t>Lynchburg, VA</w:t>
            </w:r>
          </w:p>
        </w:tc>
        <w:tc>
          <w:tcPr>
            <w:tcW w:w="2803" w:type="dxa"/>
            <w:noWrap/>
            <w:hideMark/>
          </w:tcPr>
          <w:p w14:paraId="35A73A4B"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4ADF417F" w14:textId="77777777" w:rsidTr="00DB659D">
        <w:trPr>
          <w:trHeight w:val="300"/>
        </w:trPr>
        <w:tc>
          <w:tcPr>
            <w:tcW w:w="928" w:type="dxa"/>
            <w:noWrap/>
            <w:hideMark/>
          </w:tcPr>
          <w:p w14:paraId="613F4F56" w14:textId="77777777" w:rsidR="005B311A" w:rsidRPr="00DB659D" w:rsidRDefault="005B311A" w:rsidP="00DB659D">
            <w:pPr>
              <w:jc w:val="center"/>
              <w:rPr>
                <w:rFonts w:ascii="Arial" w:hAnsi="Arial" w:cs="Arial"/>
              </w:rPr>
            </w:pPr>
            <w:r w:rsidRPr="00DB659D">
              <w:rPr>
                <w:rFonts w:ascii="Arial" w:hAnsi="Arial" w:cs="Arial"/>
              </w:rPr>
              <w:t>103</w:t>
            </w:r>
          </w:p>
        </w:tc>
        <w:tc>
          <w:tcPr>
            <w:tcW w:w="4909" w:type="dxa"/>
            <w:noWrap/>
            <w:hideMark/>
          </w:tcPr>
          <w:p w14:paraId="54D383DD" w14:textId="77777777" w:rsidR="005B311A" w:rsidRPr="00DB659D" w:rsidRDefault="005B311A">
            <w:pPr>
              <w:rPr>
                <w:rFonts w:ascii="Arial" w:hAnsi="Arial" w:cs="Arial"/>
              </w:rPr>
            </w:pPr>
            <w:r w:rsidRPr="00DB659D">
              <w:rPr>
                <w:rFonts w:ascii="Arial" w:hAnsi="Arial" w:cs="Arial"/>
              </w:rPr>
              <w:t>Kahului-Wailuku-Lahaina, HI</w:t>
            </w:r>
          </w:p>
        </w:tc>
        <w:tc>
          <w:tcPr>
            <w:tcW w:w="2803" w:type="dxa"/>
            <w:noWrap/>
            <w:hideMark/>
          </w:tcPr>
          <w:p w14:paraId="51768528"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23DC12F2" w14:textId="77777777" w:rsidTr="00DB659D">
        <w:trPr>
          <w:trHeight w:val="300"/>
        </w:trPr>
        <w:tc>
          <w:tcPr>
            <w:tcW w:w="928" w:type="dxa"/>
            <w:noWrap/>
            <w:hideMark/>
          </w:tcPr>
          <w:p w14:paraId="71E0898A" w14:textId="77777777" w:rsidR="005B311A" w:rsidRPr="00DB659D" w:rsidRDefault="005B311A" w:rsidP="00DB659D">
            <w:pPr>
              <w:jc w:val="center"/>
              <w:rPr>
                <w:rFonts w:ascii="Arial" w:hAnsi="Arial" w:cs="Arial"/>
              </w:rPr>
            </w:pPr>
            <w:r w:rsidRPr="00DB659D">
              <w:rPr>
                <w:rFonts w:ascii="Arial" w:hAnsi="Arial" w:cs="Arial"/>
              </w:rPr>
              <w:t>104</w:t>
            </w:r>
          </w:p>
        </w:tc>
        <w:tc>
          <w:tcPr>
            <w:tcW w:w="4909" w:type="dxa"/>
            <w:noWrap/>
            <w:hideMark/>
          </w:tcPr>
          <w:p w14:paraId="4E095C42" w14:textId="77777777" w:rsidR="005B311A" w:rsidRPr="00DB659D" w:rsidRDefault="005B311A">
            <w:pPr>
              <w:rPr>
                <w:rFonts w:ascii="Arial" w:hAnsi="Arial" w:cs="Arial"/>
              </w:rPr>
            </w:pPr>
            <w:r w:rsidRPr="00DB659D">
              <w:rPr>
                <w:rFonts w:ascii="Arial" w:hAnsi="Arial" w:cs="Arial"/>
              </w:rPr>
              <w:t>Cape Girardeau, MO-IL</w:t>
            </w:r>
          </w:p>
        </w:tc>
        <w:tc>
          <w:tcPr>
            <w:tcW w:w="2803" w:type="dxa"/>
            <w:noWrap/>
            <w:hideMark/>
          </w:tcPr>
          <w:p w14:paraId="582523D2"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1F923EFB" w14:textId="77777777" w:rsidTr="00DB659D">
        <w:trPr>
          <w:trHeight w:val="300"/>
        </w:trPr>
        <w:tc>
          <w:tcPr>
            <w:tcW w:w="928" w:type="dxa"/>
            <w:noWrap/>
            <w:hideMark/>
          </w:tcPr>
          <w:p w14:paraId="4CCF97B8" w14:textId="77777777" w:rsidR="005B311A" w:rsidRPr="00DB659D" w:rsidRDefault="005B311A" w:rsidP="00DB659D">
            <w:pPr>
              <w:jc w:val="center"/>
              <w:rPr>
                <w:rFonts w:ascii="Arial" w:hAnsi="Arial" w:cs="Arial"/>
              </w:rPr>
            </w:pPr>
            <w:r w:rsidRPr="00DB659D">
              <w:rPr>
                <w:rFonts w:ascii="Arial" w:hAnsi="Arial" w:cs="Arial"/>
              </w:rPr>
              <w:t>105</w:t>
            </w:r>
          </w:p>
        </w:tc>
        <w:tc>
          <w:tcPr>
            <w:tcW w:w="4909" w:type="dxa"/>
            <w:noWrap/>
            <w:hideMark/>
          </w:tcPr>
          <w:p w14:paraId="52FC4476" w14:textId="77777777" w:rsidR="005B311A" w:rsidRPr="00DB659D" w:rsidRDefault="005B311A">
            <w:pPr>
              <w:rPr>
                <w:rFonts w:ascii="Arial" w:hAnsi="Arial" w:cs="Arial"/>
              </w:rPr>
            </w:pPr>
            <w:r w:rsidRPr="00DB659D">
              <w:rPr>
                <w:rFonts w:ascii="Arial" w:hAnsi="Arial" w:cs="Arial"/>
              </w:rPr>
              <w:t>Jonesboro, AR</w:t>
            </w:r>
          </w:p>
        </w:tc>
        <w:tc>
          <w:tcPr>
            <w:tcW w:w="2803" w:type="dxa"/>
            <w:noWrap/>
            <w:hideMark/>
          </w:tcPr>
          <w:p w14:paraId="32DB3BCF"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4622F1C5" w14:textId="77777777" w:rsidTr="00DB659D">
        <w:trPr>
          <w:trHeight w:val="300"/>
        </w:trPr>
        <w:tc>
          <w:tcPr>
            <w:tcW w:w="928" w:type="dxa"/>
            <w:noWrap/>
            <w:hideMark/>
          </w:tcPr>
          <w:p w14:paraId="4886E14D" w14:textId="77777777" w:rsidR="005B311A" w:rsidRPr="00DB659D" w:rsidRDefault="005B311A" w:rsidP="00DB659D">
            <w:pPr>
              <w:jc w:val="center"/>
              <w:rPr>
                <w:rFonts w:ascii="Arial" w:hAnsi="Arial" w:cs="Arial"/>
              </w:rPr>
            </w:pPr>
            <w:r w:rsidRPr="00DB659D">
              <w:rPr>
                <w:rFonts w:ascii="Arial" w:hAnsi="Arial" w:cs="Arial"/>
              </w:rPr>
              <w:t>106</w:t>
            </w:r>
          </w:p>
        </w:tc>
        <w:tc>
          <w:tcPr>
            <w:tcW w:w="4909" w:type="dxa"/>
            <w:noWrap/>
            <w:hideMark/>
          </w:tcPr>
          <w:p w14:paraId="797E10B3" w14:textId="77777777" w:rsidR="005B311A" w:rsidRPr="00DB659D" w:rsidRDefault="005B311A">
            <w:pPr>
              <w:rPr>
                <w:rFonts w:ascii="Arial" w:hAnsi="Arial" w:cs="Arial"/>
              </w:rPr>
            </w:pPr>
            <w:r w:rsidRPr="00DB659D">
              <w:rPr>
                <w:rFonts w:ascii="Arial" w:hAnsi="Arial" w:cs="Arial"/>
              </w:rPr>
              <w:t>Madera, CA</w:t>
            </w:r>
          </w:p>
        </w:tc>
        <w:tc>
          <w:tcPr>
            <w:tcW w:w="2803" w:type="dxa"/>
            <w:noWrap/>
            <w:hideMark/>
          </w:tcPr>
          <w:p w14:paraId="74539909"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7B5D02FE" w14:textId="77777777" w:rsidTr="00DB659D">
        <w:trPr>
          <w:trHeight w:val="300"/>
        </w:trPr>
        <w:tc>
          <w:tcPr>
            <w:tcW w:w="928" w:type="dxa"/>
            <w:noWrap/>
            <w:hideMark/>
          </w:tcPr>
          <w:p w14:paraId="45A1E403" w14:textId="77777777" w:rsidR="005B311A" w:rsidRPr="00DB659D" w:rsidRDefault="005B311A" w:rsidP="00DB659D">
            <w:pPr>
              <w:jc w:val="center"/>
              <w:rPr>
                <w:rFonts w:ascii="Arial" w:hAnsi="Arial" w:cs="Arial"/>
              </w:rPr>
            </w:pPr>
            <w:r w:rsidRPr="00DB659D">
              <w:rPr>
                <w:rFonts w:ascii="Arial" w:hAnsi="Arial" w:cs="Arial"/>
              </w:rPr>
              <w:t>107</w:t>
            </w:r>
          </w:p>
        </w:tc>
        <w:tc>
          <w:tcPr>
            <w:tcW w:w="4909" w:type="dxa"/>
            <w:noWrap/>
            <w:hideMark/>
          </w:tcPr>
          <w:p w14:paraId="6EB531EF" w14:textId="77777777" w:rsidR="005B311A" w:rsidRPr="00DB659D" w:rsidRDefault="005B311A">
            <w:pPr>
              <w:rPr>
                <w:rFonts w:ascii="Arial" w:hAnsi="Arial" w:cs="Arial"/>
              </w:rPr>
            </w:pPr>
            <w:r w:rsidRPr="00DB659D">
              <w:rPr>
                <w:rFonts w:ascii="Arial" w:hAnsi="Arial" w:cs="Arial"/>
              </w:rPr>
              <w:t>Visalia-Porterville, CA</w:t>
            </w:r>
          </w:p>
        </w:tc>
        <w:tc>
          <w:tcPr>
            <w:tcW w:w="2803" w:type="dxa"/>
            <w:noWrap/>
            <w:hideMark/>
          </w:tcPr>
          <w:p w14:paraId="38499EC7" w14:textId="77777777" w:rsidR="005B311A" w:rsidRPr="00DB659D" w:rsidRDefault="005B311A" w:rsidP="00DB659D">
            <w:pPr>
              <w:jc w:val="center"/>
              <w:rPr>
                <w:rFonts w:ascii="Arial" w:hAnsi="Arial" w:cs="Arial"/>
              </w:rPr>
            </w:pPr>
            <w:r w:rsidRPr="00DB659D">
              <w:rPr>
                <w:rFonts w:ascii="Arial" w:hAnsi="Arial" w:cs="Arial"/>
              </w:rPr>
              <w:t>48.3%</w:t>
            </w:r>
          </w:p>
        </w:tc>
      </w:tr>
      <w:tr w:rsidR="005B311A" w:rsidRPr="005B311A" w14:paraId="13F1D9EC" w14:textId="77777777" w:rsidTr="00DB659D">
        <w:trPr>
          <w:trHeight w:val="300"/>
        </w:trPr>
        <w:tc>
          <w:tcPr>
            <w:tcW w:w="928" w:type="dxa"/>
            <w:noWrap/>
            <w:hideMark/>
          </w:tcPr>
          <w:p w14:paraId="3A48CE26" w14:textId="77777777" w:rsidR="005B311A" w:rsidRPr="00DB659D" w:rsidRDefault="005B311A" w:rsidP="00DB659D">
            <w:pPr>
              <w:jc w:val="center"/>
              <w:rPr>
                <w:rFonts w:ascii="Arial" w:hAnsi="Arial" w:cs="Arial"/>
              </w:rPr>
            </w:pPr>
            <w:r w:rsidRPr="00DB659D">
              <w:rPr>
                <w:rFonts w:ascii="Arial" w:hAnsi="Arial" w:cs="Arial"/>
              </w:rPr>
              <w:t>108</w:t>
            </w:r>
          </w:p>
        </w:tc>
        <w:tc>
          <w:tcPr>
            <w:tcW w:w="4909" w:type="dxa"/>
            <w:noWrap/>
            <w:hideMark/>
          </w:tcPr>
          <w:p w14:paraId="161955A8" w14:textId="77777777" w:rsidR="005B311A" w:rsidRPr="00DB659D" w:rsidRDefault="005B311A">
            <w:pPr>
              <w:rPr>
                <w:rFonts w:ascii="Arial" w:hAnsi="Arial" w:cs="Arial"/>
              </w:rPr>
            </w:pPr>
            <w:r w:rsidRPr="00DB659D">
              <w:rPr>
                <w:rFonts w:ascii="Arial" w:hAnsi="Arial" w:cs="Arial"/>
              </w:rPr>
              <w:t>Dubuque, IA</w:t>
            </w:r>
          </w:p>
        </w:tc>
        <w:tc>
          <w:tcPr>
            <w:tcW w:w="2803" w:type="dxa"/>
            <w:noWrap/>
            <w:hideMark/>
          </w:tcPr>
          <w:p w14:paraId="64F7DD4E"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3D6488A5" w14:textId="77777777" w:rsidTr="00DB659D">
        <w:trPr>
          <w:trHeight w:val="300"/>
        </w:trPr>
        <w:tc>
          <w:tcPr>
            <w:tcW w:w="928" w:type="dxa"/>
            <w:noWrap/>
            <w:hideMark/>
          </w:tcPr>
          <w:p w14:paraId="4041EB61" w14:textId="77777777" w:rsidR="005B311A" w:rsidRPr="00DB659D" w:rsidRDefault="005B311A" w:rsidP="00DB659D">
            <w:pPr>
              <w:jc w:val="center"/>
              <w:rPr>
                <w:rFonts w:ascii="Arial" w:hAnsi="Arial" w:cs="Arial"/>
              </w:rPr>
            </w:pPr>
            <w:r w:rsidRPr="00DB659D">
              <w:rPr>
                <w:rFonts w:ascii="Arial" w:hAnsi="Arial" w:cs="Arial"/>
              </w:rPr>
              <w:t>109</w:t>
            </w:r>
          </w:p>
        </w:tc>
        <w:tc>
          <w:tcPr>
            <w:tcW w:w="4909" w:type="dxa"/>
            <w:noWrap/>
            <w:hideMark/>
          </w:tcPr>
          <w:p w14:paraId="3BEFCE5E" w14:textId="77777777" w:rsidR="005B311A" w:rsidRPr="00DB659D" w:rsidRDefault="005B311A">
            <w:pPr>
              <w:rPr>
                <w:rFonts w:ascii="Arial" w:hAnsi="Arial" w:cs="Arial"/>
              </w:rPr>
            </w:pPr>
            <w:r w:rsidRPr="00DB659D">
              <w:rPr>
                <w:rFonts w:ascii="Arial" w:hAnsi="Arial" w:cs="Arial"/>
              </w:rPr>
              <w:t>Farmington, NM</w:t>
            </w:r>
          </w:p>
        </w:tc>
        <w:tc>
          <w:tcPr>
            <w:tcW w:w="2803" w:type="dxa"/>
            <w:noWrap/>
            <w:hideMark/>
          </w:tcPr>
          <w:p w14:paraId="79CCB5BA"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74E8A5CE" w14:textId="77777777" w:rsidTr="00DB659D">
        <w:trPr>
          <w:trHeight w:val="300"/>
        </w:trPr>
        <w:tc>
          <w:tcPr>
            <w:tcW w:w="928" w:type="dxa"/>
            <w:noWrap/>
            <w:hideMark/>
          </w:tcPr>
          <w:p w14:paraId="54DB0752" w14:textId="77777777" w:rsidR="005B311A" w:rsidRPr="00DB659D" w:rsidRDefault="005B311A" w:rsidP="00DB659D">
            <w:pPr>
              <w:jc w:val="center"/>
              <w:rPr>
                <w:rFonts w:ascii="Arial" w:hAnsi="Arial" w:cs="Arial"/>
              </w:rPr>
            </w:pPr>
            <w:r w:rsidRPr="00DB659D">
              <w:rPr>
                <w:rFonts w:ascii="Arial" w:hAnsi="Arial" w:cs="Arial"/>
              </w:rPr>
              <w:t>110</w:t>
            </w:r>
          </w:p>
        </w:tc>
        <w:tc>
          <w:tcPr>
            <w:tcW w:w="4909" w:type="dxa"/>
            <w:noWrap/>
            <w:hideMark/>
          </w:tcPr>
          <w:p w14:paraId="71B4A569" w14:textId="77777777" w:rsidR="005B311A" w:rsidRPr="00DB659D" w:rsidRDefault="005B311A">
            <w:pPr>
              <w:rPr>
                <w:rFonts w:ascii="Arial" w:hAnsi="Arial" w:cs="Arial"/>
              </w:rPr>
            </w:pPr>
            <w:r w:rsidRPr="00DB659D">
              <w:rPr>
                <w:rFonts w:ascii="Arial" w:hAnsi="Arial" w:cs="Arial"/>
              </w:rPr>
              <w:t>East Stroudsburg, PA</w:t>
            </w:r>
          </w:p>
        </w:tc>
        <w:tc>
          <w:tcPr>
            <w:tcW w:w="2803" w:type="dxa"/>
            <w:noWrap/>
            <w:hideMark/>
          </w:tcPr>
          <w:p w14:paraId="3A3A9811"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5A353E1E" w14:textId="77777777" w:rsidTr="00DB659D">
        <w:trPr>
          <w:trHeight w:val="300"/>
        </w:trPr>
        <w:tc>
          <w:tcPr>
            <w:tcW w:w="928" w:type="dxa"/>
            <w:noWrap/>
            <w:hideMark/>
          </w:tcPr>
          <w:p w14:paraId="1C2DC3AD" w14:textId="77777777" w:rsidR="005B311A" w:rsidRPr="00DB659D" w:rsidRDefault="005B311A" w:rsidP="00DB659D">
            <w:pPr>
              <w:jc w:val="center"/>
              <w:rPr>
                <w:rFonts w:ascii="Arial" w:hAnsi="Arial" w:cs="Arial"/>
              </w:rPr>
            </w:pPr>
            <w:r w:rsidRPr="00DB659D">
              <w:rPr>
                <w:rFonts w:ascii="Arial" w:hAnsi="Arial" w:cs="Arial"/>
              </w:rPr>
              <w:t>111</w:t>
            </w:r>
          </w:p>
        </w:tc>
        <w:tc>
          <w:tcPr>
            <w:tcW w:w="4909" w:type="dxa"/>
            <w:noWrap/>
            <w:hideMark/>
          </w:tcPr>
          <w:p w14:paraId="22B896CC" w14:textId="77777777" w:rsidR="005B311A" w:rsidRPr="00DB659D" w:rsidRDefault="005B311A">
            <w:pPr>
              <w:rPr>
                <w:rFonts w:ascii="Arial" w:hAnsi="Arial" w:cs="Arial"/>
              </w:rPr>
            </w:pPr>
            <w:r w:rsidRPr="00DB659D">
              <w:rPr>
                <w:rFonts w:ascii="Arial" w:hAnsi="Arial" w:cs="Arial"/>
              </w:rPr>
              <w:t>Mobile, AL</w:t>
            </w:r>
          </w:p>
        </w:tc>
        <w:tc>
          <w:tcPr>
            <w:tcW w:w="2803" w:type="dxa"/>
            <w:noWrap/>
            <w:hideMark/>
          </w:tcPr>
          <w:p w14:paraId="1E7DC682"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00F46061" w14:textId="77777777" w:rsidTr="00DB659D">
        <w:trPr>
          <w:trHeight w:val="300"/>
        </w:trPr>
        <w:tc>
          <w:tcPr>
            <w:tcW w:w="928" w:type="dxa"/>
            <w:noWrap/>
            <w:hideMark/>
          </w:tcPr>
          <w:p w14:paraId="479CFD62" w14:textId="77777777" w:rsidR="005B311A" w:rsidRPr="00DB659D" w:rsidRDefault="005B311A" w:rsidP="00DB659D">
            <w:pPr>
              <w:jc w:val="center"/>
              <w:rPr>
                <w:rFonts w:ascii="Arial" w:hAnsi="Arial" w:cs="Arial"/>
              </w:rPr>
            </w:pPr>
            <w:r w:rsidRPr="00DB659D">
              <w:rPr>
                <w:rFonts w:ascii="Arial" w:hAnsi="Arial" w:cs="Arial"/>
              </w:rPr>
              <w:t>112</w:t>
            </w:r>
          </w:p>
        </w:tc>
        <w:tc>
          <w:tcPr>
            <w:tcW w:w="4909" w:type="dxa"/>
            <w:noWrap/>
            <w:hideMark/>
          </w:tcPr>
          <w:p w14:paraId="6CB1756F" w14:textId="77777777" w:rsidR="005B311A" w:rsidRPr="00DB659D" w:rsidRDefault="005B311A">
            <w:pPr>
              <w:rPr>
                <w:rFonts w:ascii="Arial" w:hAnsi="Arial" w:cs="Arial"/>
              </w:rPr>
            </w:pPr>
            <w:r w:rsidRPr="00DB659D">
              <w:rPr>
                <w:rFonts w:ascii="Arial" w:hAnsi="Arial" w:cs="Arial"/>
              </w:rPr>
              <w:t>Sherman-Denison, TX</w:t>
            </w:r>
          </w:p>
        </w:tc>
        <w:tc>
          <w:tcPr>
            <w:tcW w:w="2803" w:type="dxa"/>
            <w:noWrap/>
            <w:hideMark/>
          </w:tcPr>
          <w:p w14:paraId="6EF3258C"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445BD69D" w14:textId="77777777" w:rsidTr="00DB659D">
        <w:trPr>
          <w:trHeight w:val="300"/>
        </w:trPr>
        <w:tc>
          <w:tcPr>
            <w:tcW w:w="928" w:type="dxa"/>
            <w:noWrap/>
            <w:hideMark/>
          </w:tcPr>
          <w:p w14:paraId="3A2207BC" w14:textId="77777777" w:rsidR="005B311A" w:rsidRPr="00DB659D" w:rsidRDefault="005B311A" w:rsidP="00DB659D">
            <w:pPr>
              <w:jc w:val="center"/>
              <w:rPr>
                <w:rFonts w:ascii="Arial" w:hAnsi="Arial" w:cs="Arial"/>
              </w:rPr>
            </w:pPr>
            <w:r w:rsidRPr="00DB659D">
              <w:rPr>
                <w:rFonts w:ascii="Arial" w:hAnsi="Arial" w:cs="Arial"/>
              </w:rPr>
              <w:t>113</w:t>
            </w:r>
          </w:p>
        </w:tc>
        <w:tc>
          <w:tcPr>
            <w:tcW w:w="4909" w:type="dxa"/>
            <w:noWrap/>
            <w:hideMark/>
          </w:tcPr>
          <w:p w14:paraId="468F8E5D" w14:textId="77777777" w:rsidR="005B311A" w:rsidRPr="00DB659D" w:rsidRDefault="005B311A">
            <w:pPr>
              <w:rPr>
                <w:rFonts w:ascii="Arial" w:hAnsi="Arial" w:cs="Arial"/>
              </w:rPr>
            </w:pPr>
            <w:r w:rsidRPr="00DB659D">
              <w:rPr>
                <w:rFonts w:ascii="Arial" w:hAnsi="Arial" w:cs="Arial"/>
              </w:rPr>
              <w:t>Las Vegas-Henderson-Paradise, NV</w:t>
            </w:r>
          </w:p>
        </w:tc>
        <w:tc>
          <w:tcPr>
            <w:tcW w:w="2803" w:type="dxa"/>
            <w:noWrap/>
            <w:hideMark/>
          </w:tcPr>
          <w:p w14:paraId="0C556DA4"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7C11DBA2" w14:textId="77777777" w:rsidTr="00DB659D">
        <w:trPr>
          <w:trHeight w:val="300"/>
        </w:trPr>
        <w:tc>
          <w:tcPr>
            <w:tcW w:w="928" w:type="dxa"/>
            <w:noWrap/>
            <w:hideMark/>
          </w:tcPr>
          <w:p w14:paraId="12451B0E" w14:textId="77777777" w:rsidR="005B311A" w:rsidRPr="00DB659D" w:rsidRDefault="005B311A" w:rsidP="00DB659D">
            <w:pPr>
              <w:jc w:val="center"/>
              <w:rPr>
                <w:rFonts w:ascii="Arial" w:hAnsi="Arial" w:cs="Arial"/>
              </w:rPr>
            </w:pPr>
            <w:r w:rsidRPr="00DB659D">
              <w:rPr>
                <w:rFonts w:ascii="Arial" w:hAnsi="Arial" w:cs="Arial"/>
              </w:rPr>
              <w:t>114</w:t>
            </w:r>
          </w:p>
        </w:tc>
        <w:tc>
          <w:tcPr>
            <w:tcW w:w="4909" w:type="dxa"/>
            <w:noWrap/>
            <w:hideMark/>
          </w:tcPr>
          <w:p w14:paraId="002BAFA6" w14:textId="77777777" w:rsidR="005B311A" w:rsidRPr="00DB659D" w:rsidRDefault="005B311A">
            <w:pPr>
              <w:rPr>
                <w:rFonts w:ascii="Arial" w:hAnsi="Arial" w:cs="Arial"/>
              </w:rPr>
            </w:pPr>
            <w:r w:rsidRPr="00DB659D">
              <w:rPr>
                <w:rFonts w:ascii="Arial" w:hAnsi="Arial" w:cs="Arial"/>
              </w:rPr>
              <w:t>Spartanburg, SC</w:t>
            </w:r>
          </w:p>
        </w:tc>
        <w:tc>
          <w:tcPr>
            <w:tcW w:w="2803" w:type="dxa"/>
            <w:noWrap/>
            <w:hideMark/>
          </w:tcPr>
          <w:p w14:paraId="26FE1254"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033F89CA" w14:textId="77777777" w:rsidTr="00DB659D">
        <w:trPr>
          <w:trHeight w:val="300"/>
        </w:trPr>
        <w:tc>
          <w:tcPr>
            <w:tcW w:w="928" w:type="dxa"/>
            <w:noWrap/>
            <w:hideMark/>
          </w:tcPr>
          <w:p w14:paraId="5423CA24" w14:textId="77777777" w:rsidR="005B311A" w:rsidRPr="00DB659D" w:rsidRDefault="005B311A" w:rsidP="00DB659D">
            <w:pPr>
              <w:jc w:val="center"/>
              <w:rPr>
                <w:rFonts w:ascii="Arial" w:hAnsi="Arial" w:cs="Arial"/>
              </w:rPr>
            </w:pPr>
            <w:r w:rsidRPr="00DB659D">
              <w:rPr>
                <w:rFonts w:ascii="Arial" w:hAnsi="Arial" w:cs="Arial"/>
              </w:rPr>
              <w:t>115</w:t>
            </w:r>
          </w:p>
        </w:tc>
        <w:tc>
          <w:tcPr>
            <w:tcW w:w="4909" w:type="dxa"/>
            <w:noWrap/>
            <w:hideMark/>
          </w:tcPr>
          <w:p w14:paraId="7C0E9D51" w14:textId="77777777" w:rsidR="005B311A" w:rsidRPr="00DB659D" w:rsidRDefault="005B311A">
            <w:pPr>
              <w:rPr>
                <w:rFonts w:ascii="Arial" w:hAnsi="Arial" w:cs="Arial"/>
              </w:rPr>
            </w:pPr>
            <w:r w:rsidRPr="00DB659D">
              <w:rPr>
                <w:rFonts w:ascii="Arial" w:hAnsi="Arial" w:cs="Arial"/>
              </w:rPr>
              <w:t>Jackson, TN</w:t>
            </w:r>
          </w:p>
        </w:tc>
        <w:tc>
          <w:tcPr>
            <w:tcW w:w="2803" w:type="dxa"/>
            <w:noWrap/>
            <w:hideMark/>
          </w:tcPr>
          <w:p w14:paraId="57B62F40" w14:textId="77777777" w:rsidR="005B311A" w:rsidRPr="00DB659D" w:rsidRDefault="005B311A" w:rsidP="00DB659D">
            <w:pPr>
              <w:jc w:val="center"/>
              <w:rPr>
                <w:rFonts w:ascii="Arial" w:hAnsi="Arial" w:cs="Arial"/>
              </w:rPr>
            </w:pPr>
            <w:r w:rsidRPr="00DB659D">
              <w:rPr>
                <w:rFonts w:ascii="Arial" w:hAnsi="Arial" w:cs="Arial"/>
              </w:rPr>
              <w:t>48.2%</w:t>
            </w:r>
          </w:p>
        </w:tc>
      </w:tr>
      <w:tr w:rsidR="005B311A" w:rsidRPr="005B311A" w14:paraId="06E6CED2" w14:textId="77777777" w:rsidTr="00DB659D">
        <w:trPr>
          <w:trHeight w:val="300"/>
        </w:trPr>
        <w:tc>
          <w:tcPr>
            <w:tcW w:w="928" w:type="dxa"/>
            <w:noWrap/>
            <w:hideMark/>
          </w:tcPr>
          <w:p w14:paraId="3795AE33" w14:textId="77777777" w:rsidR="005B311A" w:rsidRPr="00DB659D" w:rsidRDefault="005B311A" w:rsidP="00DB659D">
            <w:pPr>
              <w:jc w:val="center"/>
              <w:rPr>
                <w:rFonts w:ascii="Arial" w:hAnsi="Arial" w:cs="Arial"/>
              </w:rPr>
            </w:pPr>
            <w:r w:rsidRPr="00DB659D">
              <w:rPr>
                <w:rFonts w:ascii="Arial" w:hAnsi="Arial" w:cs="Arial"/>
              </w:rPr>
              <w:t>116</w:t>
            </w:r>
          </w:p>
        </w:tc>
        <w:tc>
          <w:tcPr>
            <w:tcW w:w="4909" w:type="dxa"/>
            <w:noWrap/>
            <w:hideMark/>
          </w:tcPr>
          <w:p w14:paraId="0448ADA1" w14:textId="77777777" w:rsidR="005B311A" w:rsidRPr="00DB659D" w:rsidRDefault="005B311A">
            <w:pPr>
              <w:rPr>
                <w:rFonts w:ascii="Arial" w:hAnsi="Arial" w:cs="Arial"/>
              </w:rPr>
            </w:pPr>
            <w:r w:rsidRPr="00DB659D">
              <w:rPr>
                <w:rFonts w:ascii="Arial" w:hAnsi="Arial" w:cs="Arial"/>
              </w:rPr>
              <w:t>Springfield, MO</w:t>
            </w:r>
          </w:p>
        </w:tc>
        <w:tc>
          <w:tcPr>
            <w:tcW w:w="2803" w:type="dxa"/>
            <w:noWrap/>
            <w:hideMark/>
          </w:tcPr>
          <w:p w14:paraId="7339AE76" w14:textId="77777777" w:rsidR="005B311A" w:rsidRPr="00DB659D" w:rsidRDefault="005B311A" w:rsidP="00DB659D">
            <w:pPr>
              <w:jc w:val="center"/>
              <w:rPr>
                <w:rFonts w:ascii="Arial" w:hAnsi="Arial" w:cs="Arial"/>
              </w:rPr>
            </w:pPr>
            <w:r w:rsidRPr="00DB659D">
              <w:rPr>
                <w:rFonts w:ascii="Arial" w:hAnsi="Arial" w:cs="Arial"/>
              </w:rPr>
              <w:t>48.1%</w:t>
            </w:r>
          </w:p>
        </w:tc>
      </w:tr>
      <w:tr w:rsidR="005B311A" w:rsidRPr="005B311A" w14:paraId="5A3E5435" w14:textId="77777777" w:rsidTr="00DB659D">
        <w:trPr>
          <w:trHeight w:val="300"/>
        </w:trPr>
        <w:tc>
          <w:tcPr>
            <w:tcW w:w="928" w:type="dxa"/>
            <w:noWrap/>
            <w:hideMark/>
          </w:tcPr>
          <w:p w14:paraId="5F98FBC5" w14:textId="77777777" w:rsidR="005B311A" w:rsidRPr="00DB659D" w:rsidRDefault="005B311A" w:rsidP="00DB659D">
            <w:pPr>
              <w:jc w:val="center"/>
              <w:rPr>
                <w:rFonts w:ascii="Arial" w:hAnsi="Arial" w:cs="Arial"/>
              </w:rPr>
            </w:pPr>
            <w:r w:rsidRPr="00DB659D">
              <w:rPr>
                <w:rFonts w:ascii="Arial" w:hAnsi="Arial" w:cs="Arial"/>
              </w:rPr>
              <w:t>117</w:t>
            </w:r>
          </w:p>
        </w:tc>
        <w:tc>
          <w:tcPr>
            <w:tcW w:w="4909" w:type="dxa"/>
            <w:noWrap/>
            <w:hideMark/>
          </w:tcPr>
          <w:p w14:paraId="0AFF9839" w14:textId="77777777" w:rsidR="005B311A" w:rsidRPr="00DB659D" w:rsidRDefault="005B311A">
            <w:pPr>
              <w:rPr>
                <w:rFonts w:ascii="Arial" w:hAnsi="Arial" w:cs="Arial"/>
              </w:rPr>
            </w:pPr>
            <w:r w:rsidRPr="00DB659D">
              <w:rPr>
                <w:rFonts w:ascii="Arial" w:hAnsi="Arial" w:cs="Arial"/>
              </w:rPr>
              <w:t>Clarksville, TN-KY</w:t>
            </w:r>
          </w:p>
        </w:tc>
        <w:tc>
          <w:tcPr>
            <w:tcW w:w="2803" w:type="dxa"/>
            <w:noWrap/>
            <w:hideMark/>
          </w:tcPr>
          <w:p w14:paraId="0A7F8C84" w14:textId="77777777" w:rsidR="005B311A" w:rsidRPr="00DB659D" w:rsidRDefault="005B311A" w:rsidP="00DB659D">
            <w:pPr>
              <w:jc w:val="center"/>
              <w:rPr>
                <w:rFonts w:ascii="Arial" w:hAnsi="Arial" w:cs="Arial"/>
              </w:rPr>
            </w:pPr>
            <w:r w:rsidRPr="00DB659D">
              <w:rPr>
                <w:rFonts w:ascii="Arial" w:hAnsi="Arial" w:cs="Arial"/>
              </w:rPr>
              <w:t>48.1%</w:t>
            </w:r>
          </w:p>
        </w:tc>
      </w:tr>
      <w:tr w:rsidR="005B311A" w:rsidRPr="005B311A" w14:paraId="3A22C4A3" w14:textId="77777777" w:rsidTr="00DB659D">
        <w:trPr>
          <w:trHeight w:val="300"/>
        </w:trPr>
        <w:tc>
          <w:tcPr>
            <w:tcW w:w="928" w:type="dxa"/>
            <w:noWrap/>
            <w:hideMark/>
          </w:tcPr>
          <w:p w14:paraId="24314E32" w14:textId="77777777" w:rsidR="005B311A" w:rsidRPr="00DB659D" w:rsidRDefault="005B311A" w:rsidP="00DB659D">
            <w:pPr>
              <w:jc w:val="center"/>
              <w:rPr>
                <w:rFonts w:ascii="Arial" w:hAnsi="Arial" w:cs="Arial"/>
              </w:rPr>
            </w:pPr>
            <w:r w:rsidRPr="00DB659D">
              <w:rPr>
                <w:rFonts w:ascii="Arial" w:hAnsi="Arial" w:cs="Arial"/>
              </w:rPr>
              <w:t>118</w:t>
            </w:r>
          </w:p>
        </w:tc>
        <w:tc>
          <w:tcPr>
            <w:tcW w:w="4909" w:type="dxa"/>
            <w:noWrap/>
            <w:hideMark/>
          </w:tcPr>
          <w:p w14:paraId="12919EF2" w14:textId="77777777" w:rsidR="005B311A" w:rsidRPr="00DB659D" w:rsidRDefault="005B311A">
            <w:pPr>
              <w:rPr>
                <w:rFonts w:ascii="Arial" w:hAnsi="Arial" w:cs="Arial"/>
              </w:rPr>
            </w:pPr>
            <w:r w:rsidRPr="00DB659D">
              <w:rPr>
                <w:rFonts w:ascii="Arial" w:hAnsi="Arial" w:cs="Arial"/>
              </w:rPr>
              <w:t>Punta Gorda, FL</w:t>
            </w:r>
          </w:p>
        </w:tc>
        <w:tc>
          <w:tcPr>
            <w:tcW w:w="2803" w:type="dxa"/>
            <w:noWrap/>
            <w:hideMark/>
          </w:tcPr>
          <w:p w14:paraId="778B6807" w14:textId="77777777" w:rsidR="005B311A" w:rsidRPr="00DB659D" w:rsidRDefault="005B311A" w:rsidP="00DB659D">
            <w:pPr>
              <w:jc w:val="center"/>
              <w:rPr>
                <w:rFonts w:ascii="Arial" w:hAnsi="Arial" w:cs="Arial"/>
              </w:rPr>
            </w:pPr>
            <w:r w:rsidRPr="00DB659D">
              <w:rPr>
                <w:rFonts w:ascii="Arial" w:hAnsi="Arial" w:cs="Arial"/>
              </w:rPr>
              <w:t>48.1%</w:t>
            </w:r>
          </w:p>
        </w:tc>
      </w:tr>
      <w:tr w:rsidR="005B311A" w:rsidRPr="005B311A" w14:paraId="68A7F74C" w14:textId="77777777" w:rsidTr="00DB659D">
        <w:trPr>
          <w:trHeight w:val="300"/>
        </w:trPr>
        <w:tc>
          <w:tcPr>
            <w:tcW w:w="928" w:type="dxa"/>
            <w:noWrap/>
            <w:hideMark/>
          </w:tcPr>
          <w:p w14:paraId="62DE70DD" w14:textId="77777777" w:rsidR="005B311A" w:rsidRPr="00DB659D" w:rsidRDefault="005B311A" w:rsidP="00DB659D">
            <w:pPr>
              <w:jc w:val="center"/>
              <w:rPr>
                <w:rFonts w:ascii="Arial" w:hAnsi="Arial" w:cs="Arial"/>
              </w:rPr>
            </w:pPr>
            <w:r w:rsidRPr="00DB659D">
              <w:rPr>
                <w:rFonts w:ascii="Arial" w:hAnsi="Arial" w:cs="Arial"/>
              </w:rPr>
              <w:t>119</w:t>
            </w:r>
          </w:p>
        </w:tc>
        <w:tc>
          <w:tcPr>
            <w:tcW w:w="4909" w:type="dxa"/>
            <w:noWrap/>
            <w:hideMark/>
          </w:tcPr>
          <w:p w14:paraId="0A9CAB5A" w14:textId="77777777" w:rsidR="005B311A" w:rsidRPr="00DB659D" w:rsidRDefault="005B311A">
            <w:pPr>
              <w:rPr>
                <w:rFonts w:ascii="Arial" w:hAnsi="Arial" w:cs="Arial"/>
              </w:rPr>
            </w:pPr>
            <w:r w:rsidRPr="00DB659D">
              <w:rPr>
                <w:rFonts w:ascii="Arial" w:hAnsi="Arial" w:cs="Arial"/>
              </w:rPr>
              <w:t>Winston-Salem, NC</w:t>
            </w:r>
          </w:p>
        </w:tc>
        <w:tc>
          <w:tcPr>
            <w:tcW w:w="2803" w:type="dxa"/>
            <w:noWrap/>
            <w:hideMark/>
          </w:tcPr>
          <w:p w14:paraId="37663FBD" w14:textId="77777777" w:rsidR="005B311A" w:rsidRPr="00DB659D" w:rsidRDefault="005B311A" w:rsidP="00DB659D">
            <w:pPr>
              <w:jc w:val="center"/>
              <w:rPr>
                <w:rFonts w:ascii="Arial" w:hAnsi="Arial" w:cs="Arial"/>
              </w:rPr>
            </w:pPr>
            <w:r w:rsidRPr="00DB659D">
              <w:rPr>
                <w:rFonts w:ascii="Arial" w:hAnsi="Arial" w:cs="Arial"/>
              </w:rPr>
              <w:t>48.1%</w:t>
            </w:r>
          </w:p>
        </w:tc>
      </w:tr>
      <w:tr w:rsidR="005B311A" w:rsidRPr="005B311A" w14:paraId="02D5BA05" w14:textId="77777777" w:rsidTr="00DB659D">
        <w:trPr>
          <w:trHeight w:val="300"/>
        </w:trPr>
        <w:tc>
          <w:tcPr>
            <w:tcW w:w="928" w:type="dxa"/>
            <w:noWrap/>
            <w:hideMark/>
          </w:tcPr>
          <w:p w14:paraId="0EC6FCF3" w14:textId="77777777" w:rsidR="005B311A" w:rsidRPr="00DB659D" w:rsidRDefault="005B311A" w:rsidP="00DB659D">
            <w:pPr>
              <w:jc w:val="center"/>
              <w:rPr>
                <w:rFonts w:ascii="Arial" w:hAnsi="Arial" w:cs="Arial"/>
              </w:rPr>
            </w:pPr>
            <w:r w:rsidRPr="00DB659D">
              <w:rPr>
                <w:rFonts w:ascii="Arial" w:hAnsi="Arial" w:cs="Arial"/>
              </w:rPr>
              <w:t>120</w:t>
            </w:r>
          </w:p>
        </w:tc>
        <w:tc>
          <w:tcPr>
            <w:tcW w:w="4909" w:type="dxa"/>
            <w:noWrap/>
            <w:hideMark/>
          </w:tcPr>
          <w:p w14:paraId="02E29DB2" w14:textId="77777777" w:rsidR="005B311A" w:rsidRPr="00DB659D" w:rsidRDefault="005B311A">
            <w:pPr>
              <w:rPr>
                <w:rFonts w:ascii="Arial" w:hAnsi="Arial" w:cs="Arial"/>
              </w:rPr>
            </w:pPr>
            <w:r w:rsidRPr="00DB659D">
              <w:rPr>
                <w:rFonts w:ascii="Arial" w:hAnsi="Arial" w:cs="Arial"/>
              </w:rPr>
              <w:t>Fayetteville-Springdale-Rogers, AR-MO</w:t>
            </w:r>
          </w:p>
        </w:tc>
        <w:tc>
          <w:tcPr>
            <w:tcW w:w="2803" w:type="dxa"/>
            <w:noWrap/>
            <w:hideMark/>
          </w:tcPr>
          <w:p w14:paraId="4AC8579B"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2B1139C6" w14:textId="77777777" w:rsidTr="00DB659D">
        <w:trPr>
          <w:trHeight w:val="300"/>
        </w:trPr>
        <w:tc>
          <w:tcPr>
            <w:tcW w:w="928" w:type="dxa"/>
            <w:noWrap/>
            <w:hideMark/>
          </w:tcPr>
          <w:p w14:paraId="5C4DFABA" w14:textId="77777777" w:rsidR="005B311A" w:rsidRPr="00DB659D" w:rsidRDefault="005B311A" w:rsidP="00DB659D">
            <w:pPr>
              <w:jc w:val="center"/>
              <w:rPr>
                <w:rFonts w:ascii="Arial" w:hAnsi="Arial" w:cs="Arial"/>
              </w:rPr>
            </w:pPr>
            <w:r w:rsidRPr="00DB659D">
              <w:rPr>
                <w:rFonts w:ascii="Arial" w:hAnsi="Arial" w:cs="Arial"/>
              </w:rPr>
              <w:t>121</w:t>
            </w:r>
          </w:p>
        </w:tc>
        <w:tc>
          <w:tcPr>
            <w:tcW w:w="4909" w:type="dxa"/>
            <w:noWrap/>
            <w:hideMark/>
          </w:tcPr>
          <w:p w14:paraId="36989228" w14:textId="77777777" w:rsidR="005B311A" w:rsidRPr="00DB659D" w:rsidRDefault="005B311A">
            <w:pPr>
              <w:rPr>
                <w:rFonts w:ascii="Arial" w:hAnsi="Arial" w:cs="Arial"/>
              </w:rPr>
            </w:pPr>
            <w:r w:rsidRPr="00DB659D">
              <w:rPr>
                <w:rFonts w:ascii="Arial" w:hAnsi="Arial" w:cs="Arial"/>
              </w:rPr>
              <w:t>Rockford, IL</w:t>
            </w:r>
          </w:p>
        </w:tc>
        <w:tc>
          <w:tcPr>
            <w:tcW w:w="2803" w:type="dxa"/>
            <w:noWrap/>
            <w:hideMark/>
          </w:tcPr>
          <w:p w14:paraId="162BD82F"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2378BFAE" w14:textId="77777777" w:rsidTr="00DB659D">
        <w:trPr>
          <w:trHeight w:val="300"/>
        </w:trPr>
        <w:tc>
          <w:tcPr>
            <w:tcW w:w="928" w:type="dxa"/>
            <w:noWrap/>
            <w:hideMark/>
          </w:tcPr>
          <w:p w14:paraId="4EE22B55" w14:textId="77777777" w:rsidR="005B311A" w:rsidRPr="00DB659D" w:rsidRDefault="005B311A" w:rsidP="00DB659D">
            <w:pPr>
              <w:jc w:val="center"/>
              <w:rPr>
                <w:rFonts w:ascii="Arial" w:hAnsi="Arial" w:cs="Arial"/>
              </w:rPr>
            </w:pPr>
            <w:r w:rsidRPr="00DB659D">
              <w:rPr>
                <w:rFonts w:ascii="Arial" w:hAnsi="Arial" w:cs="Arial"/>
              </w:rPr>
              <w:lastRenderedPageBreak/>
              <w:t>122</w:t>
            </w:r>
          </w:p>
        </w:tc>
        <w:tc>
          <w:tcPr>
            <w:tcW w:w="4909" w:type="dxa"/>
            <w:noWrap/>
            <w:hideMark/>
          </w:tcPr>
          <w:p w14:paraId="55A543E1" w14:textId="77777777" w:rsidR="005B311A" w:rsidRPr="00DB659D" w:rsidRDefault="005B311A">
            <w:pPr>
              <w:rPr>
                <w:rFonts w:ascii="Arial" w:hAnsi="Arial" w:cs="Arial"/>
              </w:rPr>
            </w:pPr>
            <w:r w:rsidRPr="00DB659D">
              <w:rPr>
                <w:rFonts w:ascii="Arial" w:hAnsi="Arial" w:cs="Arial"/>
              </w:rPr>
              <w:t>Asheville, NC</w:t>
            </w:r>
          </w:p>
        </w:tc>
        <w:tc>
          <w:tcPr>
            <w:tcW w:w="2803" w:type="dxa"/>
            <w:noWrap/>
            <w:hideMark/>
          </w:tcPr>
          <w:p w14:paraId="4029ED13"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2B84A469" w14:textId="77777777" w:rsidTr="00DB659D">
        <w:trPr>
          <w:trHeight w:val="300"/>
        </w:trPr>
        <w:tc>
          <w:tcPr>
            <w:tcW w:w="928" w:type="dxa"/>
            <w:noWrap/>
            <w:hideMark/>
          </w:tcPr>
          <w:p w14:paraId="6A5E3E84" w14:textId="77777777" w:rsidR="005B311A" w:rsidRPr="00DB659D" w:rsidRDefault="005B311A" w:rsidP="00DB659D">
            <w:pPr>
              <w:jc w:val="center"/>
              <w:rPr>
                <w:rFonts w:ascii="Arial" w:hAnsi="Arial" w:cs="Arial"/>
              </w:rPr>
            </w:pPr>
            <w:r w:rsidRPr="00DB659D">
              <w:rPr>
                <w:rFonts w:ascii="Arial" w:hAnsi="Arial" w:cs="Arial"/>
              </w:rPr>
              <w:t>123</w:t>
            </w:r>
          </w:p>
        </w:tc>
        <w:tc>
          <w:tcPr>
            <w:tcW w:w="4909" w:type="dxa"/>
            <w:noWrap/>
            <w:hideMark/>
          </w:tcPr>
          <w:p w14:paraId="3C9132A8" w14:textId="77777777" w:rsidR="005B311A" w:rsidRPr="00DB659D" w:rsidRDefault="005B311A">
            <w:pPr>
              <w:rPr>
                <w:rFonts w:ascii="Arial" w:hAnsi="Arial" w:cs="Arial"/>
              </w:rPr>
            </w:pPr>
            <w:r w:rsidRPr="00DB659D">
              <w:rPr>
                <w:rFonts w:ascii="Arial" w:hAnsi="Arial" w:cs="Arial"/>
              </w:rPr>
              <w:t>Elmira, NY</w:t>
            </w:r>
          </w:p>
        </w:tc>
        <w:tc>
          <w:tcPr>
            <w:tcW w:w="2803" w:type="dxa"/>
            <w:noWrap/>
            <w:hideMark/>
          </w:tcPr>
          <w:p w14:paraId="295135AB"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2D8CB178" w14:textId="77777777" w:rsidTr="00DB659D">
        <w:trPr>
          <w:trHeight w:val="300"/>
        </w:trPr>
        <w:tc>
          <w:tcPr>
            <w:tcW w:w="928" w:type="dxa"/>
            <w:noWrap/>
            <w:hideMark/>
          </w:tcPr>
          <w:p w14:paraId="1AA407F8" w14:textId="77777777" w:rsidR="005B311A" w:rsidRPr="00DB659D" w:rsidRDefault="005B311A" w:rsidP="00DB659D">
            <w:pPr>
              <w:jc w:val="center"/>
              <w:rPr>
                <w:rFonts w:ascii="Arial" w:hAnsi="Arial" w:cs="Arial"/>
              </w:rPr>
            </w:pPr>
            <w:r w:rsidRPr="00DB659D">
              <w:rPr>
                <w:rFonts w:ascii="Arial" w:hAnsi="Arial" w:cs="Arial"/>
              </w:rPr>
              <w:t>124</w:t>
            </w:r>
          </w:p>
        </w:tc>
        <w:tc>
          <w:tcPr>
            <w:tcW w:w="4909" w:type="dxa"/>
            <w:noWrap/>
            <w:hideMark/>
          </w:tcPr>
          <w:p w14:paraId="21D274EF" w14:textId="77777777" w:rsidR="005B311A" w:rsidRPr="00DB659D" w:rsidRDefault="005B311A">
            <w:pPr>
              <w:rPr>
                <w:rFonts w:ascii="Arial" w:hAnsi="Arial" w:cs="Arial"/>
              </w:rPr>
            </w:pPr>
            <w:r w:rsidRPr="00DB659D">
              <w:rPr>
                <w:rFonts w:ascii="Arial" w:hAnsi="Arial" w:cs="Arial"/>
              </w:rPr>
              <w:t>Grand Rapids-Wyoming, MI</w:t>
            </w:r>
          </w:p>
        </w:tc>
        <w:tc>
          <w:tcPr>
            <w:tcW w:w="2803" w:type="dxa"/>
            <w:noWrap/>
            <w:hideMark/>
          </w:tcPr>
          <w:p w14:paraId="21DCC560"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6E8FB7FC" w14:textId="77777777" w:rsidTr="00DB659D">
        <w:trPr>
          <w:trHeight w:val="300"/>
        </w:trPr>
        <w:tc>
          <w:tcPr>
            <w:tcW w:w="928" w:type="dxa"/>
            <w:noWrap/>
            <w:hideMark/>
          </w:tcPr>
          <w:p w14:paraId="098107E9" w14:textId="77777777" w:rsidR="005B311A" w:rsidRPr="00DB659D" w:rsidRDefault="005B311A" w:rsidP="00DB659D">
            <w:pPr>
              <w:jc w:val="center"/>
              <w:rPr>
                <w:rFonts w:ascii="Arial" w:hAnsi="Arial" w:cs="Arial"/>
              </w:rPr>
            </w:pPr>
            <w:r w:rsidRPr="00DB659D">
              <w:rPr>
                <w:rFonts w:ascii="Arial" w:hAnsi="Arial" w:cs="Arial"/>
              </w:rPr>
              <w:t>125</w:t>
            </w:r>
          </w:p>
        </w:tc>
        <w:tc>
          <w:tcPr>
            <w:tcW w:w="4909" w:type="dxa"/>
            <w:noWrap/>
            <w:hideMark/>
          </w:tcPr>
          <w:p w14:paraId="36193BC7" w14:textId="77777777" w:rsidR="005B311A" w:rsidRPr="00DB659D" w:rsidRDefault="005B311A">
            <w:pPr>
              <w:rPr>
                <w:rFonts w:ascii="Arial" w:hAnsi="Arial" w:cs="Arial"/>
              </w:rPr>
            </w:pPr>
            <w:r w:rsidRPr="00DB659D">
              <w:rPr>
                <w:rFonts w:ascii="Arial" w:hAnsi="Arial" w:cs="Arial"/>
              </w:rPr>
              <w:t>Grants Pass, OR</w:t>
            </w:r>
          </w:p>
        </w:tc>
        <w:tc>
          <w:tcPr>
            <w:tcW w:w="2803" w:type="dxa"/>
            <w:noWrap/>
            <w:hideMark/>
          </w:tcPr>
          <w:p w14:paraId="01171BBC"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729D3FEF" w14:textId="77777777" w:rsidTr="00DB659D">
        <w:trPr>
          <w:trHeight w:val="300"/>
        </w:trPr>
        <w:tc>
          <w:tcPr>
            <w:tcW w:w="928" w:type="dxa"/>
            <w:noWrap/>
            <w:hideMark/>
          </w:tcPr>
          <w:p w14:paraId="1A9243B3" w14:textId="77777777" w:rsidR="005B311A" w:rsidRPr="00DB659D" w:rsidRDefault="005B311A" w:rsidP="00DB659D">
            <w:pPr>
              <w:jc w:val="center"/>
              <w:rPr>
                <w:rFonts w:ascii="Arial" w:hAnsi="Arial" w:cs="Arial"/>
              </w:rPr>
            </w:pPr>
            <w:r w:rsidRPr="00DB659D">
              <w:rPr>
                <w:rFonts w:ascii="Arial" w:hAnsi="Arial" w:cs="Arial"/>
              </w:rPr>
              <w:t>126</w:t>
            </w:r>
          </w:p>
        </w:tc>
        <w:tc>
          <w:tcPr>
            <w:tcW w:w="4909" w:type="dxa"/>
            <w:noWrap/>
            <w:hideMark/>
          </w:tcPr>
          <w:p w14:paraId="783BE07F" w14:textId="77777777" w:rsidR="005B311A" w:rsidRPr="00DB659D" w:rsidRDefault="005B311A">
            <w:pPr>
              <w:rPr>
                <w:rFonts w:ascii="Arial" w:hAnsi="Arial" w:cs="Arial"/>
              </w:rPr>
            </w:pPr>
            <w:r w:rsidRPr="00DB659D">
              <w:rPr>
                <w:rFonts w:ascii="Arial" w:hAnsi="Arial" w:cs="Arial"/>
              </w:rPr>
              <w:t>Waco, TX</w:t>
            </w:r>
          </w:p>
        </w:tc>
        <w:tc>
          <w:tcPr>
            <w:tcW w:w="2803" w:type="dxa"/>
            <w:noWrap/>
            <w:hideMark/>
          </w:tcPr>
          <w:p w14:paraId="2C206A5D"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12B6028B" w14:textId="77777777" w:rsidTr="00DB659D">
        <w:trPr>
          <w:trHeight w:val="300"/>
        </w:trPr>
        <w:tc>
          <w:tcPr>
            <w:tcW w:w="928" w:type="dxa"/>
            <w:noWrap/>
            <w:hideMark/>
          </w:tcPr>
          <w:p w14:paraId="15AA9EF9" w14:textId="77777777" w:rsidR="005B311A" w:rsidRPr="00DB659D" w:rsidRDefault="005B311A" w:rsidP="00DB659D">
            <w:pPr>
              <w:jc w:val="center"/>
              <w:rPr>
                <w:rFonts w:ascii="Arial" w:hAnsi="Arial" w:cs="Arial"/>
              </w:rPr>
            </w:pPr>
            <w:r w:rsidRPr="00DB659D">
              <w:rPr>
                <w:rFonts w:ascii="Arial" w:hAnsi="Arial" w:cs="Arial"/>
              </w:rPr>
              <w:t>127</w:t>
            </w:r>
          </w:p>
        </w:tc>
        <w:tc>
          <w:tcPr>
            <w:tcW w:w="4909" w:type="dxa"/>
            <w:noWrap/>
            <w:hideMark/>
          </w:tcPr>
          <w:p w14:paraId="4DA186B4" w14:textId="77777777" w:rsidR="005B311A" w:rsidRPr="00DB659D" w:rsidRDefault="005B311A">
            <w:pPr>
              <w:rPr>
                <w:rFonts w:ascii="Arial" w:hAnsi="Arial" w:cs="Arial"/>
              </w:rPr>
            </w:pPr>
            <w:r w:rsidRPr="00DB659D">
              <w:rPr>
                <w:rFonts w:ascii="Arial" w:hAnsi="Arial" w:cs="Arial"/>
              </w:rPr>
              <w:t>Valdosta, GA</w:t>
            </w:r>
          </w:p>
        </w:tc>
        <w:tc>
          <w:tcPr>
            <w:tcW w:w="2803" w:type="dxa"/>
            <w:noWrap/>
            <w:hideMark/>
          </w:tcPr>
          <w:p w14:paraId="48B995D6" w14:textId="77777777" w:rsidR="005B311A" w:rsidRPr="00DB659D" w:rsidRDefault="005B311A" w:rsidP="00DB659D">
            <w:pPr>
              <w:jc w:val="center"/>
              <w:rPr>
                <w:rFonts w:ascii="Arial" w:hAnsi="Arial" w:cs="Arial"/>
              </w:rPr>
            </w:pPr>
            <w:r w:rsidRPr="00DB659D">
              <w:rPr>
                <w:rFonts w:ascii="Arial" w:hAnsi="Arial" w:cs="Arial"/>
              </w:rPr>
              <w:t>48.0%</w:t>
            </w:r>
          </w:p>
        </w:tc>
      </w:tr>
      <w:tr w:rsidR="005B311A" w:rsidRPr="005B311A" w14:paraId="02F6ABC6" w14:textId="77777777" w:rsidTr="00DB659D">
        <w:trPr>
          <w:trHeight w:val="300"/>
        </w:trPr>
        <w:tc>
          <w:tcPr>
            <w:tcW w:w="928" w:type="dxa"/>
            <w:noWrap/>
            <w:hideMark/>
          </w:tcPr>
          <w:p w14:paraId="6B8C5321" w14:textId="77777777" w:rsidR="005B311A" w:rsidRPr="00DB659D" w:rsidRDefault="005B311A" w:rsidP="00DB659D">
            <w:pPr>
              <w:jc w:val="center"/>
              <w:rPr>
                <w:rFonts w:ascii="Arial" w:hAnsi="Arial" w:cs="Arial"/>
              </w:rPr>
            </w:pPr>
            <w:r w:rsidRPr="00DB659D">
              <w:rPr>
                <w:rFonts w:ascii="Arial" w:hAnsi="Arial" w:cs="Arial"/>
              </w:rPr>
              <w:t>128</w:t>
            </w:r>
          </w:p>
        </w:tc>
        <w:tc>
          <w:tcPr>
            <w:tcW w:w="4909" w:type="dxa"/>
            <w:noWrap/>
            <w:hideMark/>
          </w:tcPr>
          <w:p w14:paraId="015E0184" w14:textId="77777777" w:rsidR="005B311A" w:rsidRPr="00DB659D" w:rsidRDefault="005B311A">
            <w:pPr>
              <w:rPr>
                <w:rFonts w:ascii="Arial" w:hAnsi="Arial" w:cs="Arial"/>
              </w:rPr>
            </w:pPr>
            <w:r w:rsidRPr="00DB659D">
              <w:rPr>
                <w:rFonts w:ascii="Arial" w:hAnsi="Arial" w:cs="Arial"/>
              </w:rPr>
              <w:t>Bellingham, WA</w:t>
            </w:r>
          </w:p>
        </w:tc>
        <w:tc>
          <w:tcPr>
            <w:tcW w:w="2803" w:type="dxa"/>
            <w:noWrap/>
            <w:hideMark/>
          </w:tcPr>
          <w:p w14:paraId="0E6CE76B"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7D6C7F9D" w14:textId="77777777" w:rsidTr="00DB659D">
        <w:trPr>
          <w:trHeight w:val="300"/>
        </w:trPr>
        <w:tc>
          <w:tcPr>
            <w:tcW w:w="928" w:type="dxa"/>
            <w:noWrap/>
            <w:hideMark/>
          </w:tcPr>
          <w:p w14:paraId="4C2876E0" w14:textId="77777777" w:rsidR="005B311A" w:rsidRPr="00DB659D" w:rsidRDefault="005B311A" w:rsidP="00DB659D">
            <w:pPr>
              <w:jc w:val="center"/>
              <w:rPr>
                <w:rFonts w:ascii="Arial" w:hAnsi="Arial" w:cs="Arial"/>
              </w:rPr>
            </w:pPr>
            <w:r w:rsidRPr="00DB659D">
              <w:rPr>
                <w:rFonts w:ascii="Arial" w:hAnsi="Arial" w:cs="Arial"/>
              </w:rPr>
              <w:t>129</w:t>
            </w:r>
          </w:p>
        </w:tc>
        <w:tc>
          <w:tcPr>
            <w:tcW w:w="4909" w:type="dxa"/>
            <w:noWrap/>
            <w:hideMark/>
          </w:tcPr>
          <w:p w14:paraId="47654A74" w14:textId="77777777" w:rsidR="005B311A" w:rsidRPr="00DB659D" w:rsidRDefault="005B311A">
            <w:pPr>
              <w:rPr>
                <w:rFonts w:ascii="Arial" w:hAnsi="Arial" w:cs="Arial"/>
              </w:rPr>
            </w:pPr>
            <w:r w:rsidRPr="00DB659D">
              <w:rPr>
                <w:rFonts w:ascii="Arial" w:hAnsi="Arial" w:cs="Arial"/>
              </w:rPr>
              <w:t>Gulfport-Biloxi-Pascagoula, MS</w:t>
            </w:r>
          </w:p>
        </w:tc>
        <w:tc>
          <w:tcPr>
            <w:tcW w:w="2803" w:type="dxa"/>
            <w:noWrap/>
            <w:hideMark/>
          </w:tcPr>
          <w:p w14:paraId="13E6197D"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5952C5E1" w14:textId="77777777" w:rsidTr="00DB659D">
        <w:trPr>
          <w:trHeight w:val="300"/>
        </w:trPr>
        <w:tc>
          <w:tcPr>
            <w:tcW w:w="928" w:type="dxa"/>
            <w:noWrap/>
            <w:hideMark/>
          </w:tcPr>
          <w:p w14:paraId="46689482" w14:textId="77777777" w:rsidR="005B311A" w:rsidRPr="00DB659D" w:rsidRDefault="005B311A" w:rsidP="00DB659D">
            <w:pPr>
              <w:jc w:val="center"/>
              <w:rPr>
                <w:rFonts w:ascii="Arial" w:hAnsi="Arial" w:cs="Arial"/>
              </w:rPr>
            </w:pPr>
            <w:r w:rsidRPr="00DB659D">
              <w:rPr>
                <w:rFonts w:ascii="Arial" w:hAnsi="Arial" w:cs="Arial"/>
              </w:rPr>
              <w:t>130</w:t>
            </w:r>
          </w:p>
        </w:tc>
        <w:tc>
          <w:tcPr>
            <w:tcW w:w="4909" w:type="dxa"/>
            <w:noWrap/>
            <w:hideMark/>
          </w:tcPr>
          <w:p w14:paraId="35161D6A" w14:textId="77777777" w:rsidR="005B311A" w:rsidRPr="00DB659D" w:rsidRDefault="005B311A">
            <w:pPr>
              <w:rPr>
                <w:rFonts w:ascii="Arial" w:hAnsi="Arial" w:cs="Arial"/>
              </w:rPr>
            </w:pPr>
            <w:r w:rsidRPr="00DB659D">
              <w:rPr>
                <w:rFonts w:ascii="Arial" w:hAnsi="Arial" w:cs="Arial"/>
              </w:rPr>
              <w:t>Carbondale-Marion, IL</w:t>
            </w:r>
          </w:p>
        </w:tc>
        <w:tc>
          <w:tcPr>
            <w:tcW w:w="2803" w:type="dxa"/>
            <w:noWrap/>
            <w:hideMark/>
          </w:tcPr>
          <w:p w14:paraId="2C732B59"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43E1D3DD" w14:textId="77777777" w:rsidTr="00DB659D">
        <w:trPr>
          <w:trHeight w:val="300"/>
        </w:trPr>
        <w:tc>
          <w:tcPr>
            <w:tcW w:w="928" w:type="dxa"/>
            <w:noWrap/>
            <w:hideMark/>
          </w:tcPr>
          <w:p w14:paraId="577E2CB1" w14:textId="77777777" w:rsidR="005B311A" w:rsidRPr="00DB659D" w:rsidRDefault="005B311A" w:rsidP="00DB659D">
            <w:pPr>
              <w:jc w:val="center"/>
              <w:rPr>
                <w:rFonts w:ascii="Arial" w:hAnsi="Arial" w:cs="Arial"/>
              </w:rPr>
            </w:pPr>
            <w:r w:rsidRPr="00DB659D">
              <w:rPr>
                <w:rFonts w:ascii="Arial" w:hAnsi="Arial" w:cs="Arial"/>
              </w:rPr>
              <w:t>131</w:t>
            </w:r>
          </w:p>
        </w:tc>
        <w:tc>
          <w:tcPr>
            <w:tcW w:w="4909" w:type="dxa"/>
            <w:noWrap/>
            <w:hideMark/>
          </w:tcPr>
          <w:p w14:paraId="1E8567FB" w14:textId="77777777" w:rsidR="005B311A" w:rsidRPr="00DB659D" w:rsidRDefault="005B311A">
            <w:pPr>
              <w:rPr>
                <w:rFonts w:ascii="Arial" w:hAnsi="Arial" w:cs="Arial"/>
              </w:rPr>
            </w:pPr>
            <w:r w:rsidRPr="00DB659D">
              <w:rPr>
                <w:rFonts w:ascii="Arial" w:hAnsi="Arial" w:cs="Arial"/>
              </w:rPr>
              <w:t>South Bend-Mishawaka, IN-MI</w:t>
            </w:r>
          </w:p>
        </w:tc>
        <w:tc>
          <w:tcPr>
            <w:tcW w:w="2803" w:type="dxa"/>
            <w:noWrap/>
            <w:hideMark/>
          </w:tcPr>
          <w:p w14:paraId="7EF2CE50"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0A85305F" w14:textId="77777777" w:rsidTr="00DB659D">
        <w:trPr>
          <w:trHeight w:val="300"/>
        </w:trPr>
        <w:tc>
          <w:tcPr>
            <w:tcW w:w="928" w:type="dxa"/>
            <w:noWrap/>
            <w:hideMark/>
          </w:tcPr>
          <w:p w14:paraId="4989A86A" w14:textId="77777777" w:rsidR="005B311A" w:rsidRPr="00DB659D" w:rsidRDefault="005B311A" w:rsidP="00DB659D">
            <w:pPr>
              <w:jc w:val="center"/>
              <w:rPr>
                <w:rFonts w:ascii="Arial" w:hAnsi="Arial" w:cs="Arial"/>
              </w:rPr>
            </w:pPr>
            <w:r w:rsidRPr="00DB659D">
              <w:rPr>
                <w:rFonts w:ascii="Arial" w:hAnsi="Arial" w:cs="Arial"/>
              </w:rPr>
              <w:t>132</w:t>
            </w:r>
          </w:p>
        </w:tc>
        <w:tc>
          <w:tcPr>
            <w:tcW w:w="4909" w:type="dxa"/>
            <w:noWrap/>
            <w:hideMark/>
          </w:tcPr>
          <w:p w14:paraId="410ED043" w14:textId="77777777" w:rsidR="005B311A" w:rsidRPr="00DB659D" w:rsidRDefault="005B311A">
            <w:pPr>
              <w:rPr>
                <w:rFonts w:ascii="Arial" w:hAnsi="Arial" w:cs="Arial"/>
              </w:rPr>
            </w:pPr>
            <w:r w:rsidRPr="00DB659D">
              <w:rPr>
                <w:rFonts w:ascii="Arial" w:hAnsi="Arial" w:cs="Arial"/>
              </w:rPr>
              <w:t>Ocala, FL</w:t>
            </w:r>
          </w:p>
        </w:tc>
        <w:tc>
          <w:tcPr>
            <w:tcW w:w="2803" w:type="dxa"/>
            <w:noWrap/>
            <w:hideMark/>
          </w:tcPr>
          <w:p w14:paraId="70586770"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65ECDD7E" w14:textId="77777777" w:rsidTr="00DB659D">
        <w:trPr>
          <w:trHeight w:val="300"/>
        </w:trPr>
        <w:tc>
          <w:tcPr>
            <w:tcW w:w="928" w:type="dxa"/>
            <w:noWrap/>
            <w:hideMark/>
          </w:tcPr>
          <w:p w14:paraId="329D6994" w14:textId="77777777" w:rsidR="005B311A" w:rsidRPr="00DB659D" w:rsidRDefault="005B311A" w:rsidP="00DB659D">
            <w:pPr>
              <w:jc w:val="center"/>
              <w:rPr>
                <w:rFonts w:ascii="Arial" w:hAnsi="Arial" w:cs="Arial"/>
              </w:rPr>
            </w:pPr>
            <w:r w:rsidRPr="00DB659D">
              <w:rPr>
                <w:rFonts w:ascii="Arial" w:hAnsi="Arial" w:cs="Arial"/>
              </w:rPr>
              <w:t>133</w:t>
            </w:r>
          </w:p>
        </w:tc>
        <w:tc>
          <w:tcPr>
            <w:tcW w:w="4909" w:type="dxa"/>
            <w:noWrap/>
            <w:hideMark/>
          </w:tcPr>
          <w:p w14:paraId="5BE82E07" w14:textId="77777777" w:rsidR="005B311A" w:rsidRPr="00DB659D" w:rsidRDefault="005B311A">
            <w:pPr>
              <w:rPr>
                <w:rFonts w:ascii="Arial" w:hAnsi="Arial" w:cs="Arial"/>
              </w:rPr>
            </w:pPr>
            <w:r w:rsidRPr="00DB659D">
              <w:rPr>
                <w:rFonts w:ascii="Arial" w:hAnsi="Arial" w:cs="Arial"/>
              </w:rPr>
              <w:t>Hot Springs, AR</w:t>
            </w:r>
          </w:p>
        </w:tc>
        <w:tc>
          <w:tcPr>
            <w:tcW w:w="2803" w:type="dxa"/>
            <w:noWrap/>
            <w:hideMark/>
          </w:tcPr>
          <w:p w14:paraId="753AA585"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1CCE9665" w14:textId="77777777" w:rsidTr="00DB659D">
        <w:trPr>
          <w:trHeight w:val="300"/>
        </w:trPr>
        <w:tc>
          <w:tcPr>
            <w:tcW w:w="928" w:type="dxa"/>
            <w:noWrap/>
            <w:hideMark/>
          </w:tcPr>
          <w:p w14:paraId="4AFA267B" w14:textId="77777777" w:rsidR="005B311A" w:rsidRPr="00DB659D" w:rsidRDefault="005B311A" w:rsidP="00DB659D">
            <w:pPr>
              <w:jc w:val="center"/>
              <w:rPr>
                <w:rFonts w:ascii="Arial" w:hAnsi="Arial" w:cs="Arial"/>
              </w:rPr>
            </w:pPr>
            <w:r w:rsidRPr="00DB659D">
              <w:rPr>
                <w:rFonts w:ascii="Arial" w:hAnsi="Arial" w:cs="Arial"/>
              </w:rPr>
              <w:t>134</w:t>
            </w:r>
          </w:p>
        </w:tc>
        <w:tc>
          <w:tcPr>
            <w:tcW w:w="4909" w:type="dxa"/>
            <w:noWrap/>
            <w:hideMark/>
          </w:tcPr>
          <w:p w14:paraId="79A31240" w14:textId="77777777" w:rsidR="005B311A" w:rsidRPr="00DB659D" w:rsidRDefault="005B311A">
            <w:pPr>
              <w:rPr>
                <w:rFonts w:ascii="Arial" w:hAnsi="Arial" w:cs="Arial"/>
              </w:rPr>
            </w:pPr>
            <w:r w:rsidRPr="00DB659D">
              <w:rPr>
                <w:rFonts w:ascii="Arial" w:hAnsi="Arial" w:cs="Arial"/>
              </w:rPr>
              <w:t>Casper, WY</w:t>
            </w:r>
          </w:p>
        </w:tc>
        <w:tc>
          <w:tcPr>
            <w:tcW w:w="2803" w:type="dxa"/>
            <w:noWrap/>
            <w:hideMark/>
          </w:tcPr>
          <w:p w14:paraId="00000BBA"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6C4945C7" w14:textId="77777777" w:rsidTr="00DB659D">
        <w:trPr>
          <w:trHeight w:val="300"/>
        </w:trPr>
        <w:tc>
          <w:tcPr>
            <w:tcW w:w="928" w:type="dxa"/>
            <w:noWrap/>
            <w:hideMark/>
          </w:tcPr>
          <w:p w14:paraId="3C6C6088" w14:textId="77777777" w:rsidR="005B311A" w:rsidRPr="00DB659D" w:rsidRDefault="005B311A" w:rsidP="00DB659D">
            <w:pPr>
              <w:jc w:val="center"/>
              <w:rPr>
                <w:rFonts w:ascii="Arial" w:hAnsi="Arial" w:cs="Arial"/>
              </w:rPr>
            </w:pPr>
            <w:r w:rsidRPr="00DB659D">
              <w:rPr>
                <w:rFonts w:ascii="Arial" w:hAnsi="Arial" w:cs="Arial"/>
              </w:rPr>
              <w:t>135</w:t>
            </w:r>
          </w:p>
        </w:tc>
        <w:tc>
          <w:tcPr>
            <w:tcW w:w="4909" w:type="dxa"/>
            <w:noWrap/>
            <w:hideMark/>
          </w:tcPr>
          <w:p w14:paraId="24C01FBE" w14:textId="77777777" w:rsidR="005B311A" w:rsidRPr="00DB659D" w:rsidRDefault="005B311A">
            <w:pPr>
              <w:rPr>
                <w:rFonts w:ascii="Arial" w:hAnsi="Arial" w:cs="Arial"/>
              </w:rPr>
            </w:pPr>
            <w:r w:rsidRPr="00DB659D">
              <w:rPr>
                <w:rFonts w:ascii="Arial" w:hAnsi="Arial" w:cs="Arial"/>
              </w:rPr>
              <w:t>Louisville/Jefferson County, KY-IN</w:t>
            </w:r>
          </w:p>
        </w:tc>
        <w:tc>
          <w:tcPr>
            <w:tcW w:w="2803" w:type="dxa"/>
            <w:noWrap/>
            <w:hideMark/>
          </w:tcPr>
          <w:p w14:paraId="798E89CC"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7EE3A4C1" w14:textId="77777777" w:rsidTr="00DB659D">
        <w:trPr>
          <w:trHeight w:val="300"/>
        </w:trPr>
        <w:tc>
          <w:tcPr>
            <w:tcW w:w="928" w:type="dxa"/>
            <w:noWrap/>
            <w:hideMark/>
          </w:tcPr>
          <w:p w14:paraId="5206C812" w14:textId="77777777" w:rsidR="005B311A" w:rsidRPr="00DB659D" w:rsidRDefault="005B311A" w:rsidP="00DB659D">
            <w:pPr>
              <w:jc w:val="center"/>
              <w:rPr>
                <w:rFonts w:ascii="Arial" w:hAnsi="Arial" w:cs="Arial"/>
              </w:rPr>
            </w:pPr>
            <w:r w:rsidRPr="00DB659D">
              <w:rPr>
                <w:rFonts w:ascii="Arial" w:hAnsi="Arial" w:cs="Arial"/>
              </w:rPr>
              <w:t>136</w:t>
            </w:r>
          </w:p>
        </w:tc>
        <w:tc>
          <w:tcPr>
            <w:tcW w:w="4909" w:type="dxa"/>
            <w:noWrap/>
            <w:hideMark/>
          </w:tcPr>
          <w:p w14:paraId="69364037" w14:textId="77777777" w:rsidR="005B311A" w:rsidRPr="00DB659D" w:rsidRDefault="005B311A">
            <w:pPr>
              <w:rPr>
                <w:rFonts w:ascii="Arial" w:hAnsi="Arial" w:cs="Arial"/>
              </w:rPr>
            </w:pPr>
            <w:r w:rsidRPr="00DB659D">
              <w:rPr>
                <w:rFonts w:ascii="Arial" w:hAnsi="Arial" w:cs="Arial"/>
              </w:rPr>
              <w:t>San Angelo, TX</w:t>
            </w:r>
          </w:p>
        </w:tc>
        <w:tc>
          <w:tcPr>
            <w:tcW w:w="2803" w:type="dxa"/>
            <w:noWrap/>
            <w:hideMark/>
          </w:tcPr>
          <w:p w14:paraId="614A6A7A" w14:textId="77777777" w:rsidR="005B311A" w:rsidRPr="00DB659D" w:rsidRDefault="005B311A" w:rsidP="00DB659D">
            <w:pPr>
              <w:jc w:val="center"/>
              <w:rPr>
                <w:rFonts w:ascii="Arial" w:hAnsi="Arial" w:cs="Arial"/>
              </w:rPr>
            </w:pPr>
            <w:r w:rsidRPr="00DB659D">
              <w:rPr>
                <w:rFonts w:ascii="Arial" w:hAnsi="Arial" w:cs="Arial"/>
              </w:rPr>
              <w:t>47.9%</w:t>
            </w:r>
          </w:p>
        </w:tc>
      </w:tr>
      <w:tr w:rsidR="005B311A" w:rsidRPr="005B311A" w14:paraId="527041C6" w14:textId="77777777" w:rsidTr="00DB659D">
        <w:trPr>
          <w:trHeight w:val="300"/>
        </w:trPr>
        <w:tc>
          <w:tcPr>
            <w:tcW w:w="928" w:type="dxa"/>
            <w:noWrap/>
            <w:hideMark/>
          </w:tcPr>
          <w:p w14:paraId="7E348987" w14:textId="77777777" w:rsidR="005B311A" w:rsidRPr="00DB659D" w:rsidRDefault="005B311A" w:rsidP="00DB659D">
            <w:pPr>
              <w:jc w:val="center"/>
              <w:rPr>
                <w:rFonts w:ascii="Arial" w:hAnsi="Arial" w:cs="Arial"/>
              </w:rPr>
            </w:pPr>
            <w:r w:rsidRPr="00DB659D">
              <w:rPr>
                <w:rFonts w:ascii="Arial" w:hAnsi="Arial" w:cs="Arial"/>
              </w:rPr>
              <w:t>137</w:t>
            </w:r>
          </w:p>
        </w:tc>
        <w:tc>
          <w:tcPr>
            <w:tcW w:w="4909" w:type="dxa"/>
            <w:noWrap/>
            <w:hideMark/>
          </w:tcPr>
          <w:p w14:paraId="408D0557" w14:textId="77777777" w:rsidR="005B311A" w:rsidRPr="00DB659D" w:rsidRDefault="005B311A">
            <w:pPr>
              <w:rPr>
                <w:rFonts w:ascii="Arial" w:hAnsi="Arial" w:cs="Arial"/>
              </w:rPr>
            </w:pPr>
            <w:r w:rsidRPr="00DB659D">
              <w:rPr>
                <w:rFonts w:ascii="Arial" w:hAnsi="Arial" w:cs="Arial"/>
              </w:rPr>
              <w:t>St. George, UT</w:t>
            </w:r>
          </w:p>
        </w:tc>
        <w:tc>
          <w:tcPr>
            <w:tcW w:w="2803" w:type="dxa"/>
            <w:noWrap/>
            <w:hideMark/>
          </w:tcPr>
          <w:p w14:paraId="7D12B9D6"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5F082C36" w14:textId="77777777" w:rsidTr="00DB659D">
        <w:trPr>
          <w:trHeight w:val="300"/>
        </w:trPr>
        <w:tc>
          <w:tcPr>
            <w:tcW w:w="928" w:type="dxa"/>
            <w:noWrap/>
            <w:hideMark/>
          </w:tcPr>
          <w:p w14:paraId="37982CA9" w14:textId="77777777" w:rsidR="005B311A" w:rsidRPr="00DB659D" w:rsidRDefault="005B311A" w:rsidP="00DB659D">
            <w:pPr>
              <w:jc w:val="center"/>
              <w:rPr>
                <w:rFonts w:ascii="Arial" w:hAnsi="Arial" w:cs="Arial"/>
              </w:rPr>
            </w:pPr>
            <w:r w:rsidRPr="00DB659D">
              <w:rPr>
                <w:rFonts w:ascii="Arial" w:hAnsi="Arial" w:cs="Arial"/>
              </w:rPr>
              <w:t>138</w:t>
            </w:r>
          </w:p>
        </w:tc>
        <w:tc>
          <w:tcPr>
            <w:tcW w:w="4909" w:type="dxa"/>
            <w:noWrap/>
            <w:hideMark/>
          </w:tcPr>
          <w:p w14:paraId="63F6202A" w14:textId="77777777" w:rsidR="005B311A" w:rsidRPr="00DB659D" w:rsidRDefault="005B311A">
            <w:pPr>
              <w:rPr>
                <w:rFonts w:ascii="Arial" w:hAnsi="Arial" w:cs="Arial"/>
              </w:rPr>
            </w:pPr>
            <w:r w:rsidRPr="00DB659D">
              <w:rPr>
                <w:rFonts w:ascii="Arial" w:hAnsi="Arial" w:cs="Arial"/>
              </w:rPr>
              <w:t>Reading, PA</w:t>
            </w:r>
          </w:p>
        </w:tc>
        <w:tc>
          <w:tcPr>
            <w:tcW w:w="2803" w:type="dxa"/>
            <w:noWrap/>
            <w:hideMark/>
          </w:tcPr>
          <w:p w14:paraId="743CE41D"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7FBAFC69" w14:textId="77777777" w:rsidTr="00DB659D">
        <w:trPr>
          <w:trHeight w:val="300"/>
        </w:trPr>
        <w:tc>
          <w:tcPr>
            <w:tcW w:w="928" w:type="dxa"/>
            <w:noWrap/>
            <w:hideMark/>
          </w:tcPr>
          <w:p w14:paraId="5795013C" w14:textId="77777777" w:rsidR="005B311A" w:rsidRPr="00DB659D" w:rsidRDefault="005B311A" w:rsidP="00DB659D">
            <w:pPr>
              <w:jc w:val="center"/>
              <w:rPr>
                <w:rFonts w:ascii="Arial" w:hAnsi="Arial" w:cs="Arial"/>
              </w:rPr>
            </w:pPr>
            <w:r w:rsidRPr="00DB659D">
              <w:rPr>
                <w:rFonts w:ascii="Arial" w:hAnsi="Arial" w:cs="Arial"/>
              </w:rPr>
              <w:t>139</w:t>
            </w:r>
          </w:p>
        </w:tc>
        <w:tc>
          <w:tcPr>
            <w:tcW w:w="4909" w:type="dxa"/>
            <w:noWrap/>
            <w:hideMark/>
          </w:tcPr>
          <w:p w14:paraId="0A5D510A" w14:textId="77777777" w:rsidR="005B311A" w:rsidRPr="00DB659D" w:rsidRDefault="005B311A">
            <w:pPr>
              <w:rPr>
                <w:rFonts w:ascii="Arial" w:hAnsi="Arial" w:cs="Arial"/>
              </w:rPr>
            </w:pPr>
            <w:r w:rsidRPr="00DB659D">
              <w:rPr>
                <w:rFonts w:ascii="Arial" w:hAnsi="Arial" w:cs="Arial"/>
              </w:rPr>
              <w:t>Scranton--Wilkes-Barre--Hazleton, PA</w:t>
            </w:r>
          </w:p>
        </w:tc>
        <w:tc>
          <w:tcPr>
            <w:tcW w:w="2803" w:type="dxa"/>
            <w:noWrap/>
            <w:hideMark/>
          </w:tcPr>
          <w:p w14:paraId="38FA91DF"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4C5F8098" w14:textId="77777777" w:rsidTr="00DB659D">
        <w:trPr>
          <w:trHeight w:val="300"/>
        </w:trPr>
        <w:tc>
          <w:tcPr>
            <w:tcW w:w="928" w:type="dxa"/>
            <w:noWrap/>
            <w:hideMark/>
          </w:tcPr>
          <w:p w14:paraId="437257A2" w14:textId="77777777" w:rsidR="005B311A" w:rsidRPr="00DB659D" w:rsidRDefault="005B311A" w:rsidP="00DB659D">
            <w:pPr>
              <w:jc w:val="center"/>
              <w:rPr>
                <w:rFonts w:ascii="Arial" w:hAnsi="Arial" w:cs="Arial"/>
              </w:rPr>
            </w:pPr>
            <w:r w:rsidRPr="00DB659D">
              <w:rPr>
                <w:rFonts w:ascii="Arial" w:hAnsi="Arial" w:cs="Arial"/>
              </w:rPr>
              <w:t>140</w:t>
            </w:r>
          </w:p>
        </w:tc>
        <w:tc>
          <w:tcPr>
            <w:tcW w:w="4909" w:type="dxa"/>
            <w:noWrap/>
            <w:hideMark/>
          </w:tcPr>
          <w:p w14:paraId="1498B5B3" w14:textId="77777777" w:rsidR="005B311A" w:rsidRPr="00DB659D" w:rsidRDefault="005B311A">
            <w:pPr>
              <w:rPr>
                <w:rFonts w:ascii="Arial" w:hAnsi="Arial" w:cs="Arial"/>
              </w:rPr>
            </w:pPr>
            <w:r w:rsidRPr="00DB659D">
              <w:rPr>
                <w:rFonts w:ascii="Arial" w:hAnsi="Arial" w:cs="Arial"/>
              </w:rPr>
              <w:t>Walla Walla, WA</w:t>
            </w:r>
          </w:p>
        </w:tc>
        <w:tc>
          <w:tcPr>
            <w:tcW w:w="2803" w:type="dxa"/>
            <w:noWrap/>
            <w:hideMark/>
          </w:tcPr>
          <w:p w14:paraId="417F5152"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5FB6202C" w14:textId="77777777" w:rsidTr="00DB659D">
        <w:trPr>
          <w:trHeight w:val="300"/>
        </w:trPr>
        <w:tc>
          <w:tcPr>
            <w:tcW w:w="928" w:type="dxa"/>
            <w:noWrap/>
            <w:hideMark/>
          </w:tcPr>
          <w:p w14:paraId="06D51DD7" w14:textId="77777777" w:rsidR="005B311A" w:rsidRPr="00DB659D" w:rsidRDefault="005B311A" w:rsidP="00DB659D">
            <w:pPr>
              <w:jc w:val="center"/>
              <w:rPr>
                <w:rFonts w:ascii="Arial" w:hAnsi="Arial" w:cs="Arial"/>
              </w:rPr>
            </w:pPr>
            <w:r w:rsidRPr="00DB659D">
              <w:rPr>
                <w:rFonts w:ascii="Arial" w:hAnsi="Arial" w:cs="Arial"/>
              </w:rPr>
              <w:t>141</w:t>
            </w:r>
          </w:p>
        </w:tc>
        <w:tc>
          <w:tcPr>
            <w:tcW w:w="4909" w:type="dxa"/>
            <w:noWrap/>
            <w:hideMark/>
          </w:tcPr>
          <w:p w14:paraId="38E673AF" w14:textId="77777777" w:rsidR="005B311A" w:rsidRPr="00DB659D" w:rsidRDefault="005B311A">
            <w:pPr>
              <w:rPr>
                <w:rFonts w:ascii="Arial" w:hAnsi="Arial" w:cs="Arial"/>
              </w:rPr>
            </w:pPr>
            <w:r w:rsidRPr="00DB659D">
              <w:rPr>
                <w:rFonts w:ascii="Arial" w:hAnsi="Arial" w:cs="Arial"/>
              </w:rPr>
              <w:t>Lawton, OK</w:t>
            </w:r>
          </w:p>
        </w:tc>
        <w:tc>
          <w:tcPr>
            <w:tcW w:w="2803" w:type="dxa"/>
            <w:noWrap/>
            <w:hideMark/>
          </w:tcPr>
          <w:p w14:paraId="7BF0CB59"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04C9C926" w14:textId="77777777" w:rsidTr="00DB659D">
        <w:trPr>
          <w:trHeight w:val="300"/>
        </w:trPr>
        <w:tc>
          <w:tcPr>
            <w:tcW w:w="928" w:type="dxa"/>
            <w:noWrap/>
            <w:hideMark/>
          </w:tcPr>
          <w:p w14:paraId="68FD2826" w14:textId="77777777" w:rsidR="005B311A" w:rsidRPr="00DB659D" w:rsidRDefault="005B311A" w:rsidP="00DB659D">
            <w:pPr>
              <w:jc w:val="center"/>
              <w:rPr>
                <w:rFonts w:ascii="Arial" w:hAnsi="Arial" w:cs="Arial"/>
              </w:rPr>
            </w:pPr>
            <w:r w:rsidRPr="00DB659D">
              <w:rPr>
                <w:rFonts w:ascii="Arial" w:hAnsi="Arial" w:cs="Arial"/>
              </w:rPr>
              <w:t>142</w:t>
            </w:r>
          </w:p>
        </w:tc>
        <w:tc>
          <w:tcPr>
            <w:tcW w:w="4909" w:type="dxa"/>
            <w:noWrap/>
            <w:hideMark/>
          </w:tcPr>
          <w:p w14:paraId="52FA36C9" w14:textId="77777777" w:rsidR="005B311A" w:rsidRPr="00DB659D" w:rsidRDefault="005B311A">
            <w:pPr>
              <w:rPr>
                <w:rFonts w:ascii="Arial" w:hAnsi="Arial" w:cs="Arial"/>
              </w:rPr>
            </w:pPr>
            <w:r w:rsidRPr="00DB659D">
              <w:rPr>
                <w:rFonts w:ascii="Arial" w:hAnsi="Arial" w:cs="Arial"/>
              </w:rPr>
              <w:t>Fresno, CA</w:t>
            </w:r>
          </w:p>
        </w:tc>
        <w:tc>
          <w:tcPr>
            <w:tcW w:w="2803" w:type="dxa"/>
            <w:noWrap/>
            <w:hideMark/>
          </w:tcPr>
          <w:p w14:paraId="641495F5"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23F20BCD" w14:textId="77777777" w:rsidTr="00DB659D">
        <w:trPr>
          <w:trHeight w:val="300"/>
        </w:trPr>
        <w:tc>
          <w:tcPr>
            <w:tcW w:w="928" w:type="dxa"/>
            <w:noWrap/>
            <w:hideMark/>
          </w:tcPr>
          <w:p w14:paraId="4C3674EB" w14:textId="77777777" w:rsidR="005B311A" w:rsidRPr="00DB659D" w:rsidRDefault="005B311A" w:rsidP="00DB659D">
            <w:pPr>
              <w:jc w:val="center"/>
              <w:rPr>
                <w:rFonts w:ascii="Arial" w:hAnsi="Arial" w:cs="Arial"/>
              </w:rPr>
            </w:pPr>
            <w:r w:rsidRPr="00DB659D">
              <w:rPr>
                <w:rFonts w:ascii="Arial" w:hAnsi="Arial" w:cs="Arial"/>
              </w:rPr>
              <w:t>143</w:t>
            </w:r>
          </w:p>
        </w:tc>
        <w:tc>
          <w:tcPr>
            <w:tcW w:w="4909" w:type="dxa"/>
            <w:noWrap/>
            <w:hideMark/>
          </w:tcPr>
          <w:p w14:paraId="60304B76" w14:textId="77777777" w:rsidR="005B311A" w:rsidRPr="00DB659D" w:rsidRDefault="005B311A">
            <w:pPr>
              <w:rPr>
                <w:rFonts w:ascii="Arial" w:hAnsi="Arial" w:cs="Arial"/>
              </w:rPr>
            </w:pPr>
            <w:r w:rsidRPr="00DB659D">
              <w:rPr>
                <w:rFonts w:ascii="Arial" w:hAnsi="Arial" w:cs="Arial"/>
              </w:rPr>
              <w:t>Jackson, MI</w:t>
            </w:r>
          </w:p>
        </w:tc>
        <w:tc>
          <w:tcPr>
            <w:tcW w:w="2803" w:type="dxa"/>
            <w:noWrap/>
            <w:hideMark/>
          </w:tcPr>
          <w:p w14:paraId="37CBE3E1"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33E50865" w14:textId="77777777" w:rsidTr="00DB659D">
        <w:trPr>
          <w:trHeight w:val="300"/>
        </w:trPr>
        <w:tc>
          <w:tcPr>
            <w:tcW w:w="928" w:type="dxa"/>
            <w:noWrap/>
            <w:hideMark/>
          </w:tcPr>
          <w:p w14:paraId="17BB81E1" w14:textId="77777777" w:rsidR="005B311A" w:rsidRPr="00DB659D" w:rsidRDefault="005B311A" w:rsidP="00DB659D">
            <w:pPr>
              <w:jc w:val="center"/>
              <w:rPr>
                <w:rFonts w:ascii="Arial" w:hAnsi="Arial" w:cs="Arial"/>
              </w:rPr>
            </w:pPr>
            <w:r w:rsidRPr="00DB659D">
              <w:rPr>
                <w:rFonts w:ascii="Arial" w:hAnsi="Arial" w:cs="Arial"/>
              </w:rPr>
              <w:t>144</w:t>
            </w:r>
          </w:p>
        </w:tc>
        <w:tc>
          <w:tcPr>
            <w:tcW w:w="4909" w:type="dxa"/>
            <w:noWrap/>
            <w:hideMark/>
          </w:tcPr>
          <w:p w14:paraId="0F725661" w14:textId="77777777" w:rsidR="005B311A" w:rsidRPr="00DB659D" w:rsidRDefault="005B311A">
            <w:pPr>
              <w:rPr>
                <w:rFonts w:ascii="Arial" w:hAnsi="Arial" w:cs="Arial"/>
              </w:rPr>
            </w:pPr>
            <w:r w:rsidRPr="00DB659D">
              <w:rPr>
                <w:rFonts w:ascii="Arial" w:hAnsi="Arial" w:cs="Arial"/>
              </w:rPr>
              <w:t>La Crosse-Onalaska, WI-MN</w:t>
            </w:r>
          </w:p>
        </w:tc>
        <w:tc>
          <w:tcPr>
            <w:tcW w:w="2803" w:type="dxa"/>
            <w:noWrap/>
            <w:hideMark/>
          </w:tcPr>
          <w:p w14:paraId="30687F36" w14:textId="77777777" w:rsidR="005B311A" w:rsidRPr="00DB659D" w:rsidRDefault="005B311A" w:rsidP="00DB659D">
            <w:pPr>
              <w:jc w:val="center"/>
              <w:rPr>
                <w:rFonts w:ascii="Arial" w:hAnsi="Arial" w:cs="Arial"/>
              </w:rPr>
            </w:pPr>
            <w:r w:rsidRPr="00DB659D">
              <w:rPr>
                <w:rFonts w:ascii="Arial" w:hAnsi="Arial" w:cs="Arial"/>
              </w:rPr>
              <w:t>47.8%</w:t>
            </w:r>
          </w:p>
        </w:tc>
      </w:tr>
      <w:tr w:rsidR="005B311A" w:rsidRPr="005B311A" w14:paraId="3F8DA2CF" w14:textId="77777777" w:rsidTr="00DB659D">
        <w:trPr>
          <w:trHeight w:val="300"/>
        </w:trPr>
        <w:tc>
          <w:tcPr>
            <w:tcW w:w="928" w:type="dxa"/>
            <w:noWrap/>
            <w:hideMark/>
          </w:tcPr>
          <w:p w14:paraId="747FD2FF" w14:textId="77777777" w:rsidR="005B311A" w:rsidRPr="00DB659D" w:rsidRDefault="005B311A" w:rsidP="00DB659D">
            <w:pPr>
              <w:jc w:val="center"/>
              <w:rPr>
                <w:rFonts w:ascii="Arial" w:hAnsi="Arial" w:cs="Arial"/>
              </w:rPr>
            </w:pPr>
            <w:r w:rsidRPr="00DB659D">
              <w:rPr>
                <w:rFonts w:ascii="Arial" w:hAnsi="Arial" w:cs="Arial"/>
              </w:rPr>
              <w:t>145</w:t>
            </w:r>
          </w:p>
        </w:tc>
        <w:tc>
          <w:tcPr>
            <w:tcW w:w="4909" w:type="dxa"/>
            <w:noWrap/>
            <w:hideMark/>
          </w:tcPr>
          <w:p w14:paraId="66CE6557" w14:textId="77777777" w:rsidR="005B311A" w:rsidRPr="00DB659D" w:rsidRDefault="005B311A">
            <w:pPr>
              <w:rPr>
                <w:rFonts w:ascii="Arial" w:hAnsi="Arial" w:cs="Arial"/>
              </w:rPr>
            </w:pPr>
            <w:r w:rsidRPr="00DB659D">
              <w:rPr>
                <w:rFonts w:ascii="Arial" w:hAnsi="Arial" w:cs="Arial"/>
              </w:rPr>
              <w:t>Sebastian-Vero Beach, FL</w:t>
            </w:r>
          </w:p>
        </w:tc>
        <w:tc>
          <w:tcPr>
            <w:tcW w:w="2803" w:type="dxa"/>
            <w:noWrap/>
            <w:hideMark/>
          </w:tcPr>
          <w:p w14:paraId="1712993E" w14:textId="77777777" w:rsidR="005B311A" w:rsidRPr="00DB659D" w:rsidRDefault="005B311A" w:rsidP="00DB659D">
            <w:pPr>
              <w:jc w:val="center"/>
              <w:rPr>
                <w:rFonts w:ascii="Arial" w:hAnsi="Arial" w:cs="Arial"/>
              </w:rPr>
            </w:pPr>
            <w:r w:rsidRPr="00DB659D">
              <w:rPr>
                <w:rFonts w:ascii="Arial" w:hAnsi="Arial" w:cs="Arial"/>
              </w:rPr>
              <w:t>47.7%</w:t>
            </w:r>
          </w:p>
        </w:tc>
      </w:tr>
      <w:tr w:rsidR="005B311A" w:rsidRPr="005B311A" w14:paraId="4F9FD48E" w14:textId="77777777" w:rsidTr="00DB659D">
        <w:trPr>
          <w:trHeight w:val="300"/>
        </w:trPr>
        <w:tc>
          <w:tcPr>
            <w:tcW w:w="928" w:type="dxa"/>
            <w:noWrap/>
            <w:hideMark/>
          </w:tcPr>
          <w:p w14:paraId="37ABBD63" w14:textId="77777777" w:rsidR="005B311A" w:rsidRPr="00DB659D" w:rsidRDefault="005B311A" w:rsidP="00DB659D">
            <w:pPr>
              <w:jc w:val="center"/>
              <w:rPr>
                <w:rFonts w:ascii="Arial" w:hAnsi="Arial" w:cs="Arial"/>
              </w:rPr>
            </w:pPr>
            <w:r w:rsidRPr="00DB659D">
              <w:rPr>
                <w:rFonts w:ascii="Arial" w:hAnsi="Arial" w:cs="Arial"/>
              </w:rPr>
              <w:t>146</w:t>
            </w:r>
          </w:p>
        </w:tc>
        <w:tc>
          <w:tcPr>
            <w:tcW w:w="4909" w:type="dxa"/>
            <w:noWrap/>
            <w:hideMark/>
          </w:tcPr>
          <w:p w14:paraId="528D3ECE" w14:textId="77777777" w:rsidR="005B311A" w:rsidRPr="00DB659D" w:rsidRDefault="005B311A">
            <w:pPr>
              <w:rPr>
                <w:rFonts w:ascii="Arial" w:hAnsi="Arial" w:cs="Arial"/>
              </w:rPr>
            </w:pPr>
            <w:r w:rsidRPr="00DB659D">
              <w:rPr>
                <w:rFonts w:ascii="Arial" w:hAnsi="Arial" w:cs="Arial"/>
              </w:rPr>
              <w:t>Eau Claire, WI</w:t>
            </w:r>
          </w:p>
        </w:tc>
        <w:tc>
          <w:tcPr>
            <w:tcW w:w="2803" w:type="dxa"/>
            <w:noWrap/>
            <w:hideMark/>
          </w:tcPr>
          <w:p w14:paraId="0FAF3563" w14:textId="77777777" w:rsidR="005B311A" w:rsidRPr="00DB659D" w:rsidRDefault="005B311A" w:rsidP="00DB659D">
            <w:pPr>
              <w:jc w:val="center"/>
              <w:rPr>
                <w:rFonts w:ascii="Arial" w:hAnsi="Arial" w:cs="Arial"/>
              </w:rPr>
            </w:pPr>
            <w:r w:rsidRPr="00DB659D">
              <w:rPr>
                <w:rFonts w:ascii="Arial" w:hAnsi="Arial" w:cs="Arial"/>
              </w:rPr>
              <w:t>47.7%</w:t>
            </w:r>
          </w:p>
        </w:tc>
      </w:tr>
      <w:tr w:rsidR="005B311A" w:rsidRPr="005B311A" w14:paraId="09AD9EC5" w14:textId="77777777" w:rsidTr="00DB659D">
        <w:trPr>
          <w:trHeight w:val="300"/>
        </w:trPr>
        <w:tc>
          <w:tcPr>
            <w:tcW w:w="928" w:type="dxa"/>
            <w:noWrap/>
            <w:hideMark/>
          </w:tcPr>
          <w:p w14:paraId="41AA3144" w14:textId="77777777" w:rsidR="005B311A" w:rsidRPr="00DB659D" w:rsidRDefault="005B311A" w:rsidP="00DB659D">
            <w:pPr>
              <w:jc w:val="center"/>
              <w:rPr>
                <w:rFonts w:ascii="Arial" w:hAnsi="Arial" w:cs="Arial"/>
              </w:rPr>
            </w:pPr>
            <w:r w:rsidRPr="00DB659D">
              <w:rPr>
                <w:rFonts w:ascii="Arial" w:hAnsi="Arial" w:cs="Arial"/>
              </w:rPr>
              <w:t>147</w:t>
            </w:r>
          </w:p>
        </w:tc>
        <w:tc>
          <w:tcPr>
            <w:tcW w:w="4909" w:type="dxa"/>
            <w:noWrap/>
            <w:hideMark/>
          </w:tcPr>
          <w:p w14:paraId="3930C3D6" w14:textId="77777777" w:rsidR="005B311A" w:rsidRPr="00DB659D" w:rsidRDefault="005B311A">
            <w:pPr>
              <w:rPr>
                <w:rFonts w:ascii="Arial" w:hAnsi="Arial" w:cs="Arial"/>
              </w:rPr>
            </w:pPr>
            <w:r w:rsidRPr="00DB659D">
              <w:rPr>
                <w:rFonts w:ascii="Arial" w:hAnsi="Arial" w:cs="Arial"/>
              </w:rPr>
              <w:t>Rapid City, SD</w:t>
            </w:r>
          </w:p>
        </w:tc>
        <w:tc>
          <w:tcPr>
            <w:tcW w:w="2803" w:type="dxa"/>
            <w:noWrap/>
            <w:hideMark/>
          </w:tcPr>
          <w:p w14:paraId="1ED5C32F" w14:textId="77777777" w:rsidR="005B311A" w:rsidRPr="00DB659D" w:rsidRDefault="005B311A" w:rsidP="00DB659D">
            <w:pPr>
              <w:jc w:val="center"/>
              <w:rPr>
                <w:rFonts w:ascii="Arial" w:hAnsi="Arial" w:cs="Arial"/>
              </w:rPr>
            </w:pPr>
            <w:r w:rsidRPr="00DB659D">
              <w:rPr>
                <w:rFonts w:ascii="Arial" w:hAnsi="Arial" w:cs="Arial"/>
              </w:rPr>
              <w:t>47.7%</w:t>
            </w:r>
          </w:p>
        </w:tc>
      </w:tr>
      <w:tr w:rsidR="005B311A" w:rsidRPr="005B311A" w14:paraId="3D9E9C33" w14:textId="77777777" w:rsidTr="00DB659D">
        <w:trPr>
          <w:trHeight w:val="300"/>
        </w:trPr>
        <w:tc>
          <w:tcPr>
            <w:tcW w:w="928" w:type="dxa"/>
            <w:noWrap/>
            <w:hideMark/>
          </w:tcPr>
          <w:p w14:paraId="64B0A3FC" w14:textId="77777777" w:rsidR="005B311A" w:rsidRPr="00DB659D" w:rsidRDefault="005B311A" w:rsidP="00DB659D">
            <w:pPr>
              <w:jc w:val="center"/>
              <w:rPr>
                <w:rFonts w:ascii="Arial" w:hAnsi="Arial" w:cs="Arial"/>
              </w:rPr>
            </w:pPr>
            <w:r w:rsidRPr="00DB659D">
              <w:rPr>
                <w:rFonts w:ascii="Arial" w:hAnsi="Arial" w:cs="Arial"/>
              </w:rPr>
              <w:t>148</w:t>
            </w:r>
          </w:p>
        </w:tc>
        <w:tc>
          <w:tcPr>
            <w:tcW w:w="4909" w:type="dxa"/>
            <w:noWrap/>
            <w:hideMark/>
          </w:tcPr>
          <w:p w14:paraId="678FF221" w14:textId="77777777" w:rsidR="005B311A" w:rsidRPr="00DB659D" w:rsidRDefault="005B311A">
            <w:pPr>
              <w:rPr>
                <w:rFonts w:ascii="Arial" w:hAnsi="Arial" w:cs="Arial"/>
              </w:rPr>
            </w:pPr>
            <w:r w:rsidRPr="00DB659D">
              <w:rPr>
                <w:rFonts w:ascii="Arial" w:hAnsi="Arial" w:cs="Arial"/>
              </w:rPr>
              <w:t>Lake Charles, LA</w:t>
            </w:r>
          </w:p>
        </w:tc>
        <w:tc>
          <w:tcPr>
            <w:tcW w:w="2803" w:type="dxa"/>
            <w:noWrap/>
            <w:hideMark/>
          </w:tcPr>
          <w:p w14:paraId="1848D84C" w14:textId="77777777" w:rsidR="005B311A" w:rsidRPr="00DB659D" w:rsidRDefault="005B311A" w:rsidP="00DB659D">
            <w:pPr>
              <w:jc w:val="center"/>
              <w:rPr>
                <w:rFonts w:ascii="Arial" w:hAnsi="Arial" w:cs="Arial"/>
              </w:rPr>
            </w:pPr>
            <w:r w:rsidRPr="00DB659D">
              <w:rPr>
                <w:rFonts w:ascii="Arial" w:hAnsi="Arial" w:cs="Arial"/>
              </w:rPr>
              <w:t>47.7%</w:t>
            </w:r>
          </w:p>
        </w:tc>
      </w:tr>
      <w:tr w:rsidR="005B311A" w:rsidRPr="005B311A" w14:paraId="400C333C" w14:textId="77777777" w:rsidTr="00DB659D">
        <w:trPr>
          <w:trHeight w:val="300"/>
        </w:trPr>
        <w:tc>
          <w:tcPr>
            <w:tcW w:w="928" w:type="dxa"/>
            <w:noWrap/>
            <w:hideMark/>
          </w:tcPr>
          <w:p w14:paraId="08DB1A09" w14:textId="77777777" w:rsidR="005B311A" w:rsidRPr="00DB659D" w:rsidRDefault="005B311A" w:rsidP="00DB659D">
            <w:pPr>
              <w:jc w:val="center"/>
              <w:rPr>
                <w:rFonts w:ascii="Arial" w:hAnsi="Arial" w:cs="Arial"/>
              </w:rPr>
            </w:pPr>
            <w:r w:rsidRPr="00DB659D">
              <w:rPr>
                <w:rFonts w:ascii="Arial" w:hAnsi="Arial" w:cs="Arial"/>
              </w:rPr>
              <w:t>149</w:t>
            </w:r>
          </w:p>
        </w:tc>
        <w:tc>
          <w:tcPr>
            <w:tcW w:w="4909" w:type="dxa"/>
            <w:noWrap/>
            <w:hideMark/>
          </w:tcPr>
          <w:p w14:paraId="58828603" w14:textId="77777777" w:rsidR="005B311A" w:rsidRPr="00DB659D" w:rsidRDefault="005B311A">
            <w:pPr>
              <w:rPr>
                <w:rFonts w:ascii="Arial" w:hAnsi="Arial" w:cs="Arial"/>
              </w:rPr>
            </w:pPr>
            <w:r w:rsidRPr="00DB659D">
              <w:rPr>
                <w:rFonts w:ascii="Arial" w:hAnsi="Arial" w:cs="Arial"/>
              </w:rPr>
              <w:t>Cape Coral-Fort Myers, FL</w:t>
            </w:r>
          </w:p>
        </w:tc>
        <w:tc>
          <w:tcPr>
            <w:tcW w:w="2803" w:type="dxa"/>
            <w:noWrap/>
            <w:hideMark/>
          </w:tcPr>
          <w:p w14:paraId="225C0A84" w14:textId="77777777" w:rsidR="005B311A" w:rsidRPr="00DB659D" w:rsidRDefault="005B311A" w:rsidP="00DB659D">
            <w:pPr>
              <w:jc w:val="center"/>
              <w:rPr>
                <w:rFonts w:ascii="Arial" w:hAnsi="Arial" w:cs="Arial"/>
              </w:rPr>
            </w:pPr>
            <w:r w:rsidRPr="00DB659D">
              <w:rPr>
                <w:rFonts w:ascii="Arial" w:hAnsi="Arial" w:cs="Arial"/>
              </w:rPr>
              <w:t>47.7%</w:t>
            </w:r>
          </w:p>
        </w:tc>
      </w:tr>
      <w:tr w:rsidR="005B311A" w:rsidRPr="005B311A" w14:paraId="07A467E2" w14:textId="77777777" w:rsidTr="00DB659D">
        <w:trPr>
          <w:trHeight w:val="300"/>
        </w:trPr>
        <w:tc>
          <w:tcPr>
            <w:tcW w:w="928" w:type="dxa"/>
            <w:noWrap/>
            <w:hideMark/>
          </w:tcPr>
          <w:p w14:paraId="2F165100" w14:textId="77777777" w:rsidR="005B311A" w:rsidRPr="00DB659D" w:rsidRDefault="005B311A" w:rsidP="00DB659D">
            <w:pPr>
              <w:jc w:val="center"/>
              <w:rPr>
                <w:rFonts w:ascii="Arial" w:hAnsi="Arial" w:cs="Arial"/>
              </w:rPr>
            </w:pPr>
            <w:r w:rsidRPr="00DB659D">
              <w:rPr>
                <w:rFonts w:ascii="Arial" w:hAnsi="Arial" w:cs="Arial"/>
              </w:rPr>
              <w:t>150</w:t>
            </w:r>
          </w:p>
        </w:tc>
        <w:tc>
          <w:tcPr>
            <w:tcW w:w="4909" w:type="dxa"/>
            <w:noWrap/>
            <w:hideMark/>
          </w:tcPr>
          <w:p w14:paraId="062E3C6E" w14:textId="77777777" w:rsidR="005B311A" w:rsidRPr="00DB659D" w:rsidRDefault="005B311A">
            <w:pPr>
              <w:rPr>
                <w:rFonts w:ascii="Arial" w:hAnsi="Arial" w:cs="Arial"/>
              </w:rPr>
            </w:pPr>
            <w:r w:rsidRPr="00DB659D">
              <w:rPr>
                <w:rFonts w:ascii="Arial" w:hAnsi="Arial" w:cs="Arial"/>
              </w:rPr>
              <w:t>Eugene, OR</w:t>
            </w:r>
          </w:p>
        </w:tc>
        <w:tc>
          <w:tcPr>
            <w:tcW w:w="2803" w:type="dxa"/>
            <w:noWrap/>
            <w:hideMark/>
          </w:tcPr>
          <w:p w14:paraId="36D0E9C1" w14:textId="77777777" w:rsidR="005B311A" w:rsidRPr="00DB659D" w:rsidRDefault="005B311A" w:rsidP="00DB659D">
            <w:pPr>
              <w:jc w:val="center"/>
              <w:rPr>
                <w:rFonts w:ascii="Arial" w:hAnsi="Arial" w:cs="Arial"/>
              </w:rPr>
            </w:pPr>
            <w:r w:rsidRPr="00DB659D">
              <w:rPr>
                <w:rFonts w:ascii="Arial" w:hAnsi="Arial" w:cs="Arial"/>
              </w:rPr>
              <w:t>47.7%</w:t>
            </w:r>
          </w:p>
        </w:tc>
      </w:tr>
      <w:tr w:rsidR="005B311A" w:rsidRPr="005B311A" w14:paraId="2D554DC6" w14:textId="77777777" w:rsidTr="00DB659D">
        <w:trPr>
          <w:trHeight w:val="300"/>
        </w:trPr>
        <w:tc>
          <w:tcPr>
            <w:tcW w:w="928" w:type="dxa"/>
            <w:noWrap/>
            <w:hideMark/>
          </w:tcPr>
          <w:p w14:paraId="4932099D" w14:textId="77777777" w:rsidR="005B311A" w:rsidRPr="00DB659D" w:rsidRDefault="005B311A" w:rsidP="00DB659D">
            <w:pPr>
              <w:jc w:val="center"/>
              <w:rPr>
                <w:rFonts w:ascii="Arial" w:hAnsi="Arial" w:cs="Arial"/>
              </w:rPr>
            </w:pPr>
            <w:r w:rsidRPr="00DB659D">
              <w:rPr>
                <w:rFonts w:ascii="Arial" w:hAnsi="Arial" w:cs="Arial"/>
              </w:rPr>
              <w:t>151</w:t>
            </w:r>
          </w:p>
        </w:tc>
        <w:tc>
          <w:tcPr>
            <w:tcW w:w="4909" w:type="dxa"/>
            <w:noWrap/>
            <w:hideMark/>
          </w:tcPr>
          <w:p w14:paraId="1FA7B4F0" w14:textId="77777777" w:rsidR="005B311A" w:rsidRPr="00DB659D" w:rsidRDefault="005B311A">
            <w:pPr>
              <w:rPr>
                <w:rFonts w:ascii="Arial" w:hAnsi="Arial" w:cs="Arial"/>
              </w:rPr>
            </w:pPr>
            <w:r w:rsidRPr="00DB659D">
              <w:rPr>
                <w:rFonts w:ascii="Arial" w:hAnsi="Arial" w:cs="Arial"/>
              </w:rPr>
              <w:t>Lafayette, LA</w:t>
            </w:r>
          </w:p>
        </w:tc>
        <w:tc>
          <w:tcPr>
            <w:tcW w:w="2803" w:type="dxa"/>
            <w:noWrap/>
            <w:hideMark/>
          </w:tcPr>
          <w:p w14:paraId="7FD51A0C" w14:textId="77777777" w:rsidR="005B311A" w:rsidRPr="00DB659D" w:rsidRDefault="005B311A" w:rsidP="00DB659D">
            <w:pPr>
              <w:jc w:val="center"/>
              <w:rPr>
                <w:rFonts w:ascii="Arial" w:hAnsi="Arial" w:cs="Arial"/>
              </w:rPr>
            </w:pPr>
            <w:r w:rsidRPr="00DB659D">
              <w:rPr>
                <w:rFonts w:ascii="Arial" w:hAnsi="Arial" w:cs="Arial"/>
              </w:rPr>
              <w:t>47.7%</w:t>
            </w:r>
          </w:p>
        </w:tc>
      </w:tr>
      <w:tr w:rsidR="005B311A" w:rsidRPr="005B311A" w14:paraId="513BBA92" w14:textId="77777777" w:rsidTr="00DB659D">
        <w:trPr>
          <w:trHeight w:val="300"/>
        </w:trPr>
        <w:tc>
          <w:tcPr>
            <w:tcW w:w="928" w:type="dxa"/>
            <w:noWrap/>
            <w:hideMark/>
          </w:tcPr>
          <w:p w14:paraId="3C9571E2" w14:textId="77777777" w:rsidR="005B311A" w:rsidRPr="00DB659D" w:rsidRDefault="005B311A" w:rsidP="00DB659D">
            <w:pPr>
              <w:jc w:val="center"/>
              <w:rPr>
                <w:rFonts w:ascii="Arial" w:hAnsi="Arial" w:cs="Arial"/>
              </w:rPr>
            </w:pPr>
            <w:r w:rsidRPr="00DB659D">
              <w:rPr>
                <w:rFonts w:ascii="Arial" w:hAnsi="Arial" w:cs="Arial"/>
              </w:rPr>
              <w:t>152</w:t>
            </w:r>
          </w:p>
        </w:tc>
        <w:tc>
          <w:tcPr>
            <w:tcW w:w="4909" w:type="dxa"/>
            <w:noWrap/>
            <w:hideMark/>
          </w:tcPr>
          <w:p w14:paraId="4C3EB37B" w14:textId="77777777" w:rsidR="005B311A" w:rsidRPr="00DB659D" w:rsidRDefault="005B311A">
            <w:pPr>
              <w:rPr>
                <w:rFonts w:ascii="Arial" w:hAnsi="Arial" w:cs="Arial"/>
              </w:rPr>
            </w:pPr>
            <w:r w:rsidRPr="00DB659D">
              <w:rPr>
                <w:rFonts w:ascii="Arial" w:hAnsi="Arial" w:cs="Arial"/>
              </w:rPr>
              <w:t>Naples-Immokalee-Marco Island, FL</w:t>
            </w:r>
          </w:p>
        </w:tc>
        <w:tc>
          <w:tcPr>
            <w:tcW w:w="2803" w:type="dxa"/>
            <w:noWrap/>
            <w:hideMark/>
          </w:tcPr>
          <w:p w14:paraId="1C78615C"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754FEF88" w14:textId="77777777" w:rsidTr="00DB659D">
        <w:trPr>
          <w:trHeight w:val="300"/>
        </w:trPr>
        <w:tc>
          <w:tcPr>
            <w:tcW w:w="928" w:type="dxa"/>
            <w:noWrap/>
            <w:hideMark/>
          </w:tcPr>
          <w:p w14:paraId="7B715D0F" w14:textId="77777777" w:rsidR="005B311A" w:rsidRPr="00DB659D" w:rsidRDefault="005B311A" w:rsidP="00DB659D">
            <w:pPr>
              <w:jc w:val="center"/>
              <w:rPr>
                <w:rFonts w:ascii="Arial" w:hAnsi="Arial" w:cs="Arial"/>
              </w:rPr>
            </w:pPr>
            <w:r w:rsidRPr="00DB659D">
              <w:rPr>
                <w:rFonts w:ascii="Arial" w:hAnsi="Arial" w:cs="Arial"/>
              </w:rPr>
              <w:t>153</w:t>
            </w:r>
          </w:p>
        </w:tc>
        <w:tc>
          <w:tcPr>
            <w:tcW w:w="4909" w:type="dxa"/>
            <w:noWrap/>
            <w:hideMark/>
          </w:tcPr>
          <w:p w14:paraId="470C097A" w14:textId="77777777" w:rsidR="005B311A" w:rsidRPr="00DB659D" w:rsidRDefault="005B311A">
            <w:pPr>
              <w:rPr>
                <w:rFonts w:ascii="Arial" w:hAnsi="Arial" w:cs="Arial"/>
              </w:rPr>
            </w:pPr>
            <w:r w:rsidRPr="00DB659D">
              <w:rPr>
                <w:rFonts w:ascii="Arial" w:hAnsi="Arial" w:cs="Arial"/>
              </w:rPr>
              <w:t>Dover, DE</w:t>
            </w:r>
          </w:p>
        </w:tc>
        <w:tc>
          <w:tcPr>
            <w:tcW w:w="2803" w:type="dxa"/>
            <w:noWrap/>
            <w:hideMark/>
          </w:tcPr>
          <w:p w14:paraId="33D45F11"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3EC1C1F5" w14:textId="77777777" w:rsidTr="00DB659D">
        <w:trPr>
          <w:trHeight w:val="300"/>
        </w:trPr>
        <w:tc>
          <w:tcPr>
            <w:tcW w:w="928" w:type="dxa"/>
            <w:noWrap/>
            <w:hideMark/>
          </w:tcPr>
          <w:p w14:paraId="16A524E0" w14:textId="77777777" w:rsidR="005B311A" w:rsidRPr="00DB659D" w:rsidRDefault="005B311A" w:rsidP="00DB659D">
            <w:pPr>
              <w:jc w:val="center"/>
              <w:rPr>
                <w:rFonts w:ascii="Arial" w:hAnsi="Arial" w:cs="Arial"/>
              </w:rPr>
            </w:pPr>
            <w:r w:rsidRPr="00DB659D">
              <w:rPr>
                <w:rFonts w:ascii="Arial" w:hAnsi="Arial" w:cs="Arial"/>
              </w:rPr>
              <w:t>154</w:t>
            </w:r>
          </w:p>
        </w:tc>
        <w:tc>
          <w:tcPr>
            <w:tcW w:w="4909" w:type="dxa"/>
            <w:noWrap/>
            <w:hideMark/>
          </w:tcPr>
          <w:p w14:paraId="58847193" w14:textId="77777777" w:rsidR="005B311A" w:rsidRPr="00DB659D" w:rsidRDefault="005B311A">
            <w:pPr>
              <w:rPr>
                <w:rFonts w:ascii="Arial" w:hAnsi="Arial" w:cs="Arial"/>
              </w:rPr>
            </w:pPr>
            <w:r w:rsidRPr="00DB659D">
              <w:rPr>
                <w:rFonts w:ascii="Arial" w:hAnsi="Arial" w:cs="Arial"/>
              </w:rPr>
              <w:t>Deltona-Daytona Beach-Ormond Beach, FL</w:t>
            </w:r>
          </w:p>
        </w:tc>
        <w:tc>
          <w:tcPr>
            <w:tcW w:w="2803" w:type="dxa"/>
            <w:noWrap/>
            <w:hideMark/>
          </w:tcPr>
          <w:p w14:paraId="6C060A30"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663ED8B5" w14:textId="77777777" w:rsidTr="00DB659D">
        <w:trPr>
          <w:trHeight w:val="300"/>
        </w:trPr>
        <w:tc>
          <w:tcPr>
            <w:tcW w:w="928" w:type="dxa"/>
            <w:noWrap/>
            <w:hideMark/>
          </w:tcPr>
          <w:p w14:paraId="2A3AAAD9" w14:textId="77777777" w:rsidR="005B311A" w:rsidRPr="00DB659D" w:rsidRDefault="005B311A" w:rsidP="00DB659D">
            <w:pPr>
              <w:jc w:val="center"/>
              <w:rPr>
                <w:rFonts w:ascii="Arial" w:hAnsi="Arial" w:cs="Arial"/>
              </w:rPr>
            </w:pPr>
            <w:r w:rsidRPr="00DB659D">
              <w:rPr>
                <w:rFonts w:ascii="Arial" w:hAnsi="Arial" w:cs="Arial"/>
              </w:rPr>
              <w:t>155</w:t>
            </w:r>
          </w:p>
        </w:tc>
        <w:tc>
          <w:tcPr>
            <w:tcW w:w="4909" w:type="dxa"/>
            <w:noWrap/>
            <w:hideMark/>
          </w:tcPr>
          <w:p w14:paraId="27B90E51" w14:textId="77777777" w:rsidR="005B311A" w:rsidRPr="00DB659D" w:rsidRDefault="005B311A">
            <w:pPr>
              <w:rPr>
                <w:rFonts w:ascii="Arial" w:hAnsi="Arial" w:cs="Arial"/>
              </w:rPr>
            </w:pPr>
            <w:r w:rsidRPr="00DB659D">
              <w:rPr>
                <w:rFonts w:ascii="Arial" w:hAnsi="Arial" w:cs="Arial"/>
              </w:rPr>
              <w:t>Salinas, CA</w:t>
            </w:r>
          </w:p>
        </w:tc>
        <w:tc>
          <w:tcPr>
            <w:tcW w:w="2803" w:type="dxa"/>
            <w:noWrap/>
            <w:hideMark/>
          </w:tcPr>
          <w:p w14:paraId="0166F7D8"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1E085C79" w14:textId="77777777" w:rsidTr="00DB659D">
        <w:trPr>
          <w:trHeight w:val="300"/>
        </w:trPr>
        <w:tc>
          <w:tcPr>
            <w:tcW w:w="928" w:type="dxa"/>
            <w:noWrap/>
            <w:hideMark/>
          </w:tcPr>
          <w:p w14:paraId="140C7D49" w14:textId="77777777" w:rsidR="005B311A" w:rsidRPr="00DB659D" w:rsidRDefault="005B311A" w:rsidP="00DB659D">
            <w:pPr>
              <w:jc w:val="center"/>
              <w:rPr>
                <w:rFonts w:ascii="Arial" w:hAnsi="Arial" w:cs="Arial"/>
              </w:rPr>
            </w:pPr>
            <w:r w:rsidRPr="00DB659D">
              <w:rPr>
                <w:rFonts w:ascii="Arial" w:hAnsi="Arial" w:cs="Arial"/>
              </w:rPr>
              <w:t>156</w:t>
            </w:r>
          </w:p>
        </w:tc>
        <w:tc>
          <w:tcPr>
            <w:tcW w:w="4909" w:type="dxa"/>
            <w:noWrap/>
            <w:hideMark/>
          </w:tcPr>
          <w:p w14:paraId="3E2F1D2E" w14:textId="77777777" w:rsidR="005B311A" w:rsidRPr="00DB659D" w:rsidRDefault="005B311A">
            <w:pPr>
              <w:rPr>
                <w:rFonts w:ascii="Arial" w:hAnsi="Arial" w:cs="Arial"/>
              </w:rPr>
            </w:pPr>
            <w:r w:rsidRPr="00DB659D">
              <w:rPr>
                <w:rFonts w:ascii="Arial" w:hAnsi="Arial" w:cs="Arial"/>
              </w:rPr>
              <w:t>Manhattan, KS</w:t>
            </w:r>
          </w:p>
        </w:tc>
        <w:tc>
          <w:tcPr>
            <w:tcW w:w="2803" w:type="dxa"/>
            <w:noWrap/>
            <w:hideMark/>
          </w:tcPr>
          <w:p w14:paraId="307F4860"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46F79EA9" w14:textId="77777777" w:rsidTr="00DB659D">
        <w:trPr>
          <w:trHeight w:val="300"/>
        </w:trPr>
        <w:tc>
          <w:tcPr>
            <w:tcW w:w="928" w:type="dxa"/>
            <w:noWrap/>
            <w:hideMark/>
          </w:tcPr>
          <w:p w14:paraId="41D06061" w14:textId="77777777" w:rsidR="005B311A" w:rsidRPr="00DB659D" w:rsidRDefault="005B311A" w:rsidP="00DB659D">
            <w:pPr>
              <w:jc w:val="center"/>
              <w:rPr>
                <w:rFonts w:ascii="Arial" w:hAnsi="Arial" w:cs="Arial"/>
              </w:rPr>
            </w:pPr>
            <w:r w:rsidRPr="00DB659D">
              <w:rPr>
                <w:rFonts w:ascii="Arial" w:hAnsi="Arial" w:cs="Arial"/>
              </w:rPr>
              <w:t>157</w:t>
            </w:r>
          </w:p>
        </w:tc>
        <w:tc>
          <w:tcPr>
            <w:tcW w:w="4909" w:type="dxa"/>
            <w:noWrap/>
            <w:hideMark/>
          </w:tcPr>
          <w:p w14:paraId="720E3B95" w14:textId="77777777" w:rsidR="005B311A" w:rsidRPr="00DB659D" w:rsidRDefault="005B311A">
            <w:pPr>
              <w:rPr>
                <w:rFonts w:ascii="Arial" w:hAnsi="Arial" w:cs="Arial"/>
              </w:rPr>
            </w:pPr>
            <w:r w:rsidRPr="00DB659D">
              <w:rPr>
                <w:rFonts w:ascii="Arial" w:hAnsi="Arial" w:cs="Arial"/>
              </w:rPr>
              <w:t>Santa Cruz-Watsonville, CA</w:t>
            </w:r>
          </w:p>
        </w:tc>
        <w:tc>
          <w:tcPr>
            <w:tcW w:w="2803" w:type="dxa"/>
            <w:noWrap/>
            <w:hideMark/>
          </w:tcPr>
          <w:p w14:paraId="2710B4DF"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2842747E" w14:textId="77777777" w:rsidTr="00DB659D">
        <w:trPr>
          <w:trHeight w:val="300"/>
        </w:trPr>
        <w:tc>
          <w:tcPr>
            <w:tcW w:w="928" w:type="dxa"/>
            <w:noWrap/>
            <w:hideMark/>
          </w:tcPr>
          <w:p w14:paraId="248E9675" w14:textId="77777777" w:rsidR="005B311A" w:rsidRPr="00DB659D" w:rsidRDefault="005B311A" w:rsidP="00DB659D">
            <w:pPr>
              <w:jc w:val="center"/>
              <w:rPr>
                <w:rFonts w:ascii="Arial" w:hAnsi="Arial" w:cs="Arial"/>
              </w:rPr>
            </w:pPr>
            <w:r w:rsidRPr="00DB659D">
              <w:rPr>
                <w:rFonts w:ascii="Arial" w:hAnsi="Arial" w:cs="Arial"/>
              </w:rPr>
              <w:t>158</w:t>
            </w:r>
          </w:p>
        </w:tc>
        <w:tc>
          <w:tcPr>
            <w:tcW w:w="4909" w:type="dxa"/>
            <w:noWrap/>
            <w:hideMark/>
          </w:tcPr>
          <w:p w14:paraId="0D2ED0E9" w14:textId="77777777" w:rsidR="005B311A" w:rsidRPr="00DB659D" w:rsidRDefault="005B311A">
            <w:pPr>
              <w:rPr>
                <w:rFonts w:ascii="Arial" w:hAnsi="Arial" w:cs="Arial"/>
              </w:rPr>
            </w:pPr>
            <w:r w:rsidRPr="00DB659D">
              <w:rPr>
                <w:rFonts w:ascii="Arial" w:hAnsi="Arial" w:cs="Arial"/>
              </w:rPr>
              <w:t>Lubbock, TX</w:t>
            </w:r>
          </w:p>
        </w:tc>
        <w:tc>
          <w:tcPr>
            <w:tcW w:w="2803" w:type="dxa"/>
            <w:noWrap/>
            <w:hideMark/>
          </w:tcPr>
          <w:p w14:paraId="58113C48"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2EB3D106" w14:textId="77777777" w:rsidTr="00DB659D">
        <w:trPr>
          <w:trHeight w:val="300"/>
        </w:trPr>
        <w:tc>
          <w:tcPr>
            <w:tcW w:w="928" w:type="dxa"/>
            <w:noWrap/>
            <w:hideMark/>
          </w:tcPr>
          <w:p w14:paraId="187BD38D" w14:textId="77777777" w:rsidR="005B311A" w:rsidRPr="00DB659D" w:rsidRDefault="005B311A" w:rsidP="00DB659D">
            <w:pPr>
              <w:jc w:val="center"/>
              <w:rPr>
                <w:rFonts w:ascii="Arial" w:hAnsi="Arial" w:cs="Arial"/>
              </w:rPr>
            </w:pPr>
            <w:r w:rsidRPr="00DB659D">
              <w:rPr>
                <w:rFonts w:ascii="Arial" w:hAnsi="Arial" w:cs="Arial"/>
              </w:rPr>
              <w:t>159</w:t>
            </w:r>
          </w:p>
        </w:tc>
        <w:tc>
          <w:tcPr>
            <w:tcW w:w="4909" w:type="dxa"/>
            <w:noWrap/>
            <w:hideMark/>
          </w:tcPr>
          <w:p w14:paraId="616F9087" w14:textId="77777777" w:rsidR="005B311A" w:rsidRPr="00DB659D" w:rsidRDefault="005B311A">
            <w:pPr>
              <w:rPr>
                <w:rFonts w:ascii="Arial" w:hAnsi="Arial" w:cs="Arial"/>
              </w:rPr>
            </w:pPr>
            <w:r w:rsidRPr="00DB659D">
              <w:rPr>
                <w:rFonts w:ascii="Arial" w:hAnsi="Arial" w:cs="Arial"/>
              </w:rPr>
              <w:t>Riverside-San Bernardino-Ontario, CA</w:t>
            </w:r>
          </w:p>
        </w:tc>
        <w:tc>
          <w:tcPr>
            <w:tcW w:w="2803" w:type="dxa"/>
            <w:noWrap/>
            <w:hideMark/>
          </w:tcPr>
          <w:p w14:paraId="10086FC0"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54BF37AA" w14:textId="77777777" w:rsidTr="00DB659D">
        <w:trPr>
          <w:trHeight w:val="300"/>
        </w:trPr>
        <w:tc>
          <w:tcPr>
            <w:tcW w:w="928" w:type="dxa"/>
            <w:noWrap/>
            <w:hideMark/>
          </w:tcPr>
          <w:p w14:paraId="43669677" w14:textId="77777777" w:rsidR="005B311A" w:rsidRPr="00DB659D" w:rsidRDefault="005B311A" w:rsidP="00DB659D">
            <w:pPr>
              <w:jc w:val="center"/>
              <w:rPr>
                <w:rFonts w:ascii="Arial" w:hAnsi="Arial" w:cs="Arial"/>
              </w:rPr>
            </w:pPr>
            <w:r w:rsidRPr="00DB659D">
              <w:rPr>
                <w:rFonts w:ascii="Arial" w:hAnsi="Arial" w:cs="Arial"/>
              </w:rPr>
              <w:t>160</w:t>
            </w:r>
          </w:p>
        </w:tc>
        <w:tc>
          <w:tcPr>
            <w:tcW w:w="4909" w:type="dxa"/>
            <w:noWrap/>
            <w:hideMark/>
          </w:tcPr>
          <w:p w14:paraId="51A7316A" w14:textId="77777777" w:rsidR="005B311A" w:rsidRPr="00DB659D" w:rsidRDefault="005B311A">
            <w:pPr>
              <w:rPr>
                <w:rFonts w:ascii="Arial" w:hAnsi="Arial" w:cs="Arial"/>
              </w:rPr>
            </w:pPr>
            <w:r w:rsidRPr="00DB659D">
              <w:rPr>
                <w:rFonts w:ascii="Arial" w:hAnsi="Arial" w:cs="Arial"/>
              </w:rPr>
              <w:t>Flint, MI</w:t>
            </w:r>
          </w:p>
        </w:tc>
        <w:tc>
          <w:tcPr>
            <w:tcW w:w="2803" w:type="dxa"/>
            <w:noWrap/>
            <w:hideMark/>
          </w:tcPr>
          <w:p w14:paraId="161F95B6"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1ED297F7" w14:textId="77777777" w:rsidTr="00DB659D">
        <w:trPr>
          <w:trHeight w:val="300"/>
        </w:trPr>
        <w:tc>
          <w:tcPr>
            <w:tcW w:w="928" w:type="dxa"/>
            <w:noWrap/>
            <w:hideMark/>
          </w:tcPr>
          <w:p w14:paraId="46C758B6" w14:textId="77777777" w:rsidR="005B311A" w:rsidRPr="00DB659D" w:rsidRDefault="005B311A" w:rsidP="00DB659D">
            <w:pPr>
              <w:jc w:val="center"/>
              <w:rPr>
                <w:rFonts w:ascii="Arial" w:hAnsi="Arial" w:cs="Arial"/>
              </w:rPr>
            </w:pPr>
            <w:r w:rsidRPr="00DB659D">
              <w:rPr>
                <w:rFonts w:ascii="Arial" w:hAnsi="Arial" w:cs="Arial"/>
              </w:rPr>
              <w:t>161</w:t>
            </w:r>
          </w:p>
        </w:tc>
        <w:tc>
          <w:tcPr>
            <w:tcW w:w="4909" w:type="dxa"/>
            <w:noWrap/>
            <w:hideMark/>
          </w:tcPr>
          <w:p w14:paraId="68A323CB" w14:textId="77777777" w:rsidR="005B311A" w:rsidRPr="00DB659D" w:rsidRDefault="005B311A">
            <w:pPr>
              <w:rPr>
                <w:rFonts w:ascii="Arial" w:hAnsi="Arial" w:cs="Arial"/>
              </w:rPr>
            </w:pPr>
            <w:r w:rsidRPr="00DB659D">
              <w:rPr>
                <w:rFonts w:ascii="Arial" w:hAnsi="Arial" w:cs="Arial"/>
              </w:rPr>
              <w:t>Coeur d'Alene, ID</w:t>
            </w:r>
          </w:p>
        </w:tc>
        <w:tc>
          <w:tcPr>
            <w:tcW w:w="2803" w:type="dxa"/>
            <w:noWrap/>
            <w:hideMark/>
          </w:tcPr>
          <w:p w14:paraId="55A10F3E" w14:textId="77777777" w:rsidR="005B311A" w:rsidRPr="00DB659D" w:rsidRDefault="005B311A" w:rsidP="00DB659D">
            <w:pPr>
              <w:jc w:val="center"/>
              <w:rPr>
                <w:rFonts w:ascii="Arial" w:hAnsi="Arial" w:cs="Arial"/>
              </w:rPr>
            </w:pPr>
            <w:r w:rsidRPr="00DB659D">
              <w:rPr>
                <w:rFonts w:ascii="Arial" w:hAnsi="Arial" w:cs="Arial"/>
              </w:rPr>
              <w:t>47.6%</w:t>
            </w:r>
          </w:p>
        </w:tc>
      </w:tr>
      <w:tr w:rsidR="005B311A" w:rsidRPr="005B311A" w14:paraId="0C4F0794" w14:textId="77777777" w:rsidTr="00DB659D">
        <w:trPr>
          <w:trHeight w:val="300"/>
        </w:trPr>
        <w:tc>
          <w:tcPr>
            <w:tcW w:w="928" w:type="dxa"/>
            <w:noWrap/>
            <w:hideMark/>
          </w:tcPr>
          <w:p w14:paraId="101C9B6D" w14:textId="77777777" w:rsidR="005B311A" w:rsidRPr="00DB659D" w:rsidRDefault="005B311A" w:rsidP="00DB659D">
            <w:pPr>
              <w:jc w:val="center"/>
              <w:rPr>
                <w:rFonts w:ascii="Arial" w:hAnsi="Arial" w:cs="Arial"/>
              </w:rPr>
            </w:pPr>
            <w:r w:rsidRPr="00DB659D">
              <w:rPr>
                <w:rFonts w:ascii="Arial" w:hAnsi="Arial" w:cs="Arial"/>
              </w:rPr>
              <w:t>162</w:t>
            </w:r>
          </w:p>
        </w:tc>
        <w:tc>
          <w:tcPr>
            <w:tcW w:w="4909" w:type="dxa"/>
            <w:noWrap/>
            <w:hideMark/>
          </w:tcPr>
          <w:p w14:paraId="34835D05" w14:textId="77777777" w:rsidR="005B311A" w:rsidRPr="00DB659D" w:rsidRDefault="005B311A">
            <w:pPr>
              <w:rPr>
                <w:rFonts w:ascii="Arial" w:hAnsi="Arial" w:cs="Arial"/>
              </w:rPr>
            </w:pPr>
            <w:r w:rsidRPr="00DB659D">
              <w:rPr>
                <w:rFonts w:ascii="Arial" w:hAnsi="Arial" w:cs="Arial"/>
              </w:rPr>
              <w:t>Lawrence, KS</w:t>
            </w:r>
          </w:p>
        </w:tc>
        <w:tc>
          <w:tcPr>
            <w:tcW w:w="2803" w:type="dxa"/>
            <w:noWrap/>
            <w:hideMark/>
          </w:tcPr>
          <w:p w14:paraId="2E945A0A" w14:textId="77777777" w:rsidR="005B311A" w:rsidRPr="00DB659D" w:rsidRDefault="005B311A" w:rsidP="00DB659D">
            <w:pPr>
              <w:jc w:val="center"/>
              <w:rPr>
                <w:rFonts w:ascii="Arial" w:hAnsi="Arial" w:cs="Arial"/>
              </w:rPr>
            </w:pPr>
            <w:r w:rsidRPr="00DB659D">
              <w:rPr>
                <w:rFonts w:ascii="Arial" w:hAnsi="Arial" w:cs="Arial"/>
              </w:rPr>
              <w:t>47.5%</w:t>
            </w:r>
          </w:p>
        </w:tc>
      </w:tr>
      <w:tr w:rsidR="005B311A" w:rsidRPr="005B311A" w14:paraId="256E9C4C" w14:textId="77777777" w:rsidTr="00DB659D">
        <w:trPr>
          <w:trHeight w:val="300"/>
        </w:trPr>
        <w:tc>
          <w:tcPr>
            <w:tcW w:w="928" w:type="dxa"/>
            <w:noWrap/>
            <w:hideMark/>
          </w:tcPr>
          <w:p w14:paraId="4EE2795A" w14:textId="77777777" w:rsidR="005B311A" w:rsidRPr="00DB659D" w:rsidRDefault="005B311A" w:rsidP="00DB659D">
            <w:pPr>
              <w:jc w:val="center"/>
              <w:rPr>
                <w:rFonts w:ascii="Arial" w:hAnsi="Arial" w:cs="Arial"/>
              </w:rPr>
            </w:pPr>
            <w:r w:rsidRPr="00DB659D">
              <w:rPr>
                <w:rFonts w:ascii="Arial" w:hAnsi="Arial" w:cs="Arial"/>
              </w:rPr>
              <w:t>163</w:t>
            </w:r>
          </w:p>
        </w:tc>
        <w:tc>
          <w:tcPr>
            <w:tcW w:w="4909" w:type="dxa"/>
            <w:noWrap/>
            <w:hideMark/>
          </w:tcPr>
          <w:p w14:paraId="61566190" w14:textId="77777777" w:rsidR="005B311A" w:rsidRPr="00DB659D" w:rsidRDefault="005B311A">
            <w:pPr>
              <w:rPr>
                <w:rFonts w:ascii="Arial" w:hAnsi="Arial" w:cs="Arial"/>
              </w:rPr>
            </w:pPr>
            <w:r w:rsidRPr="00DB659D">
              <w:rPr>
                <w:rFonts w:ascii="Arial" w:hAnsi="Arial" w:cs="Arial"/>
              </w:rPr>
              <w:t>Chattanooga, TN-GA</w:t>
            </w:r>
          </w:p>
        </w:tc>
        <w:tc>
          <w:tcPr>
            <w:tcW w:w="2803" w:type="dxa"/>
            <w:noWrap/>
            <w:hideMark/>
          </w:tcPr>
          <w:p w14:paraId="49E9B26B" w14:textId="77777777" w:rsidR="005B311A" w:rsidRPr="00DB659D" w:rsidRDefault="005B311A" w:rsidP="00DB659D">
            <w:pPr>
              <w:jc w:val="center"/>
              <w:rPr>
                <w:rFonts w:ascii="Arial" w:hAnsi="Arial" w:cs="Arial"/>
              </w:rPr>
            </w:pPr>
            <w:r w:rsidRPr="00DB659D">
              <w:rPr>
                <w:rFonts w:ascii="Arial" w:hAnsi="Arial" w:cs="Arial"/>
              </w:rPr>
              <w:t>47.5%</w:t>
            </w:r>
          </w:p>
        </w:tc>
      </w:tr>
      <w:tr w:rsidR="005B311A" w:rsidRPr="005B311A" w14:paraId="0EA1660A" w14:textId="77777777" w:rsidTr="00DB659D">
        <w:trPr>
          <w:trHeight w:val="300"/>
        </w:trPr>
        <w:tc>
          <w:tcPr>
            <w:tcW w:w="928" w:type="dxa"/>
            <w:noWrap/>
            <w:hideMark/>
          </w:tcPr>
          <w:p w14:paraId="1F6ED8E4" w14:textId="77777777" w:rsidR="005B311A" w:rsidRPr="00DB659D" w:rsidRDefault="005B311A" w:rsidP="00DB659D">
            <w:pPr>
              <w:jc w:val="center"/>
              <w:rPr>
                <w:rFonts w:ascii="Arial" w:hAnsi="Arial" w:cs="Arial"/>
              </w:rPr>
            </w:pPr>
            <w:r w:rsidRPr="00DB659D">
              <w:rPr>
                <w:rFonts w:ascii="Arial" w:hAnsi="Arial" w:cs="Arial"/>
              </w:rPr>
              <w:t>164</w:t>
            </w:r>
          </w:p>
        </w:tc>
        <w:tc>
          <w:tcPr>
            <w:tcW w:w="4909" w:type="dxa"/>
            <w:noWrap/>
            <w:hideMark/>
          </w:tcPr>
          <w:p w14:paraId="7A836F07" w14:textId="77777777" w:rsidR="005B311A" w:rsidRPr="00DB659D" w:rsidRDefault="005B311A">
            <w:pPr>
              <w:rPr>
                <w:rFonts w:ascii="Arial" w:hAnsi="Arial" w:cs="Arial"/>
              </w:rPr>
            </w:pPr>
            <w:r w:rsidRPr="00DB659D">
              <w:rPr>
                <w:rFonts w:ascii="Arial" w:hAnsi="Arial" w:cs="Arial"/>
              </w:rPr>
              <w:t>Elizabethtown-Fort Knox, KY</w:t>
            </w:r>
          </w:p>
        </w:tc>
        <w:tc>
          <w:tcPr>
            <w:tcW w:w="2803" w:type="dxa"/>
            <w:noWrap/>
            <w:hideMark/>
          </w:tcPr>
          <w:p w14:paraId="1F475555" w14:textId="77777777" w:rsidR="005B311A" w:rsidRPr="00DB659D" w:rsidRDefault="005B311A" w:rsidP="00DB659D">
            <w:pPr>
              <w:jc w:val="center"/>
              <w:rPr>
                <w:rFonts w:ascii="Arial" w:hAnsi="Arial" w:cs="Arial"/>
              </w:rPr>
            </w:pPr>
            <w:r w:rsidRPr="00DB659D">
              <w:rPr>
                <w:rFonts w:ascii="Arial" w:hAnsi="Arial" w:cs="Arial"/>
              </w:rPr>
              <w:t>47.5%</w:t>
            </w:r>
          </w:p>
        </w:tc>
      </w:tr>
      <w:tr w:rsidR="005B311A" w:rsidRPr="005B311A" w14:paraId="000B88D6" w14:textId="77777777" w:rsidTr="00DB659D">
        <w:trPr>
          <w:trHeight w:val="300"/>
        </w:trPr>
        <w:tc>
          <w:tcPr>
            <w:tcW w:w="928" w:type="dxa"/>
            <w:noWrap/>
            <w:hideMark/>
          </w:tcPr>
          <w:p w14:paraId="60D43E09" w14:textId="77777777" w:rsidR="005B311A" w:rsidRPr="00DB659D" w:rsidRDefault="005B311A" w:rsidP="00DB659D">
            <w:pPr>
              <w:jc w:val="center"/>
              <w:rPr>
                <w:rFonts w:ascii="Arial" w:hAnsi="Arial" w:cs="Arial"/>
              </w:rPr>
            </w:pPr>
            <w:r w:rsidRPr="00DB659D">
              <w:rPr>
                <w:rFonts w:ascii="Arial" w:hAnsi="Arial" w:cs="Arial"/>
              </w:rPr>
              <w:lastRenderedPageBreak/>
              <w:t>165</w:t>
            </w:r>
          </w:p>
        </w:tc>
        <w:tc>
          <w:tcPr>
            <w:tcW w:w="4909" w:type="dxa"/>
            <w:noWrap/>
            <w:hideMark/>
          </w:tcPr>
          <w:p w14:paraId="495CC625" w14:textId="77777777" w:rsidR="005B311A" w:rsidRPr="00DB659D" w:rsidRDefault="005B311A">
            <w:pPr>
              <w:rPr>
                <w:rFonts w:ascii="Arial" w:hAnsi="Arial" w:cs="Arial"/>
              </w:rPr>
            </w:pPr>
            <w:r w:rsidRPr="00DB659D">
              <w:rPr>
                <w:rFonts w:ascii="Arial" w:hAnsi="Arial" w:cs="Arial"/>
              </w:rPr>
              <w:t>Wichita, KS</w:t>
            </w:r>
          </w:p>
        </w:tc>
        <w:tc>
          <w:tcPr>
            <w:tcW w:w="2803" w:type="dxa"/>
            <w:noWrap/>
            <w:hideMark/>
          </w:tcPr>
          <w:p w14:paraId="072A6258" w14:textId="77777777" w:rsidR="005B311A" w:rsidRPr="00DB659D" w:rsidRDefault="005B311A" w:rsidP="00DB659D">
            <w:pPr>
              <w:jc w:val="center"/>
              <w:rPr>
                <w:rFonts w:ascii="Arial" w:hAnsi="Arial" w:cs="Arial"/>
              </w:rPr>
            </w:pPr>
            <w:r w:rsidRPr="00DB659D">
              <w:rPr>
                <w:rFonts w:ascii="Arial" w:hAnsi="Arial" w:cs="Arial"/>
              </w:rPr>
              <w:t>47.5%</w:t>
            </w:r>
          </w:p>
        </w:tc>
      </w:tr>
      <w:tr w:rsidR="005B311A" w:rsidRPr="005B311A" w14:paraId="51F99F51" w14:textId="77777777" w:rsidTr="00DB659D">
        <w:trPr>
          <w:trHeight w:val="300"/>
        </w:trPr>
        <w:tc>
          <w:tcPr>
            <w:tcW w:w="928" w:type="dxa"/>
            <w:noWrap/>
            <w:hideMark/>
          </w:tcPr>
          <w:p w14:paraId="558D3C6D" w14:textId="77777777" w:rsidR="005B311A" w:rsidRPr="00DB659D" w:rsidRDefault="005B311A" w:rsidP="00DB659D">
            <w:pPr>
              <w:jc w:val="center"/>
              <w:rPr>
                <w:rFonts w:ascii="Arial" w:hAnsi="Arial" w:cs="Arial"/>
              </w:rPr>
            </w:pPr>
            <w:r w:rsidRPr="00DB659D">
              <w:rPr>
                <w:rFonts w:ascii="Arial" w:hAnsi="Arial" w:cs="Arial"/>
              </w:rPr>
              <w:t>166</w:t>
            </w:r>
          </w:p>
        </w:tc>
        <w:tc>
          <w:tcPr>
            <w:tcW w:w="4909" w:type="dxa"/>
            <w:noWrap/>
            <w:hideMark/>
          </w:tcPr>
          <w:p w14:paraId="265414C4" w14:textId="77777777" w:rsidR="005B311A" w:rsidRPr="00DB659D" w:rsidRDefault="005B311A">
            <w:pPr>
              <w:rPr>
                <w:rFonts w:ascii="Arial" w:hAnsi="Arial" w:cs="Arial"/>
              </w:rPr>
            </w:pPr>
            <w:r w:rsidRPr="00DB659D">
              <w:rPr>
                <w:rFonts w:ascii="Arial" w:hAnsi="Arial" w:cs="Arial"/>
              </w:rPr>
              <w:t>Bloomington, IN</w:t>
            </w:r>
          </w:p>
        </w:tc>
        <w:tc>
          <w:tcPr>
            <w:tcW w:w="2803" w:type="dxa"/>
            <w:noWrap/>
            <w:hideMark/>
          </w:tcPr>
          <w:p w14:paraId="02AD6B4A" w14:textId="77777777" w:rsidR="005B311A" w:rsidRPr="00DB659D" w:rsidRDefault="005B311A" w:rsidP="00DB659D">
            <w:pPr>
              <w:jc w:val="center"/>
              <w:rPr>
                <w:rFonts w:ascii="Arial" w:hAnsi="Arial" w:cs="Arial"/>
              </w:rPr>
            </w:pPr>
            <w:r w:rsidRPr="00DB659D">
              <w:rPr>
                <w:rFonts w:ascii="Arial" w:hAnsi="Arial" w:cs="Arial"/>
              </w:rPr>
              <w:t>47.4%</w:t>
            </w:r>
          </w:p>
        </w:tc>
      </w:tr>
      <w:tr w:rsidR="005B311A" w:rsidRPr="005B311A" w14:paraId="4011979D" w14:textId="77777777" w:rsidTr="00DB659D">
        <w:trPr>
          <w:trHeight w:val="300"/>
        </w:trPr>
        <w:tc>
          <w:tcPr>
            <w:tcW w:w="928" w:type="dxa"/>
            <w:noWrap/>
            <w:hideMark/>
          </w:tcPr>
          <w:p w14:paraId="7061D16C" w14:textId="77777777" w:rsidR="005B311A" w:rsidRPr="00DB659D" w:rsidRDefault="005B311A" w:rsidP="00DB659D">
            <w:pPr>
              <w:jc w:val="center"/>
              <w:rPr>
                <w:rFonts w:ascii="Arial" w:hAnsi="Arial" w:cs="Arial"/>
              </w:rPr>
            </w:pPr>
            <w:r w:rsidRPr="00DB659D">
              <w:rPr>
                <w:rFonts w:ascii="Arial" w:hAnsi="Arial" w:cs="Arial"/>
              </w:rPr>
              <w:t>167</w:t>
            </w:r>
          </w:p>
        </w:tc>
        <w:tc>
          <w:tcPr>
            <w:tcW w:w="4909" w:type="dxa"/>
            <w:noWrap/>
            <w:hideMark/>
          </w:tcPr>
          <w:p w14:paraId="73AC1BC2" w14:textId="77777777" w:rsidR="005B311A" w:rsidRPr="00DB659D" w:rsidRDefault="005B311A">
            <w:pPr>
              <w:rPr>
                <w:rFonts w:ascii="Arial" w:hAnsi="Arial" w:cs="Arial"/>
              </w:rPr>
            </w:pPr>
            <w:r w:rsidRPr="00DB659D">
              <w:rPr>
                <w:rFonts w:ascii="Arial" w:hAnsi="Arial" w:cs="Arial"/>
              </w:rPr>
              <w:t>Chambersburg-Waynesboro, PA</w:t>
            </w:r>
          </w:p>
        </w:tc>
        <w:tc>
          <w:tcPr>
            <w:tcW w:w="2803" w:type="dxa"/>
            <w:noWrap/>
            <w:hideMark/>
          </w:tcPr>
          <w:p w14:paraId="2CB1E7AD" w14:textId="77777777" w:rsidR="005B311A" w:rsidRPr="00DB659D" w:rsidRDefault="005B311A" w:rsidP="00DB659D">
            <w:pPr>
              <w:jc w:val="center"/>
              <w:rPr>
                <w:rFonts w:ascii="Arial" w:hAnsi="Arial" w:cs="Arial"/>
              </w:rPr>
            </w:pPr>
            <w:r w:rsidRPr="00DB659D">
              <w:rPr>
                <w:rFonts w:ascii="Arial" w:hAnsi="Arial" w:cs="Arial"/>
              </w:rPr>
              <w:t>47.4%</w:t>
            </w:r>
          </w:p>
        </w:tc>
      </w:tr>
      <w:tr w:rsidR="005B311A" w:rsidRPr="005B311A" w14:paraId="18A24AD9" w14:textId="77777777" w:rsidTr="00DB659D">
        <w:trPr>
          <w:trHeight w:val="300"/>
        </w:trPr>
        <w:tc>
          <w:tcPr>
            <w:tcW w:w="928" w:type="dxa"/>
            <w:noWrap/>
            <w:hideMark/>
          </w:tcPr>
          <w:p w14:paraId="7DF22B9C" w14:textId="77777777" w:rsidR="005B311A" w:rsidRPr="00DB659D" w:rsidRDefault="005B311A" w:rsidP="00DB659D">
            <w:pPr>
              <w:jc w:val="center"/>
              <w:rPr>
                <w:rFonts w:ascii="Arial" w:hAnsi="Arial" w:cs="Arial"/>
              </w:rPr>
            </w:pPr>
            <w:r w:rsidRPr="00DB659D">
              <w:rPr>
                <w:rFonts w:ascii="Arial" w:hAnsi="Arial" w:cs="Arial"/>
              </w:rPr>
              <w:t>168</w:t>
            </w:r>
          </w:p>
        </w:tc>
        <w:tc>
          <w:tcPr>
            <w:tcW w:w="4909" w:type="dxa"/>
            <w:noWrap/>
            <w:hideMark/>
          </w:tcPr>
          <w:p w14:paraId="4E800E1C" w14:textId="77777777" w:rsidR="005B311A" w:rsidRPr="00DB659D" w:rsidRDefault="005B311A">
            <w:pPr>
              <w:rPr>
                <w:rFonts w:ascii="Arial" w:hAnsi="Arial" w:cs="Arial"/>
              </w:rPr>
            </w:pPr>
            <w:r w:rsidRPr="00DB659D">
              <w:rPr>
                <w:rFonts w:ascii="Arial" w:hAnsi="Arial" w:cs="Arial"/>
              </w:rPr>
              <w:t>El Paso, TX</w:t>
            </w:r>
          </w:p>
        </w:tc>
        <w:tc>
          <w:tcPr>
            <w:tcW w:w="2803" w:type="dxa"/>
            <w:noWrap/>
            <w:hideMark/>
          </w:tcPr>
          <w:p w14:paraId="21AA2D8D" w14:textId="77777777" w:rsidR="005B311A" w:rsidRPr="00DB659D" w:rsidRDefault="005B311A" w:rsidP="00DB659D">
            <w:pPr>
              <w:jc w:val="center"/>
              <w:rPr>
                <w:rFonts w:ascii="Arial" w:hAnsi="Arial" w:cs="Arial"/>
              </w:rPr>
            </w:pPr>
            <w:r w:rsidRPr="00DB659D">
              <w:rPr>
                <w:rFonts w:ascii="Arial" w:hAnsi="Arial" w:cs="Arial"/>
              </w:rPr>
              <w:t>47.4%</w:t>
            </w:r>
          </w:p>
        </w:tc>
      </w:tr>
      <w:tr w:rsidR="005B311A" w:rsidRPr="005B311A" w14:paraId="6765E55F" w14:textId="77777777" w:rsidTr="00DB659D">
        <w:trPr>
          <w:trHeight w:val="300"/>
        </w:trPr>
        <w:tc>
          <w:tcPr>
            <w:tcW w:w="928" w:type="dxa"/>
            <w:noWrap/>
            <w:hideMark/>
          </w:tcPr>
          <w:p w14:paraId="251E2B65" w14:textId="77777777" w:rsidR="005B311A" w:rsidRPr="00DB659D" w:rsidRDefault="005B311A" w:rsidP="00DB659D">
            <w:pPr>
              <w:jc w:val="center"/>
              <w:rPr>
                <w:rFonts w:ascii="Arial" w:hAnsi="Arial" w:cs="Arial"/>
              </w:rPr>
            </w:pPr>
            <w:r w:rsidRPr="00DB659D">
              <w:rPr>
                <w:rFonts w:ascii="Arial" w:hAnsi="Arial" w:cs="Arial"/>
              </w:rPr>
              <w:t>169</w:t>
            </w:r>
          </w:p>
        </w:tc>
        <w:tc>
          <w:tcPr>
            <w:tcW w:w="4909" w:type="dxa"/>
            <w:noWrap/>
            <w:hideMark/>
          </w:tcPr>
          <w:p w14:paraId="11737CE3" w14:textId="77777777" w:rsidR="005B311A" w:rsidRPr="00DB659D" w:rsidRDefault="005B311A">
            <w:pPr>
              <w:rPr>
                <w:rFonts w:ascii="Arial" w:hAnsi="Arial" w:cs="Arial"/>
              </w:rPr>
            </w:pPr>
            <w:r w:rsidRPr="00DB659D">
              <w:rPr>
                <w:rFonts w:ascii="Arial" w:hAnsi="Arial" w:cs="Arial"/>
              </w:rPr>
              <w:t>Lewiston-Auburn, ME</w:t>
            </w:r>
          </w:p>
        </w:tc>
        <w:tc>
          <w:tcPr>
            <w:tcW w:w="2803" w:type="dxa"/>
            <w:noWrap/>
            <w:hideMark/>
          </w:tcPr>
          <w:p w14:paraId="168AD6FA" w14:textId="77777777" w:rsidR="005B311A" w:rsidRPr="00DB659D" w:rsidRDefault="005B311A" w:rsidP="00DB659D">
            <w:pPr>
              <w:jc w:val="center"/>
              <w:rPr>
                <w:rFonts w:ascii="Arial" w:hAnsi="Arial" w:cs="Arial"/>
              </w:rPr>
            </w:pPr>
            <w:r w:rsidRPr="00DB659D">
              <w:rPr>
                <w:rFonts w:ascii="Arial" w:hAnsi="Arial" w:cs="Arial"/>
              </w:rPr>
              <w:t>47.4%</w:t>
            </w:r>
          </w:p>
        </w:tc>
      </w:tr>
      <w:tr w:rsidR="005B311A" w:rsidRPr="005B311A" w14:paraId="57FCB95A" w14:textId="77777777" w:rsidTr="00DB659D">
        <w:trPr>
          <w:trHeight w:val="300"/>
        </w:trPr>
        <w:tc>
          <w:tcPr>
            <w:tcW w:w="928" w:type="dxa"/>
            <w:noWrap/>
            <w:hideMark/>
          </w:tcPr>
          <w:p w14:paraId="4B1D6253" w14:textId="77777777" w:rsidR="005B311A" w:rsidRPr="00DB659D" w:rsidRDefault="005B311A" w:rsidP="00DB659D">
            <w:pPr>
              <w:jc w:val="center"/>
              <w:rPr>
                <w:rFonts w:ascii="Arial" w:hAnsi="Arial" w:cs="Arial"/>
              </w:rPr>
            </w:pPr>
            <w:r w:rsidRPr="00DB659D">
              <w:rPr>
                <w:rFonts w:ascii="Arial" w:hAnsi="Arial" w:cs="Arial"/>
              </w:rPr>
              <w:t>170</w:t>
            </w:r>
          </w:p>
        </w:tc>
        <w:tc>
          <w:tcPr>
            <w:tcW w:w="4909" w:type="dxa"/>
            <w:noWrap/>
            <w:hideMark/>
          </w:tcPr>
          <w:p w14:paraId="4151EACF" w14:textId="77777777" w:rsidR="005B311A" w:rsidRPr="00DB659D" w:rsidRDefault="005B311A">
            <w:pPr>
              <w:rPr>
                <w:rFonts w:ascii="Arial" w:hAnsi="Arial" w:cs="Arial"/>
              </w:rPr>
            </w:pPr>
            <w:r w:rsidRPr="00DB659D">
              <w:rPr>
                <w:rFonts w:ascii="Arial" w:hAnsi="Arial" w:cs="Arial"/>
              </w:rPr>
              <w:t>Billings, MT</w:t>
            </w:r>
          </w:p>
        </w:tc>
        <w:tc>
          <w:tcPr>
            <w:tcW w:w="2803" w:type="dxa"/>
            <w:noWrap/>
            <w:hideMark/>
          </w:tcPr>
          <w:p w14:paraId="7EA9ED2C"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3166FA1B" w14:textId="77777777" w:rsidTr="00DB659D">
        <w:trPr>
          <w:trHeight w:val="300"/>
        </w:trPr>
        <w:tc>
          <w:tcPr>
            <w:tcW w:w="928" w:type="dxa"/>
            <w:noWrap/>
            <w:hideMark/>
          </w:tcPr>
          <w:p w14:paraId="155FA204" w14:textId="77777777" w:rsidR="005B311A" w:rsidRPr="00DB659D" w:rsidRDefault="005B311A" w:rsidP="00DB659D">
            <w:pPr>
              <w:jc w:val="center"/>
              <w:rPr>
                <w:rFonts w:ascii="Arial" w:hAnsi="Arial" w:cs="Arial"/>
              </w:rPr>
            </w:pPr>
            <w:r w:rsidRPr="00DB659D">
              <w:rPr>
                <w:rFonts w:ascii="Arial" w:hAnsi="Arial" w:cs="Arial"/>
              </w:rPr>
              <w:t>171</w:t>
            </w:r>
          </w:p>
        </w:tc>
        <w:tc>
          <w:tcPr>
            <w:tcW w:w="4909" w:type="dxa"/>
            <w:noWrap/>
            <w:hideMark/>
          </w:tcPr>
          <w:p w14:paraId="10D731A6" w14:textId="77777777" w:rsidR="005B311A" w:rsidRPr="00DB659D" w:rsidRDefault="005B311A">
            <w:pPr>
              <w:rPr>
                <w:rFonts w:ascii="Arial" w:hAnsi="Arial" w:cs="Arial"/>
              </w:rPr>
            </w:pPr>
            <w:r w:rsidRPr="00DB659D">
              <w:rPr>
                <w:rFonts w:ascii="Arial" w:hAnsi="Arial" w:cs="Arial"/>
              </w:rPr>
              <w:t>Pine Bluff, AR</w:t>
            </w:r>
          </w:p>
        </w:tc>
        <w:tc>
          <w:tcPr>
            <w:tcW w:w="2803" w:type="dxa"/>
            <w:noWrap/>
            <w:hideMark/>
          </w:tcPr>
          <w:p w14:paraId="2A9857A4"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42B48B93" w14:textId="77777777" w:rsidTr="00DB659D">
        <w:trPr>
          <w:trHeight w:val="300"/>
        </w:trPr>
        <w:tc>
          <w:tcPr>
            <w:tcW w:w="928" w:type="dxa"/>
            <w:noWrap/>
            <w:hideMark/>
          </w:tcPr>
          <w:p w14:paraId="5695BB3E" w14:textId="77777777" w:rsidR="005B311A" w:rsidRPr="00DB659D" w:rsidRDefault="005B311A" w:rsidP="00DB659D">
            <w:pPr>
              <w:jc w:val="center"/>
              <w:rPr>
                <w:rFonts w:ascii="Arial" w:hAnsi="Arial" w:cs="Arial"/>
              </w:rPr>
            </w:pPr>
            <w:r w:rsidRPr="00DB659D">
              <w:rPr>
                <w:rFonts w:ascii="Arial" w:hAnsi="Arial" w:cs="Arial"/>
              </w:rPr>
              <w:t>172</w:t>
            </w:r>
          </w:p>
        </w:tc>
        <w:tc>
          <w:tcPr>
            <w:tcW w:w="4909" w:type="dxa"/>
            <w:noWrap/>
            <w:hideMark/>
          </w:tcPr>
          <w:p w14:paraId="493D26C5" w14:textId="77777777" w:rsidR="005B311A" w:rsidRPr="00DB659D" w:rsidRDefault="005B311A">
            <w:pPr>
              <w:rPr>
                <w:rFonts w:ascii="Arial" w:hAnsi="Arial" w:cs="Arial"/>
              </w:rPr>
            </w:pPr>
            <w:r w:rsidRPr="00DB659D">
              <w:rPr>
                <w:rFonts w:ascii="Arial" w:hAnsi="Arial" w:cs="Arial"/>
              </w:rPr>
              <w:t>Corpus Christi, TX</w:t>
            </w:r>
          </w:p>
        </w:tc>
        <w:tc>
          <w:tcPr>
            <w:tcW w:w="2803" w:type="dxa"/>
            <w:noWrap/>
            <w:hideMark/>
          </w:tcPr>
          <w:p w14:paraId="4A0526F6"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23D4E456" w14:textId="77777777" w:rsidTr="00DB659D">
        <w:trPr>
          <w:trHeight w:val="300"/>
        </w:trPr>
        <w:tc>
          <w:tcPr>
            <w:tcW w:w="928" w:type="dxa"/>
            <w:noWrap/>
            <w:hideMark/>
          </w:tcPr>
          <w:p w14:paraId="235B68EF" w14:textId="77777777" w:rsidR="005B311A" w:rsidRPr="00DB659D" w:rsidRDefault="005B311A" w:rsidP="00DB659D">
            <w:pPr>
              <w:jc w:val="center"/>
              <w:rPr>
                <w:rFonts w:ascii="Arial" w:hAnsi="Arial" w:cs="Arial"/>
              </w:rPr>
            </w:pPr>
            <w:r w:rsidRPr="00DB659D">
              <w:rPr>
                <w:rFonts w:ascii="Arial" w:hAnsi="Arial" w:cs="Arial"/>
              </w:rPr>
              <w:t>173</w:t>
            </w:r>
          </w:p>
        </w:tc>
        <w:tc>
          <w:tcPr>
            <w:tcW w:w="4909" w:type="dxa"/>
            <w:noWrap/>
            <w:hideMark/>
          </w:tcPr>
          <w:p w14:paraId="04D56D33" w14:textId="77777777" w:rsidR="005B311A" w:rsidRPr="00DB659D" w:rsidRDefault="005B311A">
            <w:pPr>
              <w:rPr>
                <w:rFonts w:ascii="Arial" w:hAnsi="Arial" w:cs="Arial"/>
              </w:rPr>
            </w:pPr>
            <w:r w:rsidRPr="00DB659D">
              <w:rPr>
                <w:rFonts w:ascii="Arial" w:hAnsi="Arial" w:cs="Arial"/>
              </w:rPr>
              <w:t>Bloomsburg-Berwick, PA</w:t>
            </w:r>
          </w:p>
        </w:tc>
        <w:tc>
          <w:tcPr>
            <w:tcW w:w="2803" w:type="dxa"/>
            <w:noWrap/>
            <w:hideMark/>
          </w:tcPr>
          <w:p w14:paraId="0ACADEE0"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033C8F93" w14:textId="77777777" w:rsidTr="00DB659D">
        <w:trPr>
          <w:trHeight w:val="300"/>
        </w:trPr>
        <w:tc>
          <w:tcPr>
            <w:tcW w:w="928" w:type="dxa"/>
            <w:noWrap/>
            <w:hideMark/>
          </w:tcPr>
          <w:p w14:paraId="39486A1F" w14:textId="77777777" w:rsidR="005B311A" w:rsidRPr="00DB659D" w:rsidRDefault="005B311A" w:rsidP="00DB659D">
            <w:pPr>
              <w:jc w:val="center"/>
              <w:rPr>
                <w:rFonts w:ascii="Arial" w:hAnsi="Arial" w:cs="Arial"/>
              </w:rPr>
            </w:pPr>
            <w:r w:rsidRPr="00DB659D">
              <w:rPr>
                <w:rFonts w:ascii="Arial" w:hAnsi="Arial" w:cs="Arial"/>
              </w:rPr>
              <w:t>174</w:t>
            </w:r>
          </w:p>
        </w:tc>
        <w:tc>
          <w:tcPr>
            <w:tcW w:w="4909" w:type="dxa"/>
            <w:noWrap/>
            <w:hideMark/>
          </w:tcPr>
          <w:p w14:paraId="2A1BE78D" w14:textId="77777777" w:rsidR="005B311A" w:rsidRPr="00DB659D" w:rsidRDefault="005B311A">
            <w:pPr>
              <w:rPr>
                <w:rFonts w:ascii="Arial" w:hAnsi="Arial" w:cs="Arial"/>
              </w:rPr>
            </w:pPr>
            <w:r w:rsidRPr="00DB659D">
              <w:rPr>
                <w:rFonts w:ascii="Arial" w:hAnsi="Arial" w:cs="Arial"/>
              </w:rPr>
              <w:t>Sebring, FL</w:t>
            </w:r>
          </w:p>
        </w:tc>
        <w:tc>
          <w:tcPr>
            <w:tcW w:w="2803" w:type="dxa"/>
            <w:noWrap/>
            <w:hideMark/>
          </w:tcPr>
          <w:p w14:paraId="0B8EE039"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64C4C769" w14:textId="77777777" w:rsidTr="00DB659D">
        <w:trPr>
          <w:trHeight w:val="300"/>
        </w:trPr>
        <w:tc>
          <w:tcPr>
            <w:tcW w:w="928" w:type="dxa"/>
            <w:noWrap/>
            <w:hideMark/>
          </w:tcPr>
          <w:p w14:paraId="455CBBF7" w14:textId="77777777" w:rsidR="005B311A" w:rsidRPr="00DB659D" w:rsidRDefault="005B311A" w:rsidP="00DB659D">
            <w:pPr>
              <w:jc w:val="center"/>
              <w:rPr>
                <w:rFonts w:ascii="Arial" w:hAnsi="Arial" w:cs="Arial"/>
              </w:rPr>
            </w:pPr>
            <w:r w:rsidRPr="00DB659D">
              <w:rPr>
                <w:rFonts w:ascii="Arial" w:hAnsi="Arial" w:cs="Arial"/>
              </w:rPr>
              <w:t>175</w:t>
            </w:r>
          </w:p>
        </w:tc>
        <w:tc>
          <w:tcPr>
            <w:tcW w:w="4909" w:type="dxa"/>
            <w:noWrap/>
            <w:hideMark/>
          </w:tcPr>
          <w:p w14:paraId="11A3CA1A" w14:textId="77777777" w:rsidR="005B311A" w:rsidRPr="00DB659D" w:rsidRDefault="005B311A">
            <w:pPr>
              <w:rPr>
                <w:rFonts w:ascii="Arial" w:hAnsi="Arial" w:cs="Arial"/>
              </w:rPr>
            </w:pPr>
            <w:r w:rsidRPr="00DB659D">
              <w:rPr>
                <w:rFonts w:ascii="Arial" w:hAnsi="Arial" w:cs="Arial"/>
              </w:rPr>
              <w:t>Tulsa, OK</w:t>
            </w:r>
          </w:p>
        </w:tc>
        <w:tc>
          <w:tcPr>
            <w:tcW w:w="2803" w:type="dxa"/>
            <w:noWrap/>
            <w:hideMark/>
          </w:tcPr>
          <w:p w14:paraId="538D09FB"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0FDAF98F" w14:textId="77777777" w:rsidTr="00DB659D">
        <w:trPr>
          <w:trHeight w:val="300"/>
        </w:trPr>
        <w:tc>
          <w:tcPr>
            <w:tcW w:w="928" w:type="dxa"/>
            <w:noWrap/>
            <w:hideMark/>
          </w:tcPr>
          <w:p w14:paraId="6C22F031" w14:textId="77777777" w:rsidR="005B311A" w:rsidRPr="00DB659D" w:rsidRDefault="005B311A" w:rsidP="00DB659D">
            <w:pPr>
              <w:jc w:val="center"/>
              <w:rPr>
                <w:rFonts w:ascii="Arial" w:hAnsi="Arial" w:cs="Arial"/>
              </w:rPr>
            </w:pPr>
            <w:r w:rsidRPr="00DB659D">
              <w:rPr>
                <w:rFonts w:ascii="Arial" w:hAnsi="Arial" w:cs="Arial"/>
              </w:rPr>
              <w:t>176</w:t>
            </w:r>
          </w:p>
        </w:tc>
        <w:tc>
          <w:tcPr>
            <w:tcW w:w="4909" w:type="dxa"/>
            <w:noWrap/>
            <w:hideMark/>
          </w:tcPr>
          <w:p w14:paraId="13657AF8" w14:textId="77777777" w:rsidR="005B311A" w:rsidRPr="00DB659D" w:rsidRDefault="005B311A">
            <w:pPr>
              <w:rPr>
                <w:rFonts w:ascii="Arial" w:hAnsi="Arial" w:cs="Arial"/>
              </w:rPr>
            </w:pPr>
            <w:r w:rsidRPr="00DB659D">
              <w:rPr>
                <w:rFonts w:ascii="Arial" w:hAnsi="Arial" w:cs="Arial"/>
              </w:rPr>
              <w:t>Athens-Clarke County, GA</w:t>
            </w:r>
          </w:p>
        </w:tc>
        <w:tc>
          <w:tcPr>
            <w:tcW w:w="2803" w:type="dxa"/>
            <w:noWrap/>
            <w:hideMark/>
          </w:tcPr>
          <w:p w14:paraId="372B369D"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240EC860" w14:textId="77777777" w:rsidTr="00DB659D">
        <w:trPr>
          <w:trHeight w:val="300"/>
        </w:trPr>
        <w:tc>
          <w:tcPr>
            <w:tcW w:w="928" w:type="dxa"/>
            <w:noWrap/>
            <w:hideMark/>
          </w:tcPr>
          <w:p w14:paraId="5EA4923A" w14:textId="77777777" w:rsidR="005B311A" w:rsidRPr="00DB659D" w:rsidRDefault="005B311A" w:rsidP="00DB659D">
            <w:pPr>
              <w:jc w:val="center"/>
              <w:rPr>
                <w:rFonts w:ascii="Arial" w:hAnsi="Arial" w:cs="Arial"/>
              </w:rPr>
            </w:pPr>
            <w:r w:rsidRPr="00DB659D">
              <w:rPr>
                <w:rFonts w:ascii="Arial" w:hAnsi="Arial" w:cs="Arial"/>
              </w:rPr>
              <w:t>177</w:t>
            </w:r>
          </w:p>
        </w:tc>
        <w:tc>
          <w:tcPr>
            <w:tcW w:w="4909" w:type="dxa"/>
            <w:noWrap/>
            <w:hideMark/>
          </w:tcPr>
          <w:p w14:paraId="6A8AAC82" w14:textId="77777777" w:rsidR="005B311A" w:rsidRPr="00DB659D" w:rsidRDefault="005B311A">
            <w:pPr>
              <w:rPr>
                <w:rFonts w:ascii="Arial" w:hAnsi="Arial" w:cs="Arial"/>
              </w:rPr>
            </w:pPr>
            <w:r w:rsidRPr="00DB659D">
              <w:rPr>
                <w:rFonts w:ascii="Arial" w:hAnsi="Arial" w:cs="Arial"/>
              </w:rPr>
              <w:t>Sioux Falls, SD</w:t>
            </w:r>
          </w:p>
        </w:tc>
        <w:tc>
          <w:tcPr>
            <w:tcW w:w="2803" w:type="dxa"/>
            <w:noWrap/>
            <w:hideMark/>
          </w:tcPr>
          <w:p w14:paraId="6508F794" w14:textId="77777777" w:rsidR="005B311A" w:rsidRPr="00DB659D" w:rsidRDefault="005B311A" w:rsidP="00DB659D">
            <w:pPr>
              <w:jc w:val="center"/>
              <w:rPr>
                <w:rFonts w:ascii="Arial" w:hAnsi="Arial" w:cs="Arial"/>
              </w:rPr>
            </w:pPr>
            <w:r w:rsidRPr="00DB659D">
              <w:rPr>
                <w:rFonts w:ascii="Arial" w:hAnsi="Arial" w:cs="Arial"/>
              </w:rPr>
              <w:t>47.3%</w:t>
            </w:r>
          </w:p>
        </w:tc>
      </w:tr>
      <w:tr w:rsidR="005B311A" w:rsidRPr="005B311A" w14:paraId="27EE53BB" w14:textId="77777777" w:rsidTr="00DB659D">
        <w:trPr>
          <w:trHeight w:val="300"/>
        </w:trPr>
        <w:tc>
          <w:tcPr>
            <w:tcW w:w="928" w:type="dxa"/>
            <w:noWrap/>
            <w:hideMark/>
          </w:tcPr>
          <w:p w14:paraId="6629DC05" w14:textId="77777777" w:rsidR="005B311A" w:rsidRPr="00DB659D" w:rsidRDefault="005B311A" w:rsidP="00DB659D">
            <w:pPr>
              <w:jc w:val="center"/>
              <w:rPr>
                <w:rFonts w:ascii="Arial" w:hAnsi="Arial" w:cs="Arial"/>
              </w:rPr>
            </w:pPr>
            <w:r w:rsidRPr="00DB659D">
              <w:rPr>
                <w:rFonts w:ascii="Arial" w:hAnsi="Arial" w:cs="Arial"/>
              </w:rPr>
              <w:t>178</w:t>
            </w:r>
          </w:p>
        </w:tc>
        <w:tc>
          <w:tcPr>
            <w:tcW w:w="4909" w:type="dxa"/>
            <w:noWrap/>
            <w:hideMark/>
          </w:tcPr>
          <w:p w14:paraId="6EEAA127" w14:textId="77777777" w:rsidR="005B311A" w:rsidRPr="00DB659D" w:rsidRDefault="005B311A">
            <w:pPr>
              <w:rPr>
                <w:rFonts w:ascii="Arial" w:hAnsi="Arial" w:cs="Arial"/>
              </w:rPr>
            </w:pPr>
            <w:r w:rsidRPr="00DB659D">
              <w:rPr>
                <w:rFonts w:ascii="Arial" w:hAnsi="Arial" w:cs="Arial"/>
              </w:rPr>
              <w:t>Bend-Redmond, OR</w:t>
            </w:r>
          </w:p>
        </w:tc>
        <w:tc>
          <w:tcPr>
            <w:tcW w:w="2803" w:type="dxa"/>
            <w:noWrap/>
            <w:hideMark/>
          </w:tcPr>
          <w:p w14:paraId="3A35403E" w14:textId="77777777" w:rsidR="005B311A" w:rsidRPr="00DB659D" w:rsidRDefault="005B311A" w:rsidP="00DB659D">
            <w:pPr>
              <w:jc w:val="center"/>
              <w:rPr>
                <w:rFonts w:ascii="Arial" w:hAnsi="Arial" w:cs="Arial"/>
              </w:rPr>
            </w:pPr>
            <w:r w:rsidRPr="00DB659D">
              <w:rPr>
                <w:rFonts w:ascii="Arial" w:hAnsi="Arial" w:cs="Arial"/>
              </w:rPr>
              <w:t>47.2%</w:t>
            </w:r>
          </w:p>
        </w:tc>
      </w:tr>
      <w:tr w:rsidR="005B311A" w:rsidRPr="005B311A" w14:paraId="56FDC593" w14:textId="77777777" w:rsidTr="00DB659D">
        <w:trPr>
          <w:trHeight w:val="300"/>
        </w:trPr>
        <w:tc>
          <w:tcPr>
            <w:tcW w:w="928" w:type="dxa"/>
            <w:noWrap/>
            <w:hideMark/>
          </w:tcPr>
          <w:p w14:paraId="7D0EF22A" w14:textId="77777777" w:rsidR="005B311A" w:rsidRPr="00DB659D" w:rsidRDefault="005B311A" w:rsidP="00DB659D">
            <w:pPr>
              <w:jc w:val="center"/>
              <w:rPr>
                <w:rFonts w:ascii="Arial" w:hAnsi="Arial" w:cs="Arial"/>
              </w:rPr>
            </w:pPr>
            <w:r w:rsidRPr="00DB659D">
              <w:rPr>
                <w:rFonts w:ascii="Arial" w:hAnsi="Arial" w:cs="Arial"/>
              </w:rPr>
              <w:t>179</w:t>
            </w:r>
          </w:p>
        </w:tc>
        <w:tc>
          <w:tcPr>
            <w:tcW w:w="4909" w:type="dxa"/>
            <w:noWrap/>
            <w:hideMark/>
          </w:tcPr>
          <w:p w14:paraId="416D2F2B" w14:textId="77777777" w:rsidR="005B311A" w:rsidRPr="00DB659D" w:rsidRDefault="005B311A">
            <w:pPr>
              <w:rPr>
                <w:rFonts w:ascii="Arial" w:hAnsi="Arial" w:cs="Arial"/>
              </w:rPr>
            </w:pPr>
            <w:r w:rsidRPr="00DB659D">
              <w:rPr>
                <w:rFonts w:ascii="Arial" w:hAnsi="Arial" w:cs="Arial"/>
              </w:rPr>
              <w:t>Lexington-Fayette, KY</w:t>
            </w:r>
          </w:p>
        </w:tc>
        <w:tc>
          <w:tcPr>
            <w:tcW w:w="2803" w:type="dxa"/>
            <w:noWrap/>
            <w:hideMark/>
          </w:tcPr>
          <w:p w14:paraId="14B74C7B" w14:textId="77777777" w:rsidR="005B311A" w:rsidRPr="00DB659D" w:rsidRDefault="005B311A" w:rsidP="00DB659D">
            <w:pPr>
              <w:jc w:val="center"/>
              <w:rPr>
                <w:rFonts w:ascii="Arial" w:hAnsi="Arial" w:cs="Arial"/>
              </w:rPr>
            </w:pPr>
            <w:r w:rsidRPr="00DB659D">
              <w:rPr>
                <w:rFonts w:ascii="Arial" w:hAnsi="Arial" w:cs="Arial"/>
              </w:rPr>
              <w:t>47.2%</w:t>
            </w:r>
          </w:p>
        </w:tc>
      </w:tr>
      <w:tr w:rsidR="005B311A" w:rsidRPr="005B311A" w14:paraId="7ED256B3" w14:textId="77777777" w:rsidTr="00DB659D">
        <w:trPr>
          <w:trHeight w:val="300"/>
        </w:trPr>
        <w:tc>
          <w:tcPr>
            <w:tcW w:w="928" w:type="dxa"/>
            <w:noWrap/>
            <w:hideMark/>
          </w:tcPr>
          <w:p w14:paraId="60918FC3" w14:textId="77777777" w:rsidR="005B311A" w:rsidRPr="00DB659D" w:rsidRDefault="005B311A" w:rsidP="00DB659D">
            <w:pPr>
              <w:jc w:val="center"/>
              <w:rPr>
                <w:rFonts w:ascii="Arial" w:hAnsi="Arial" w:cs="Arial"/>
              </w:rPr>
            </w:pPr>
            <w:r w:rsidRPr="00DB659D">
              <w:rPr>
                <w:rFonts w:ascii="Arial" w:hAnsi="Arial" w:cs="Arial"/>
              </w:rPr>
              <w:t>180</w:t>
            </w:r>
          </w:p>
        </w:tc>
        <w:tc>
          <w:tcPr>
            <w:tcW w:w="4909" w:type="dxa"/>
            <w:noWrap/>
            <w:hideMark/>
          </w:tcPr>
          <w:p w14:paraId="4B45133E" w14:textId="77777777" w:rsidR="005B311A" w:rsidRPr="00DB659D" w:rsidRDefault="005B311A">
            <w:pPr>
              <w:rPr>
                <w:rFonts w:ascii="Arial" w:hAnsi="Arial" w:cs="Arial"/>
              </w:rPr>
            </w:pPr>
            <w:r w:rsidRPr="00DB659D">
              <w:rPr>
                <w:rFonts w:ascii="Arial" w:hAnsi="Arial" w:cs="Arial"/>
              </w:rPr>
              <w:t>Panama City, FL</w:t>
            </w:r>
          </w:p>
        </w:tc>
        <w:tc>
          <w:tcPr>
            <w:tcW w:w="2803" w:type="dxa"/>
            <w:noWrap/>
            <w:hideMark/>
          </w:tcPr>
          <w:p w14:paraId="33FFFE7A" w14:textId="77777777" w:rsidR="005B311A" w:rsidRPr="00DB659D" w:rsidRDefault="005B311A" w:rsidP="00DB659D">
            <w:pPr>
              <w:jc w:val="center"/>
              <w:rPr>
                <w:rFonts w:ascii="Arial" w:hAnsi="Arial" w:cs="Arial"/>
              </w:rPr>
            </w:pPr>
            <w:r w:rsidRPr="00DB659D">
              <w:rPr>
                <w:rFonts w:ascii="Arial" w:hAnsi="Arial" w:cs="Arial"/>
              </w:rPr>
              <w:t>47.2%</w:t>
            </w:r>
          </w:p>
        </w:tc>
      </w:tr>
      <w:tr w:rsidR="005B311A" w:rsidRPr="005B311A" w14:paraId="29863C16" w14:textId="77777777" w:rsidTr="00DB659D">
        <w:trPr>
          <w:trHeight w:val="300"/>
        </w:trPr>
        <w:tc>
          <w:tcPr>
            <w:tcW w:w="928" w:type="dxa"/>
            <w:noWrap/>
            <w:hideMark/>
          </w:tcPr>
          <w:p w14:paraId="6654FCB3" w14:textId="77777777" w:rsidR="005B311A" w:rsidRPr="00DB659D" w:rsidRDefault="005B311A" w:rsidP="00DB659D">
            <w:pPr>
              <w:jc w:val="center"/>
              <w:rPr>
                <w:rFonts w:ascii="Arial" w:hAnsi="Arial" w:cs="Arial"/>
              </w:rPr>
            </w:pPr>
            <w:r w:rsidRPr="00DB659D">
              <w:rPr>
                <w:rFonts w:ascii="Arial" w:hAnsi="Arial" w:cs="Arial"/>
              </w:rPr>
              <w:t>181</w:t>
            </w:r>
          </w:p>
        </w:tc>
        <w:tc>
          <w:tcPr>
            <w:tcW w:w="4909" w:type="dxa"/>
            <w:noWrap/>
            <w:hideMark/>
          </w:tcPr>
          <w:p w14:paraId="656F399D" w14:textId="77777777" w:rsidR="005B311A" w:rsidRPr="00DB659D" w:rsidRDefault="005B311A">
            <w:pPr>
              <w:rPr>
                <w:rFonts w:ascii="Arial" w:hAnsi="Arial" w:cs="Arial"/>
              </w:rPr>
            </w:pPr>
            <w:r w:rsidRPr="00DB659D">
              <w:rPr>
                <w:rFonts w:ascii="Arial" w:hAnsi="Arial" w:cs="Arial"/>
              </w:rPr>
              <w:t>Kalamazoo-Portage, MI</w:t>
            </w:r>
          </w:p>
        </w:tc>
        <w:tc>
          <w:tcPr>
            <w:tcW w:w="2803" w:type="dxa"/>
            <w:noWrap/>
            <w:hideMark/>
          </w:tcPr>
          <w:p w14:paraId="77022D06" w14:textId="77777777" w:rsidR="005B311A" w:rsidRPr="00DB659D" w:rsidRDefault="005B311A" w:rsidP="00DB659D">
            <w:pPr>
              <w:jc w:val="center"/>
              <w:rPr>
                <w:rFonts w:ascii="Arial" w:hAnsi="Arial" w:cs="Arial"/>
              </w:rPr>
            </w:pPr>
            <w:r w:rsidRPr="00DB659D">
              <w:rPr>
                <w:rFonts w:ascii="Arial" w:hAnsi="Arial" w:cs="Arial"/>
              </w:rPr>
              <w:t>47.2%</w:t>
            </w:r>
          </w:p>
        </w:tc>
      </w:tr>
      <w:tr w:rsidR="005B311A" w:rsidRPr="005B311A" w14:paraId="3755C7AC" w14:textId="77777777" w:rsidTr="00DB659D">
        <w:trPr>
          <w:trHeight w:val="300"/>
        </w:trPr>
        <w:tc>
          <w:tcPr>
            <w:tcW w:w="928" w:type="dxa"/>
            <w:noWrap/>
            <w:hideMark/>
          </w:tcPr>
          <w:p w14:paraId="1DBBEA0B" w14:textId="77777777" w:rsidR="005B311A" w:rsidRPr="00DB659D" w:rsidRDefault="005B311A" w:rsidP="00DB659D">
            <w:pPr>
              <w:jc w:val="center"/>
              <w:rPr>
                <w:rFonts w:ascii="Arial" w:hAnsi="Arial" w:cs="Arial"/>
              </w:rPr>
            </w:pPr>
            <w:r w:rsidRPr="00DB659D">
              <w:rPr>
                <w:rFonts w:ascii="Arial" w:hAnsi="Arial" w:cs="Arial"/>
              </w:rPr>
              <w:t>182</w:t>
            </w:r>
          </w:p>
        </w:tc>
        <w:tc>
          <w:tcPr>
            <w:tcW w:w="4909" w:type="dxa"/>
            <w:noWrap/>
            <w:hideMark/>
          </w:tcPr>
          <w:p w14:paraId="4D0E5780" w14:textId="77777777" w:rsidR="005B311A" w:rsidRPr="00DB659D" w:rsidRDefault="005B311A">
            <w:pPr>
              <w:rPr>
                <w:rFonts w:ascii="Arial" w:hAnsi="Arial" w:cs="Arial"/>
              </w:rPr>
            </w:pPr>
            <w:r w:rsidRPr="00DB659D">
              <w:rPr>
                <w:rFonts w:ascii="Arial" w:hAnsi="Arial" w:cs="Arial"/>
              </w:rPr>
              <w:t>Greenville-Anderson-Mauldin, SC</w:t>
            </w:r>
          </w:p>
        </w:tc>
        <w:tc>
          <w:tcPr>
            <w:tcW w:w="2803" w:type="dxa"/>
            <w:noWrap/>
            <w:hideMark/>
          </w:tcPr>
          <w:p w14:paraId="3A3FA97C" w14:textId="77777777" w:rsidR="005B311A" w:rsidRPr="00DB659D" w:rsidRDefault="005B311A" w:rsidP="00DB659D">
            <w:pPr>
              <w:jc w:val="center"/>
              <w:rPr>
                <w:rFonts w:ascii="Arial" w:hAnsi="Arial" w:cs="Arial"/>
              </w:rPr>
            </w:pPr>
            <w:r w:rsidRPr="00DB659D">
              <w:rPr>
                <w:rFonts w:ascii="Arial" w:hAnsi="Arial" w:cs="Arial"/>
              </w:rPr>
              <w:t>47.2%</w:t>
            </w:r>
          </w:p>
        </w:tc>
      </w:tr>
      <w:tr w:rsidR="005B311A" w:rsidRPr="005B311A" w14:paraId="53233EB1" w14:textId="77777777" w:rsidTr="00DB659D">
        <w:trPr>
          <w:trHeight w:val="300"/>
        </w:trPr>
        <w:tc>
          <w:tcPr>
            <w:tcW w:w="928" w:type="dxa"/>
            <w:noWrap/>
            <w:hideMark/>
          </w:tcPr>
          <w:p w14:paraId="70D9F237" w14:textId="77777777" w:rsidR="005B311A" w:rsidRPr="00DB659D" w:rsidRDefault="005B311A" w:rsidP="00DB659D">
            <w:pPr>
              <w:jc w:val="center"/>
              <w:rPr>
                <w:rFonts w:ascii="Arial" w:hAnsi="Arial" w:cs="Arial"/>
              </w:rPr>
            </w:pPr>
            <w:r w:rsidRPr="00DB659D">
              <w:rPr>
                <w:rFonts w:ascii="Arial" w:hAnsi="Arial" w:cs="Arial"/>
              </w:rPr>
              <w:t>183</w:t>
            </w:r>
          </w:p>
        </w:tc>
        <w:tc>
          <w:tcPr>
            <w:tcW w:w="4909" w:type="dxa"/>
            <w:noWrap/>
            <w:hideMark/>
          </w:tcPr>
          <w:p w14:paraId="742E14EC" w14:textId="77777777" w:rsidR="005B311A" w:rsidRPr="00DB659D" w:rsidRDefault="005B311A">
            <w:pPr>
              <w:rPr>
                <w:rFonts w:ascii="Arial" w:hAnsi="Arial" w:cs="Arial"/>
              </w:rPr>
            </w:pPr>
            <w:r w:rsidRPr="00DB659D">
              <w:rPr>
                <w:rFonts w:ascii="Arial" w:hAnsi="Arial" w:cs="Arial"/>
              </w:rPr>
              <w:t>Wheeling, WV-OH</w:t>
            </w:r>
          </w:p>
        </w:tc>
        <w:tc>
          <w:tcPr>
            <w:tcW w:w="2803" w:type="dxa"/>
            <w:noWrap/>
            <w:hideMark/>
          </w:tcPr>
          <w:p w14:paraId="26E5A622" w14:textId="77777777" w:rsidR="005B311A" w:rsidRPr="00DB659D" w:rsidRDefault="005B311A" w:rsidP="00DB659D">
            <w:pPr>
              <w:jc w:val="center"/>
              <w:rPr>
                <w:rFonts w:ascii="Arial" w:hAnsi="Arial" w:cs="Arial"/>
              </w:rPr>
            </w:pPr>
            <w:r w:rsidRPr="00DB659D">
              <w:rPr>
                <w:rFonts w:ascii="Arial" w:hAnsi="Arial" w:cs="Arial"/>
              </w:rPr>
              <w:t>47.1%</w:t>
            </w:r>
          </w:p>
        </w:tc>
      </w:tr>
      <w:tr w:rsidR="005B311A" w:rsidRPr="005B311A" w14:paraId="60FE9A52" w14:textId="77777777" w:rsidTr="00DB659D">
        <w:trPr>
          <w:trHeight w:val="300"/>
        </w:trPr>
        <w:tc>
          <w:tcPr>
            <w:tcW w:w="928" w:type="dxa"/>
            <w:noWrap/>
            <w:hideMark/>
          </w:tcPr>
          <w:p w14:paraId="0A28EC10" w14:textId="77777777" w:rsidR="005B311A" w:rsidRPr="00DB659D" w:rsidRDefault="005B311A" w:rsidP="00DB659D">
            <w:pPr>
              <w:jc w:val="center"/>
              <w:rPr>
                <w:rFonts w:ascii="Arial" w:hAnsi="Arial" w:cs="Arial"/>
              </w:rPr>
            </w:pPr>
            <w:r w:rsidRPr="00DB659D">
              <w:rPr>
                <w:rFonts w:ascii="Arial" w:hAnsi="Arial" w:cs="Arial"/>
              </w:rPr>
              <w:t>184</w:t>
            </w:r>
          </w:p>
        </w:tc>
        <w:tc>
          <w:tcPr>
            <w:tcW w:w="4909" w:type="dxa"/>
            <w:noWrap/>
            <w:hideMark/>
          </w:tcPr>
          <w:p w14:paraId="5EF4DA88" w14:textId="77777777" w:rsidR="005B311A" w:rsidRPr="00DB659D" w:rsidRDefault="005B311A">
            <w:pPr>
              <w:rPr>
                <w:rFonts w:ascii="Arial" w:hAnsi="Arial" w:cs="Arial"/>
              </w:rPr>
            </w:pPr>
            <w:r w:rsidRPr="00DB659D">
              <w:rPr>
                <w:rFonts w:ascii="Arial" w:hAnsi="Arial" w:cs="Arial"/>
              </w:rPr>
              <w:t>Johnson City, TN</w:t>
            </w:r>
          </w:p>
        </w:tc>
        <w:tc>
          <w:tcPr>
            <w:tcW w:w="2803" w:type="dxa"/>
            <w:noWrap/>
            <w:hideMark/>
          </w:tcPr>
          <w:p w14:paraId="72708080" w14:textId="77777777" w:rsidR="005B311A" w:rsidRPr="00DB659D" w:rsidRDefault="005B311A" w:rsidP="00DB659D">
            <w:pPr>
              <w:jc w:val="center"/>
              <w:rPr>
                <w:rFonts w:ascii="Arial" w:hAnsi="Arial" w:cs="Arial"/>
              </w:rPr>
            </w:pPr>
            <w:r w:rsidRPr="00DB659D">
              <w:rPr>
                <w:rFonts w:ascii="Arial" w:hAnsi="Arial" w:cs="Arial"/>
              </w:rPr>
              <w:t>47.1%</w:t>
            </w:r>
          </w:p>
        </w:tc>
      </w:tr>
      <w:tr w:rsidR="005B311A" w:rsidRPr="005B311A" w14:paraId="5172D77C" w14:textId="77777777" w:rsidTr="00DB659D">
        <w:trPr>
          <w:trHeight w:val="300"/>
        </w:trPr>
        <w:tc>
          <w:tcPr>
            <w:tcW w:w="928" w:type="dxa"/>
            <w:noWrap/>
            <w:hideMark/>
          </w:tcPr>
          <w:p w14:paraId="22732451" w14:textId="77777777" w:rsidR="005B311A" w:rsidRPr="00DB659D" w:rsidRDefault="005B311A" w:rsidP="00DB659D">
            <w:pPr>
              <w:jc w:val="center"/>
              <w:rPr>
                <w:rFonts w:ascii="Arial" w:hAnsi="Arial" w:cs="Arial"/>
              </w:rPr>
            </w:pPr>
            <w:r w:rsidRPr="00DB659D">
              <w:rPr>
                <w:rFonts w:ascii="Arial" w:hAnsi="Arial" w:cs="Arial"/>
              </w:rPr>
              <w:t>185</w:t>
            </w:r>
          </w:p>
        </w:tc>
        <w:tc>
          <w:tcPr>
            <w:tcW w:w="4909" w:type="dxa"/>
            <w:noWrap/>
            <w:hideMark/>
          </w:tcPr>
          <w:p w14:paraId="3644F9D0" w14:textId="77777777" w:rsidR="005B311A" w:rsidRPr="00DB659D" w:rsidRDefault="005B311A">
            <w:pPr>
              <w:rPr>
                <w:rFonts w:ascii="Arial" w:hAnsi="Arial" w:cs="Arial"/>
              </w:rPr>
            </w:pPr>
            <w:r w:rsidRPr="00DB659D">
              <w:rPr>
                <w:rFonts w:ascii="Arial" w:hAnsi="Arial" w:cs="Arial"/>
              </w:rPr>
              <w:t>Missoula, MT</w:t>
            </w:r>
          </w:p>
        </w:tc>
        <w:tc>
          <w:tcPr>
            <w:tcW w:w="2803" w:type="dxa"/>
            <w:noWrap/>
            <w:hideMark/>
          </w:tcPr>
          <w:p w14:paraId="0F3077DB" w14:textId="77777777" w:rsidR="005B311A" w:rsidRPr="00DB659D" w:rsidRDefault="005B311A" w:rsidP="00DB659D">
            <w:pPr>
              <w:jc w:val="center"/>
              <w:rPr>
                <w:rFonts w:ascii="Arial" w:hAnsi="Arial" w:cs="Arial"/>
              </w:rPr>
            </w:pPr>
            <w:r w:rsidRPr="00DB659D">
              <w:rPr>
                <w:rFonts w:ascii="Arial" w:hAnsi="Arial" w:cs="Arial"/>
              </w:rPr>
              <w:t>47.1%</w:t>
            </w:r>
          </w:p>
        </w:tc>
      </w:tr>
      <w:tr w:rsidR="005B311A" w:rsidRPr="005B311A" w14:paraId="428E078B" w14:textId="77777777" w:rsidTr="00DB659D">
        <w:trPr>
          <w:trHeight w:val="300"/>
        </w:trPr>
        <w:tc>
          <w:tcPr>
            <w:tcW w:w="928" w:type="dxa"/>
            <w:noWrap/>
            <w:hideMark/>
          </w:tcPr>
          <w:p w14:paraId="3DC1A276" w14:textId="77777777" w:rsidR="005B311A" w:rsidRPr="00DB659D" w:rsidRDefault="005B311A" w:rsidP="00DB659D">
            <w:pPr>
              <w:jc w:val="center"/>
              <w:rPr>
                <w:rFonts w:ascii="Arial" w:hAnsi="Arial" w:cs="Arial"/>
              </w:rPr>
            </w:pPr>
            <w:r w:rsidRPr="00DB659D">
              <w:rPr>
                <w:rFonts w:ascii="Arial" w:hAnsi="Arial" w:cs="Arial"/>
              </w:rPr>
              <w:t>186</w:t>
            </w:r>
          </w:p>
        </w:tc>
        <w:tc>
          <w:tcPr>
            <w:tcW w:w="4909" w:type="dxa"/>
            <w:noWrap/>
            <w:hideMark/>
          </w:tcPr>
          <w:p w14:paraId="488270B8" w14:textId="77777777" w:rsidR="005B311A" w:rsidRPr="00DB659D" w:rsidRDefault="005B311A">
            <w:pPr>
              <w:rPr>
                <w:rFonts w:ascii="Arial" w:hAnsi="Arial" w:cs="Arial"/>
              </w:rPr>
            </w:pPr>
            <w:r w:rsidRPr="00DB659D">
              <w:rPr>
                <w:rFonts w:ascii="Arial" w:hAnsi="Arial" w:cs="Arial"/>
              </w:rPr>
              <w:t>Brunswick, GA</w:t>
            </w:r>
          </w:p>
        </w:tc>
        <w:tc>
          <w:tcPr>
            <w:tcW w:w="2803" w:type="dxa"/>
            <w:noWrap/>
            <w:hideMark/>
          </w:tcPr>
          <w:p w14:paraId="4F2B133E" w14:textId="77777777" w:rsidR="005B311A" w:rsidRPr="00DB659D" w:rsidRDefault="005B311A" w:rsidP="00DB659D">
            <w:pPr>
              <w:jc w:val="center"/>
              <w:rPr>
                <w:rFonts w:ascii="Arial" w:hAnsi="Arial" w:cs="Arial"/>
              </w:rPr>
            </w:pPr>
            <w:r w:rsidRPr="00DB659D">
              <w:rPr>
                <w:rFonts w:ascii="Arial" w:hAnsi="Arial" w:cs="Arial"/>
              </w:rPr>
              <w:t>47.1%</w:t>
            </w:r>
          </w:p>
        </w:tc>
      </w:tr>
      <w:tr w:rsidR="005B311A" w:rsidRPr="005B311A" w14:paraId="1CF318CF" w14:textId="77777777" w:rsidTr="00DB659D">
        <w:trPr>
          <w:trHeight w:val="300"/>
        </w:trPr>
        <w:tc>
          <w:tcPr>
            <w:tcW w:w="928" w:type="dxa"/>
            <w:noWrap/>
            <w:hideMark/>
          </w:tcPr>
          <w:p w14:paraId="5DC4270D" w14:textId="77777777" w:rsidR="005B311A" w:rsidRPr="00DB659D" w:rsidRDefault="005B311A" w:rsidP="00DB659D">
            <w:pPr>
              <w:jc w:val="center"/>
              <w:rPr>
                <w:rFonts w:ascii="Arial" w:hAnsi="Arial" w:cs="Arial"/>
              </w:rPr>
            </w:pPr>
            <w:r w:rsidRPr="00DB659D">
              <w:rPr>
                <w:rFonts w:ascii="Arial" w:hAnsi="Arial" w:cs="Arial"/>
              </w:rPr>
              <w:t>187</w:t>
            </w:r>
          </w:p>
        </w:tc>
        <w:tc>
          <w:tcPr>
            <w:tcW w:w="4909" w:type="dxa"/>
            <w:noWrap/>
            <w:hideMark/>
          </w:tcPr>
          <w:p w14:paraId="491B0978" w14:textId="77777777" w:rsidR="005B311A" w:rsidRPr="00DB659D" w:rsidRDefault="005B311A">
            <w:pPr>
              <w:rPr>
                <w:rFonts w:ascii="Arial" w:hAnsi="Arial" w:cs="Arial"/>
              </w:rPr>
            </w:pPr>
            <w:r w:rsidRPr="00DB659D">
              <w:rPr>
                <w:rFonts w:ascii="Arial" w:hAnsi="Arial" w:cs="Arial"/>
              </w:rPr>
              <w:t>Akron, OH</w:t>
            </w:r>
          </w:p>
        </w:tc>
        <w:tc>
          <w:tcPr>
            <w:tcW w:w="2803" w:type="dxa"/>
            <w:noWrap/>
            <w:hideMark/>
          </w:tcPr>
          <w:p w14:paraId="2D472214" w14:textId="77777777" w:rsidR="005B311A" w:rsidRPr="00DB659D" w:rsidRDefault="005B311A" w:rsidP="00DB659D">
            <w:pPr>
              <w:jc w:val="center"/>
              <w:rPr>
                <w:rFonts w:ascii="Arial" w:hAnsi="Arial" w:cs="Arial"/>
              </w:rPr>
            </w:pPr>
            <w:r w:rsidRPr="00DB659D">
              <w:rPr>
                <w:rFonts w:ascii="Arial" w:hAnsi="Arial" w:cs="Arial"/>
              </w:rPr>
              <w:t>47.1%</w:t>
            </w:r>
          </w:p>
        </w:tc>
      </w:tr>
      <w:tr w:rsidR="005B311A" w:rsidRPr="005B311A" w14:paraId="7EC99A38" w14:textId="77777777" w:rsidTr="00DB659D">
        <w:trPr>
          <w:trHeight w:val="300"/>
        </w:trPr>
        <w:tc>
          <w:tcPr>
            <w:tcW w:w="928" w:type="dxa"/>
            <w:noWrap/>
            <w:hideMark/>
          </w:tcPr>
          <w:p w14:paraId="350B71E0" w14:textId="77777777" w:rsidR="005B311A" w:rsidRPr="00DB659D" w:rsidRDefault="005B311A" w:rsidP="00DB659D">
            <w:pPr>
              <w:jc w:val="center"/>
              <w:rPr>
                <w:rFonts w:ascii="Arial" w:hAnsi="Arial" w:cs="Arial"/>
              </w:rPr>
            </w:pPr>
            <w:r w:rsidRPr="00DB659D">
              <w:rPr>
                <w:rFonts w:ascii="Arial" w:hAnsi="Arial" w:cs="Arial"/>
              </w:rPr>
              <w:t>188</w:t>
            </w:r>
          </w:p>
        </w:tc>
        <w:tc>
          <w:tcPr>
            <w:tcW w:w="4909" w:type="dxa"/>
            <w:noWrap/>
            <w:hideMark/>
          </w:tcPr>
          <w:p w14:paraId="131C6C74" w14:textId="77777777" w:rsidR="005B311A" w:rsidRPr="00DB659D" w:rsidRDefault="005B311A">
            <w:pPr>
              <w:rPr>
                <w:rFonts w:ascii="Arial" w:hAnsi="Arial" w:cs="Arial"/>
              </w:rPr>
            </w:pPr>
            <w:r w:rsidRPr="00DB659D">
              <w:rPr>
                <w:rFonts w:ascii="Arial" w:hAnsi="Arial" w:cs="Arial"/>
              </w:rPr>
              <w:t>Wichita Falls, TX</w:t>
            </w:r>
          </w:p>
        </w:tc>
        <w:tc>
          <w:tcPr>
            <w:tcW w:w="2803" w:type="dxa"/>
            <w:noWrap/>
            <w:hideMark/>
          </w:tcPr>
          <w:p w14:paraId="44795BF5" w14:textId="77777777" w:rsidR="005B311A" w:rsidRPr="00DB659D" w:rsidRDefault="005B311A" w:rsidP="00DB659D">
            <w:pPr>
              <w:jc w:val="center"/>
              <w:rPr>
                <w:rFonts w:ascii="Arial" w:hAnsi="Arial" w:cs="Arial"/>
              </w:rPr>
            </w:pPr>
            <w:r w:rsidRPr="00DB659D">
              <w:rPr>
                <w:rFonts w:ascii="Arial" w:hAnsi="Arial" w:cs="Arial"/>
              </w:rPr>
              <w:t>47.0%</w:t>
            </w:r>
          </w:p>
        </w:tc>
      </w:tr>
      <w:tr w:rsidR="005B311A" w:rsidRPr="005B311A" w14:paraId="66670741" w14:textId="77777777" w:rsidTr="00DB659D">
        <w:trPr>
          <w:trHeight w:val="300"/>
        </w:trPr>
        <w:tc>
          <w:tcPr>
            <w:tcW w:w="928" w:type="dxa"/>
            <w:noWrap/>
            <w:hideMark/>
          </w:tcPr>
          <w:p w14:paraId="172E5CD8" w14:textId="77777777" w:rsidR="005B311A" w:rsidRPr="00DB659D" w:rsidRDefault="005B311A" w:rsidP="00DB659D">
            <w:pPr>
              <w:jc w:val="center"/>
              <w:rPr>
                <w:rFonts w:ascii="Arial" w:hAnsi="Arial" w:cs="Arial"/>
              </w:rPr>
            </w:pPr>
            <w:r w:rsidRPr="00DB659D">
              <w:rPr>
                <w:rFonts w:ascii="Arial" w:hAnsi="Arial" w:cs="Arial"/>
              </w:rPr>
              <w:t>189</w:t>
            </w:r>
          </w:p>
        </w:tc>
        <w:tc>
          <w:tcPr>
            <w:tcW w:w="4909" w:type="dxa"/>
            <w:noWrap/>
            <w:hideMark/>
          </w:tcPr>
          <w:p w14:paraId="68AC7FBE" w14:textId="77777777" w:rsidR="005B311A" w:rsidRPr="00DB659D" w:rsidRDefault="005B311A">
            <w:pPr>
              <w:rPr>
                <w:rFonts w:ascii="Arial" w:hAnsi="Arial" w:cs="Arial"/>
              </w:rPr>
            </w:pPr>
            <w:r w:rsidRPr="00DB659D">
              <w:rPr>
                <w:rFonts w:ascii="Arial" w:hAnsi="Arial" w:cs="Arial"/>
              </w:rPr>
              <w:t>Huntington-Ashland, WV-KY-OH</w:t>
            </w:r>
          </w:p>
        </w:tc>
        <w:tc>
          <w:tcPr>
            <w:tcW w:w="2803" w:type="dxa"/>
            <w:noWrap/>
            <w:hideMark/>
          </w:tcPr>
          <w:p w14:paraId="3CAD7B7C" w14:textId="77777777" w:rsidR="005B311A" w:rsidRPr="00DB659D" w:rsidRDefault="005B311A" w:rsidP="00DB659D">
            <w:pPr>
              <w:jc w:val="center"/>
              <w:rPr>
                <w:rFonts w:ascii="Arial" w:hAnsi="Arial" w:cs="Arial"/>
              </w:rPr>
            </w:pPr>
            <w:r w:rsidRPr="00DB659D">
              <w:rPr>
                <w:rFonts w:ascii="Arial" w:hAnsi="Arial" w:cs="Arial"/>
              </w:rPr>
              <w:t>47.0%</w:t>
            </w:r>
          </w:p>
        </w:tc>
      </w:tr>
      <w:tr w:rsidR="005B311A" w:rsidRPr="005B311A" w14:paraId="5BABF896" w14:textId="77777777" w:rsidTr="00DB659D">
        <w:trPr>
          <w:trHeight w:val="300"/>
        </w:trPr>
        <w:tc>
          <w:tcPr>
            <w:tcW w:w="928" w:type="dxa"/>
            <w:noWrap/>
            <w:hideMark/>
          </w:tcPr>
          <w:p w14:paraId="198E4632" w14:textId="77777777" w:rsidR="005B311A" w:rsidRPr="00DB659D" w:rsidRDefault="005B311A" w:rsidP="00DB659D">
            <w:pPr>
              <w:jc w:val="center"/>
              <w:rPr>
                <w:rFonts w:ascii="Arial" w:hAnsi="Arial" w:cs="Arial"/>
              </w:rPr>
            </w:pPr>
            <w:r w:rsidRPr="00DB659D">
              <w:rPr>
                <w:rFonts w:ascii="Arial" w:hAnsi="Arial" w:cs="Arial"/>
              </w:rPr>
              <w:t>190</w:t>
            </w:r>
          </w:p>
        </w:tc>
        <w:tc>
          <w:tcPr>
            <w:tcW w:w="4909" w:type="dxa"/>
            <w:noWrap/>
            <w:hideMark/>
          </w:tcPr>
          <w:p w14:paraId="0227B021" w14:textId="77777777" w:rsidR="005B311A" w:rsidRPr="00DB659D" w:rsidRDefault="005B311A">
            <w:pPr>
              <w:rPr>
                <w:rFonts w:ascii="Arial" w:hAnsi="Arial" w:cs="Arial"/>
              </w:rPr>
            </w:pPr>
            <w:r w:rsidRPr="00DB659D">
              <w:rPr>
                <w:rFonts w:ascii="Arial" w:hAnsi="Arial" w:cs="Arial"/>
              </w:rPr>
              <w:t>Parkersburg-Vienna, WV</w:t>
            </w:r>
          </w:p>
        </w:tc>
        <w:tc>
          <w:tcPr>
            <w:tcW w:w="2803" w:type="dxa"/>
            <w:noWrap/>
            <w:hideMark/>
          </w:tcPr>
          <w:p w14:paraId="479C8BCC"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6DF9EF3B" w14:textId="77777777" w:rsidTr="00DB659D">
        <w:trPr>
          <w:trHeight w:val="300"/>
        </w:trPr>
        <w:tc>
          <w:tcPr>
            <w:tcW w:w="928" w:type="dxa"/>
            <w:noWrap/>
            <w:hideMark/>
          </w:tcPr>
          <w:p w14:paraId="6F6C7D6A" w14:textId="77777777" w:rsidR="005B311A" w:rsidRPr="00DB659D" w:rsidRDefault="005B311A" w:rsidP="00DB659D">
            <w:pPr>
              <w:jc w:val="center"/>
              <w:rPr>
                <w:rFonts w:ascii="Arial" w:hAnsi="Arial" w:cs="Arial"/>
              </w:rPr>
            </w:pPr>
            <w:r w:rsidRPr="00DB659D">
              <w:rPr>
                <w:rFonts w:ascii="Arial" w:hAnsi="Arial" w:cs="Arial"/>
              </w:rPr>
              <w:t>191</w:t>
            </w:r>
          </w:p>
        </w:tc>
        <w:tc>
          <w:tcPr>
            <w:tcW w:w="4909" w:type="dxa"/>
            <w:noWrap/>
            <w:hideMark/>
          </w:tcPr>
          <w:p w14:paraId="30142D11" w14:textId="77777777" w:rsidR="005B311A" w:rsidRPr="00DB659D" w:rsidRDefault="005B311A">
            <w:pPr>
              <w:rPr>
                <w:rFonts w:ascii="Arial" w:hAnsi="Arial" w:cs="Arial"/>
              </w:rPr>
            </w:pPr>
            <w:r w:rsidRPr="00DB659D">
              <w:rPr>
                <w:rFonts w:ascii="Arial" w:hAnsi="Arial" w:cs="Arial"/>
              </w:rPr>
              <w:t>Winchester, VA-WV</w:t>
            </w:r>
          </w:p>
        </w:tc>
        <w:tc>
          <w:tcPr>
            <w:tcW w:w="2803" w:type="dxa"/>
            <w:noWrap/>
            <w:hideMark/>
          </w:tcPr>
          <w:p w14:paraId="1111ABD6"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13CC3D8D" w14:textId="77777777" w:rsidTr="00DB659D">
        <w:trPr>
          <w:trHeight w:val="300"/>
        </w:trPr>
        <w:tc>
          <w:tcPr>
            <w:tcW w:w="928" w:type="dxa"/>
            <w:noWrap/>
            <w:hideMark/>
          </w:tcPr>
          <w:p w14:paraId="285B9702" w14:textId="77777777" w:rsidR="005B311A" w:rsidRPr="00DB659D" w:rsidRDefault="005B311A" w:rsidP="00DB659D">
            <w:pPr>
              <w:jc w:val="center"/>
              <w:rPr>
                <w:rFonts w:ascii="Arial" w:hAnsi="Arial" w:cs="Arial"/>
              </w:rPr>
            </w:pPr>
            <w:r w:rsidRPr="00DB659D">
              <w:rPr>
                <w:rFonts w:ascii="Arial" w:hAnsi="Arial" w:cs="Arial"/>
              </w:rPr>
              <w:t>192</w:t>
            </w:r>
          </w:p>
        </w:tc>
        <w:tc>
          <w:tcPr>
            <w:tcW w:w="4909" w:type="dxa"/>
            <w:noWrap/>
            <w:hideMark/>
          </w:tcPr>
          <w:p w14:paraId="5CBCE2D8" w14:textId="77777777" w:rsidR="005B311A" w:rsidRPr="00DB659D" w:rsidRDefault="005B311A">
            <w:pPr>
              <w:rPr>
                <w:rFonts w:ascii="Arial" w:hAnsi="Arial" w:cs="Arial"/>
              </w:rPr>
            </w:pPr>
            <w:r w:rsidRPr="00DB659D">
              <w:rPr>
                <w:rFonts w:ascii="Arial" w:hAnsi="Arial" w:cs="Arial"/>
              </w:rPr>
              <w:t>Bakersfield, CA</w:t>
            </w:r>
          </w:p>
        </w:tc>
        <w:tc>
          <w:tcPr>
            <w:tcW w:w="2803" w:type="dxa"/>
            <w:noWrap/>
            <w:hideMark/>
          </w:tcPr>
          <w:p w14:paraId="55575E5F"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08A74015" w14:textId="77777777" w:rsidTr="00DB659D">
        <w:trPr>
          <w:trHeight w:val="300"/>
        </w:trPr>
        <w:tc>
          <w:tcPr>
            <w:tcW w:w="928" w:type="dxa"/>
            <w:noWrap/>
            <w:hideMark/>
          </w:tcPr>
          <w:p w14:paraId="1D62184D" w14:textId="77777777" w:rsidR="005B311A" w:rsidRPr="00DB659D" w:rsidRDefault="005B311A" w:rsidP="00DB659D">
            <w:pPr>
              <w:jc w:val="center"/>
              <w:rPr>
                <w:rFonts w:ascii="Arial" w:hAnsi="Arial" w:cs="Arial"/>
              </w:rPr>
            </w:pPr>
            <w:r w:rsidRPr="00DB659D">
              <w:rPr>
                <w:rFonts w:ascii="Arial" w:hAnsi="Arial" w:cs="Arial"/>
              </w:rPr>
              <w:t>193</w:t>
            </w:r>
          </w:p>
        </w:tc>
        <w:tc>
          <w:tcPr>
            <w:tcW w:w="4909" w:type="dxa"/>
            <w:noWrap/>
            <w:hideMark/>
          </w:tcPr>
          <w:p w14:paraId="574AFFCA" w14:textId="77777777" w:rsidR="005B311A" w:rsidRPr="00DB659D" w:rsidRDefault="005B311A">
            <w:pPr>
              <w:rPr>
                <w:rFonts w:ascii="Arial" w:hAnsi="Arial" w:cs="Arial"/>
              </w:rPr>
            </w:pPr>
            <w:r w:rsidRPr="00DB659D">
              <w:rPr>
                <w:rFonts w:ascii="Arial" w:hAnsi="Arial" w:cs="Arial"/>
              </w:rPr>
              <w:t>Napa, CA</w:t>
            </w:r>
          </w:p>
        </w:tc>
        <w:tc>
          <w:tcPr>
            <w:tcW w:w="2803" w:type="dxa"/>
            <w:noWrap/>
            <w:hideMark/>
          </w:tcPr>
          <w:p w14:paraId="7343BC99"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1ECD55FF" w14:textId="77777777" w:rsidTr="00DB659D">
        <w:trPr>
          <w:trHeight w:val="300"/>
        </w:trPr>
        <w:tc>
          <w:tcPr>
            <w:tcW w:w="928" w:type="dxa"/>
            <w:noWrap/>
            <w:hideMark/>
          </w:tcPr>
          <w:p w14:paraId="13521AE8" w14:textId="77777777" w:rsidR="005B311A" w:rsidRPr="00DB659D" w:rsidRDefault="005B311A" w:rsidP="00DB659D">
            <w:pPr>
              <w:jc w:val="center"/>
              <w:rPr>
                <w:rFonts w:ascii="Arial" w:hAnsi="Arial" w:cs="Arial"/>
              </w:rPr>
            </w:pPr>
            <w:r w:rsidRPr="00DB659D">
              <w:rPr>
                <w:rFonts w:ascii="Arial" w:hAnsi="Arial" w:cs="Arial"/>
              </w:rPr>
              <w:t>194</w:t>
            </w:r>
          </w:p>
        </w:tc>
        <w:tc>
          <w:tcPr>
            <w:tcW w:w="4909" w:type="dxa"/>
            <w:noWrap/>
            <w:hideMark/>
          </w:tcPr>
          <w:p w14:paraId="4FDEEF60" w14:textId="77777777" w:rsidR="005B311A" w:rsidRPr="00DB659D" w:rsidRDefault="005B311A">
            <w:pPr>
              <w:rPr>
                <w:rFonts w:ascii="Arial" w:hAnsi="Arial" w:cs="Arial"/>
              </w:rPr>
            </w:pPr>
            <w:r w:rsidRPr="00DB659D">
              <w:rPr>
                <w:rFonts w:ascii="Arial" w:hAnsi="Arial" w:cs="Arial"/>
              </w:rPr>
              <w:t>Homosassa Springs, FL</w:t>
            </w:r>
          </w:p>
        </w:tc>
        <w:tc>
          <w:tcPr>
            <w:tcW w:w="2803" w:type="dxa"/>
            <w:noWrap/>
            <w:hideMark/>
          </w:tcPr>
          <w:p w14:paraId="36921F73"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2F63C7C7" w14:textId="77777777" w:rsidTr="00DB659D">
        <w:trPr>
          <w:trHeight w:val="300"/>
        </w:trPr>
        <w:tc>
          <w:tcPr>
            <w:tcW w:w="928" w:type="dxa"/>
            <w:noWrap/>
            <w:hideMark/>
          </w:tcPr>
          <w:p w14:paraId="4668DB99" w14:textId="77777777" w:rsidR="005B311A" w:rsidRPr="00DB659D" w:rsidRDefault="005B311A" w:rsidP="00DB659D">
            <w:pPr>
              <w:jc w:val="center"/>
              <w:rPr>
                <w:rFonts w:ascii="Arial" w:hAnsi="Arial" w:cs="Arial"/>
              </w:rPr>
            </w:pPr>
            <w:r w:rsidRPr="00DB659D">
              <w:rPr>
                <w:rFonts w:ascii="Arial" w:hAnsi="Arial" w:cs="Arial"/>
              </w:rPr>
              <w:t>195</w:t>
            </w:r>
          </w:p>
        </w:tc>
        <w:tc>
          <w:tcPr>
            <w:tcW w:w="4909" w:type="dxa"/>
            <w:noWrap/>
            <w:hideMark/>
          </w:tcPr>
          <w:p w14:paraId="3FBD4CC1" w14:textId="77777777" w:rsidR="005B311A" w:rsidRPr="00DB659D" w:rsidRDefault="005B311A">
            <w:pPr>
              <w:rPr>
                <w:rFonts w:ascii="Arial" w:hAnsi="Arial" w:cs="Arial"/>
              </w:rPr>
            </w:pPr>
            <w:r w:rsidRPr="00DB659D">
              <w:rPr>
                <w:rFonts w:ascii="Arial" w:hAnsi="Arial" w:cs="Arial"/>
              </w:rPr>
              <w:t>Hammond, LA</w:t>
            </w:r>
          </w:p>
        </w:tc>
        <w:tc>
          <w:tcPr>
            <w:tcW w:w="2803" w:type="dxa"/>
            <w:noWrap/>
            <w:hideMark/>
          </w:tcPr>
          <w:p w14:paraId="5C366F96"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2C2F64DE" w14:textId="77777777" w:rsidTr="00DB659D">
        <w:trPr>
          <w:trHeight w:val="300"/>
        </w:trPr>
        <w:tc>
          <w:tcPr>
            <w:tcW w:w="928" w:type="dxa"/>
            <w:noWrap/>
            <w:hideMark/>
          </w:tcPr>
          <w:p w14:paraId="21F3E18E" w14:textId="77777777" w:rsidR="005B311A" w:rsidRPr="00DB659D" w:rsidRDefault="005B311A" w:rsidP="00DB659D">
            <w:pPr>
              <w:jc w:val="center"/>
              <w:rPr>
                <w:rFonts w:ascii="Arial" w:hAnsi="Arial" w:cs="Arial"/>
              </w:rPr>
            </w:pPr>
            <w:r w:rsidRPr="00DB659D">
              <w:rPr>
                <w:rFonts w:ascii="Arial" w:hAnsi="Arial" w:cs="Arial"/>
              </w:rPr>
              <w:t>196</w:t>
            </w:r>
          </w:p>
        </w:tc>
        <w:tc>
          <w:tcPr>
            <w:tcW w:w="4909" w:type="dxa"/>
            <w:noWrap/>
            <w:hideMark/>
          </w:tcPr>
          <w:p w14:paraId="2420CA45" w14:textId="77777777" w:rsidR="005B311A" w:rsidRPr="00DB659D" w:rsidRDefault="005B311A">
            <w:pPr>
              <w:rPr>
                <w:rFonts w:ascii="Arial" w:hAnsi="Arial" w:cs="Arial"/>
              </w:rPr>
            </w:pPr>
            <w:r w:rsidRPr="00DB659D">
              <w:rPr>
                <w:rFonts w:ascii="Arial" w:hAnsi="Arial" w:cs="Arial"/>
              </w:rPr>
              <w:t>Abilene, TX</w:t>
            </w:r>
          </w:p>
        </w:tc>
        <w:tc>
          <w:tcPr>
            <w:tcW w:w="2803" w:type="dxa"/>
            <w:noWrap/>
            <w:hideMark/>
          </w:tcPr>
          <w:p w14:paraId="18FC9010"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7D946756" w14:textId="77777777" w:rsidTr="00DB659D">
        <w:trPr>
          <w:trHeight w:val="300"/>
        </w:trPr>
        <w:tc>
          <w:tcPr>
            <w:tcW w:w="928" w:type="dxa"/>
            <w:noWrap/>
            <w:hideMark/>
          </w:tcPr>
          <w:p w14:paraId="313D7530" w14:textId="77777777" w:rsidR="005B311A" w:rsidRPr="00DB659D" w:rsidRDefault="005B311A" w:rsidP="00DB659D">
            <w:pPr>
              <w:jc w:val="center"/>
              <w:rPr>
                <w:rFonts w:ascii="Arial" w:hAnsi="Arial" w:cs="Arial"/>
              </w:rPr>
            </w:pPr>
            <w:r w:rsidRPr="00DB659D">
              <w:rPr>
                <w:rFonts w:ascii="Arial" w:hAnsi="Arial" w:cs="Arial"/>
              </w:rPr>
              <w:t>197</w:t>
            </w:r>
          </w:p>
        </w:tc>
        <w:tc>
          <w:tcPr>
            <w:tcW w:w="4909" w:type="dxa"/>
            <w:noWrap/>
            <w:hideMark/>
          </w:tcPr>
          <w:p w14:paraId="1DC5726E" w14:textId="77777777" w:rsidR="005B311A" w:rsidRPr="00DB659D" w:rsidRDefault="005B311A">
            <w:pPr>
              <w:rPr>
                <w:rFonts w:ascii="Arial" w:hAnsi="Arial" w:cs="Arial"/>
              </w:rPr>
            </w:pPr>
            <w:r w:rsidRPr="00DB659D">
              <w:rPr>
                <w:rFonts w:ascii="Arial" w:hAnsi="Arial" w:cs="Arial"/>
              </w:rPr>
              <w:t>Prescott, AZ</w:t>
            </w:r>
          </w:p>
        </w:tc>
        <w:tc>
          <w:tcPr>
            <w:tcW w:w="2803" w:type="dxa"/>
            <w:noWrap/>
            <w:hideMark/>
          </w:tcPr>
          <w:p w14:paraId="3AC39E15"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1A49DFC9" w14:textId="77777777" w:rsidTr="00DB659D">
        <w:trPr>
          <w:trHeight w:val="300"/>
        </w:trPr>
        <w:tc>
          <w:tcPr>
            <w:tcW w:w="928" w:type="dxa"/>
            <w:noWrap/>
            <w:hideMark/>
          </w:tcPr>
          <w:p w14:paraId="414D5B08" w14:textId="77777777" w:rsidR="005B311A" w:rsidRPr="00DB659D" w:rsidRDefault="005B311A" w:rsidP="00DB659D">
            <w:pPr>
              <w:jc w:val="center"/>
              <w:rPr>
                <w:rFonts w:ascii="Arial" w:hAnsi="Arial" w:cs="Arial"/>
              </w:rPr>
            </w:pPr>
            <w:r w:rsidRPr="00DB659D">
              <w:rPr>
                <w:rFonts w:ascii="Arial" w:hAnsi="Arial" w:cs="Arial"/>
              </w:rPr>
              <w:t>198</w:t>
            </w:r>
          </w:p>
        </w:tc>
        <w:tc>
          <w:tcPr>
            <w:tcW w:w="4909" w:type="dxa"/>
            <w:noWrap/>
            <w:hideMark/>
          </w:tcPr>
          <w:p w14:paraId="4FAA276F" w14:textId="77777777" w:rsidR="005B311A" w:rsidRPr="00DB659D" w:rsidRDefault="005B311A">
            <w:pPr>
              <w:rPr>
                <w:rFonts w:ascii="Arial" w:hAnsi="Arial" w:cs="Arial"/>
              </w:rPr>
            </w:pPr>
            <w:r w:rsidRPr="00DB659D">
              <w:rPr>
                <w:rFonts w:ascii="Arial" w:hAnsi="Arial" w:cs="Arial"/>
              </w:rPr>
              <w:t>Santa Rosa, CA</w:t>
            </w:r>
          </w:p>
        </w:tc>
        <w:tc>
          <w:tcPr>
            <w:tcW w:w="2803" w:type="dxa"/>
            <w:noWrap/>
            <w:hideMark/>
          </w:tcPr>
          <w:p w14:paraId="4DB7ABE2"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48DB05FE" w14:textId="77777777" w:rsidTr="00DB659D">
        <w:trPr>
          <w:trHeight w:val="300"/>
        </w:trPr>
        <w:tc>
          <w:tcPr>
            <w:tcW w:w="928" w:type="dxa"/>
            <w:noWrap/>
            <w:hideMark/>
          </w:tcPr>
          <w:p w14:paraId="1F1ADDF7" w14:textId="77777777" w:rsidR="005B311A" w:rsidRPr="00DB659D" w:rsidRDefault="005B311A" w:rsidP="00DB659D">
            <w:pPr>
              <w:jc w:val="center"/>
              <w:rPr>
                <w:rFonts w:ascii="Arial" w:hAnsi="Arial" w:cs="Arial"/>
              </w:rPr>
            </w:pPr>
            <w:r w:rsidRPr="00DB659D">
              <w:rPr>
                <w:rFonts w:ascii="Arial" w:hAnsi="Arial" w:cs="Arial"/>
              </w:rPr>
              <w:t>199</w:t>
            </w:r>
          </w:p>
        </w:tc>
        <w:tc>
          <w:tcPr>
            <w:tcW w:w="4909" w:type="dxa"/>
            <w:noWrap/>
            <w:hideMark/>
          </w:tcPr>
          <w:p w14:paraId="64C20C31" w14:textId="77777777" w:rsidR="005B311A" w:rsidRPr="00DB659D" w:rsidRDefault="005B311A">
            <w:pPr>
              <w:rPr>
                <w:rFonts w:ascii="Arial" w:hAnsi="Arial" w:cs="Arial"/>
              </w:rPr>
            </w:pPr>
            <w:r w:rsidRPr="00DB659D">
              <w:rPr>
                <w:rFonts w:ascii="Arial" w:hAnsi="Arial" w:cs="Arial"/>
              </w:rPr>
              <w:t>Sumter, SC</w:t>
            </w:r>
          </w:p>
        </w:tc>
        <w:tc>
          <w:tcPr>
            <w:tcW w:w="2803" w:type="dxa"/>
            <w:noWrap/>
            <w:hideMark/>
          </w:tcPr>
          <w:p w14:paraId="035AAE3D"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67713622" w14:textId="77777777" w:rsidTr="00DB659D">
        <w:trPr>
          <w:trHeight w:val="300"/>
        </w:trPr>
        <w:tc>
          <w:tcPr>
            <w:tcW w:w="928" w:type="dxa"/>
            <w:noWrap/>
            <w:hideMark/>
          </w:tcPr>
          <w:p w14:paraId="1581C515" w14:textId="77777777" w:rsidR="005B311A" w:rsidRPr="00DB659D" w:rsidRDefault="005B311A" w:rsidP="00DB659D">
            <w:pPr>
              <w:jc w:val="center"/>
              <w:rPr>
                <w:rFonts w:ascii="Arial" w:hAnsi="Arial" w:cs="Arial"/>
              </w:rPr>
            </w:pPr>
            <w:r w:rsidRPr="00DB659D">
              <w:rPr>
                <w:rFonts w:ascii="Arial" w:hAnsi="Arial" w:cs="Arial"/>
              </w:rPr>
              <w:t>200</w:t>
            </w:r>
          </w:p>
        </w:tc>
        <w:tc>
          <w:tcPr>
            <w:tcW w:w="4909" w:type="dxa"/>
            <w:noWrap/>
            <w:hideMark/>
          </w:tcPr>
          <w:p w14:paraId="2E726802" w14:textId="77777777" w:rsidR="005B311A" w:rsidRPr="00DB659D" w:rsidRDefault="005B311A">
            <w:pPr>
              <w:rPr>
                <w:rFonts w:ascii="Arial" w:hAnsi="Arial" w:cs="Arial"/>
              </w:rPr>
            </w:pPr>
            <w:r w:rsidRPr="00DB659D">
              <w:rPr>
                <w:rFonts w:ascii="Arial" w:hAnsi="Arial" w:cs="Arial"/>
              </w:rPr>
              <w:t>Beckley, WV</w:t>
            </w:r>
          </w:p>
        </w:tc>
        <w:tc>
          <w:tcPr>
            <w:tcW w:w="2803" w:type="dxa"/>
            <w:noWrap/>
            <w:hideMark/>
          </w:tcPr>
          <w:p w14:paraId="760CE319" w14:textId="77777777" w:rsidR="005B311A" w:rsidRPr="00DB659D" w:rsidRDefault="005B311A" w:rsidP="00DB659D">
            <w:pPr>
              <w:jc w:val="center"/>
              <w:rPr>
                <w:rFonts w:ascii="Arial" w:hAnsi="Arial" w:cs="Arial"/>
              </w:rPr>
            </w:pPr>
            <w:r w:rsidRPr="00DB659D">
              <w:rPr>
                <w:rFonts w:ascii="Arial" w:hAnsi="Arial" w:cs="Arial"/>
              </w:rPr>
              <w:t>46.9%</w:t>
            </w:r>
          </w:p>
        </w:tc>
      </w:tr>
      <w:tr w:rsidR="005B311A" w:rsidRPr="005B311A" w14:paraId="5C43A0C2" w14:textId="77777777" w:rsidTr="00DB659D">
        <w:trPr>
          <w:trHeight w:val="300"/>
        </w:trPr>
        <w:tc>
          <w:tcPr>
            <w:tcW w:w="928" w:type="dxa"/>
            <w:noWrap/>
            <w:hideMark/>
          </w:tcPr>
          <w:p w14:paraId="7D36A086" w14:textId="77777777" w:rsidR="005B311A" w:rsidRPr="00DB659D" w:rsidRDefault="005B311A" w:rsidP="00DB659D">
            <w:pPr>
              <w:jc w:val="center"/>
              <w:rPr>
                <w:rFonts w:ascii="Arial" w:hAnsi="Arial" w:cs="Arial"/>
              </w:rPr>
            </w:pPr>
            <w:r w:rsidRPr="00DB659D">
              <w:rPr>
                <w:rFonts w:ascii="Arial" w:hAnsi="Arial" w:cs="Arial"/>
              </w:rPr>
              <w:t>201</w:t>
            </w:r>
          </w:p>
        </w:tc>
        <w:tc>
          <w:tcPr>
            <w:tcW w:w="4909" w:type="dxa"/>
            <w:noWrap/>
            <w:hideMark/>
          </w:tcPr>
          <w:p w14:paraId="33B91D48" w14:textId="77777777" w:rsidR="005B311A" w:rsidRPr="00DB659D" w:rsidRDefault="005B311A">
            <w:pPr>
              <w:rPr>
                <w:rFonts w:ascii="Arial" w:hAnsi="Arial" w:cs="Arial"/>
              </w:rPr>
            </w:pPr>
            <w:r w:rsidRPr="00DB659D">
              <w:rPr>
                <w:rFonts w:ascii="Arial" w:hAnsi="Arial" w:cs="Arial"/>
              </w:rPr>
              <w:t>Reno, NV</w:t>
            </w:r>
          </w:p>
        </w:tc>
        <w:tc>
          <w:tcPr>
            <w:tcW w:w="2803" w:type="dxa"/>
            <w:noWrap/>
            <w:hideMark/>
          </w:tcPr>
          <w:p w14:paraId="5FA51C82" w14:textId="77777777" w:rsidR="005B311A" w:rsidRPr="00DB659D" w:rsidRDefault="005B311A" w:rsidP="00DB659D">
            <w:pPr>
              <w:jc w:val="center"/>
              <w:rPr>
                <w:rFonts w:ascii="Arial" w:hAnsi="Arial" w:cs="Arial"/>
              </w:rPr>
            </w:pPr>
            <w:r w:rsidRPr="00DB659D">
              <w:rPr>
                <w:rFonts w:ascii="Arial" w:hAnsi="Arial" w:cs="Arial"/>
              </w:rPr>
              <w:t>46.8%</w:t>
            </w:r>
          </w:p>
        </w:tc>
      </w:tr>
      <w:tr w:rsidR="005B311A" w:rsidRPr="005B311A" w14:paraId="52C261BC" w14:textId="77777777" w:rsidTr="00DB659D">
        <w:trPr>
          <w:trHeight w:val="300"/>
        </w:trPr>
        <w:tc>
          <w:tcPr>
            <w:tcW w:w="928" w:type="dxa"/>
            <w:noWrap/>
            <w:hideMark/>
          </w:tcPr>
          <w:p w14:paraId="297B2425" w14:textId="77777777" w:rsidR="005B311A" w:rsidRPr="00DB659D" w:rsidRDefault="005B311A" w:rsidP="00DB659D">
            <w:pPr>
              <w:jc w:val="center"/>
              <w:rPr>
                <w:rFonts w:ascii="Arial" w:hAnsi="Arial" w:cs="Arial"/>
              </w:rPr>
            </w:pPr>
            <w:r w:rsidRPr="00DB659D">
              <w:rPr>
                <w:rFonts w:ascii="Arial" w:hAnsi="Arial" w:cs="Arial"/>
              </w:rPr>
              <w:t>202</w:t>
            </w:r>
          </w:p>
        </w:tc>
        <w:tc>
          <w:tcPr>
            <w:tcW w:w="4909" w:type="dxa"/>
            <w:noWrap/>
            <w:hideMark/>
          </w:tcPr>
          <w:p w14:paraId="742667F8" w14:textId="77777777" w:rsidR="005B311A" w:rsidRPr="00DB659D" w:rsidRDefault="005B311A">
            <w:pPr>
              <w:rPr>
                <w:rFonts w:ascii="Arial" w:hAnsi="Arial" w:cs="Arial"/>
              </w:rPr>
            </w:pPr>
            <w:r w:rsidRPr="00DB659D">
              <w:rPr>
                <w:rFonts w:ascii="Arial" w:hAnsi="Arial" w:cs="Arial"/>
              </w:rPr>
              <w:t>Iowa City, IA</w:t>
            </w:r>
          </w:p>
        </w:tc>
        <w:tc>
          <w:tcPr>
            <w:tcW w:w="2803" w:type="dxa"/>
            <w:noWrap/>
            <w:hideMark/>
          </w:tcPr>
          <w:p w14:paraId="006F8EB5" w14:textId="77777777" w:rsidR="005B311A" w:rsidRPr="00DB659D" w:rsidRDefault="005B311A" w:rsidP="00DB659D">
            <w:pPr>
              <w:jc w:val="center"/>
              <w:rPr>
                <w:rFonts w:ascii="Arial" w:hAnsi="Arial" w:cs="Arial"/>
              </w:rPr>
            </w:pPr>
            <w:r w:rsidRPr="00DB659D">
              <w:rPr>
                <w:rFonts w:ascii="Arial" w:hAnsi="Arial" w:cs="Arial"/>
              </w:rPr>
              <w:t>46.8%</w:t>
            </w:r>
          </w:p>
        </w:tc>
      </w:tr>
      <w:tr w:rsidR="005B311A" w:rsidRPr="005B311A" w14:paraId="07841D51" w14:textId="77777777" w:rsidTr="00DB659D">
        <w:trPr>
          <w:trHeight w:val="300"/>
        </w:trPr>
        <w:tc>
          <w:tcPr>
            <w:tcW w:w="928" w:type="dxa"/>
            <w:noWrap/>
            <w:hideMark/>
          </w:tcPr>
          <w:p w14:paraId="062C5B0B" w14:textId="77777777" w:rsidR="005B311A" w:rsidRPr="00DB659D" w:rsidRDefault="005B311A" w:rsidP="00DB659D">
            <w:pPr>
              <w:jc w:val="center"/>
              <w:rPr>
                <w:rFonts w:ascii="Arial" w:hAnsi="Arial" w:cs="Arial"/>
              </w:rPr>
            </w:pPr>
            <w:r w:rsidRPr="00DB659D">
              <w:rPr>
                <w:rFonts w:ascii="Arial" w:hAnsi="Arial" w:cs="Arial"/>
              </w:rPr>
              <w:t>203</w:t>
            </w:r>
          </w:p>
        </w:tc>
        <w:tc>
          <w:tcPr>
            <w:tcW w:w="4909" w:type="dxa"/>
            <w:noWrap/>
            <w:hideMark/>
          </w:tcPr>
          <w:p w14:paraId="6EAD6998" w14:textId="77777777" w:rsidR="005B311A" w:rsidRPr="00DB659D" w:rsidRDefault="005B311A">
            <w:pPr>
              <w:rPr>
                <w:rFonts w:ascii="Arial" w:hAnsi="Arial" w:cs="Arial"/>
              </w:rPr>
            </w:pPr>
            <w:r w:rsidRPr="00DB659D">
              <w:rPr>
                <w:rFonts w:ascii="Arial" w:hAnsi="Arial" w:cs="Arial"/>
              </w:rPr>
              <w:t>Knoxville, TN</w:t>
            </w:r>
          </w:p>
        </w:tc>
        <w:tc>
          <w:tcPr>
            <w:tcW w:w="2803" w:type="dxa"/>
            <w:noWrap/>
            <w:hideMark/>
          </w:tcPr>
          <w:p w14:paraId="0DB8D9B1" w14:textId="77777777" w:rsidR="005B311A" w:rsidRPr="00DB659D" w:rsidRDefault="005B311A" w:rsidP="00DB659D">
            <w:pPr>
              <w:jc w:val="center"/>
              <w:rPr>
                <w:rFonts w:ascii="Arial" w:hAnsi="Arial" w:cs="Arial"/>
              </w:rPr>
            </w:pPr>
            <w:r w:rsidRPr="00DB659D">
              <w:rPr>
                <w:rFonts w:ascii="Arial" w:hAnsi="Arial" w:cs="Arial"/>
              </w:rPr>
              <w:t>46.8%</w:t>
            </w:r>
          </w:p>
        </w:tc>
      </w:tr>
      <w:tr w:rsidR="005B311A" w:rsidRPr="005B311A" w14:paraId="4F5C859E" w14:textId="77777777" w:rsidTr="00DB659D">
        <w:trPr>
          <w:trHeight w:val="300"/>
        </w:trPr>
        <w:tc>
          <w:tcPr>
            <w:tcW w:w="928" w:type="dxa"/>
            <w:noWrap/>
            <w:hideMark/>
          </w:tcPr>
          <w:p w14:paraId="726560DF" w14:textId="77777777" w:rsidR="005B311A" w:rsidRPr="00DB659D" w:rsidRDefault="005B311A" w:rsidP="00DB659D">
            <w:pPr>
              <w:jc w:val="center"/>
              <w:rPr>
                <w:rFonts w:ascii="Arial" w:hAnsi="Arial" w:cs="Arial"/>
              </w:rPr>
            </w:pPr>
            <w:r w:rsidRPr="00DB659D">
              <w:rPr>
                <w:rFonts w:ascii="Arial" w:hAnsi="Arial" w:cs="Arial"/>
              </w:rPr>
              <w:t>204</w:t>
            </w:r>
          </w:p>
        </w:tc>
        <w:tc>
          <w:tcPr>
            <w:tcW w:w="4909" w:type="dxa"/>
            <w:noWrap/>
            <w:hideMark/>
          </w:tcPr>
          <w:p w14:paraId="364250E9" w14:textId="77777777" w:rsidR="005B311A" w:rsidRPr="00DB659D" w:rsidRDefault="005B311A">
            <w:pPr>
              <w:rPr>
                <w:rFonts w:ascii="Arial" w:hAnsi="Arial" w:cs="Arial"/>
              </w:rPr>
            </w:pPr>
            <w:r w:rsidRPr="00DB659D">
              <w:rPr>
                <w:rFonts w:ascii="Arial" w:hAnsi="Arial" w:cs="Arial"/>
              </w:rPr>
              <w:t>Mankato-North Mankato, MN</w:t>
            </w:r>
          </w:p>
        </w:tc>
        <w:tc>
          <w:tcPr>
            <w:tcW w:w="2803" w:type="dxa"/>
            <w:noWrap/>
            <w:hideMark/>
          </w:tcPr>
          <w:p w14:paraId="2926C4E6" w14:textId="77777777" w:rsidR="005B311A" w:rsidRPr="00DB659D" w:rsidRDefault="005B311A" w:rsidP="00DB659D">
            <w:pPr>
              <w:jc w:val="center"/>
              <w:rPr>
                <w:rFonts w:ascii="Arial" w:hAnsi="Arial" w:cs="Arial"/>
              </w:rPr>
            </w:pPr>
            <w:r w:rsidRPr="00DB659D">
              <w:rPr>
                <w:rFonts w:ascii="Arial" w:hAnsi="Arial" w:cs="Arial"/>
              </w:rPr>
              <w:t>46.8%</w:t>
            </w:r>
          </w:p>
        </w:tc>
      </w:tr>
      <w:tr w:rsidR="005B311A" w:rsidRPr="005B311A" w14:paraId="0F8B5F44" w14:textId="77777777" w:rsidTr="00DB659D">
        <w:trPr>
          <w:trHeight w:val="300"/>
        </w:trPr>
        <w:tc>
          <w:tcPr>
            <w:tcW w:w="928" w:type="dxa"/>
            <w:noWrap/>
            <w:hideMark/>
          </w:tcPr>
          <w:p w14:paraId="2B7EE4FA" w14:textId="77777777" w:rsidR="005B311A" w:rsidRPr="00DB659D" w:rsidRDefault="005B311A" w:rsidP="00DB659D">
            <w:pPr>
              <w:jc w:val="center"/>
              <w:rPr>
                <w:rFonts w:ascii="Arial" w:hAnsi="Arial" w:cs="Arial"/>
              </w:rPr>
            </w:pPr>
            <w:r w:rsidRPr="00DB659D">
              <w:rPr>
                <w:rFonts w:ascii="Arial" w:hAnsi="Arial" w:cs="Arial"/>
              </w:rPr>
              <w:t>205</w:t>
            </w:r>
          </w:p>
        </w:tc>
        <w:tc>
          <w:tcPr>
            <w:tcW w:w="4909" w:type="dxa"/>
            <w:noWrap/>
            <w:hideMark/>
          </w:tcPr>
          <w:p w14:paraId="3E2317D9" w14:textId="77777777" w:rsidR="005B311A" w:rsidRPr="00DB659D" w:rsidRDefault="005B311A">
            <w:pPr>
              <w:rPr>
                <w:rFonts w:ascii="Arial" w:hAnsi="Arial" w:cs="Arial"/>
              </w:rPr>
            </w:pPr>
            <w:r w:rsidRPr="00DB659D">
              <w:rPr>
                <w:rFonts w:ascii="Arial" w:hAnsi="Arial" w:cs="Arial"/>
              </w:rPr>
              <w:t>Wilmington, NC</w:t>
            </w:r>
          </w:p>
        </w:tc>
        <w:tc>
          <w:tcPr>
            <w:tcW w:w="2803" w:type="dxa"/>
            <w:noWrap/>
            <w:hideMark/>
          </w:tcPr>
          <w:p w14:paraId="6356AF2E" w14:textId="77777777" w:rsidR="005B311A" w:rsidRPr="00DB659D" w:rsidRDefault="005B311A" w:rsidP="00DB659D">
            <w:pPr>
              <w:jc w:val="center"/>
              <w:rPr>
                <w:rFonts w:ascii="Arial" w:hAnsi="Arial" w:cs="Arial"/>
              </w:rPr>
            </w:pPr>
            <w:r w:rsidRPr="00DB659D">
              <w:rPr>
                <w:rFonts w:ascii="Arial" w:hAnsi="Arial" w:cs="Arial"/>
              </w:rPr>
              <w:t>46.8%</w:t>
            </w:r>
          </w:p>
        </w:tc>
      </w:tr>
      <w:tr w:rsidR="005B311A" w:rsidRPr="005B311A" w14:paraId="4BFB9256" w14:textId="77777777" w:rsidTr="00DB659D">
        <w:trPr>
          <w:trHeight w:val="300"/>
        </w:trPr>
        <w:tc>
          <w:tcPr>
            <w:tcW w:w="928" w:type="dxa"/>
            <w:noWrap/>
            <w:hideMark/>
          </w:tcPr>
          <w:p w14:paraId="70D2683A" w14:textId="77777777" w:rsidR="005B311A" w:rsidRPr="00DB659D" w:rsidRDefault="005B311A" w:rsidP="00DB659D">
            <w:pPr>
              <w:jc w:val="center"/>
              <w:rPr>
                <w:rFonts w:ascii="Arial" w:hAnsi="Arial" w:cs="Arial"/>
              </w:rPr>
            </w:pPr>
            <w:r w:rsidRPr="00DB659D">
              <w:rPr>
                <w:rFonts w:ascii="Arial" w:hAnsi="Arial" w:cs="Arial"/>
              </w:rPr>
              <w:t>206</w:t>
            </w:r>
          </w:p>
        </w:tc>
        <w:tc>
          <w:tcPr>
            <w:tcW w:w="4909" w:type="dxa"/>
            <w:noWrap/>
            <w:hideMark/>
          </w:tcPr>
          <w:p w14:paraId="52F55F92" w14:textId="77777777" w:rsidR="005B311A" w:rsidRPr="00DB659D" w:rsidRDefault="005B311A">
            <w:pPr>
              <w:rPr>
                <w:rFonts w:ascii="Arial" w:hAnsi="Arial" w:cs="Arial"/>
              </w:rPr>
            </w:pPr>
            <w:r w:rsidRPr="00DB659D">
              <w:rPr>
                <w:rFonts w:ascii="Arial" w:hAnsi="Arial" w:cs="Arial"/>
              </w:rPr>
              <w:t>Cincinnati, OH-KY-IN</w:t>
            </w:r>
          </w:p>
        </w:tc>
        <w:tc>
          <w:tcPr>
            <w:tcW w:w="2803" w:type="dxa"/>
            <w:noWrap/>
            <w:hideMark/>
          </w:tcPr>
          <w:p w14:paraId="2A605076" w14:textId="77777777" w:rsidR="005B311A" w:rsidRPr="00DB659D" w:rsidRDefault="005B311A" w:rsidP="00DB659D">
            <w:pPr>
              <w:jc w:val="center"/>
              <w:rPr>
                <w:rFonts w:ascii="Arial" w:hAnsi="Arial" w:cs="Arial"/>
              </w:rPr>
            </w:pPr>
            <w:r w:rsidRPr="00DB659D">
              <w:rPr>
                <w:rFonts w:ascii="Arial" w:hAnsi="Arial" w:cs="Arial"/>
              </w:rPr>
              <w:t>46.8%</w:t>
            </w:r>
          </w:p>
        </w:tc>
      </w:tr>
      <w:tr w:rsidR="005B311A" w:rsidRPr="005B311A" w14:paraId="18E54B1B" w14:textId="77777777" w:rsidTr="00DB659D">
        <w:trPr>
          <w:trHeight w:val="300"/>
        </w:trPr>
        <w:tc>
          <w:tcPr>
            <w:tcW w:w="928" w:type="dxa"/>
            <w:noWrap/>
            <w:hideMark/>
          </w:tcPr>
          <w:p w14:paraId="0D29D46C" w14:textId="77777777" w:rsidR="005B311A" w:rsidRPr="00DB659D" w:rsidRDefault="005B311A" w:rsidP="00DB659D">
            <w:pPr>
              <w:jc w:val="center"/>
              <w:rPr>
                <w:rFonts w:ascii="Arial" w:hAnsi="Arial" w:cs="Arial"/>
              </w:rPr>
            </w:pPr>
            <w:r w:rsidRPr="00DB659D">
              <w:rPr>
                <w:rFonts w:ascii="Arial" w:hAnsi="Arial" w:cs="Arial"/>
              </w:rPr>
              <w:t>207</w:t>
            </w:r>
          </w:p>
        </w:tc>
        <w:tc>
          <w:tcPr>
            <w:tcW w:w="4909" w:type="dxa"/>
            <w:noWrap/>
            <w:hideMark/>
          </w:tcPr>
          <w:p w14:paraId="18C6EB49" w14:textId="77777777" w:rsidR="005B311A" w:rsidRPr="00DB659D" w:rsidRDefault="005B311A">
            <w:pPr>
              <w:rPr>
                <w:rFonts w:ascii="Arial" w:hAnsi="Arial" w:cs="Arial"/>
              </w:rPr>
            </w:pPr>
            <w:r w:rsidRPr="00DB659D">
              <w:rPr>
                <w:rFonts w:ascii="Arial" w:hAnsi="Arial" w:cs="Arial"/>
              </w:rPr>
              <w:t>Savannah, GA</w:t>
            </w:r>
          </w:p>
        </w:tc>
        <w:tc>
          <w:tcPr>
            <w:tcW w:w="2803" w:type="dxa"/>
            <w:noWrap/>
            <w:hideMark/>
          </w:tcPr>
          <w:p w14:paraId="223CFDE7"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6B333970" w14:textId="77777777" w:rsidTr="00DB659D">
        <w:trPr>
          <w:trHeight w:val="300"/>
        </w:trPr>
        <w:tc>
          <w:tcPr>
            <w:tcW w:w="928" w:type="dxa"/>
            <w:noWrap/>
            <w:hideMark/>
          </w:tcPr>
          <w:p w14:paraId="2F7F0986" w14:textId="77777777" w:rsidR="005B311A" w:rsidRPr="00DB659D" w:rsidRDefault="005B311A" w:rsidP="00DB659D">
            <w:pPr>
              <w:jc w:val="center"/>
              <w:rPr>
                <w:rFonts w:ascii="Arial" w:hAnsi="Arial" w:cs="Arial"/>
              </w:rPr>
            </w:pPr>
            <w:r w:rsidRPr="00DB659D">
              <w:rPr>
                <w:rFonts w:ascii="Arial" w:hAnsi="Arial" w:cs="Arial"/>
              </w:rPr>
              <w:lastRenderedPageBreak/>
              <w:t>208</w:t>
            </w:r>
          </w:p>
        </w:tc>
        <w:tc>
          <w:tcPr>
            <w:tcW w:w="4909" w:type="dxa"/>
            <w:noWrap/>
            <w:hideMark/>
          </w:tcPr>
          <w:p w14:paraId="379D34CB" w14:textId="77777777" w:rsidR="005B311A" w:rsidRPr="00DB659D" w:rsidRDefault="005B311A">
            <w:pPr>
              <w:rPr>
                <w:rFonts w:ascii="Arial" w:hAnsi="Arial" w:cs="Arial"/>
              </w:rPr>
            </w:pPr>
            <w:r w:rsidRPr="00DB659D">
              <w:rPr>
                <w:rFonts w:ascii="Arial" w:hAnsi="Arial" w:cs="Arial"/>
              </w:rPr>
              <w:t>Ogden-Clearfield, UT</w:t>
            </w:r>
          </w:p>
        </w:tc>
        <w:tc>
          <w:tcPr>
            <w:tcW w:w="2803" w:type="dxa"/>
            <w:noWrap/>
            <w:hideMark/>
          </w:tcPr>
          <w:p w14:paraId="24FF24CB"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2EC94CC0" w14:textId="77777777" w:rsidTr="00DB659D">
        <w:trPr>
          <w:trHeight w:val="300"/>
        </w:trPr>
        <w:tc>
          <w:tcPr>
            <w:tcW w:w="928" w:type="dxa"/>
            <w:noWrap/>
            <w:hideMark/>
          </w:tcPr>
          <w:p w14:paraId="272F78A6" w14:textId="77777777" w:rsidR="005B311A" w:rsidRPr="00DB659D" w:rsidRDefault="005B311A" w:rsidP="00DB659D">
            <w:pPr>
              <w:jc w:val="center"/>
              <w:rPr>
                <w:rFonts w:ascii="Arial" w:hAnsi="Arial" w:cs="Arial"/>
              </w:rPr>
            </w:pPr>
            <w:r w:rsidRPr="00DB659D">
              <w:rPr>
                <w:rFonts w:ascii="Arial" w:hAnsi="Arial" w:cs="Arial"/>
              </w:rPr>
              <w:t>209</w:t>
            </w:r>
          </w:p>
        </w:tc>
        <w:tc>
          <w:tcPr>
            <w:tcW w:w="4909" w:type="dxa"/>
            <w:noWrap/>
            <w:hideMark/>
          </w:tcPr>
          <w:p w14:paraId="63342EA0" w14:textId="77777777" w:rsidR="005B311A" w:rsidRPr="00DB659D" w:rsidRDefault="005B311A">
            <w:pPr>
              <w:rPr>
                <w:rFonts w:ascii="Arial" w:hAnsi="Arial" w:cs="Arial"/>
              </w:rPr>
            </w:pPr>
            <w:r w:rsidRPr="00DB659D">
              <w:rPr>
                <w:rFonts w:ascii="Arial" w:hAnsi="Arial" w:cs="Arial"/>
              </w:rPr>
              <w:t>Roanoke, VA</w:t>
            </w:r>
          </w:p>
        </w:tc>
        <w:tc>
          <w:tcPr>
            <w:tcW w:w="2803" w:type="dxa"/>
            <w:noWrap/>
            <w:hideMark/>
          </w:tcPr>
          <w:p w14:paraId="63EDA469"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237D3485" w14:textId="77777777" w:rsidTr="00DB659D">
        <w:trPr>
          <w:trHeight w:val="300"/>
        </w:trPr>
        <w:tc>
          <w:tcPr>
            <w:tcW w:w="928" w:type="dxa"/>
            <w:noWrap/>
            <w:hideMark/>
          </w:tcPr>
          <w:p w14:paraId="7B923E35" w14:textId="77777777" w:rsidR="005B311A" w:rsidRPr="00DB659D" w:rsidRDefault="005B311A" w:rsidP="00DB659D">
            <w:pPr>
              <w:jc w:val="center"/>
              <w:rPr>
                <w:rFonts w:ascii="Arial" w:hAnsi="Arial" w:cs="Arial"/>
              </w:rPr>
            </w:pPr>
            <w:r w:rsidRPr="00DB659D">
              <w:rPr>
                <w:rFonts w:ascii="Arial" w:hAnsi="Arial" w:cs="Arial"/>
              </w:rPr>
              <w:t>210</w:t>
            </w:r>
          </w:p>
        </w:tc>
        <w:tc>
          <w:tcPr>
            <w:tcW w:w="4909" w:type="dxa"/>
            <w:noWrap/>
            <w:hideMark/>
          </w:tcPr>
          <w:p w14:paraId="34697D00" w14:textId="77777777" w:rsidR="005B311A" w:rsidRPr="00DB659D" w:rsidRDefault="005B311A">
            <w:pPr>
              <w:rPr>
                <w:rFonts w:ascii="Arial" w:hAnsi="Arial" w:cs="Arial"/>
              </w:rPr>
            </w:pPr>
            <w:r w:rsidRPr="00DB659D">
              <w:rPr>
                <w:rFonts w:ascii="Arial" w:hAnsi="Arial" w:cs="Arial"/>
              </w:rPr>
              <w:t>Greenville, NC</w:t>
            </w:r>
          </w:p>
        </w:tc>
        <w:tc>
          <w:tcPr>
            <w:tcW w:w="2803" w:type="dxa"/>
            <w:noWrap/>
            <w:hideMark/>
          </w:tcPr>
          <w:p w14:paraId="4DED4BAE"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235D9102" w14:textId="77777777" w:rsidTr="00DB659D">
        <w:trPr>
          <w:trHeight w:val="300"/>
        </w:trPr>
        <w:tc>
          <w:tcPr>
            <w:tcW w:w="928" w:type="dxa"/>
            <w:noWrap/>
            <w:hideMark/>
          </w:tcPr>
          <w:p w14:paraId="155491C9" w14:textId="77777777" w:rsidR="005B311A" w:rsidRPr="00DB659D" w:rsidRDefault="005B311A" w:rsidP="00DB659D">
            <w:pPr>
              <w:jc w:val="center"/>
              <w:rPr>
                <w:rFonts w:ascii="Arial" w:hAnsi="Arial" w:cs="Arial"/>
              </w:rPr>
            </w:pPr>
            <w:r w:rsidRPr="00DB659D">
              <w:rPr>
                <w:rFonts w:ascii="Arial" w:hAnsi="Arial" w:cs="Arial"/>
              </w:rPr>
              <w:t>211</w:t>
            </w:r>
          </w:p>
        </w:tc>
        <w:tc>
          <w:tcPr>
            <w:tcW w:w="4909" w:type="dxa"/>
            <w:noWrap/>
            <w:hideMark/>
          </w:tcPr>
          <w:p w14:paraId="686979B9" w14:textId="77777777" w:rsidR="005B311A" w:rsidRPr="00DB659D" w:rsidRDefault="005B311A">
            <w:pPr>
              <w:rPr>
                <w:rFonts w:ascii="Arial" w:hAnsi="Arial" w:cs="Arial"/>
              </w:rPr>
            </w:pPr>
            <w:r w:rsidRPr="00DB659D">
              <w:rPr>
                <w:rFonts w:ascii="Arial" w:hAnsi="Arial" w:cs="Arial"/>
              </w:rPr>
              <w:t>Hattiesburg, MS</w:t>
            </w:r>
          </w:p>
        </w:tc>
        <w:tc>
          <w:tcPr>
            <w:tcW w:w="2803" w:type="dxa"/>
            <w:noWrap/>
            <w:hideMark/>
          </w:tcPr>
          <w:p w14:paraId="316FA6C5"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0174DFC2" w14:textId="77777777" w:rsidTr="00DB659D">
        <w:trPr>
          <w:trHeight w:val="300"/>
        </w:trPr>
        <w:tc>
          <w:tcPr>
            <w:tcW w:w="928" w:type="dxa"/>
            <w:noWrap/>
            <w:hideMark/>
          </w:tcPr>
          <w:p w14:paraId="5790D177" w14:textId="77777777" w:rsidR="005B311A" w:rsidRPr="00DB659D" w:rsidRDefault="005B311A" w:rsidP="00DB659D">
            <w:pPr>
              <w:jc w:val="center"/>
              <w:rPr>
                <w:rFonts w:ascii="Arial" w:hAnsi="Arial" w:cs="Arial"/>
              </w:rPr>
            </w:pPr>
            <w:r w:rsidRPr="00DB659D">
              <w:rPr>
                <w:rFonts w:ascii="Arial" w:hAnsi="Arial" w:cs="Arial"/>
              </w:rPr>
              <w:t>212</w:t>
            </w:r>
          </w:p>
        </w:tc>
        <w:tc>
          <w:tcPr>
            <w:tcW w:w="4909" w:type="dxa"/>
            <w:noWrap/>
            <w:hideMark/>
          </w:tcPr>
          <w:p w14:paraId="69C0B6F7" w14:textId="77777777" w:rsidR="005B311A" w:rsidRPr="00DB659D" w:rsidRDefault="005B311A">
            <w:pPr>
              <w:rPr>
                <w:rFonts w:ascii="Arial" w:hAnsi="Arial" w:cs="Arial"/>
              </w:rPr>
            </w:pPr>
            <w:r w:rsidRPr="00DB659D">
              <w:rPr>
                <w:rFonts w:ascii="Arial" w:hAnsi="Arial" w:cs="Arial"/>
              </w:rPr>
              <w:t>Cumberland, MD-WV</w:t>
            </w:r>
          </w:p>
        </w:tc>
        <w:tc>
          <w:tcPr>
            <w:tcW w:w="2803" w:type="dxa"/>
            <w:noWrap/>
            <w:hideMark/>
          </w:tcPr>
          <w:p w14:paraId="213821C9"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079F099E" w14:textId="77777777" w:rsidTr="00DB659D">
        <w:trPr>
          <w:trHeight w:val="300"/>
        </w:trPr>
        <w:tc>
          <w:tcPr>
            <w:tcW w:w="928" w:type="dxa"/>
            <w:noWrap/>
            <w:hideMark/>
          </w:tcPr>
          <w:p w14:paraId="7BB8D0BE" w14:textId="77777777" w:rsidR="005B311A" w:rsidRPr="00DB659D" w:rsidRDefault="005B311A" w:rsidP="00DB659D">
            <w:pPr>
              <w:jc w:val="center"/>
              <w:rPr>
                <w:rFonts w:ascii="Arial" w:hAnsi="Arial" w:cs="Arial"/>
              </w:rPr>
            </w:pPr>
            <w:r w:rsidRPr="00DB659D">
              <w:rPr>
                <w:rFonts w:ascii="Arial" w:hAnsi="Arial" w:cs="Arial"/>
              </w:rPr>
              <w:t>213</w:t>
            </w:r>
          </w:p>
        </w:tc>
        <w:tc>
          <w:tcPr>
            <w:tcW w:w="4909" w:type="dxa"/>
            <w:noWrap/>
            <w:hideMark/>
          </w:tcPr>
          <w:p w14:paraId="7C2CFCDC" w14:textId="77777777" w:rsidR="005B311A" w:rsidRPr="00DB659D" w:rsidRDefault="005B311A">
            <w:pPr>
              <w:rPr>
                <w:rFonts w:ascii="Arial" w:hAnsi="Arial" w:cs="Arial"/>
              </w:rPr>
            </w:pPr>
            <w:r w:rsidRPr="00DB659D">
              <w:rPr>
                <w:rFonts w:ascii="Arial" w:hAnsi="Arial" w:cs="Arial"/>
              </w:rPr>
              <w:t>North Port-Sarasota-Bradenton, FL</w:t>
            </w:r>
          </w:p>
        </w:tc>
        <w:tc>
          <w:tcPr>
            <w:tcW w:w="2803" w:type="dxa"/>
            <w:noWrap/>
            <w:hideMark/>
          </w:tcPr>
          <w:p w14:paraId="64ED889E"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26A22C55" w14:textId="77777777" w:rsidTr="00DB659D">
        <w:trPr>
          <w:trHeight w:val="300"/>
        </w:trPr>
        <w:tc>
          <w:tcPr>
            <w:tcW w:w="928" w:type="dxa"/>
            <w:noWrap/>
            <w:hideMark/>
          </w:tcPr>
          <w:p w14:paraId="7B409B4E" w14:textId="77777777" w:rsidR="005B311A" w:rsidRPr="00DB659D" w:rsidRDefault="005B311A" w:rsidP="00DB659D">
            <w:pPr>
              <w:jc w:val="center"/>
              <w:rPr>
                <w:rFonts w:ascii="Arial" w:hAnsi="Arial" w:cs="Arial"/>
              </w:rPr>
            </w:pPr>
            <w:r w:rsidRPr="00DB659D">
              <w:rPr>
                <w:rFonts w:ascii="Arial" w:hAnsi="Arial" w:cs="Arial"/>
              </w:rPr>
              <w:t>214</w:t>
            </w:r>
          </w:p>
        </w:tc>
        <w:tc>
          <w:tcPr>
            <w:tcW w:w="4909" w:type="dxa"/>
            <w:noWrap/>
            <w:hideMark/>
          </w:tcPr>
          <w:p w14:paraId="78930647" w14:textId="77777777" w:rsidR="005B311A" w:rsidRPr="00DB659D" w:rsidRDefault="005B311A">
            <w:pPr>
              <w:rPr>
                <w:rFonts w:ascii="Arial" w:hAnsi="Arial" w:cs="Arial"/>
              </w:rPr>
            </w:pPr>
            <w:r w:rsidRPr="00DB659D">
              <w:rPr>
                <w:rFonts w:ascii="Arial" w:hAnsi="Arial" w:cs="Arial"/>
              </w:rPr>
              <w:t>Grand Forks, ND-MN</w:t>
            </w:r>
          </w:p>
        </w:tc>
        <w:tc>
          <w:tcPr>
            <w:tcW w:w="2803" w:type="dxa"/>
            <w:noWrap/>
            <w:hideMark/>
          </w:tcPr>
          <w:p w14:paraId="3B64D73E"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30D2C4E6" w14:textId="77777777" w:rsidTr="00DB659D">
        <w:trPr>
          <w:trHeight w:val="300"/>
        </w:trPr>
        <w:tc>
          <w:tcPr>
            <w:tcW w:w="928" w:type="dxa"/>
            <w:noWrap/>
            <w:hideMark/>
          </w:tcPr>
          <w:p w14:paraId="368B854F" w14:textId="77777777" w:rsidR="005B311A" w:rsidRPr="00DB659D" w:rsidRDefault="005B311A" w:rsidP="00DB659D">
            <w:pPr>
              <w:jc w:val="center"/>
              <w:rPr>
                <w:rFonts w:ascii="Arial" w:hAnsi="Arial" w:cs="Arial"/>
              </w:rPr>
            </w:pPr>
            <w:r w:rsidRPr="00DB659D">
              <w:rPr>
                <w:rFonts w:ascii="Arial" w:hAnsi="Arial" w:cs="Arial"/>
              </w:rPr>
              <w:t>215</w:t>
            </w:r>
          </w:p>
        </w:tc>
        <w:tc>
          <w:tcPr>
            <w:tcW w:w="4909" w:type="dxa"/>
            <w:noWrap/>
            <w:hideMark/>
          </w:tcPr>
          <w:p w14:paraId="2185E5AB" w14:textId="77777777" w:rsidR="005B311A" w:rsidRPr="00DB659D" w:rsidRDefault="005B311A">
            <w:pPr>
              <w:rPr>
                <w:rFonts w:ascii="Arial" w:hAnsi="Arial" w:cs="Arial"/>
              </w:rPr>
            </w:pPr>
            <w:r w:rsidRPr="00DB659D">
              <w:rPr>
                <w:rFonts w:ascii="Arial" w:hAnsi="Arial" w:cs="Arial"/>
              </w:rPr>
              <w:t>Champaign-Urbana, IL</w:t>
            </w:r>
          </w:p>
        </w:tc>
        <w:tc>
          <w:tcPr>
            <w:tcW w:w="2803" w:type="dxa"/>
            <w:noWrap/>
            <w:hideMark/>
          </w:tcPr>
          <w:p w14:paraId="28C88CEA"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3DB41544" w14:textId="77777777" w:rsidTr="00DB659D">
        <w:trPr>
          <w:trHeight w:val="300"/>
        </w:trPr>
        <w:tc>
          <w:tcPr>
            <w:tcW w:w="928" w:type="dxa"/>
            <w:noWrap/>
            <w:hideMark/>
          </w:tcPr>
          <w:p w14:paraId="20D887DE" w14:textId="77777777" w:rsidR="005B311A" w:rsidRPr="00DB659D" w:rsidRDefault="005B311A" w:rsidP="00DB659D">
            <w:pPr>
              <w:jc w:val="center"/>
              <w:rPr>
                <w:rFonts w:ascii="Arial" w:hAnsi="Arial" w:cs="Arial"/>
              </w:rPr>
            </w:pPr>
            <w:r w:rsidRPr="00DB659D">
              <w:rPr>
                <w:rFonts w:ascii="Arial" w:hAnsi="Arial" w:cs="Arial"/>
              </w:rPr>
              <w:t>216</w:t>
            </w:r>
          </w:p>
        </w:tc>
        <w:tc>
          <w:tcPr>
            <w:tcW w:w="4909" w:type="dxa"/>
            <w:noWrap/>
            <w:hideMark/>
          </w:tcPr>
          <w:p w14:paraId="2DE12119" w14:textId="77777777" w:rsidR="005B311A" w:rsidRPr="00DB659D" w:rsidRDefault="005B311A">
            <w:pPr>
              <w:rPr>
                <w:rFonts w:ascii="Arial" w:hAnsi="Arial" w:cs="Arial"/>
              </w:rPr>
            </w:pPr>
            <w:r w:rsidRPr="00DB659D">
              <w:rPr>
                <w:rFonts w:ascii="Arial" w:hAnsi="Arial" w:cs="Arial"/>
              </w:rPr>
              <w:t>Vallejo-Fairfield, CA</w:t>
            </w:r>
          </w:p>
        </w:tc>
        <w:tc>
          <w:tcPr>
            <w:tcW w:w="2803" w:type="dxa"/>
            <w:noWrap/>
            <w:hideMark/>
          </w:tcPr>
          <w:p w14:paraId="30BF8091" w14:textId="77777777" w:rsidR="005B311A" w:rsidRPr="00DB659D" w:rsidRDefault="005B311A" w:rsidP="00DB659D">
            <w:pPr>
              <w:jc w:val="center"/>
              <w:rPr>
                <w:rFonts w:ascii="Arial" w:hAnsi="Arial" w:cs="Arial"/>
              </w:rPr>
            </w:pPr>
            <w:r w:rsidRPr="00DB659D">
              <w:rPr>
                <w:rFonts w:ascii="Arial" w:hAnsi="Arial" w:cs="Arial"/>
              </w:rPr>
              <w:t>46.7%</w:t>
            </w:r>
          </w:p>
        </w:tc>
      </w:tr>
      <w:tr w:rsidR="005B311A" w:rsidRPr="005B311A" w14:paraId="6962944D" w14:textId="77777777" w:rsidTr="00DB659D">
        <w:trPr>
          <w:trHeight w:val="300"/>
        </w:trPr>
        <w:tc>
          <w:tcPr>
            <w:tcW w:w="928" w:type="dxa"/>
            <w:noWrap/>
            <w:hideMark/>
          </w:tcPr>
          <w:p w14:paraId="40A09C55" w14:textId="77777777" w:rsidR="005B311A" w:rsidRPr="00DB659D" w:rsidRDefault="005B311A" w:rsidP="00DB659D">
            <w:pPr>
              <w:jc w:val="center"/>
              <w:rPr>
                <w:rFonts w:ascii="Arial" w:hAnsi="Arial" w:cs="Arial"/>
              </w:rPr>
            </w:pPr>
            <w:r w:rsidRPr="00DB659D">
              <w:rPr>
                <w:rFonts w:ascii="Arial" w:hAnsi="Arial" w:cs="Arial"/>
              </w:rPr>
              <w:t>217</w:t>
            </w:r>
          </w:p>
        </w:tc>
        <w:tc>
          <w:tcPr>
            <w:tcW w:w="4909" w:type="dxa"/>
            <w:noWrap/>
            <w:hideMark/>
          </w:tcPr>
          <w:p w14:paraId="6C9A3F6B" w14:textId="77777777" w:rsidR="005B311A" w:rsidRPr="00DB659D" w:rsidRDefault="005B311A">
            <w:pPr>
              <w:rPr>
                <w:rFonts w:ascii="Arial" w:hAnsi="Arial" w:cs="Arial"/>
              </w:rPr>
            </w:pPr>
            <w:r w:rsidRPr="00DB659D">
              <w:rPr>
                <w:rFonts w:ascii="Arial" w:hAnsi="Arial" w:cs="Arial"/>
              </w:rPr>
              <w:t>Tyler, TX</w:t>
            </w:r>
          </w:p>
        </w:tc>
        <w:tc>
          <w:tcPr>
            <w:tcW w:w="2803" w:type="dxa"/>
            <w:noWrap/>
            <w:hideMark/>
          </w:tcPr>
          <w:p w14:paraId="747FE434" w14:textId="77777777" w:rsidR="005B311A" w:rsidRPr="00DB659D" w:rsidRDefault="005B311A" w:rsidP="00DB659D">
            <w:pPr>
              <w:jc w:val="center"/>
              <w:rPr>
                <w:rFonts w:ascii="Arial" w:hAnsi="Arial" w:cs="Arial"/>
              </w:rPr>
            </w:pPr>
            <w:r w:rsidRPr="00DB659D">
              <w:rPr>
                <w:rFonts w:ascii="Arial" w:hAnsi="Arial" w:cs="Arial"/>
              </w:rPr>
              <w:t>46.6%</w:t>
            </w:r>
          </w:p>
        </w:tc>
      </w:tr>
      <w:tr w:rsidR="005B311A" w:rsidRPr="005B311A" w14:paraId="4FAE045C" w14:textId="77777777" w:rsidTr="00DB659D">
        <w:trPr>
          <w:trHeight w:val="300"/>
        </w:trPr>
        <w:tc>
          <w:tcPr>
            <w:tcW w:w="928" w:type="dxa"/>
            <w:noWrap/>
            <w:hideMark/>
          </w:tcPr>
          <w:p w14:paraId="05E04018" w14:textId="77777777" w:rsidR="005B311A" w:rsidRPr="00DB659D" w:rsidRDefault="005B311A" w:rsidP="00DB659D">
            <w:pPr>
              <w:jc w:val="center"/>
              <w:rPr>
                <w:rFonts w:ascii="Arial" w:hAnsi="Arial" w:cs="Arial"/>
              </w:rPr>
            </w:pPr>
            <w:r w:rsidRPr="00DB659D">
              <w:rPr>
                <w:rFonts w:ascii="Arial" w:hAnsi="Arial" w:cs="Arial"/>
              </w:rPr>
              <w:t>218</w:t>
            </w:r>
          </w:p>
        </w:tc>
        <w:tc>
          <w:tcPr>
            <w:tcW w:w="4909" w:type="dxa"/>
            <w:noWrap/>
            <w:hideMark/>
          </w:tcPr>
          <w:p w14:paraId="07077E56" w14:textId="77777777" w:rsidR="005B311A" w:rsidRPr="00DB659D" w:rsidRDefault="005B311A">
            <w:pPr>
              <w:rPr>
                <w:rFonts w:ascii="Arial" w:hAnsi="Arial" w:cs="Arial"/>
              </w:rPr>
            </w:pPr>
            <w:r w:rsidRPr="00DB659D">
              <w:rPr>
                <w:rFonts w:ascii="Arial" w:hAnsi="Arial" w:cs="Arial"/>
              </w:rPr>
              <w:t>Flagstaff, AZ</w:t>
            </w:r>
          </w:p>
        </w:tc>
        <w:tc>
          <w:tcPr>
            <w:tcW w:w="2803" w:type="dxa"/>
            <w:noWrap/>
            <w:hideMark/>
          </w:tcPr>
          <w:p w14:paraId="458663C3" w14:textId="77777777" w:rsidR="005B311A" w:rsidRPr="00DB659D" w:rsidRDefault="005B311A" w:rsidP="00DB659D">
            <w:pPr>
              <w:jc w:val="center"/>
              <w:rPr>
                <w:rFonts w:ascii="Arial" w:hAnsi="Arial" w:cs="Arial"/>
              </w:rPr>
            </w:pPr>
            <w:r w:rsidRPr="00DB659D">
              <w:rPr>
                <w:rFonts w:ascii="Arial" w:hAnsi="Arial" w:cs="Arial"/>
              </w:rPr>
              <w:t>46.6%</w:t>
            </w:r>
          </w:p>
        </w:tc>
      </w:tr>
      <w:tr w:rsidR="005B311A" w:rsidRPr="005B311A" w14:paraId="39737CA1" w14:textId="77777777" w:rsidTr="00DB659D">
        <w:trPr>
          <w:trHeight w:val="300"/>
        </w:trPr>
        <w:tc>
          <w:tcPr>
            <w:tcW w:w="928" w:type="dxa"/>
            <w:noWrap/>
            <w:hideMark/>
          </w:tcPr>
          <w:p w14:paraId="61EA1310" w14:textId="77777777" w:rsidR="005B311A" w:rsidRPr="00DB659D" w:rsidRDefault="005B311A" w:rsidP="00DB659D">
            <w:pPr>
              <w:jc w:val="center"/>
              <w:rPr>
                <w:rFonts w:ascii="Arial" w:hAnsi="Arial" w:cs="Arial"/>
              </w:rPr>
            </w:pPr>
            <w:r w:rsidRPr="00DB659D">
              <w:rPr>
                <w:rFonts w:ascii="Arial" w:hAnsi="Arial" w:cs="Arial"/>
              </w:rPr>
              <w:t>219</w:t>
            </w:r>
          </w:p>
        </w:tc>
        <w:tc>
          <w:tcPr>
            <w:tcW w:w="4909" w:type="dxa"/>
            <w:noWrap/>
            <w:hideMark/>
          </w:tcPr>
          <w:p w14:paraId="6BEA3E40" w14:textId="77777777" w:rsidR="005B311A" w:rsidRPr="00DB659D" w:rsidRDefault="005B311A">
            <w:pPr>
              <w:rPr>
                <w:rFonts w:ascii="Arial" w:hAnsi="Arial" w:cs="Arial"/>
              </w:rPr>
            </w:pPr>
            <w:r w:rsidRPr="00DB659D">
              <w:rPr>
                <w:rFonts w:ascii="Arial" w:hAnsi="Arial" w:cs="Arial"/>
              </w:rPr>
              <w:t>Allentown-Bethlehem-Easton, PA-NJ</w:t>
            </w:r>
          </w:p>
        </w:tc>
        <w:tc>
          <w:tcPr>
            <w:tcW w:w="2803" w:type="dxa"/>
            <w:noWrap/>
            <w:hideMark/>
          </w:tcPr>
          <w:p w14:paraId="14631D9B" w14:textId="77777777" w:rsidR="005B311A" w:rsidRPr="00DB659D" w:rsidRDefault="005B311A" w:rsidP="00DB659D">
            <w:pPr>
              <w:jc w:val="center"/>
              <w:rPr>
                <w:rFonts w:ascii="Arial" w:hAnsi="Arial" w:cs="Arial"/>
              </w:rPr>
            </w:pPr>
            <w:r w:rsidRPr="00DB659D">
              <w:rPr>
                <w:rFonts w:ascii="Arial" w:hAnsi="Arial" w:cs="Arial"/>
              </w:rPr>
              <w:t>46.6%</w:t>
            </w:r>
          </w:p>
        </w:tc>
      </w:tr>
      <w:tr w:rsidR="005B311A" w:rsidRPr="005B311A" w14:paraId="1704C694" w14:textId="77777777" w:rsidTr="00DB659D">
        <w:trPr>
          <w:trHeight w:val="300"/>
        </w:trPr>
        <w:tc>
          <w:tcPr>
            <w:tcW w:w="928" w:type="dxa"/>
            <w:noWrap/>
            <w:hideMark/>
          </w:tcPr>
          <w:p w14:paraId="1E81049B" w14:textId="77777777" w:rsidR="005B311A" w:rsidRPr="00DB659D" w:rsidRDefault="005B311A" w:rsidP="00DB659D">
            <w:pPr>
              <w:jc w:val="center"/>
              <w:rPr>
                <w:rFonts w:ascii="Arial" w:hAnsi="Arial" w:cs="Arial"/>
              </w:rPr>
            </w:pPr>
            <w:r w:rsidRPr="00DB659D">
              <w:rPr>
                <w:rFonts w:ascii="Arial" w:hAnsi="Arial" w:cs="Arial"/>
              </w:rPr>
              <w:t>220</w:t>
            </w:r>
          </w:p>
        </w:tc>
        <w:tc>
          <w:tcPr>
            <w:tcW w:w="4909" w:type="dxa"/>
            <w:noWrap/>
            <w:hideMark/>
          </w:tcPr>
          <w:p w14:paraId="569A7929" w14:textId="77777777" w:rsidR="005B311A" w:rsidRPr="00DB659D" w:rsidRDefault="005B311A">
            <w:pPr>
              <w:rPr>
                <w:rFonts w:ascii="Arial" w:hAnsi="Arial" w:cs="Arial"/>
              </w:rPr>
            </w:pPr>
            <w:r w:rsidRPr="00DB659D">
              <w:rPr>
                <w:rFonts w:ascii="Arial" w:hAnsi="Arial" w:cs="Arial"/>
              </w:rPr>
              <w:t>Port St. Lucie, FL</w:t>
            </w:r>
          </w:p>
        </w:tc>
        <w:tc>
          <w:tcPr>
            <w:tcW w:w="2803" w:type="dxa"/>
            <w:noWrap/>
            <w:hideMark/>
          </w:tcPr>
          <w:p w14:paraId="7F270557" w14:textId="77777777" w:rsidR="005B311A" w:rsidRPr="00DB659D" w:rsidRDefault="005B311A" w:rsidP="00DB659D">
            <w:pPr>
              <w:jc w:val="center"/>
              <w:rPr>
                <w:rFonts w:ascii="Arial" w:hAnsi="Arial" w:cs="Arial"/>
              </w:rPr>
            </w:pPr>
            <w:r w:rsidRPr="00DB659D">
              <w:rPr>
                <w:rFonts w:ascii="Arial" w:hAnsi="Arial" w:cs="Arial"/>
              </w:rPr>
              <w:t>46.6%</w:t>
            </w:r>
          </w:p>
        </w:tc>
      </w:tr>
      <w:tr w:rsidR="005B311A" w:rsidRPr="005B311A" w14:paraId="0E5D6559" w14:textId="77777777" w:rsidTr="00DB659D">
        <w:trPr>
          <w:trHeight w:val="300"/>
        </w:trPr>
        <w:tc>
          <w:tcPr>
            <w:tcW w:w="928" w:type="dxa"/>
            <w:noWrap/>
            <w:hideMark/>
          </w:tcPr>
          <w:p w14:paraId="2D42EBDE" w14:textId="77777777" w:rsidR="005B311A" w:rsidRPr="00DB659D" w:rsidRDefault="005B311A" w:rsidP="00DB659D">
            <w:pPr>
              <w:jc w:val="center"/>
              <w:rPr>
                <w:rFonts w:ascii="Arial" w:hAnsi="Arial" w:cs="Arial"/>
              </w:rPr>
            </w:pPr>
            <w:r w:rsidRPr="00DB659D">
              <w:rPr>
                <w:rFonts w:ascii="Arial" w:hAnsi="Arial" w:cs="Arial"/>
              </w:rPr>
              <w:t>221</w:t>
            </w:r>
          </w:p>
        </w:tc>
        <w:tc>
          <w:tcPr>
            <w:tcW w:w="4909" w:type="dxa"/>
            <w:noWrap/>
            <w:hideMark/>
          </w:tcPr>
          <w:p w14:paraId="7B5F5DCA" w14:textId="77777777" w:rsidR="005B311A" w:rsidRPr="00DB659D" w:rsidRDefault="005B311A">
            <w:pPr>
              <w:rPr>
                <w:rFonts w:ascii="Arial" w:hAnsi="Arial" w:cs="Arial"/>
              </w:rPr>
            </w:pPr>
            <w:r w:rsidRPr="00DB659D">
              <w:rPr>
                <w:rFonts w:ascii="Arial" w:hAnsi="Arial" w:cs="Arial"/>
              </w:rPr>
              <w:t>New Bern, NC</w:t>
            </w:r>
          </w:p>
        </w:tc>
        <w:tc>
          <w:tcPr>
            <w:tcW w:w="2803" w:type="dxa"/>
            <w:noWrap/>
            <w:hideMark/>
          </w:tcPr>
          <w:p w14:paraId="149E0CCA" w14:textId="77777777" w:rsidR="005B311A" w:rsidRPr="00DB659D" w:rsidRDefault="005B311A" w:rsidP="00DB659D">
            <w:pPr>
              <w:jc w:val="center"/>
              <w:rPr>
                <w:rFonts w:ascii="Arial" w:hAnsi="Arial" w:cs="Arial"/>
              </w:rPr>
            </w:pPr>
            <w:r w:rsidRPr="00DB659D">
              <w:rPr>
                <w:rFonts w:ascii="Arial" w:hAnsi="Arial" w:cs="Arial"/>
              </w:rPr>
              <w:t>46.6%</w:t>
            </w:r>
          </w:p>
        </w:tc>
      </w:tr>
      <w:tr w:rsidR="005B311A" w:rsidRPr="005B311A" w14:paraId="43642F7D" w14:textId="77777777" w:rsidTr="00DB659D">
        <w:trPr>
          <w:trHeight w:val="300"/>
        </w:trPr>
        <w:tc>
          <w:tcPr>
            <w:tcW w:w="928" w:type="dxa"/>
            <w:noWrap/>
            <w:hideMark/>
          </w:tcPr>
          <w:p w14:paraId="3005B125" w14:textId="77777777" w:rsidR="005B311A" w:rsidRPr="00DB659D" w:rsidRDefault="005B311A" w:rsidP="00DB659D">
            <w:pPr>
              <w:jc w:val="center"/>
              <w:rPr>
                <w:rFonts w:ascii="Arial" w:hAnsi="Arial" w:cs="Arial"/>
              </w:rPr>
            </w:pPr>
            <w:r w:rsidRPr="00DB659D">
              <w:rPr>
                <w:rFonts w:ascii="Arial" w:hAnsi="Arial" w:cs="Arial"/>
              </w:rPr>
              <w:t>222</w:t>
            </w:r>
          </w:p>
        </w:tc>
        <w:tc>
          <w:tcPr>
            <w:tcW w:w="4909" w:type="dxa"/>
            <w:noWrap/>
            <w:hideMark/>
          </w:tcPr>
          <w:p w14:paraId="6569998D" w14:textId="77777777" w:rsidR="005B311A" w:rsidRPr="00DB659D" w:rsidRDefault="005B311A">
            <w:pPr>
              <w:rPr>
                <w:rFonts w:ascii="Arial" w:hAnsi="Arial" w:cs="Arial"/>
              </w:rPr>
            </w:pPr>
            <w:r w:rsidRPr="00DB659D">
              <w:rPr>
                <w:rFonts w:ascii="Arial" w:hAnsi="Arial" w:cs="Arial"/>
              </w:rPr>
              <w:t>Florence, SC</w:t>
            </w:r>
          </w:p>
        </w:tc>
        <w:tc>
          <w:tcPr>
            <w:tcW w:w="2803" w:type="dxa"/>
            <w:noWrap/>
            <w:hideMark/>
          </w:tcPr>
          <w:p w14:paraId="1F34B082" w14:textId="77777777" w:rsidR="005B311A" w:rsidRPr="00DB659D" w:rsidRDefault="005B311A" w:rsidP="00DB659D">
            <w:pPr>
              <w:jc w:val="center"/>
              <w:rPr>
                <w:rFonts w:ascii="Arial" w:hAnsi="Arial" w:cs="Arial"/>
              </w:rPr>
            </w:pPr>
            <w:r w:rsidRPr="00DB659D">
              <w:rPr>
                <w:rFonts w:ascii="Arial" w:hAnsi="Arial" w:cs="Arial"/>
              </w:rPr>
              <w:t>46.6%</w:t>
            </w:r>
          </w:p>
        </w:tc>
      </w:tr>
      <w:tr w:rsidR="005B311A" w:rsidRPr="005B311A" w14:paraId="4AAB1E2D" w14:textId="77777777" w:rsidTr="00DB659D">
        <w:trPr>
          <w:trHeight w:val="300"/>
        </w:trPr>
        <w:tc>
          <w:tcPr>
            <w:tcW w:w="928" w:type="dxa"/>
            <w:noWrap/>
            <w:hideMark/>
          </w:tcPr>
          <w:p w14:paraId="757E9417" w14:textId="77777777" w:rsidR="005B311A" w:rsidRPr="00DB659D" w:rsidRDefault="005B311A" w:rsidP="00DB659D">
            <w:pPr>
              <w:jc w:val="center"/>
              <w:rPr>
                <w:rFonts w:ascii="Arial" w:hAnsi="Arial" w:cs="Arial"/>
              </w:rPr>
            </w:pPr>
            <w:r w:rsidRPr="00DB659D">
              <w:rPr>
                <w:rFonts w:ascii="Arial" w:hAnsi="Arial" w:cs="Arial"/>
              </w:rPr>
              <w:t>223</w:t>
            </w:r>
          </w:p>
        </w:tc>
        <w:tc>
          <w:tcPr>
            <w:tcW w:w="4909" w:type="dxa"/>
            <w:noWrap/>
            <w:hideMark/>
          </w:tcPr>
          <w:p w14:paraId="140433B7" w14:textId="77777777" w:rsidR="005B311A" w:rsidRPr="00DB659D" w:rsidRDefault="005B311A">
            <w:pPr>
              <w:rPr>
                <w:rFonts w:ascii="Arial" w:hAnsi="Arial" w:cs="Arial"/>
              </w:rPr>
            </w:pPr>
            <w:r w:rsidRPr="00DB659D">
              <w:rPr>
                <w:rFonts w:ascii="Arial" w:hAnsi="Arial" w:cs="Arial"/>
              </w:rPr>
              <w:t>Oxnard-Thousand Oaks-Ventura, CA</w:t>
            </w:r>
          </w:p>
        </w:tc>
        <w:tc>
          <w:tcPr>
            <w:tcW w:w="2803" w:type="dxa"/>
            <w:noWrap/>
            <w:hideMark/>
          </w:tcPr>
          <w:p w14:paraId="0040A29D" w14:textId="77777777" w:rsidR="005B311A" w:rsidRPr="00DB659D" w:rsidRDefault="005B311A" w:rsidP="00DB659D">
            <w:pPr>
              <w:jc w:val="center"/>
              <w:rPr>
                <w:rFonts w:ascii="Arial" w:hAnsi="Arial" w:cs="Arial"/>
              </w:rPr>
            </w:pPr>
            <w:r w:rsidRPr="00DB659D">
              <w:rPr>
                <w:rFonts w:ascii="Arial" w:hAnsi="Arial" w:cs="Arial"/>
              </w:rPr>
              <w:t>46.6%</w:t>
            </w:r>
          </w:p>
        </w:tc>
      </w:tr>
      <w:tr w:rsidR="005B311A" w:rsidRPr="005B311A" w14:paraId="10FCB442" w14:textId="77777777" w:rsidTr="00DB659D">
        <w:trPr>
          <w:trHeight w:val="300"/>
        </w:trPr>
        <w:tc>
          <w:tcPr>
            <w:tcW w:w="928" w:type="dxa"/>
            <w:noWrap/>
            <w:hideMark/>
          </w:tcPr>
          <w:p w14:paraId="21B18695" w14:textId="77777777" w:rsidR="005B311A" w:rsidRPr="00DB659D" w:rsidRDefault="005B311A" w:rsidP="00DB659D">
            <w:pPr>
              <w:jc w:val="center"/>
              <w:rPr>
                <w:rFonts w:ascii="Arial" w:hAnsi="Arial" w:cs="Arial"/>
              </w:rPr>
            </w:pPr>
            <w:r w:rsidRPr="00DB659D">
              <w:rPr>
                <w:rFonts w:ascii="Arial" w:hAnsi="Arial" w:cs="Arial"/>
              </w:rPr>
              <w:t>224</w:t>
            </w:r>
          </w:p>
        </w:tc>
        <w:tc>
          <w:tcPr>
            <w:tcW w:w="4909" w:type="dxa"/>
            <w:noWrap/>
            <w:hideMark/>
          </w:tcPr>
          <w:p w14:paraId="3284C903" w14:textId="77777777" w:rsidR="005B311A" w:rsidRPr="00DB659D" w:rsidRDefault="005B311A">
            <w:pPr>
              <w:rPr>
                <w:rFonts w:ascii="Arial" w:hAnsi="Arial" w:cs="Arial"/>
              </w:rPr>
            </w:pPr>
            <w:r w:rsidRPr="00DB659D">
              <w:rPr>
                <w:rFonts w:ascii="Arial" w:hAnsi="Arial" w:cs="Arial"/>
              </w:rPr>
              <w:t>Portland-South Portland, ME</w:t>
            </w:r>
          </w:p>
        </w:tc>
        <w:tc>
          <w:tcPr>
            <w:tcW w:w="2803" w:type="dxa"/>
            <w:noWrap/>
            <w:hideMark/>
          </w:tcPr>
          <w:p w14:paraId="2B204B7D"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51DC1C63" w14:textId="77777777" w:rsidTr="00DB659D">
        <w:trPr>
          <w:trHeight w:val="300"/>
        </w:trPr>
        <w:tc>
          <w:tcPr>
            <w:tcW w:w="928" w:type="dxa"/>
            <w:noWrap/>
            <w:hideMark/>
          </w:tcPr>
          <w:p w14:paraId="499C0425" w14:textId="77777777" w:rsidR="005B311A" w:rsidRPr="00DB659D" w:rsidRDefault="005B311A" w:rsidP="00DB659D">
            <w:pPr>
              <w:jc w:val="center"/>
              <w:rPr>
                <w:rFonts w:ascii="Arial" w:hAnsi="Arial" w:cs="Arial"/>
              </w:rPr>
            </w:pPr>
            <w:r w:rsidRPr="00DB659D">
              <w:rPr>
                <w:rFonts w:ascii="Arial" w:hAnsi="Arial" w:cs="Arial"/>
              </w:rPr>
              <w:t>225</w:t>
            </w:r>
          </w:p>
        </w:tc>
        <w:tc>
          <w:tcPr>
            <w:tcW w:w="4909" w:type="dxa"/>
            <w:noWrap/>
            <w:hideMark/>
          </w:tcPr>
          <w:p w14:paraId="0157D3D1" w14:textId="77777777" w:rsidR="005B311A" w:rsidRPr="00DB659D" w:rsidRDefault="005B311A">
            <w:pPr>
              <w:rPr>
                <w:rFonts w:ascii="Arial" w:hAnsi="Arial" w:cs="Arial"/>
              </w:rPr>
            </w:pPr>
            <w:r w:rsidRPr="00DB659D">
              <w:rPr>
                <w:rFonts w:ascii="Arial" w:hAnsi="Arial" w:cs="Arial"/>
              </w:rPr>
              <w:t>Cleveland-Elyria, OH</w:t>
            </w:r>
          </w:p>
        </w:tc>
        <w:tc>
          <w:tcPr>
            <w:tcW w:w="2803" w:type="dxa"/>
            <w:noWrap/>
            <w:hideMark/>
          </w:tcPr>
          <w:p w14:paraId="21659A45"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48D44112" w14:textId="77777777" w:rsidTr="00DB659D">
        <w:trPr>
          <w:trHeight w:val="300"/>
        </w:trPr>
        <w:tc>
          <w:tcPr>
            <w:tcW w:w="928" w:type="dxa"/>
            <w:noWrap/>
            <w:hideMark/>
          </w:tcPr>
          <w:p w14:paraId="0439E6B6" w14:textId="77777777" w:rsidR="005B311A" w:rsidRPr="00DB659D" w:rsidRDefault="005B311A" w:rsidP="00DB659D">
            <w:pPr>
              <w:jc w:val="center"/>
              <w:rPr>
                <w:rFonts w:ascii="Arial" w:hAnsi="Arial" w:cs="Arial"/>
              </w:rPr>
            </w:pPr>
            <w:r w:rsidRPr="00DB659D">
              <w:rPr>
                <w:rFonts w:ascii="Arial" w:hAnsi="Arial" w:cs="Arial"/>
              </w:rPr>
              <w:t>226</w:t>
            </w:r>
          </w:p>
        </w:tc>
        <w:tc>
          <w:tcPr>
            <w:tcW w:w="4909" w:type="dxa"/>
            <w:noWrap/>
            <w:hideMark/>
          </w:tcPr>
          <w:p w14:paraId="3C547CBB" w14:textId="77777777" w:rsidR="005B311A" w:rsidRPr="00DB659D" w:rsidRDefault="005B311A">
            <w:pPr>
              <w:rPr>
                <w:rFonts w:ascii="Arial" w:hAnsi="Arial" w:cs="Arial"/>
              </w:rPr>
            </w:pPr>
            <w:r w:rsidRPr="00DB659D">
              <w:rPr>
                <w:rFonts w:ascii="Arial" w:hAnsi="Arial" w:cs="Arial"/>
              </w:rPr>
              <w:t>Redding, CA</w:t>
            </w:r>
          </w:p>
        </w:tc>
        <w:tc>
          <w:tcPr>
            <w:tcW w:w="2803" w:type="dxa"/>
            <w:noWrap/>
            <w:hideMark/>
          </w:tcPr>
          <w:p w14:paraId="1041D6A5"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1976EFB2" w14:textId="77777777" w:rsidTr="00DB659D">
        <w:trPr>
          <w:trHeight w:val="300"/>
        </w:trPr>
        <w:tc>
          <w:tcPr>
            <w:tcW w:w="928" w:type="dxa"/>
            <w:noWrap/>
            <w:hideMark/>
          </w:tcPr>
          <w:p w14:paraId="11D1342C" w14:textId="77777777" w:rsidR="005B311A" w:rsidRPr="00DB659D" w:rsidRDefault="005B311A" w:rsidP="00DB659D">
            <w:pPr>
              <w:jc w:val="center"/>
              <w:rPr>
                <w:rFonts w:ascii="Arial" w:hAnsi="Arial" w:cs="Arial"/>
              </w:rPr>
            </w:pPr>
            <w:r w:rsidRPr="00DB659D">
              <w:rPr>
                <w:rFonts w:ascii="Arial" w:hAnsi="Arial" w:cs="Arial"/>
              </w:rPr>
              <w:t>227</w:t>
            </w:r>
          </w:p>
        </w:tc>
        <w:tc>
          <w:tcPr>
            <w:tcW w:w="4909" w:type="dxa"/>
            <w:noWrap/>
            <w:hideMark/>
          </w:tcPr>
          <w:p w14:paraId="21CB2D4A" w14:textId="77777777" w:rsidR="005B311A" w:rsidRPr="00DB659D" w:rsidRDefault="005B311A">
            <w:pPr>
              <w:rPr>
                <w:rFonts w:ascii="Arial" w:hAnsi="Arial" w:cs="Arial"/>
              </w:rPr>
            </w:pPr>
            <w:r w:rsidRPr="00DB659D">
              <w:rPr>
                <w:rFonts w:ascii="Arial" w:hAnsi="Arial" w:cs="Arial"/>
              </w:rPr>
              <w:t>Chico, CA</w:t>
            </w:r>
          </w:p>
        </w:tc>
        <w:tc>
          <w:tcPr>
            <w:tcW w:w="2803" w:type="dxa"/>
            <w:noWrap/>
            <w:hideMark/>
          </w:tcPr>
          <w:p w14:paraId="0A95374B"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4E2EDD4B" w14:textId="77777777" w:rsidTr="00DB659D">
        <w:trPr>
          <w:trHeight w:val="300"/>
        </w:trPr>
        <w:tc>
          <w:tcPr>
            <w:tcW w:w="928" w:type="dxa"/>
            <w:noWrap/>
            <w:hideMark/>
          </w:tcPr>
          <w:p w14:paraId="02D64307" w14:textId="77777777" w:rsidR="005B311A" w:rsidRPr="00DB659D" w:rsidRDefault="005B311A" w:rsidP="00DB659D">
            <w:pPr>
              <w:jc w:val="center"/>
              <w:rPr>
                <w:rFonts w:ascii="Arial" w:hAnsi="Arial" w:cs="Arial"/>
              </w:rPr>
            </w:pPr>
            <w:r w:rsidRPr="00DB659D">
              <w:rPr>
                <w:rFonts w:ascii="Arial" w:hAnsi="Arial" w:cs="Arial"/>
              </w:rPr>
              <w:t>228</w:t>
            </w:r>
          </w:p>
        </w:tc>
        <w:tc>
          <w:tcPr>
            <w:tcW w:w="4909" w:type="dxa"/>
            <w:noWrap/>
            <w:hideMark/>
          </w:tcPr>
          <w:p w14:paraId="70D62255" w14:textId="77777777" w:rsidR="005B311A" w:rsidRPr="00DB659D" w:rsidRDefault="005B311A">
            <w:pPr>
              <w:rPr>
                <w:rFonts w:ascii="Arial" w:hAnsi="Arial" w:cs="Arial"/>
              </w:rPr>
            </w:pPr>
            <w:r w:rsidRPr="00DB659D">
              <w:rPr>
                <w:rFonts w:ascii="Arial" w:hAnsi="Arial" w:cs="Arial"/>
              </w:rPr>
              <w:t>Columbia, MO</w:t>
            </w:r>
          </w:p>
        </w:tc>
        <w:tc>
          <w:tcPr>
            <w:tcW w:w="2803" w:type="dxa"/>
            <w:noWrap/>
            <w:hideMark/>
          </w:tcPr>
          <w:p w14:paraId="61EFF8F6"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212AD536" w14:textId="77777777" w:rsidTr="00DB659D">
        <w:trPr>
          <w:trHeight w:val="300"/>
        </w:trPr>
        <w:tc>
          <w:tcPr>
            <w:tcW w:w="928" w:type="dxa"/>
            <w:noWrap/>
            <w:hideMark/>
          </w:tcPr>
          <w:p w14:paraId="76EC5D9C" w14:textId="77777777" w:rsidR="005B311A" w:rsidRPr="00DB659D" w:rsidRDefault="005B311A" w:rsidP="00DB659D">
            <w:pPr>
              <w:jc w:val="center"/>
              <w:rPr>
                <w:rFonts w:ascii="Arial" w:hAnsi="Arial" w:cs="Arial"/>
              </w:rPr>
            </w:pPr>
            <w:r w:rsidRPr="00DB659D">
              <w:rPr>
                <w:rFonts w:ascii="Arial" w:hAnsi="Arial" w:cs="Arial"/>
              </w:rPr>
              <w:t>229</w:t>
            </w:r>
          </w:p>
        </w:tc>
        <w:tc>
          <w:tcPr>
            <w:tcW w:w="4909" w:type="dxa"/>
            <w:noWrap/>
            <w:hideMark/>
          </w:tcPr>
          <w:p w14:paraId="64D021EE" w14:textId="77777777" w:rsidR="005B311A" w:rsidRPr="00DB659D" w:rsidRDefault="005B311A">
            <w:pPr>
              <w:rPr>
                <w:rFonts w:ascii="Arial" w:hAnsi="Arial" w:cs="Arial"/>
              </w:rPr>
            </w:pPr>
            <w:r w:rsidRPr="00DB659D">
              <w:rPr>
                <w:rFonts w:ascii="Arial" w:hAnsi="Arial" w:cs="Arial"/>
              </w:rPr>
              <w:t>Battle Creek, MI</w:t>
            </w:r>
          </w:p>
        </w:tc>
        <w:tc>
          <w:tcPr>
            <w:tcW w:w="2803" w:type="dxa"/>
            <w:noWrap/>
            <w:hideMark/>
          </w:tcPr>
          <w:p w14:paraId="1FB295D5"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395BE8A9" w14:textId="77777777" w:rsidTr="00DB659D">
        <w:trPr>
          <w:trHeight w:val="300"/>
        </w:trPr>
        <w:tc>
          <w:tcPr>
            <w:tcW w:w="928" w:type="dxa"/>
            <w:noWrap/>
            <w:hideMark/>
          </w:tcPr>
          <w:p w14:paraId="03424160" w14:textId="77777777" w:rsidR="005B311A" w:rsidRPr="00DB659D" w:rsidRDefault="005B311A" w:rsidP="00DB659D">
            <w:pPr>
              <w:jc w:val="center"/>
              <w:rPr>
                <w:rFonts w:ascii="Arial" w:hAnsi="Arial" w:cs="Arial"/>
              </w:rPr>
            </w:pPr>
            <w:r w:rsidRPr="00DB659D">
              <w:rPr>
                <w:rFonts w:ascii="Arial" w:hAnsi="Arial" w:cs="Arial"/>
              </w:rPr>
              <w:t>230</w:t>
            </w:r>
          </w:p>
        </w:tc>
        <w:tc>
          <w:tcPr>
            <w:tcW w:w="4909" w:type="dxa"/>
            <w:noWrap/>
            <w:hideMark/>
          </w:tcPr>
          <w:p w14:paraId="1FD2C1AA" w14:textId="77777777" w:rsidR="005B311A" w:rsidRPr="00DB659D" w:rsidRDefault="005B311A">
            <w:pPr>
              <w:rPr>
                <w:rFonts w:ascii="Arial" w:hAnsi="Arial" w:cs="Arial"/>
              </w:rPr>
            </w:pPr>
            <w:r w:rsidRPr="00DB659D">
              <w:rPr>
                <w:rFonts w:ascii="Arial" w:hAnsi="Arial" w:cs="Arial"/>
              </w:rPr>
              <w:t>Santa Maria-Santa Barbara, CA</w:t>
            </w:r>
          </w:p>
        </w:tc>
        <w:tc>
          <w:tcPr>
            <w:tcW w:w="2803" w:type="dxa"/>
            <w:noWrap/>
            <w:hideMark/>
          </w:tcPr>
          <w:p w14:paraId="735C5CAA"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298BA006" w14:textId="77777777" w:rsidTr="00DB659D">
        <w:trPr>
          <w:trHeight w:val="300"/>
        </w:trPr>
        <w:tc>
          <w:tcPr>
            <w:tcW w:w="928" w:type="dxa"/>
            <w:noWrap/>
            <w:hideMark/>
          </w:tcPr>
          <w:p w14:paraId="15F95B76" w14:textId="77777777" w:rsidR="005B311A" w:rsidRPr="00DB659D" w:rsidRDefault="005B311A" w:rsidP="00DB659D">
            <w:pPr>
              <w:jc w:val="center"/>
              <w:rPr>
                <w:rFonts w:ascii="Arial" w:hAnsi="Arial" w:cs="Arial"/>
              </w:rPr>
            </w:pPr>
            <w:r w:rsidRPr="00DB659D">
              <w:rPr>
                <w:rFonts w:ascii="Arial" w:hAnsi="Arial" w:cs="Arial"/>
              </w:rPr>
              <w:t>231</w:t>
            </w:r>
          </w:p>
        </w:tc>
        <w:tc>
          <w:tcPr>
            <w:tcW w:w="4909" w:type="dxa"/>
            <w:noWrap/>
            <w:hideMark/>
          </w:tcPr>
          <w:p w14:paraId="1A367CF6" w14:textId="77777777" w:rsidR="005B311A" w:rsidRPr="00DB659D" w:rsidRDefault="005B311A">
            <w:pPr>
              <w:rPr>
                <w:rFonts w:ascii="Arial" w:hAnsi="Arial" w:cs="Arial"/>
              </w:rPr>
            </w:pPr>
            <w:r w:rsidRPr="00DB659D">
              <w:rPr>
                <w:rFonts w:ascii="Arial" w:hAnsi="Arial" w:cs="Arial"/>
              </w:rPr>
              <w:t>Nashville-Davidson--Murfreesboro--Franklin, TN</w:t>
            </w:r>
          </w:p>
        </w:tc>
        <w:tc>
          <w:tcPr>
            <w:tcW w:w="2803" w:type="dxa"/>
            <w:noWrap/>
            <w:hideMark/>
          </w:tcPr>
          <w:p w14:paraId="37649A99"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7F89B185" w14:textId="77777777" w:rsidTr="00DB659D">
        <w:trPr>
          <w:trHeight w:val="300"/>
        </w:trPr>
        <w:tc>
          <w:tcPr>
            <w:tcW w:w="928" w:type="dxa"/>
            <w:noWrap/>
            <w:hideMark/>
          </w:tcPr>
          <w:p w14:paraId="6C86C1BF" w14:textId="77777777" w:rsidR="005B311A" w:rsidRPr="00DB659D" w:rsidRDefault="005B311A" w:rsidP="00DB659D">
            <w:pPr>
              <w:jc w:val="center"/>
              <w:rPr>
                <w:rFonts w:ascii="Arial" w:hAnsi="Arial" w:cs="Arial"/>
              </w:rPr>
            </w:pPr>
            <w:r w:rsidRPr="00DB659D">
              <w:rPr>
                <w:rFonts w:ascii="Arial" w:hAnsi="Arial" w:cs="Arial"/>
              </w:rPr>
              <w:t>232</w:t>
            </w:r>
          </w:p>
        </w:tc>
        <w:tc>
          <w:tcPr>
            <w:tcW w:w="4909" w:type="dxa"/>
            <w:noWrap/>
            <w:hideMark/>
          </w:tcPr>
          <w:p w14:paraId="08C3A5BD" w14:textId="77777777" w:rsidR="005B311A" w:rsidRPr="00DB659D" w:rsidRDefault="005B311A">
            <w:pPr>
              <w:rPr>
                <w:rFonts w:ascii="Arial" w:hAnsi="Arial" w:cs="Arial"/>
              </w:rPr>
            </w:pPr>
            <w:r w:rsidRPr="00DB659D">
              <w:rPr>
                <w:rFonts w:ascii="Arial" w:hAnsi="Arial" w:cs="Arial"/>
              </w:rPr>
              <w:t>Bangor, ME</w:t>
            </w:r>
          </w:p>
        </w:tc>
        <w:tc>
          <w:tcPr>
            <w:tcW w:w="2803" w:type="dxa"/>
            <w:noWrap/>
            <w:hideMark/>
          </w:tcPr>
          <w:p w14:paraId="54BA061F"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39F82396" w14:textId="77777777" w:rsidTr="00DB659D">
        <w:trPr>
          <w:trHeight w:val="300"/>
        </w:trPr>
        <w:tc>
          <w:tcPr>
            <w:tcW w:w="928" w:type="dxa"/>
            <w:noWrap/>
            <w:hideMark/>
          </w:tcPr>
          <w:p w14:paraId="606C287C" w14:textId="77777777" w:rsidR="005B311A" w:rsidRPr="00DB659D" w:rsidRDefault="005B311A" w:rsidP="00DB659D">
            <w:pPr>
              <w:jc w:val="center"/>
              <w:rPr>
                <w:rFonts w:ascii="Arial" w:hAnsi="Arial" w:cs="Arial"/>
              </w:rPr>
            </w:pPr>
            <w:r w:rsidRPr="00DB659D">
              <w:rPr>
                <w:rFonts w:ascii="Arial" w:hAnsi="Arial" w:cs="Arial"/>
              </w:rPr>
              <w:t>233</w:t>
            </w:r>
          </w:p>
        </w:tc>
        <w:tc>
          <w:tcPr>
            <w:tcW w:w="4909" w:type="dxa"/>
            <w:noWrap/>
            <w:hideMark/>
          </w:tcPr>
          <w:p w14:paraId="305A0FEA" w14:textId="77777777" w:rsidR="005B311A" w:rsidRPr="00DB659D" w:rsidRDefault="005B311A">
            <w:pPr>
              <w:rPr>
                <w:rFonts w:ascii="Arial" w:hAnsi="Arial" w:cs="Arial"/>
              </w:rPr>
            </w:pPr>
            <w:r w:rsidRPr="00DB659D">
              <w:rPr>
                <w:rFonts w:ascii="Arial" w:hAnsi="Arial" w:cs="Arial"/>
              </w:rPr>
              <w:t>Dallas-Fort Worth-Arlington, TX</w:t>
            </w:r>
          </w:p>
        </w:tc>
        <w:tc>
          <w:tcPr>
            <w:tcW w:w="2803" w:type="dxa"/>
            <w:noWrap/>
            <w:hideMark/>
          </w:tcPr>
          <w:p w14:paraId="0A2148F2" w14:textId="77777777" w:rsidR="005B311A" w:rsidRPr="00DB659D" w:rsidRDefault="005B311A" w:rsidP="00DB659D">
            <w:pPr>
              <w:jc w:val="center"/>
              <w:rPr>
                <w:rFonts w:ascii="Arial" w:hAnsi="Arial" w:cs="Arial"/>
              </w:rPr>
            </w:pPr>
            <w:r w:rsidRPr="00DB659D">
              <w:rPr>
                <w:rFonts w:ascii="Arial" w:hAnsi="Arial" w:cs="Arial"/>
              </w:rPr>
              <w:t>46.5%</w:t>
            </w:r>
          </w:p>
        </w:tc>
      </w:tr>
      <w:tr w:rsidR="005B311A" w:rsidRPr="005B311A" w14:paraId="3A3927E0" w14:textId="77777777" w:rsidTr="00DB659D">
        <w:trPr>
          <w:trHeight w:val="300"/>
        </w:trPr>
        <w:tc>
          <w:tcPr>
            <w:tcW w:w="928" w:type="dxa"/>
            <w:noWrap/>
            <w:hideMark/>
          </w:tcPr>
          <w:p w14:paraId="7F7A09C1" w14:textId="77777777" w:rsidR="005B311A" w:rsidRPr="00DB659D" w:rsidRDefault="005B311A" w:rsidP="00DB659D">
            <w:pPr>
              <w:jc w:val="center"/>
              <w:rPr>
                <w:rFonts w:ascii="Arial" w:hAnsi="Arial" w:cs="Arial"/>
              </w:rPr>
            </w:pPr>
            <w:r w:rsidRPr="00DB659D">
              <w:rPr>
                <w:rFonts w:ascii="Arial" w:hAnsi="Arial" w:cs="Arial"/>
              </w:rPr>
              <w:t>234</w:t>
            </w:r>
          </w:p>
        </w:tc>
        <w:tc>
          <w:tcPr>
            <w:tcW w:w="4909" w:type="dxa"/>
            <w:noWrap/>
            <w:hideMark/>
          </w:tcPr>
          <w:p w14:paraId="07D53045" w14:textId="77777777" w:rsidR="005B311A" w:rsidRPr="00DB659D" w:rsidRDefault="005B311A">
            <w:pPr>
              <w:rPr>
                <w:rFonts w:ascii="Arial" w:hAnsi="Arial" w:cs="Arial"/>
              </w:rPr>
            </w:pPr>
            <w:r w:rsidRPr="00DB659D">
              <w:rPr>
                <w:rFonts w:ascii="Arial" w:hAnsi="Arial" w:cs="Arial"/>
              </w:rPr>
              <w:t>Montgomery, AL</w:t>
            </w:r>
          </w:p>
        </w:tc>
        <w:tc>
          <w:tcPr>
            <w:tcW w:w="2803" w:type="dxa"/>
            <w:noWrap/>
            <w:hideMark/>
          </w:tcPr>
          <w:p w14:paraId="18A983FC" w14:textId="77777777" w:rsidR="005B311A" w:rsidRPr="00DB659D" w:rsidRDefault="005B311A" w:rsidP="00DB659D">
            <w:pPr>
              <w:jc w:val="center"/>
              <w:rPr>
                <w:rFonts w:ascii="Arial" w:hAnsi="Arial" w:cs="Arial"/>
              </w:rPr>
            </w:pPr>
            <w:r w:rsidRPr="00DB659D">
              <w:rPr>
                <w:rFonts w:ascii="Arial" w:hAnsi="Arial" w:cs="Arial"/>
              </w:rPr>
              <w:t>46.4%</w:t>
            </w:r>
          </w:p>
        </w:tc>
      </w:tr>
      <w:tr w:rsidR="005B311A" w:rsidRPr="005B311A" w14:paraId="600F69E6" w14:textId="77777777" w:rsidTr="00DB659D">
        <w:trPr>
          <w:trHeight w:val="300"/>
        </w:trPr>
        <w:tc>
          <w:tcPr>
            <w:tcW w:w="928" w:type="dxa"/>
            <w:noWrap/>
            <w:hideMark/>
          </w:tcPr>
          <w:p w14:paraId="3DBB813C" w14:textId="77777777" w:rsidR="005B311A" w:rsidRPr="00DB659D" w:rsidRDefault="005B311A" w:rsidP="00DB659D">
            <w:pPr>
              <w:jc w:val="center"/>
              <w:rPr>
                <w:rFonts w:ascii="Arial" w:hAnsi="Arial" w:cs="Arial"/>
              </w:rPr>
            </w:pPr>
            <w:r w:rsidRPr="00DB659D">
              <w:rPr>
                <w:rFonts w:ascii="Arial" w:hAnsi="Arial" w:cs="Arial"/>
              </w:rPr>
              <w:t>235</w:t>
            </w:r>
          </w:p>
        </w:tc>
        <w:tc>
          <w:tcPr>
            <w:tcW w:w="4909" w:type="dxa"/>
            <w:noWrap/>
            <w:hideMark/>
          </w:tcPr>
          <w:p w14:paraId="5D59B1DD" w14:textId="77777777" w:rsidR="005B311A" w:rsidRPr="00DB659D" w:rsidRDefault="005B311A">
            <w:pPr>
              <w:rPr>
                <w:rFonts w:ascii="Arial" w:hAnsi="Arial" w:cs="Arial"/>
              </w:rPr>
            </w:pPr>
            <w:r w:rsidRPr="00DB659D">
              <w:rPr>
                <w:rFonts w:ascii="Arial" w:hAnsi="Arial" w:cs="Arial"/>
              </w:rPr>
              <w:t>New Orleans-Metairie, LA</w:t>
            </w:r>
          </w:p>
        </w:tc>
        <w:tc>
          <w:tcPr>
            <w:tcW w:w="2803" w:type="dxa"/>
            <w:noWrap/>
            <w:hideMark/>
          </w:tcPr>
          <w:p w14:paraId="550947AC" w14:textId="77777777" w:rsidR="005B311A" w:rsidRPr="00DB659D" w:rsidRDefault="005B311A" w:rsidP="00DB659D">
            <w:pPr>
              <w:jc w:val="center"/>
              <w:rPr>
                <w:rFonts w:ascii="Arial" w:hAnsi="Arial" w:cs="Arial"/>
              </w:rPr>
            </w:pPr>
            <w:r w:rsidRPr="00DB659D">
              <w:rPr>
                <w:rFonts w:ascii="Arial" w:hAnsi="Arial" w:cs="Arial"/>
              </w:rPr>
              <w:t>46.4%</w:t>
            </w:r>
          </w:p>
        </w:tc>
      </w:tr>
      <w:tr w:rsidR="005B311A" w:rsidRPr="005B311A" w14:paraId="1F095673" w14:textId="77777777" w:rsidTr="00DB659D">
        <w:trPr>
          <w:trHeight w:val="300"/>
        </w:trPr>
        <w:tc>
          <w:tcPr>
            <w:tcW w:w="928" w:type="dxa"/>
            <w:noWrap/>
            <w:hideMark/>
          </w:tcPr>
          <w:p w14:paraId="4A5E8348" w14:textId="77777777" w:rsidR="005B311A" w:rsidRPr="00DB659D" w:rsidRDefault="005B311A" w:rsidP="00DB659D">
            <w:pPr>
              <w:jc w:val="center"/>
              <w:rPr>
                <w:rFonts w:ascii="Arial" w:hAnsi="Arial" w:cs="Arial"/>
              </w:rPr>
            </w:pPr>
            <w:r w:rsidRPr="00DB659D">
              <w:rPr>
                <w:rFonts w:ascii="Arial" w:hAnsi="Arial" w:cs="Arial"/>
              </w:rPr>
              <w:t>236</w:t>
            </w:r>
          </w:p>
        </w:tc>
        <w:tc>
          <w:tcPr>
            <w:tcW w:w="4909" w:type="dxa"/>
            <w:noWrap/>
            <w:hideMark/>
          </w:tcPr>
          <w:p w14:paraId="26DF3C1F" w14:textId="77777777" w:rsidR="005B311A" w:rsidRPr="00DB659D" w:rsidRDefault="005B311A">
            <w:pPr>
              <w:rPr>
                <w:rFonts w:ascii="Arial" w:hAnsi="Arial" w:cs="Arial"/>
              </w:rPr>
            </w:pPr>
            <w:r w:rsidRPr="00DB659D">
              <w:rPr>
                <w:rFonts w:ascii="Arial" w:hAnsi="Arial" w:cs="Arial"/>
              </w:rPr>
              <w:t>Hagerstown-Martinsburg, MD-WV</w:t>
            </w:r>
          </w:p>
        </w:tc>
        <w:tc>
          <w:tcPr>
            <w:tcW w:w="2803" w:type="dxa"/>
            <w:noWrap/>
            <w:hideMark/>
          </w:tcPr>
          <w:p w14:paraId="5D12385E" w14:textId="77777777" w:rsidR="005B311A" w:rsidRPr="00DB659D" w:rsidRDefault="005B311A" w:rsidP="00DB659D">
            <w:pPr>
              <w:jc w:val="center"/>
              <w:rPr>
                <w:rFonts w:ascii="Arial" w:hAnsi="Arial" w:cs="Arial"/>
              </w:rPr>
            </w:pPr>
            <w:r w:rsidRPr="00DB659D">
              <w:rPr>
                <w:rFonts w:ascii="Arial" w:hAnsi="Arial" w:cs="Arial"/>
              </w:rPr>
              <w:t>46.4%</w:t>
            </w:r>
          </w:p>
        </w:tc>
      </w:tr>
      <w:tr w:rsidR="005B311A" w:rsidRPr="005B311A" w14:paraId="68413D76" w14:textId="77777777" w:rsidTr="00DB659D">
        <w:trPr>
          <w:trHeight w:val="300"/>
        </w:trPr>
        <w:tc>
          <w:tcPr>
            <w:tcW w:w="928" w:type="dxa"/>
            <w:noWrap/>
            <w:hideMark/>
          </w:tcPr>
          <w:p w14:paraId="44464D9F" w14:textId="77777777" w:rsidR="005B311A" w:rsidRPr="00DB659D" w:rsidRDefault="005B311A" w:rsidP="00DB659D">
            <w:pPr>
              <w:jc w:val="center"/>
              <w:rPr>
                <w:rFonts w:ascii="Arial" w:hAnsi="Arial" w:cs="Arial"/>
              </w:rPr>
            </w:pPr>
            <w:r w:rsidRPr="00DB659D">
              <w:rPr>
                <w:rFonts w:ascii="Arial" w:hAnsi="Arial" w:cs="Arial"/>
              </w:rPr>
              <w:t>237</w:t>
            </w:r>
          </w:p>
        </w:tc>
        <w:tc>
          <w:tcPr>
            <w:tcW w:w="4909" w:type="dxa"/>
            <w:noWrap/>
            <w:hideMark/>
          </w:tcPr>
          <w:p w14:paraId="581CB06A" w14:textId="77777777" w:rsidR="005B311A" w:rsidRPr="00DB659D" w:rsidRDefault="005B311A">
            <w:pPr>
              <w:rPr>
                <w:rFonts w:ascii="Arial" w:hAnsi="Arial" w:cs="Arial"/>
              </w:rPr>
            </w:pPr>
            <w:r w:rsidRPr="00DB659D">
              <w:rPr>
                <w:rFonts w:ascii="Arial" w:hAnsi="Arial" w:cs="Arial"/>
              </w:rPr>
              <w:t>Lincoln, NE</w:t>
            </w:r>
          </w:p>
        </w:tc>
        <w:tc>
          <w:tcPr>
            <w:tcW w:w="2803" w:type="dxa"/>
            <w:noWrap/>
            <w:hideMark/>
          </w:tcPr>
          <w:p w14:paraId="5FA8C2AD" w14:textId="77777777" w:rsidR="005B311A" w:rsidRPr="00DB659D" w:rsidRDefault="005B311A" w:rsidP="00DB659D">
            <w:pPr>
              <w:jc w:val="center"/>
              <w:rPr>
                <w:rFonts w:ascii="Arial" w:hAnsi="Arial" w:cs="Arial"/>
              </w:rPr>
            </w:pPr>
            <w:r w:rsidRPr="00DB659D">
              <w:rPr>
                <w:rFonts w:ascii="Arial" w:hAnsi="Arial" w:cs="Arial"/>
              </w:rPr>
              <w:t>46.4%</w:t>
            </w:r>
          </w:p>
        </w:tc>
      </w:tr>
      <w:tr w:rsidR="005B311A" w:rsidRPr="005B311A" w14:paraId="4F9CC185" w14:textId="77777777" w:rsidTr="00DB659D">
        <w:trPr>
          <w:trHeight w:val="300"/>
        </w:trPr>
        <w:tc>
          <w:tcPr>
            <w:tcW w:w="928" w:type="dxa"/>
            <w:noWrap/>
            <w:hideMark/>
          </w:tcPr>
          <w:p w14:paraId="29DFD72C" w14:textId="77777777" w:rsidR="005B311A" w:rsidRPr="00DB659D" w:rsidRDefault="005B311A" w:rsidP="00DB659D">
            <w:pPr>
              <w:jc w:val="center"/>
              <w:rPr>
                <w:rFonts w:ascii="Arial" w:hAnsi="Arial" w:cs="Arial"/>
              </w:rPr>
            </w:pPr>
            <w:r w:rsidRPr="00DB659D">
              <w:rPr>
                <w:rFonts w:ascii="Arial" w:hAnsi="Arial" w:cs="Arial"/>
              </w:rPr>
              <w:t>238</w:t>
            </w:r>
          </w:p>
        </w:tc>
        <w:tc>
          <w:tcPr>
            <w:tcW w:w="4909" w:type="dxa"/>
            <w:noWrap/>
            <w:hideMark/>
          </w:tcPr>
          <w:p w14:paraId="0B4E7DC4" w14:textId="77777777" w:rsidR="005B311A" w:rsidRPr="00DB659D" w:rsidRDefault="005B311A">
            <w:pPr>
              <w:rPr>
                <w:rFonts w:ascii="Arial" w:hAnsi="Arial" w:cs="Arial"/>
              </w:rPr>
            </w:pPr>
            <w:r w:rsidRPr="00DB659D">
              <w:rPr>
                <w:rFonts w:ascii="Arial" w:hAnsi="Arial" w:cs="Arial"/>
              </w:rPr>
              <w:t>Johnstown, PA</w:t>
            </w:r>
          </w:p>
        </w:tc>
        <w:tc>
          <w:tcPr>
            <w:tcW w:w="2803" w:type="dxa"/>
            <w:noWrap/>
            <w:hideMark/>
          </w:tcPr>
          <w:p w14:paraId="5D3B8651" w14:textId="77777777" w:rsidR="005B311A" w:rsidRPr="00DB659D" w:rsidRDefault="005B311A" w:rsidP="00DB659D">
            <w:pPr>
              <w:jc w:val="center"/>
              <w:rPr>
                <w:rFonts w:ascii="Arial" w:hAnsi="Arial" w:cs="Arial"/>
              </w:rPr>
            </w:pPr>
            <w:r w:rsidRPr="00DB659D">
              <w:rPr>
                <w:rFonts w:ascii="Arial" w:hAnsi="Arial" w:cs="Arial"/>
              </w:rPr>
              <w:t>46.4%</w:t>
            </w:r>
          </w:p>
        </w:tc>
      </w:tr>
      <w:tr w:rsidR="005B311A" w:rsidRPr="005B311A" w14:paraId="433E59CE" w14:textId="77777777" w:rsidTr="00DB659D">
        <w:trPr>
          <w:trHeight w:val="300"/>
        </w:trPr>
        <w:tc>
          <w:tcPr>
            <w:tcW w:w="928" w:type="dxa"/>
            <w:noWrap/>
            <w:hideMark/>
          </w:tcPr>
          <w:p w14:paraId="4BB8DAF7" w14:textId="77777777" w:rsidR="005B311A" w:rsidRPr="00DB659D" w:rsidRDefault="005B311A" w:rsidP="00DB659D">
            <w:pPr>
              <w:jc w:val="center"/>
              <w:rPr>
                <w:rFonts w:ascii="Arial" w:hAnsi="Arial" w:cs="Arial"/>
              </w:rPr>
            </w:pPr>
            <w:r w:rsidRPr="00DB659D">
              <w:rPr>
                <w:rFonts w:ascii="Arial" w:hAnsi="Arial" w:cs="Arial"/>
              </w:rPr>
              <w:t>239</w:t>
            </w:r>
          </w:p>
        </w:tc>
        <w:tc>
          <w:tcPr>
            <w:tcW w:w="4909" w:type="dxa"/>
            <w:noWrap/>
            <w:hideMark/>
          </w:tcPr>
          <w:p w14:paraId="0DB512CB" w14:textId="77777777" w:rsidR="005B311A" w:rsidRPr="00DB659D" w:rsidRDefault="005B311A">
            <w:pPr>
              <w:rPr>
                <w:rFonts w:ascii="Arial" w:hAnsi="Arial" w:cs="Arial"/>
              </w:rPr>
            </w:pPr>
            <w:r w:rsidRPr="00DB659D">
              <w:rPr>
                <w:rFonts w:ascii="Arial" w:hAnsi="Arial" w:cs="Arial"/>
              </w:rPr>
              <w:t>Grand Junction, CO</w:t>
            </w:r>
          </w:p>
        </w:tc>
        <w:tc>
          <w:tcPr>
            <w:tcW w:w="2803" w:type="dxa"/>
            <w:noWrap/>
            <w:hideMark/>
          </w:tcPr>
          <w:p w14:paraId="769EC026"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3A7E7425" w14:textId="77777777" w:rsidTr="00DB659D">
        <w:trPr>
          <w:trHeight w:val="300"/>
        </w:trPr>
        <w:tc>
          <w:tcPr>
            <w:tcW w:w="928" w:type="dxa"/>
            <w:noWrap/>
            <w:hideMark/>
          </w:tcPr>
          <w:p w14:paraId="4A08122C" w14:textId="77777777" w:rsidR="005B311A" w:rsidRPr="00DB659D" w:rsidRDefault="005B311A" w:rsidP="00DB659D">
            <w:pPr>
              <w:jc w:val="center"/>
              <w:rPr>
                <w:rFonts w:ascii="Arial" w:hAnsi="Arial" w:cs="Arial"/>
              </w:rPr>
            </w:pPr>
            <w:r w:rsidRPr="00DB659D">
              <w:rPr>
                <w:rFonts w:ascii="Arial" w:hAnsi="Arial" w:cs="Arial"/>
              </w:rPr>
              <w:t>240</w:t>
            </w:r>
          </w:p>
        </w:tc>
        <w:tc>
          <w:tcPr>
            <w:tcW w:w="4909" w:type="dxa"/>
            <w:noWrap/>
            <w:hideMark/>
          </w:tcPr>
          <w:p w14:paraId="32ADEFC3" w14:textId="77777777" w:rsidR="005B311A" w:rsidRPr="00DB659D" w:rsidRDefault="005B311A">
            <w:pPr>
              <w:rPr>
                <w:rFonts w:ascii="Arial" w:hAnsi="Arial" w:cs="Arial"/>
              </w:rPr>
            </w:pPr>
            <w:r w:rsidRPr="00DB659D">
              <w:rPr>
                <w:rFonts w:ascii="Arial" w:hAnsi="Arial" w:cs="Arial"/>
              </w:rPr>
              <w:t>Laredo, TX</w:t>
            </w:r>
          </w:p>
        </w:tc>
        <w:tc>
          <w:tcPr>
            <w:tcW w:w="2803" w:type="dxa"/>
            <w:noWrap/>
            <w:hideMark/>
          </w:tcPr>
          <w:p w14:paraId="55D3D425"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0BFE36FD" w14:textId="77777777" w:rsidTr="00DB659D">
        <w:trPr>
          <w:trHeight w:val="300"/>
        </w:trPr>
        <w:tc>
          <w:tcPr>
            <w:tcW w:w="928" w:type="dxa"/>
            <w:noWrap/>
            <w:hideMark/>
          </w:tcPr>
          <w:p w14:paraId="203A8E14" w14:textId="77777777" w:rsidR="005B311A" w:rsidRPr="00DB659D" w:rsidRDefault="005B311A" w:rsidP="00DB659D">
            <w:pPr>
              <w:jc w:val="center"/>
              <w:rPr>
                <w:rFonts w:ascii="Arial" w:hAnsi="Arial" w:cs="Arial"/>
              </w:rPr>
            </w:pPr>
            <w:r w:rsidRPr="00DB659D">
              <w:rPr>
                <w:rFonts w:ascii="Arial" w:hAnsi="Arial" w:cs="Arial"/>
              </w:rPr>
              <w:t>241</w:t>
            </w:r>
          </w:p>
        </w:tc>
        <w:tc>
          <w:tcPr>
            <w:tcW w:w="4909" w:type="dxa"/>
            <w:noWrap/>
            <w:hideMark/>
          </w:tcPr>
          <w:p w14:paraId="0169588E" w14:textId="77777777" w:rsidR="005B311A" w:rsidRPr="00DB659D" w:rsidRDefault="005B311A">
            <w:pPr>
              <w:rPr>
                <w:rFonts w:ascii="Arial" w:hAnsi="Arial" w:cs="Arial"/>
              </w:rPr>
            </w:pPr>
            <w:r w:rsidRPr="00DB659D">
              <w:rPr>
                <w:rFonts w:ascii="Arial" w:hAnsi="Arial" w:cs="Arial"/>
              </w:rPr>
              <w:t>Houston-The Woodlands-Sugar Land, TX</w:t>
            </w:r>
          </w:p>
        </w:tc>
        <w:tc>
          <w:tcPr>
            <w:tcW w:w="2803" w:type="dxa"/>
            <w:noWrap/>
            <w:hideMark/>
          </w:tcPr>
          <w:p w14:paraId="4176F768"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77A1D269" w14:textId="77777777" w:rsidTr="00DB659D">
        <w:trPr>
          <w:trHeight w:val="300"/>
        </w:trPr>
        <w:tc>
          <w:tcPr>
            <w:tcW w:w="928" w:type="dxa"/>
            <w:noWrap/>
            <w:hideMark/>
          </w:tcPr>
          <w:p w14:paraId="32903D8F" w14:textId="77777777" w:rsidR="005B311A" w:rsidRPr="00DB659D" w:rsidRDefault="005B311A" w:rsidP="00DB659D">
            <w:pPr>
              <w:jc w:val="center"/>
              <w:rPr>
                <w:rFonts w:ascii="Arial" w:hAnsi="Arial" w:cs="Arial"/>
              </w:rPr>
            </w:pPr>
            <w:r w:rsidRPr="00DB659D">
              <w:rPr>
                <w:rFonts w:ascii="Arial" w:hAnsi="Arial" w:cs="Arial"/>
              </w:rPr>
              <w:t>242</w:t>
            </w:r>
          </w:p>
        </w:tc>
        <w:tc>
          <w:tcPr>
            <w:tcW w:w="4909" w:type="dxa"/>
            <w:noWrap/>
            <w:hideMark/>
          </w:tcPr>
          <w:p w14:paraId="629672E2" w14:textId="77777777" w:rsidR="005B311A" w:rsidRPr="00DB659D" w:rsidRDefault="005B311A">
            <w:pPr>
              <w:rPr>
                <w:rFonts w:ascii="Arial" w:hAnsi="Arial" w:cs="Arial"/>
              </w:rPr>
            </w:pPr>
            <w:r w:rsidRPr="00DB659D">
              <w:rPr>
                <w:rFonts w:ascii="Arial" w:hAnsi="Arial" w:cs="Arial"/>
              </w:rPr>
              <w:t>Orlando-Kissimmee-Sanford, FL</w:t>
            </w:r>
          </w:p>
        </w:tc>
        <w:tc>
          <w:tcPr>
            <w:tcW w:w="2803" w:type="dxa"/>
            <w:noWrap/>
            <w:hideMark/>
          </w:tcPr>
          <w:p w14:paraId="40C2436F"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0F5F304D" w14:textId="77777777" w:rsidTr="00DB659D">
        <w:trPr>
          <w:trHeight w:val="300"/>
        </w:trPr>
        <w:tc>
          <w:tcPr>
            <w:tcW w:w="928" w:type="dxa"/>
            <w:noWrap/>
            <w:hideMark/>
          </w:tcPr>
          <w:p w14:paraId="1612053A" w14:textId="77777777" w:rsidR="005B311A" w:rsidRPr="00DB659D" w:rsidRDefault="005B311A" w:rsidP="00DB659D">
            <w:pPr>
              <w:jc w:val="center"/>
              <w:rPr>
                <w:rFonts w:ascii="Arial" w:hAnsi="Arial" w:cs="Arial"/>
              </w:rPr>
            </w:pPr>
            <w:r w:rsidRPr="00DB659D">
              <w:rPr>
                <w:rFonts w:ascii="Arial" w:hAnsi="Arial" w:cs="Arial"/>
              </w:rPr>
              <w:t>243</w:t>
            </w:r>
          </w:p>
        </w:tc>
        <w:tc>
          <w:tcPr>
            <w:tcW w:w="4909" w:type="dxa"/>
            <w:noWrap/>
            <w:hideMark/>
          </w:tcPr>
          <w:p w14:paraId="4C5F37F1" w14:textId="77777777" w:rsidR="005B311A" w:rsidRPr="00DB659D" w:rsidRDefault="005B311A">
            <w:pPr>
              <w:rPr>
                <w:rFonts w:ascii="Arial" w:hAnsi="Arial" w:cs="Arial"/>
              </w:rPr>
            </w:pPr>
            <w:r w:rsidRPr="00DB659D">
              <w:rPr>
                <w:rFonts w:ascii="Arial" w:hAnsi="Arial" w:cs="Arial"/>
              </w:rPr>
              <w:t>Birmingham-Hoover, AL</w:t>
            </w:r>
          </w:p>
        </w:tc>
        <w:tc>
          <w:tcPr>
            <w:tcW w:w="2803" w:type="dxa"/>
            <w:noWrap/>
            <w:hideMark/>
          </w:tcPr>
          <w:p w14:paraId="7BF20964"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44415810" w14:textId="77777777" w:rsidTr="00DB659D">
        <w:trPr>
          <w:trHeight w:val="300"/>
        </w:trPr>
        <w:tc>
          <w:tcPr>
            <w:tcW w:w="928" w:type="dxa"/>
            <w:noWrap/>
            <w:hideMark/>
          </w:tcPr>
          <w:p w14:paraId="51CCADE6" w14:textId="77777777" w:rsidR="005B311A" w:rsidRPr="00DB659D" w:rsidRDefault="005B311A" w:rsidP="00DB659D">
            <w:pPr>
              <w:jc w:val="center"/>
              <w:rPr>
                <w:rFonts w:ascii="Arial" w:hAnsi="Arial" w:cs="Arial"/>
              </w:rPr>
            </w:pPr>
            <w:r w:rsidRPr="00DB659D">
              <w:rPr>
                <w:rFonts w:ascii="Arial" w:hAnsi="Arial" w:cs="Arial"/>
              </w:rPr>
              <w:t>244</w:t>
            </w:r>
          </w:p>
        </w:tc>
        <w:tc>
          <w:tcPr>
            <w:tcW w:w="4909" w:type="dxa"/>
            <w:noWrap/>
            <w:hideMark/>
          </w:tcPr>
          <w:p w14:paraId="343825AD" w14:textId="77777777" w:rsidR="005B311A" w:rsidRPr="00DB659D" w:rsidRDefault="005B311A">
            <w:pPr>
              <w:rPr>
                <w:rFonts w:ascii="Arial" w:hAnsi="Arial" w:cs="Arial"/>
              </w:rPr>
            </w:pPr>
            <w:r w:rsidRPr="00DB659D">
              <w:rPr>
                <w:rFonts w:ascii="Arial" w:hAnsi="Arial" w:cs="Arial"/>
              </w:rPr>
              <w:t>State College, PA</w:t>
            </w:r>
          </w:p>
        </w:tc>
        <w:tc>
          <w:tcPr>
            <w:tcW w:w="2803" w:type="dxa"/>
            <w:noWrap/>
            <w:hideMark/>
          </w:tcPr>
          <w:p w14:paraId="690A1E82"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201EF261" w14:textId="77777777" w:rsidTr="00DB659D">
        <w:trPr>
          <w:trHeight w:val="300"/>
        </w:trPr>
        <w:tc>
          <w:tcPr>
            <w:tcW w:w="928" w:type="dxa"/>
            <w:noWrap/>
            <w:hideMark/>
          </w:tcPr>
          <w:p w14:paraId="19DC3ACD" w14:textId="77777777" w:rsidR="005B311A" w:rsidRPr="00DB659D" w:rsidRDefault="005B311A" w:rsidP="00DB659D">
            <w:pPr>
              <w:jc w:val="center"/>
              <w:rPr>
                <w:rFonts w:ascii="Arial" w:hAnsi="Arial" w:cs="Arial"/>
              </w:rPr>
            </w:pPr>
            <w:r w:rsidRPr="00DB659D">
              <w:rPr>
                <w:rFonts w:ascii="Arial" w:hAnsi="Arial" w:cs="Arial"/>
              </w:rPr>
              <w:t>245</w:t>
            </w:r>
          </w:p>
        </w:tc>
        <w:tc>
          <w:tcPr>
            <w:tcW w:w="4909" w:type="dxa"/>
            <w:noWrap/>
            <w:hideMark/>
          </w:tcPr>
          <w:p w14:paraId="30C88DE9" w14:textId="77777777" w:rsidR="005B311A" w:rsidRPr="00DB659D" w:rsidRDefault="005B311A">
            <w:pPr>
              <w:rPr>
                <w:rFonts w:ascii="Arial" w:hAnsi="Arial" w:cs="Arial"/>
              </w:rPr>
            </w:pPr>
            <w:r w:rsidRPr="00DB659D">
              <w:rPr>
                <w:rFonts w:ascii="Arial" w:hAnsi="Arial" w:cs="Arial"/>
              </w:rPr>
              <w:t>Killeen-Temple, TX</w:t>
            </w:r>
          </w:p>
        </w:tc>
        <w:tc>
          <w:tcPr>
            <w:tcW w:w="2803" w:type="dxa"/>
            <w:noWrap/>
            <w:hideMark/>
          </w:tcPr>
          <w:p w14:paraId="18F8E968"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513FA5E0" w14:textId="77777777" w:rsidTr="00DB659D">
        <w:trPr>
          <w:trHeight w:val="300"/>
        </w:trPr>
        <w:tc>
          <w:tcPr>
            <w:tcW w:w="928" w:type="dxa"/>
            <w:noWrap/>
            <w:hideMark/>
          </w:tcPr>
          <w:p w14:paraId="5E454489" w14:textId="77777777" w:rsidR="005B311A" w:rsidRPr="00DB659D" w:rsidRDefault="005B311A" w:rsidP="00DB659D">
            <w:pPr>
              <w:jc w:val="center"/>
              <w:rPr>
                <w:rFonts w:ascii="Arial" w:hAnsi="Arial" w:cs="Arial"/>
              </w:rPr>
            </w:pPr>
            <w:r w:rsidRPr="00DB659D">
              <w:rPr>
                <w:rFonts w:ascii="Arial" w:hAnsi="Arial" w:cs="Arial"/>
              </w:rPr>
              <w:t>246</w:t>
            </w:r>
          </w:p>
        </w:tc>
        <w:tc>
          <w:tcPr>
            <w:tcW w:w="4909" w:type="dxa"/>
            <w:noWrap/>
            <w:hideMark/>
          </w:tcPr>
          <w:p w14:paraId="226318AF" w14:textId="77777777" w:rsidR="005B311A" w:rsidRPr="00DB659D" w:rsidRDefault="005B311A">
            <w:pPr>
              <w:rPr>
                <w:rFonts w:ascii="Arial" w:hAnsi="Arial" w:cs="Arial"/>
              </w:rPr>
            </w:pPr>
            <w:r w:rsidRPr="00DB659D">
              <w:rPr>
                <w:rFonts w:ascii="Arial" w:hAnsi="Arial" w:cs="Arial"/>
              </w:rPr>
              <w:t>San Luis Obispo-Paso Robles-Arroyo Grande, CA</w:t>
            </w:r>
          </w:p>
        </w:tc>
        <w:tc>
          <w:tcPr>
            <w:tcW w:w="2803" w:type="dxa"/>
            <w:noWrap/>
            <w:hideMark/>
          </w:tcPr>
          <w:p w14:paraId="4EB6AE0A"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496DAAD0" w14:textId="77777777" w:rsidTr="00DB659D">
        <w:trPr>
          <w:trHeight w:val="300"/>
        </w:trPr>
        <w:tc>
          <w:tcPr>
            <w:tcW w:w="928" w:type="dxa"/>
            <w:noWrap/>
            <w:hideMark/>
          </w:tcPr>
          <w:p w14:paraId="11CB5FF7" w14:textId="77777777" w:rsidR="005B311A" w:rsidRPr="00DB659D" w:rsidRDefault="005B311A" w:rsidP="00DB659D">
            <w:pPr>
              <w:jc w:val="center"/>
              <w:rPr>
                <w:rFonts w:ascii="Arial" w:hAnsi="Arial" w:cs="Arial"/>
              </w:rPr>
            </w:pPr>
            <w:r w:rsidRPr="00DB659D">
              <w:rPr>
                <w:rFonts w:ascii="Arial" w:hAnsi="Arial" w:cs="Arial"/>
              </w:rPr>
              <w:t>247</w:t>
            </w:r>
          </w:p>
        </w:tc>
        <w:tc>
          <w:tcPr>
            <w:tcW w:w="4909" w:type="dxa"/>
            <w:noWrap/>
            <w:hideMark/>
          </w:tcPr>
          <w:p w14:paraId="422D3530" w14:textId="77777777" w:rsidR="005B311A" w:rsidRPr="00DB659D" w:rsidRDefault="005B311A">
            <w:pPr>
              <w:rPr>
                <w:rFonts w:ascii="Arial" w:hAnsi="Arial" w:cs="Arial"/>
              </w:rPr>
            </w:pPr>
            <w:r w:rsidRPr="00DB659D">
              <w:rPr>
                <w:rFonts w:ascii="Arial" w:hAnsi="Arial" w:cs="Arial"/>
              </w:rPr>
              <w:t>Memphis, TN-MS-AR</w:t>
            </w:r>
          </w:p>
        </w:tc>
        <w:tc>
          <w:tcPr>
            <w:tcW w:w="2803" w:type="dxa"/>
            <w:noWrap/>
            <w:hideMark/>
          </w:tcPr>
          <w:p w14:paraId="5B5E3D97"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24A37D26" w14:textId="77777777" w:rsidTr="00DB659D">
        <w:trPr>
          <w:trHeight w:val="300"/>
        </w:trPr>
        <w:tc>
          <w:tcPr>
            <w:tcW w:w="928" w:type="dxa"/>
            <w:noWrap/>
            <w:hideMark/>
          </w:tcPr>
          <w:p w14:paraId="0F3EC90E" w14:textId="77777777" w:rsidR="005B311A" w:rsidRPr="00DB659D" w:rsidRDefault="005B311A" w:rsidP="00DB659D">
            <w:pPr>
              <w:jc w:val="center"/>
              <w:rPr>
                <w:rFonts w:ascii="Arial" w:hAnsi="Arial" w:cs="Arial"/>
              </w:rPr>
            </w:pPr>
            <w:r w:rsidRPr="00DB659D">
              <w:rPr>
                <w:rFonts w:ascii="Arial" w:hAnsi="Arial" w:cs="Arial"/>
              </w:rPr>
              <w:t>248</w:t>
            </w:r>
          </w:p>
        </w:tc>
        <w:tc>
          <w:tcPr>
            <w:tcW w:w="4909" w:type="dxa"/>
            <w:noWrap/>
            <w:hideMark/>
          </w:tcPr>
          <w:p w14:paraId="76B3C93E" w14:textId="77777777" w:rsidR="005B311A" w:rsidRPr="00DB659D" w:rsidRDefault="005B311A">
            <w:pPr>
              <w:rPr>
                <w:rFonts w:ascii="Arial" w:hAnsi="Arial" w:cs="Arial"/>
              </w:rPr>
            </w:pPr>
            <w:r w:rsidRPr="00DB659D">
              <w:rPr>
                <w:rFonts w:ascii="Arial" w:hAnsi="Arial" w:cs="Arial"/>
              </w:rPr>
              <w:t>Atlantic City-Hammonton, NJ</w:t>
            </w:r>
          </w:p>
        </w:tc>
        <w:tc>
          <w:tcPr>
            <w:tcW w:w="2803" w:type="dxa"/>
            <w:noWrap/>
            <w:hideMark/>
          </w:tcPr>
          <w:p w14:paraId="6A3C4156"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26190589" w14:textId="77777777" w:rsidTr="00DB659D">
        <w:trPr>
          <w:trHeight w:val="300"/>
        </w:trPr>
        <w:tc>
          <w:tcPr>
            <w:tcW w:w="928" w:type="dxa"/>
            <w:noWrap/>
            <w:hideMark/>
          </w:tcPr>
          <w:p w14:paraId="2F04ECC7" w14:textId="77777777" w:rsidR="005B311A" w:rsidRPr="00DB659D" w:rsidRDefault="005B311A" w:rsidP="00DB659D">
            <w:pPr>
              <w:jc w:val="center"/>
              <w:rPr>
                <w:rFonts w:ascii="Arial" w:hAnsi="Arial" w:cs="Arial"/>
              </w:rPr>
            </w:pPr>
            <w:r w:rsidRPr="00DB659D">
              <w:rPr>
                <w:rFonts w:ascii="Arial" w:hAnsi="Arial" w:cs="Arial"/>
              </w:rPr>
              <w:lastRenderedPageBreak/>
              <w:t>249</w:t>
            </w:r>
          </w:p>
        </w:tc>
        <w:tc>
          <w:tcPr>
            <w:tcW w:w="4909" w:type="dxa"/>
            <w:noWrap/>
            <w:hideMark/>
          </w:tcPr>
          <w:p w14:paraId="6AFC5D31" w14:textId="77777777" w:rsidR="005B311A" w:rsidRPr="00DB659D" w:rsidRDefault="005B311A">
            <w:pPr>
              <w:rPr>
                <w:rFonts w:ascii="Arial" w:hAnsi="Arial" w:cs="Arial"/>
              </w:rPr>
            </w:pPr>
            <w:r w:rsidRPr="00DB659D">
              <w:rPr>
                <w:rFonts w:ascii="Arial" w:hAnsi="Arial" w:cs="Arial"/>
              </w:rPr>
              <w:t>Fayetteville, NC</w:t>
            </w:r>
          </w:p>
        </w:tc>
        <w:tc>
          <w:tcPr>
            <w:tcW w:w="2803" w:type="dxa"/>
            <w:noWrap/>
            <w:hideMark/>
          </w:tcPr>
          <w:p w14:paraId="6E9004E7" w14:textId="77777777" w:rsidR="005B311A" w:rsidRPr="00DB659D" w:rsidRDefault="005B311A" w:rsidP="00DB659D">
            <w:pPr>
              <w:jc w:val="center"/>
              <w:rPr>
                <w:rFonts w:ascii="Arial" w:hAnsi="Arial" w:cs="Arial"/>
              </w:rPr>
            </w:pPr>
            <w:r w:rsidRPr="00DB659D">
              <w:rPr>
                <w:rFonts w:ascii="Arial" w:hAnsi="Arial" w:cs="Arial"/>
              </w:rPr>
              <w:t>46.3%</w:t>
            </w:r>
          </w:p>
        </w:tc>
      </w:tr>
      <w:tr w:rsidR="005B311A" w:rsidRPr="005B311A" w14:paraId="36358D38" w14:textId="77777777" w:rsidTr="00DB659D">
        <w:trPr>
          <w:trHeight w:val="300"/>
        </w:trPr>
        <w:tc>
          <w:tcPr>
            <w:tcW w:w="928" w:type="dxa"/>
            <w:noWrap/>
            <w:hideMark/>
          </w:tcPr>
          <w:p w14:paraId="28F616BD" w14:textId="77777777" w:rsidR="005B311A" w:rsidRPr="00DB659D" w:rsidRDefault="005B311A" w:rsidP="00DB659D">
            <w:pPr>
              <w:jc w:val="center"/>
              <w:rPr>
                <w:rFonts w:ascii="Arial" w:hAnsi="Arial" w:cs="Arial"/>
              </w:rPr>
            </w:pPr>
            <w:r w:rsidRPr="00DB659D">
              <w:rPr>
                <w:rFonts w:ascii="Arial" w:hAnsi="Arial" w:cs="Arial"/>
              </w:rPr>
              <w:t>250</w:t>
            </w:r>
          </w:p>
        </w:tc>
        <w:tc>
          <w:tcPr>
            <w:tcW w:w="4909" w:type="dxa"/>
            <w:noWrap/>
            <w:hideMark/>
          </w:tcPr>
          <w:p w14:paraId="03D30C75" w14:textId="77777777" w:rsidR="005B311A" w:rsidRPr="00DB659D" w:rsidRDefault="005B311A">
            <w:pPr>
              <w:rPr>
                <w:rFonts w:ascii="Arial" w:hAnsi="Arial" w:cs="Arial"/>
              </w:rPr>
            </w:pPr>
            <w:r w:rsidRPr="00DB659D">
              <w:rPr>
                <w:rFonts w:ascii="Arial" w:hAnsi="Arial" w:cs="Arial"/>
              </w:rPr>
              <w:t>Cheyenne, WY</w:t>
            </w:r>
          </w:p>
        </w:tc>
        <w:tc>
          <w:tcPr>
            <w:tcW w:w="2803" w:type="dxa"/>
            <w:noWrap/>
            <w:hideMark/>
          </w:tcPr>
          <w:p w14:paraId="52919608"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66F930CE" w14:textId="77777777" w:rsidTr="00DB659D">
        <w:trPr>
          <w:trHeight w:val="300"/>
        </w:trPr>
        <w:tc>
          <w:tcPr>
            <w:tcW w:w="928" w:type="dxa"/>
            <w:noWrap/>
            <w:hideMark/>
          </w:tcPr>
          <w:p w14:paraId="3F776ECB" w14:textId="77777777" w:rsidR="005B311A" w:rsidRPr="00DB659D" w:rsidRDefault="005B311A" w:rsidP="00DB659D">
            <w:pPr>
              <w:jc w:val="center"/>
              <w:rPr>
                <w:rFonts w:ascii="Arial" w:hAnsi="Arial" w:cs="Arial"/>
              </w:rPr>
            </w:pPr>
            <w:r w:rsidRPr="00DB659D">
              <w:rPr>
                <w:rFonts w:ascii="Arial" w:hAnsi="Arial" w:cs="Arial"/>
              </w:rPr>
              <w:t>251</w:t>
            </w:r>
          </w:p>
        </w:tc>
        <w:tc>
          <w:tcPr>
            <w:tcW w:w="4909" w:type="dxa"/>
            <w:noWrap/>
            <w:hideMark/>
          </w:tcPr>
          <w:p w14:paraId="63E2263B" w14:textId="77777777" w:rsidR="005B311A" w:rsidRPr="00DB659D" w:rsidRDefault="005B311A">
            <w:pPr>
              <w:rPr>
                <w:rFonts w:ascii="Arial" w:hAnsi="Arial" w:cs="Arial"/>
              </w:rPr>
            </w:pPr>
            <w:r w:rsidRPr="00DB659D">
              <w:rPr>
                <w:rFonts w:ascii="Arial" w:hAnsi="Arial" w:cs="Arial"/>
              </w:rPr>
              <w:t>Pensacola-Ferry Pass-Brent, FL</w:t>
            </w:r>
          </w:p>
        </w:tc>
        <w:tc>
          <w:tcPr>
            <w:tcW w:w="2803" w:type="dxa"/>
            <w:noWrap/>
            <w:hideMark/>
          </w:tcPr>
          <w:p w14:paraId="75E18005"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3428D960" w14:textId="77777777" w:rsidTr="00DB659D">
        <w:trPr>
          <w:trHeight w:val="300"/>
        </w:trPr>
        <w:tc>
          <w:tcPr>
            <w:tcW w:w="928" w:type="dxa"/>
            <w:noWrap/>
            <w:hideMark/>
          </w:tcPr>
          <w:p w14:paraId="00D24BBF" w14:textId="77777777" w:rsidR="005B311A" w:rsidRPr="00DB659D" w:rsidRDefault="005B311A" w:rsidP="00DB659D">
            <w:pPr>
              <w:jc w:val="center"/>
              <w:rPr>
                <w:rFonts w:ascii="Arial" w:hAnsi="Arial" w:cs="Arial"/>
              </w:rPr>
            </w:pPr>
            <w:r w:rsidRPr="00DB659D">
              <w:rPr>
                <w:rFonts w:ascii="Arial" w:hAnsi="Arial" w:cs="Arial"/>
              </w:rPr>
              <w:t>252</w:t>
            </w:r>
          </w:p>
        </w:tc>
        <w:tc>
          <w:tcPr>
            <w:tcW w:w="4909" w:type="dxa"/>
            <w:noWrap/>
            <w:hideMark/>
          </w:tcPr>
          <w:p w14:paraId="1EB089FF" w14:textId="77777777" w:rsidR="005B311A" w:rsidRPr="00DB659D" w:rsidRDefault="005B311A">
            <w:pPr>
              <w:rPr>
                <w:rFonts w:ascii="Arial" w:hAnsi="Arial" w:cs="Arial"/>
              </w:rPr>
            </w:pPr>
            <w:r w:rsidRPr="00DB659D">
              <w:rPr>
                <w:rFonts w:ascii="Arial" w:hAnsi="Arial" w:cs="Arial"/>
              </w:rPr>
              <w:t>Miami-Fort Lauderdale-West Palm Beach, FL</w:t>
            </w:r>
          </w:p>
        </w:tc>
        <w:tc>
          <w:tcPr>
            <w:tcW w:w="2803" w:type="dxa"/>
            <w:noWrap/>
            <w:hideMark/>
          </w:tcPr>
          <w:p w14:paraId="75AACA89"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44FA51DB" w14:textId="77777777" w:rsidTr="00DB659D">
        <w:trPr>
          <w:trHeight w:val="300"/>
        </w:trPr>
        <w:tc>
          <w:tcPr>
            <w:tcW w:w="928" w:type="dxa"/>
            <w:noWrap/>
            <w:hideMark/>
          </w:tcPr>
          <w:p w14:paraId="1E2813D0" w14:textId="77777777" w:rsidR="005B311A" w:rsidRPr="00DB659D" w:rsidRDefault="005B311A" w:rsidP="00DB659D">
            <w:pPr>
              <w:jc w:val="center"/>
              <w:rPr>
                <w:rFonts w:ascii="Arial" w:hAnsi="Arial" w:cs="Arial"/>
              </w:rPr>
            </w:pPr>
            <w:r w:rsidRPr="00DB659D">
              <w:rPr>
                <w:rFonts w:ascii="Arial" w:hAnsi="Arial" w:cs="Arial"/>
              </w:rPr>
              <w:t>253</w:t>
            </w:r>
          </w:p>
        </w:tc>
        <w:tc>
          <w:tcPr>
            <w:tcW w:w="4909" w:type="dxa"/>
            <w:noWrap/>
            <w:hideMark/>
          </w:tcPr>
          <w:p w14:paraId="028CE789" w14:textId="77777777" w:rsidR="005B311A" w:rsidRPr="00DB659D" w:rsidRDefault="005B311A">
            <w:pPr>
              <w:rPr>
                <w:rFonts w:ascii="Arial" w:hAnsi="Arial" w:cs="Arial"/>
              </w:rPr>
            </w:pPr>
            <w:r w:rsidRPr="00DB659D">
              <w:rPr>
                <w:rFonts w:ascii="Arial" w:hAnsi="Arial" w:cs="Arial"/>
              </w:rPr>
              <w:t>Yuba City, CA</w:t>
            </w:r>
          </w:p>
        </w:tc>
        <w:tc>
          <w:tcPr>
            <w:tcW w:w="2803" w:type="dxa"/>
            <w:noWrap/>
            <w:hideMark/>
          </w:tcPr>
          <w:p w14:paraId="729B257E"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08B882B8" w14:textId="77777777" w:rsidTr="00DB659D">
        <w:trPr>
          <w:trHeight w:val="300"/>
        </w:trPr>
        <w:tc>
          <w:tcPr>
            <w:tcW w:w="928" w:type="dxa"/>
            <w:noWrap/>
            <w:hideMark/>
          </w:tcPr>
          <w:p w14:paraId="52230B82" w14:textId="77777777" w:rsidR="005B311A" w:rsidRPr="00DB659D" w:rsidRDefault="005B311A" w:rsidP="00DB659D">
            <w:pPr>
              <w:jc w:val="center"/>
              <w:rPr>
                <w:rFonts w:ascii="Arial" w:hAnsi="Arial" w:cs="Arial"/>
              </w:rPr>
            </w:pPr>
            <w:r w:rsidRPr="00DB659D">
              <w:rPr>
                <w:rFonts w:ascii="Arial" w:hAnsi="Arial" w:cs="Arial"/>
              </w:rPr>
              <w:t>254</w:t>
            </w:r>
          </w:p>
        </w:tc>
        <w:tc>
          <w:tcPr>
            <w:tcW w:w="4909" w:type="dxa"/>
            <w:noWrap/>
            <w:hideMark/>
          </w:tcPr>
          <w:p w14:paraId="257D68F9" w14:textId="77777777" w:rsidR="005B311A" w:rsidRPr="00DB659D" w:rsidRDefault="005B311A">
            <w:pPr>
              <w:rPr>
                <w:rFonts w:ascii="Arial" w:hAnsi="Arial" w:cs="Arial"/>
              </w:rPr>
            </w:pPr>
            <w:r w:rsidRPr="00DB659D">
              <w:rPr>
                <w:rFonts w:ascii="Arial" w:hAnsi="Arial" w:cs="Arial"/>
              </w:rPr>
              <w:t>El Centro, CA</w:t>
            </w:r>
          </w:p>
        </w:tc>
        <w:tc>
          <w:tcPr>
            <w:tcW w:w="2803" w:type="dxa"/>
            <w:noWrap/>
            <w:hideMark/>
          </w:tcPr>
          <w:p w14:paraId="5730DDC4"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05D07901" w14:textId="77777777" w:rsidTr="00DB659D">
        <w:trPr>
          <w:trHeight w:val="300"/>
        </w:trPr>
        <w:tc>
          <w:tcPr>
            <w:tcW w:w="928" w:type="dxa"/>
            <w:noWrap/>
            <w:hideMark/>
          </w:tcPr>
          <w:p w14:paraId="297B9081" w14:textId="77777777" w:rsidR="005B311A" w:rsidRPr="00DB659D" w:rsidRDefault="005B311A" w:rsidP="00DB659D">
            <w:pPr>
              <w:jc w:val="center"/>
              <w:rPr>
                <w:rFonts w:ascii="Arial" w:hAnsi="Arial" w:cs="Arial"/>
              </w:rPr>
            </w:pPr>
            <w:r w:rsidRPr="00DB659D">
              <w:rPr>
                <w:rFonts w:ascii="Arial" w:hAnsi="Arial" w:cs="Arial"/>
              </w:rPr>
              <w:t>255</w:t>
            </w:r>
          </w:p>
        </w:tc>
        <w:tc>
          <w:tcPr>
            <w:tcW w:w="4909" w:type="dxa"/>
            <w:noWrap/>
            <w:hideMark/>
          </w:tcPr>
          <w:p w14:paraId="04637F88" w14:textId="77777777" w:rsidR="005B311A" w:rsidRPr="00DB659D" w:rsidRDefault="005B311A">
            <w:pPr>
              <w:rPr>
                <w:rFonts w:ascii="Arial" w:hAnsi="Arial" w:cs="Arial"/>
              </w:rPr>
            </w:pPr>
            <w:r w:rsidRPr="00DB659D">
              <w:rPr>
                <w:rFonts w:ascii="Arial" w:hAnsi="Arial" w:cs="Arial"/>
              </w:rPr>
              <w:t>Spokane-Spokane Valley, WA</w:t>
            </w:r>
          </w:p>
        </w:tc>
        <w:tc>
          <w:tcPr>
            <w:tcW w:w="2803" w:type="dxa"/>
            <w:noWrap/>
            <w:hideMark/>
          </w:tcPr>
          <w:p w14:paraId="78202FA3"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7DE4E985" w14:textId="77777777" w:rsidTr="00DB659D">
        <w:trPr>
          <w:trHeight w:val="300"/>
        </w:trPr>
        <w:tc>
          <w:tcPr>
            <w:tcW w:w="928" w:type="dxa"/>
            <w:noWrap/>
            <w:hideMark/>
          </w:tcPr>
          <w:p w14:paraId="29BEC759" w14:textId="77777777" w:rsidR="005B311A" w:rsidRPr="00DB659D" w:rsidRDefault="005B311A" w:rsidP="00DB659D">
            <w:pPr>
              <w:jc w:val="center"/>
              <w:rPr>
                <w:rFonts w:ascii="Arial" w:hAnsi="Arial" w:cs="Arial"/>
              </w:rPr>
            </w:pPr>
            <w:r w:rsidRPr="00DB659D">
              <w:rPr>
                <w:rFonts w:ascii="Arial" w:hAnsi="Arial" w:cs="Arial"/>
              </w:rPr>
              <w:t>256</w:t>
            </w:r>
          </w:p>
        </w:tc>
        <w:tc>
          <w:tcPr>
            <w:tcW w:w="4909" w:type="dxa"/>
            <w:noWrap/>
            <w:hideMark/>
          </w:tcPr>
          <w:p w14:paraId="16F26CB6" w14:textId="77777777" w:rsidR="005B311A" w:rsidRPr="00DB659D" w:rsidRDefault="005B311A">
            <w:pPr>
              <w:rPr>
                <w:rFonts w:ascii="Arial" w:hAnsi="Arial" w:cs="Arial"/>
              </w:rPr>
            </w:pPr>
            <w:r w:rsidRPr="00DB659D">
              <w:rPr>
                <w:rFonts w:ascii="Arial" w:hAnsi="Arial" w:cs="Arial"/>
              </w:rPr>
              <w:t>Hilton Head Island-Bluffton-Beaufort, SC</w:t>
            </w:r>
          </w:p>
        </w:tc>
        <w:tc>
          <w:tcPr>
            <w:tcW w:w="2803" w:type="dxa"/>
            <w:noWrap/>
            <w:hideMark/>
          </w:tcPr>
          <w:p w14:paraId="6D41519D"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1F125BA0" w14:textId="77777777" w:rsidTr="00DB659D">
        <w:trPr>
          <w:trHeight w:val="300"/>
        </w:trPr>
        <w:tc>
          <w:tcPr>
            <w:tcW w:w="928" w:type="dxa"/>
            <w:noWrap/>
            <w:hideMark/>
          </w:tcPr>
          <w:p w14:paraId="51DF8C53" w14:textId="77777777" w:rsidR="005B311A" w:rsidRPr="00DB659D" w:rsidRDefault="005B311A" w:rsidP="00DB659D">
            <w:pPr>
              <w:jc w:val="center"/>
              <w:rPr>
                <w:rFonts w:ascii="Arial" w:hAnsi="Arial" w:cs="Arial"/>
              </w:rPr>
            </w:pPr>
            <w:r w:rsidRPr="00DB659D">
              <w:rPr>
                <w:rFonts w:ascii="Arial" w:hAnsi="Arial" w:cs="Arial"/>
              </w:rPr>
              <w:t>257</w:t>
            </w:r>
          </w:p>
        </w:tc>
        <w:tc>
          <w:tcPr>
            <w:tcW w:w="4909" w:type="dxa"/>
            <w:noWrap/>
            <w:hideMark/>
          </w:tcPr>
          <w:p w14:paraId="0817337B" w14:textId="77777777" w:rsidR="005B311A" w:rsidRPr="00DB659D" w:rsidRDefault="005B311A">
            <w:pPr>
              <w:rPr>
                <w:rFonts w:ascii="Arial" w:hAnsi="Arial" w:cs="Arial"/>
              </w:rPr>
            </w:pPr>
            <w:r w:rsidRPr="00DB659D">
              <w:rPr>
                <w:rFonts w:ascii="Arial" w:hAnsi="Arial" w:cs="Arial"/>
              </w:rPr>
              <w:t>Columbus, GA-AL</w:t>
            </w:r>
          </w:p>
        </w:tc>
        <w:tc>
          <w:tcPr>
            <w:tcW w:w="2803" w:type="dxa"/>
            <w:noWrap/>
            <w:hideMark/>
          </w:tcPr>
          <w:p w14:paraId="7D1EBBAA"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77CD8A0D" w14:textId="77777777" w:rsidTr="00DB659D">
        <w:trPr>
          <w:trHeight w:val="300"/>
        </w:trPr>
        <w:tc>
          <w:tcPr>
            <w:tcW w:w="928" w:type="dxa"/>
            <w:noWrap/>
            <w:hideMark/>
          </w:tcPr>
          <w:p w14:paraId="1E51CE23" w14:textId="77777777" w:rsidR="005B311A" w:rsidRPr="00DB659D" w:rsidRDefault="005B311A" w:rsidP="00DB659D">
            <w:pPr>
              <w:jc w:val="center"/>
              <w:rPr>
                <w:rFonts w:ascii="Arial" w:hAnsi="Arial" w:cs="Arial"/>
              </w:rPr>
            </w:pPr>
            <w:r w:rsidRPr="00DB659D">
              <w:rPr>
                <w:rFonts w:ascii="Arial" w:hAnsi="Arial" w:cs="Arial"/>
              </w:rPr>
              <w:t>258</w:t>
            </w:r>
          </w:p>
        </w:tc>
        <w:tc>
          <w:tcPr>
            <w:tcW w:w="4909" w:type="dxa"/>
            <w:noWrap/>
            <w:hideMark/>
          </w:tcPr>
          <w:p w14:paraId="435DD35B" w14:textId="77777777" w:rsidR="005B311A" w:rsidRPr="00DB659D" w:rsidRDefault="005B311A">
            <w:pPr>
              <w:rPr>
                <w:rFonts w:ascii="Arial" w:hAnsi="Arial" w:cs="Arial"/>
              </w:rPr>
            </w:pPr>
            <w:r w:rsidRPr="00DB659D">
              <w:rPr>
                <w:rFonts w:ascii="Arial" w:hAnsi="Arial" w:cs="Arial"/>
              </w:rPr>
              <w:t>Carson City, NV</w:t>
            </w:r>
          </w:p>
        </w:tc>
        <w:tc>
          <w:tcPr>
            <w:tcW w:w="2803" w:type="dxa"/>
            <w:noWrap/>
            <w:hideMark/>
          </w:tcPr>
          <w:p w14:paraId="01821E35" w14:textId="77777777" w:rsidR="005B311A" w:rsidRPr="00DB659D" w:rsidRDefault="005B311A" w:rsidP="00DB659D">
            <w:pPr>
              <w:jc w:val="center"/>
              <w:rPr>
                <w:rFonts w:ascii="Arial" w:hAnsi="Arial" w:cs="Arial"/>
              </w:rPr>
            </w:pPr>
            <w:r w:rsidRPr="00DB659D">
              <w:rPr>
                <w:rFonts w:ascii="Arial" w:hAnsi="Arial" w:cs="Arial"/>
              </w:rPr>
              <w:t>46.2%</w:t>
            </w:r>
          </w:p>
        </w:tc>
      </w:tr>
      <w:tr w:rsidR="005B311A" w:rsidRPr="005B311A" w14:paraId="67CE593F" w14:textId="77777777" w:rsidTr="00DB659D">
        <w:trPr>
          <w:trHeight w:val="300"/>
        </w:trPr>
        <w:tc>
          <w:tcPr>
            <w:tcW w:w="928" w:type="dxa"/>
            <w:noWrap/>
            <w:hideMark/>
          </w:tcPr>
          <w:p w14:paraId="23361AC6" w14:textId="77777777" w:rsidR="005B311A" w:rsidRPr="00DB659D" w:rsidRDefault="005B311A" w:rsidP="00DB659D">
            <w:pPr>
              <w:jc w:val="center"/>
              <w:rPr>
                <w:rFonts w:ascii="Arial" w:hAnsi="Arial" w:cs="Arial"/>
              </w:rPr>
            </w:pPr>
            <w:r w:rsidRPr="00DB659D">
              <w:rPr>
                <w:rFonts w:ascii="Arial" w:hAnsi="Arial" w:cs="Arial"/>
              </w:rPr>
              <w:t>259</w:t>
            </w:r>
          </w:p>
        </w:tc>
        <w:tc>
          <w:tcPr>
            <w:tcW w:w="4909" w:type="dxa"/>
            <w:noWrap/>
            <w:hideMark/>
          </w:tcPr>
          <w:p w14:paraId="6DADDB4B" w14:textId="77777777" w:rsidR="005B311A" w:rsidRPr="00DB659D" w:rsidRDefault="005B311A">
            <w:pPr>
              <w:rPr>
                <w:rFonts w:ascii="Arial" w:hAnsi="Arial" w:cs="Arial"/>
              </w:rPr>
            </w:pPr>
            <w:r w:rsidRPr="00DB659D">
              <w:rPr>
                <w:rFonts w:ascii="Arial" w:hAnsi="Arial" w:cs="Arial"/>
              </w:rPr>
              <w:t>Crestview-Fort Walton Beach-Destin, FL</w:t>
            </w:r>
          </w:p>
        </w:tc>
        <w:tc>
          <w:tcPr>
            <w:tcW w:w="2803" w:type="dxa"/>
            <w:noWrap/>
            <w:hideMark/>
          </w:tcPr>
          <w:p w14:paraId="41C2C362"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4AF09E67" w14:textId="77777777" w:rsidTr="00DB659D">
        <w:trPr>
          <w:trHeight w:val="300"/>
        </w:trPr>
        <w:tc>
          <w:tcPr>
            <w:tcW w:w="928" w:type="dxa"/>
            <w:noWrap/>
            <w:hideMark/>
          </w:tcPr>
          <w:p w14:paraId="7242AD23" w14:textId="77777777" w:rsidR="005B311A" w:rsidRPr="00DB659D" w:rsidRDefault="005B311A" w:rsidP="00DB659D">
            <w:pPr>
              <w:jc w:val="center"/>
              <w:rPr>
                <w:rFonts w:ascii="Arial" w:hAnsi="Arial" w:cs="Arial"/>
              </w:rPr>
            </w:pPr>
            <w:r w:rsidRPr="00DB659D">
              <w:rPr>
                <w:rFonts w:ascii="Arial" w:hAnsi="Arial" w:cs="Arial"/>
              </w:rPr>
              <w:t>260</w:t>
            </w:r>
          </w:p>
        </w:tc>
        <w:tc>
          <w:tcPr>
            <w:tcW w:w="4909" w:type="dxa"/>
            <w:noWrap/>
            <w:hideMark/>
          </w:tcPr>
          <w:p w14:paraId="02F8FD19" w14:textId="77777777" w:rsidR="005B311A" w:rsidRPr="00DB659D" w:rsidRDefault="005B311A">
            <w:pPr>
              <w:rPr>
                <w:rFonts w:ascii="Arial" w:hAnsi="Arial" w:cs="Arial"/>
              </w:rPr>
            </w:pPr>
            <w:r w:rsidRPr="00DB659D">
              <w:rPr>
                <w:rFonts w:ascii="Arial" w:hAnsi="Arial" w:cs="Arial"/>
              </w:rPr>
              <w:t>Jacksonville, FL</w:t>
            </w:r>
          </w:p>
        </w:tc>
        <w:tc>
          <w:tcPr>
            <w:tcW w:w="2803" w:type="dxa"/>
            <w:noWrap/>
            <w:hideMark/>
          </w:tcPr>
          <w:p w14:paraId="2512526B"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2892080F" w14:textId="77777777" w:rsidTr="00DB659D">
        <w:trPr>
          <w:trHeight w:val="300"/>
        </w:trPr>
        <w:tc>
          <w:tcPr>
            <w:tcW w:w="928" w:type="dxa"/>
            <w:noWrap/>
            <w:hideMark/>
          </w:tcPr>
          <w:p w14:paraId="0BF9A37F" w14:textId="77777777" w:rsidR="005B311A" w:rsidRPr="00DB659D" w:rsidRDefault="005B311A" w:rsidP="00DB659D">
            <w:pPr>
              <w:jc w:val="center"/>
              <w:rPr>
                <w:rFonts w:ascii="Arial" w:hAnsi="Arial" w:cs="Arial"/>
              </w:rPr>
            </w:pPr>
            <w:r w:rsidRPr="00DB659D">
              <w:rPr>
                <w:rFonts w:ascii="Arial" w:hAnsi="Arial" w:cs="Arial"/>
              </w:rPr>
              <w:t>261</w:t>
            </w:r>
          </w:p>
        </w:tc>
        <w:tc>
          <w:tcPr>
            <w:tcW w:w="4909" w:type="dxa"/>
            <w:noWrap/>
            <w:hideMark/>
          </w:tcPr>
          <w:p w14:paraId="0301FCF5" w14:textId="77777777" w:rsidR="005B311A" w:rsidRPr="00DB659D" w:rsidRDefault="005B311A">
            <w:pPr>
              <w:rPr>
                <w:rFonts w:ascii="Arial" w:hAnsi="Arial" w:cs="Arial"/>
              </w:rPr>
            </w:pPr>
            <w:r w:rsidRPr="00DB659D">
              <w:rPr>
                <w:rFonts w:ascii="Arial" w:hAnsi="Arial" w:cs="Arial"/>
              </w:rPr>
              <w:t>Idaho Falls, ID</w:t>
            </w:r>
          </w:p>
        </w:tc>
        <w:tc>
          <w:tcPr>
            <w:tcW w:w="2803" w:type="dxa"/>
            <w:noWrap/>
            <w:hideMark/>
          </w:tcPr>
          <w:p w14:paraId="7E51F0DB"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01680D25" w14:textId="77777777" w:rsidTr="00DB659D">
        <w:trPr>
          <w:trHeight w:val="300"/>
        </w:trPr>
        <w:tc>
          <w:tcPr>
            <w:tcW w:w="928" w:type="dxa"/>
            <w:noWrap/>
            <w:hideMark/>
          </w:tcPr>
          <w:p w14:paraId="054BF3A8" w14:textId="77777777" w:rsidR="005B311A" w:rsidRPr="00DB659D" w:rsidRDefault="005B311A" w:rsidP="00DB659D">
            <w:pPr>
              <w:jc w:val="center"/>
              <w:rPr>
                <w:rFonts w:ascii="Arial" w:hAnsi="Arial" w:cs="Arial"/>
              </w:rPr>
            </w:pPr>
            <w:r w:rsidRPr="00DB659D">
              <w:rPr>
                <w:rFonts w:ascii="Arial" w:hAnsi="Arial" w:cs="Arial"/>
              </w:rPr>
              <w:t>262</w:t>
            </w:r>
          </w:p>
        </w:tc>
        <w:tc>
          <w:tcPr>
            <w:tcW w:w="4909" w:type="dxa"/>
            <w:noWrap/>
            <w:hideMark/>
          </w:tcPr>
          <w:p w14:paraId="4DCF1D17" w14:textId="77777777" w:rsidR="005B311A" w:rsidRPr="00DB659D" w:rsidRDefault="005B311A">
            <w:pPr>
              <w:rPr>
                <w:rFonts w:ascii="Arial" w:hAnsi="Arial" w:cs="Arial"/>
              </w:rPr>
            </w:pPr>
            <w:r w:rsidRPr="00DB659D">
              <w:rPr>
                <w:rFonts w:ascii="Arial" w:hAnsi="Arial" w:cs="Arial"/>
              </w:rPr>
              <w:t>Dayton, OH</w:t>
            </w:r>
          </w:p>
        </w:tc>
        <w:tc>
          <w:tcPr>
            <w:tcW w:w="2803" w:type="dxa"/>
            <w:noWrap/>
            <w:hideMark/>
          </w:tcPr>
          <w:p w14:paraId="1D9BE9E1"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61266AA8" w14:textId="77777777" w:rsidTr="00DB659D">
        <w:trPr>
          <w:trHeight w:val="300"/>
        </w:trPr>
        <w:tc>
          <w:tcPr>
            <w:tcW w:w="928" w:type="dxa"/>
            <w:noWrap/>
            <w:hideMark/>
          </w:tcPr>
          <w:p w14:paraId="0FCD04F5" w14:textId="77777777" w:rsidR="005B311A" w:rsidRPr="00DB659D" w:rsidRDefault="005B311A" w:rsidP="00DB659D">
            <w:pPr>
              <w:jc w:val="center"/>
              <w:rPr>
                <w:rFonts w:ascii="Arial" w:hAnsi="Arial" w:cs="Arial"/>
              </w:rPr>
            </w:pPr>
            <w:r w:rsidRPr="00DB659D">
              <w:rPr>
                <w:rFonts w:ascii="Arial" w:hAnsi="Arial" w:cs="Arial"/>
              </w:rPr>
              <w:t>263</w:t>
            </w:r>
          </w:p>
        </w:tc>
        <w:tc>
          <w:tcPr>
            <w:tcW w:w="4909" w:type="dxa"/>
            <w:noWrap/>
            <w:hideMark/>
          </w:tcPr>
          <w:p w14:paraId="4743ED8B" w14:textId="77777777" w:rsidR="005B311A" w:rsidRPr="00DB659D" w:rsidRDefault="005B311A">
            <w:pPr>
              <w:rPr>
                <w:rFonts w:ascii="Arial" w:hAnsi="Arial" w:cs="Arial"/>
              </w:rPr>
            </w:pPr>
            <w:r w:rsidRPr="00DB659D">
              <w:rPr>
                <w:rFonts w:ascii="Arial" w:hAnsi="Arial" w:cs="Arial"/>
              </w:rPr>
              <w:t>Providence-Warwick, RI-MA</w:t>
            </w:r>
          </w:p>
        </w:tc>
        <w:tc>
          <w:tcPr>
            <w:tcW w:w="2803" w:type="dxa"/>
            <w:noWrap/>
            <w:hideMark/>
          </w:tcPr>
          <w:p w14:paraId="13FCB7DE"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700B1B20" w14:textId="77777777" w:rsidTr="00DB659D">
        <w:trPr>
          <w:trHeight w:val="300"/>
        </w:trPr>
        <w:tc>
          <w:tcPr>
            <w:tcW w:w="928" w:type="dxa"/>
            <w:noWrap/>
            <w:hideMark/>
          </w:tcPr>
          <w:p w14:paraId="19D692EA" w14:textId="77777777" w:rsidR="005B311A" w:rsidRPr="00DB659D" w:rsidRDefault="005B311A" w:rsidP="00DB659D">
            <w:pPr>
              <w:jc w:val="center"/>
              <w:rPr>
                <w:rFonts w:ascii="Arial" w:hAnsi="Arial" w:cs="Arial"/>
              </w:rPr>
            </w:pPr>
            <w:r w:rsidRPr="00DB659D">
              <w:rPr>
                <w:rFonts w:ascii="Arial" w:hAnsi="Arial" w:cs="Arial"/>
              </w:rPr>
              <w:t>264</w:t>
            </w:r>
          </w:p>
        </w:tc>
        <w:tc>
          <w:tcPr>
            <w:tcW w:w="4909" w:type="dxa"/>
            <w:noWrap/>
            <w:hideMark/>
          </w:tcPr>
          <w:p w14:paraId="57CED35A" w14:textId="77777777" w:rsidR="005B311A" w:rsidRPr="00DB659D" w:rsidRDefault="005B311A">
            <w:pPr>
              <w:rPr>
                <w:rFonts w:ascii="Arial" w:hAnsi="Arial" w:cs="Arial"/>
              </w:rPr>
            </w:pPr>
            <w:r w:rsidRPr="00DB659D">
              <w:rPr>
                <w:rFonts w:ascii="Arial" w:hAnsi="Arial" w:cs="Arial"/>
              </w:rPr>
              <w:t>Fairbanks, AK</w:t>
            </w:r>
          </w:p>
        </w:tc>
        <w:tc>
          <w:tcPr>
            <w:tcW w:w="2803" w:type="dxa"/>
            <w:noWrap/>
            <w:hideMark/>
          </w:tcPr>
          <w:p w14:paraId="348F1450"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0BC40629" w14:textId="77777777" w:rsidTr="00DB659D">
        <w:trPr>
          <w:trHeight w:val="300"/>
        </w:trPr>
        <w:tc>
          <w:tcPr>
            <w:tcW w:w="928" w:type="dxa"/>
            <w:noWrap/>
            <w:hideMark/>
          </w:tcPr>
          <w:p w14:paraId="751C8133" w14:textId="77777777" w:rsidR="005B311A" w:rsidRPr="00DB659D" w:rsidRDefault="005B311A" w:rsidP="00DB659D">
            <w:pPr>
              <w:jc w:val="center"/>
              <w:rPr>
                <w:rFonts w:ascii="Arial" w:hAnsi="Arial" w:cs="Arial"/>
              </w:rPr>
            </w:pPr>
            <w:r w:rsidRPr="00DB659D">
              <w:rPr>
                <w:rFonts w:ascii="Arial" w:hAnsi="Arial" w:cs="Arial"/>
              </w:rPr>
              <w:t>265</w:t>
            </w:r>
          </w:p>
        </w:tc>
        <w:tc>
          <w:tcPr>
            <w:tcW w:w="4909" w:type="dxa"/>
            <w:noWrap/>
            <w:hideMark/>
          </w:tcPr>
          <w:p w14:paraId="619574FD" w14:textId="77777777" w:rsidR="005B311A" w:rsidRPr="00DB659D" w:rsidRDefault="005B311A">
            <w:pPr>
              <w:rPr>
                <w:rFonts w:ascii="Arial" w:hAnsi="Arial" w:cs="Arial"/>
              </w:rPr>
            </w:pPr>
            <w:r w:rsidRPr="00DB659D">
              <w:rPr>
                <w:rFonts w:ascii="Arial" w:hAnsi="Arial" w:cs="Arial"/>
              </w:rPr>
              <w:t>Omaha-Council Bluffs, NE-IA</w:t>
            </w:r>
          </w:p>
        </w:tc>
        <w:tc>
          <w:tcPr>
            <w:tcW w:w="2803" w:type="dxa"/>
            <w:noWrap/>
            <w:hideMark/>
          </w:tcPr>
          <w:p w14:paraId="3DB60AAB"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23A00BE6" w14:textId="77777777" w:rsidTr="00DB659D">
        <w:trPr>
          <w:trHeight w:val="300"/>
        </w:trPr>
        <w:tc>
          <w:tcPr>
            <w:tcW w:w="928" w:type="dxa"/>
            <w:noWrap/>
            <w:hideMark/>
          </w:tcPr>
          <w:p w14:paraId="7A2D03AB" w14:textId="77777777" w:rsidR="005B311A" w:rsidRPr="00DB659D" w:rsidRDefault="005B311A" w:rsidP="00DB659D">
            <w:pPr>
              <w:jc w:val="center"/>
              <w:rPr>
                <w:rFonts w:ascii="Arial" w:hAnsi="Arial" w:cs="Arial"/>
              </w:rPr>
            </w:pPr>
            <w:r w:rsidRPr="00DB659D">
              <w:rPr>
                <w:rFonts w:ascii="Arial" w:hAnsi="Arial" w:cs="Arial"/>
              </w:rPr>
              <w:t>266</w:t>
            </w:r>
          </w:p>
        </w:tc>
        <w:tc>
          <w:tcPr>
            <w:tcW w:w="4909" w:type="dxa"/>
            <w:noWrap/>
            <w:hideMark/>
          </w:tcPr>
          <w:p w14:paraId="2BF2C0D7" w14:textId="77777777" w:rsidR="005B311A" w:rsidRPr="00DB659D" w:rsidRDefault="005B311A">
            <w:pPr>
              <w:rPr>
                <w:rFonts w:ascii="Arial" w:hAnsi="Arial" w:cs="Arial"/>
              </w:rPr>
            </w:pPr>
            <w:r w:rsidRPr="00DB659D">
              <w:rPr>
                <w:rFonts w:ascii="Arial" w:hAnsi="Arial" w:cs="Arial"/>
              </w:rPr>
              <w:t>Macon, GA</w:t>
            </w:r>
          </w:p>
        </w:tc>
        <w:tc>
          <w:tcPr>
            <w:tcW w:w="2803" w:type="dxa"/>
            <w:noWrap/>
            <w:hideMark/>
          </w:tcPr>
          <w:p w14:paraId="1ADCCC8D"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2DB138C8" w14:textId="77777777" w:rsidTr="00DB659D">
        <w:trPr>
          <w:trHeight w:val="300"/>
        </w:trPr>
        <w:tc>
          <w:tcPr>
            <w:tcW w:w="928" w:type="dxa"/>
            <w:noWrap/>
            <w:hideMark/>
          </w:tcPr>
          <w:p w14:paraId="4DF545C1" w14:textId="77777777" w:rsidR="005B311A" w:rsidRPr="00DB659D" w:rsidRDefault="005B311A" w:rsidP="00DB659D">
            <w:pPr>
              <w:jc w:val="center"/>
              <w:rPr>
                <w:rFonts w:ascii="Arial" w:hAnsi="Arial" w:cs="Arial"/>
              </w:rPr>
            </w:pPr>
            <w:r w:rsidRPr="00DB659D">
              <w:rPr>
                <w:rFonts w:ascii="Arial" w:hAnsi="Arial" w:cs="Arial"/>
              </w:rPr>
              <w:t>267</w:t>
            </w:r>
          </w:p>
        </w:tc>
        <w:tc>
          <w:tcPr>
            <w:tcW w:w="4909" w:type="dxa"/>
            <w:noWrap/>
            <w:hideMark/>
          </w:tcPr>
          <w:p w14:paraId="5581D6BA" w14:textId="77777777" w:rsidR="005B311A" w:rsidRPr="00DB659D" w:rsidRDefault="005B311A">
            <w:pPr>
              <w:rPr>
                <w:rFonts w:ascii="Arial" w:hAnsi="Arial" w:cs="Arial"/>
              </w:rPr>
            </w:pPr>
            <w:r w:rsidRPr="00DB659D">
              <w:rPr>
                <w:rFonts w:ascii="Arial" w:hAnsi="Arial" w:cs="Arial"/>
              </w:rPr>
              <w:t>Great Falls, MT</w:t>
            </w:r>
          </w:p>
        </w:tc>
        <w:tc>
          <w:tcPr>
            <w:tcW w:w="2803" w:type="dxa"/>
            <w:noWrap/>
            <w:hideMark/>
          </w:tcPr>
          <w:p w14:paraId="711780B3" w14:textId="77777777" w:rsidR="005B311A" w:rsidRPr="00DB659D" w:rsidRDefault="005B311A" w:rsidP="00DB659D">
            <w:pPr>
              <w:jc w:val="center"/>
              <w:rPr>
                <w:rFonts w:ascii="Arial" w:hAnsi="Arial" w:cs="Arial"/>
              </w:rPr>
            </w:pPr>
            <w:r w:rsidRPr="00DB659D">
              <w:rPr>
                <w:rFonts w:ascii="Arial" w:hAnsi="Arial" w:cs="Arial"/>
              </w:rPr>
              <w:t>46.1%</w:t>
            </w:r>
          </w:p>
        </w:tc>
      </w:tr>
      <w:tr w:rsidR="005B311A" w:rsidRPr="005B311A" w14:paraId="3645BD05" w14:textId="77777777" w:rsidTr="00DB659D">
        <w:trPr>
          <w:trHeight w:val="300"/>
        </w:trPr>
        <w:tc>
          <w:tcPr>
            <w:tcW w:w="928" w:type="dxa"/>
            <w:noWrap/>
            <w:hideMark/>
          </w:tcPr>
          <w:p w14:paraId="02DC1DE9" w14:textId="77777777" w:rsidR="005B311A" w:rsidRPr="00DB659D" w:rsidRDefault="005B311A" w:rsidP="00DB659D">
            <w:pPr>
              <w:jc w:val="center"/>
              <w:rPr>
                <w:rFonts w:ascii="Arial" w:hAnsi="Arial" w:cs="Arial"/>
              </w:rPr>
            </w:pPr>
            <w:r w:rsidRPr="00DB659D">
              <w:rPr>
                <w:rFonts w:ascii="Arial" w:hAnsi="Arial" w:cs="Arial"/>
              </w:rPr>
              <w:t>268</w:t>
            </w:r>
          </w:p>
        </w:tc>
        <w:tc>
          <w:tcPr>
            <w:tcW w:w="4909" w:type="dxa"/>
            <w:noWrap/>
            <w:hideMark/>
          </w:tcPr>
          <w:p w14:paraId="51743189" w14:textId="77777777" w:rsidR="005B311A" w:rsidRPr="00DB659D" w:rsidRDefault="005B311A">
            <w:pPr>
              <w:rPr>
                <w:rFonts w:ascii="Arial" w:hAnsi="Arial" w:cs="Arial"/>
              </w:rPr>
            </w:pPr>
            <w:r w:rsidRPr="00DB659D">
              <w:rPr>
                <w:rFonts w:ascii="Arial" w:hAnsi="Arial" w:cs="Arial"/>
              </w:rPr>
              <w:t>San Antonio-New Braunfels, TX</w:t>
            </w:r>
          </w:p>
        </w:tc>
        <w:tc>
          <w:tcPr>
            <w:tcW w:w="2803" w:type="dxa"/>
            <w:noWrap/>
            <w:hideMark/>
          </w:tcPr>
          <w:p w14:paraId="719D2FF5" w14:textId="77777777" w:rsidR="005B311A" w:rsidRPr="00DB659D" w:rsidRDefault="005B311A" w:rsidP="00DB659D">
            <w:pPr>
              <w:jc w:val="center"/>
              <w:rPr>
                <w:rFonts w:ascii="Arial" w:hAnsi="Arial" w:cs="Arial"/>
              </w:rPr>
            </w:pPr>
            <w:r w:rsidRPr="00DB659D">
              <w:rPr>
                <w:rFonts w:ascii="Arial" w:hAnsi="Arial" w:cs="Arial"/>
              </w:rPr>
              <w:t>46.0%</w:t>
            </w:r>
          </w:p>
        </w:tc>
      </w:tr>
      <w:tr w:rsidR="005B311A" w:rsidRPr="005B311A" w14:paraId="5181F63A" w14:textId="77777777" w:rsidTr="00DB659D">
        <w:trPr>
          <w:trHeight w:val="300"/>
        </w:trPr>
        <w:tc>
          <w:tcPr>
            <w:tcW w:w="928" w:type="dxa"/>
            <w:noWrap/>
            <w:hideMark/>
          </w:tcPr>
          <w:p w14:paraId="2C713BC3" w14:textId="77777777" w:rsidR="005B311A" w:rsidRPr="00DB659D" w:rsidRDefault="005B311A" w:rsidP="00DB659D">
            <w:pPr>
              <w:jc w:val="center"/>
              <w:rPr>
                <w:rFonts w:ascii="Arial" w:hAnsi="Arial" w:cs="Arial"/>
              </w:rPr>
            </w:pPr>
            <w:r w:rsidRPr="00DB659D">
              <w:rPr>
                <w:rFonts w:ascii="Arial" w:hAnsi="Arial" w:cs="Arial"/>
              </w:rPr>
              <w:t>269</w:t>
            </w:r>
          </w:p>
        </w:tc>
        <w:tc>
          <w:tcPr>
            <w:tcW w:w="4909" w:type="dxa"/>
            <w:noWrap/>
            <w:hideMark/>
          </w:tcPr>
          <w:p w14:paraId="0F0E849B" w14:textId="77777777" w:rsidR="005B311A" w:rsidRPr="00DB659D" w:rsidRDefault="005B311A">
            <w:pPr>
              <w:rPr>
                <w:rFonts w:ascii="Arial" w:hAnsi="Arial" w:cs="Arial"/>
              </w:rPr>
            </w:pPr>
            <w:r w:rsidRPr="00DB659D">
              <w:rPr>
                <w:rFonts w:ascii="Arial" w:hAnsi="Arial" w:cs="Arial"/>
              </w:rPr>
              <w:t>Augusta-Richmond County, GA-SC</w:t>
            </w:r>
          </w:p>
        </w:tc>
        <w:tc>
          <w:tcPr>
            <w:tcW w:w="2803" w:type="dxa"/>
            <w:noWrap/>
            <w:hideMark/>
          </w:tcPr>
          <w:p w14:paraId="3B01DCD7" w14:textId="77777777" w:rsidR="005B311A" w:rsidRPr="00DB659D" w:rsidRDefault="005B311A" w:rsidP="00DB659D">
            <w:pPr>
              <w:jc w:val="center"/>
              <w:rPr>
                <w:rFonts w:ascii="Arial" w:hAnsi="Arial" w:cs="Arial"/>
              </w:rPr>
            </w:pPr>
            <w:r w:rsidRPr="00DB659D">
              <w:rPr>
                <w:rFonts w:ascii="Arial" w:hAnsi="Arial" w:cs="Arial"/>
              </w:rPr>
              <w:t>46.0%</w:t>
            </w:r>
          </w:p>
        </w:tc>
      </w:tr>
      <w:tr w:rsidR="005B311A" w:rsidRPr="005B311A" w14:paraId="352A6F44" w14:textId="77777777" w:rsidTr="00DB659D">
        <w:trPr>
          <w:trHeight w:val="300"/>
        </w:trPr>
        <w:tc>
          <w:tcPr>
            <w:tcW w:w="928" w:type="dxa"/>
            <w:noWrap/>
            <w:hideMark/>
          </w:tcPr>
          <w:p w14:paraId="01CFEBE9" w14:textId="77777777" w:rsidR="005B311A" w:rsidRPr="00DB659D" w:rsidRDefault="005B311A" w:rsidP="00DB659D">
            <w:pPr>
              <w:jc w:val="center"/>
              <w:rPr>
                <w:rFonts w:ascii="Arial" w:hAnsi="Arial" w:cs="Arial"/>
              </w:rPr>
            </w:pPr>
            <w:r w:rsidRPr="00DB659D">
              <w:rPr>
                <w:rFonts w:ascii="Arial" w:hAnsi="Arial" w:cs="Arial"/>
              </w:rPr>
              <w:t>270</w:t>
            </w:r>
          </w:p>
        </w:tc>
        <w:tc>
          <w:tcPr>
            <w:tcW w:w="4909" w:type="dxa"/>
            <w:noWrap/>
            <w:hideMark/>
          </w:tcPr>
          <w:p w14:paraId="2099FF25" w14:textId="77777777" w:rsidR="005B311A" w:rsidRPr="00DB659D" w:rsidRDefault="005B311A">
            <w:pPr>
              <w:rPr>
                <w:rFonts w:ascii="Arial" w:hAnsi="Arial" w:cs="Arial"/>
              </w:rPr>
            </w:pPr>
            <w:r w:rsidRPr="00DB659D">
              <w:rPr>
                <w:rFonts w:ascii="Arial" w:hAnsi="Arial" w:cs="Arial"/>
              </w:rPr>
              <w:t>Pueblo, CO</w:t>
            </w:r>
          </w:p>
        </w:tc>
        <w:tc>
          <w:tcPr>
            <w:tcW w:w="2803" w:type="dxa"/>
            <w:noWrap/>
            <w:hideMark/>
          </w:tcPr>
          <w:p w14:paraId="4EDDFC72"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1BB37ABA" w14:textId="77777777" w:rsidTr="00DB659D">
        <w:trPr>
          <w:trHeight w:val="300"/>
        </w:trPr>
        <w:tc>
          <w:tcPr>
            <w:tcW w:w="928" w:type="dxa"/>
            <w:noWrap/>
            <w:hideMark/>
          </w:tcPr>
          <w:p w14:paraId="37FB52FA" w14:textId="77777777" w:rsidR="005B311A" w:rsidRPr="00DB659D" w:rsidRDefault="005B311A" w:rsidP="00DB659D">
            <w:pPr>
              <w:jc w:val="center"/>
              <w:rPr>
                <w:rFonts w:ascii="Arial" w:hAnsi="Arial" w:cs="Arial"/>
              </w:rPr>
            </w:pPr>
            <w:r w:rsidRPr="00DB659D">
              <w:rPr>
                <w:rFonts w:ascii="Arial" w:hAnsi="Arial" w:cs="Arial"/>
              </w:rPr>
              <w:t>271</w:t>
            </w:r>
          </w:p>
        </w:tc>
        <w:tc>
          <w:tcPr>
            <w:tcW w:w="4909" w:type="dxa"/>
            <w:noWrap/>
            <w:hideMark/>
          </w:tcPr>
          <w:p w14:paraId="3FAB2167" w14:textId="77777777" w:rsidR="005B311A" w:rsidRPr="00DB659D" w:rsidRDefault="005B311A">
            <w:pPr>
              <w:rPr>
                <w:rFonts w:ascii="Arial" w:hAnsi="Arial" w:cs="Arial"/>
              </w:rPr>
            </w:pPr>
            <w:r w:rsidRPr="00DB659D">
              <w:rPr>
                <w:rFonts w:ascii="Arial" w:hAnsi="Arial" w:cs="Arial"/>
              </w:rPr>
              <w:t>Kennewick-Richland, WA</w:t>
            </w:r>
          </w:p>
        </w:tc>
        <w:tc>
          <w:tcPr>
            <w:tcW w:w="2803" w:type="dxa"/>
            <w:noWrap/>
            <w:hideMark/>
          </w:tcPr>
          <w:p w14:paraId="232D4B6E"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344A80A7" w14:textId="77777777" w:rsidTr="00DB659D">
        <w:trPr>
          <w:trHeight w:val="300"/>
        </w:trPr>
        <w:tc>
          <w:tcPr>
            <w:tcW w:w="928" w:type="dxa"/>
            <w:noWrap/>
            <w:hideMark/>
          </w:tcPr>
          <w:p w14:paraId="4F77FB26" w14:textId="77777777" w:rsidR="005B311A" w:rsidRPr="00DB659D" w:rsidRDefault="005B311A" w:rsidP="00DB659D">
            <w:pPr>
              <w:jc w:val="center"/>
              <w:rPr>
                <w:rFonts w:ascii="Arial" w:hAnsi="Arial" w:cs="Arial"/>
              </w:rPr>
            </w:pPr>
            <w:r w:rsidRPr="00DB659D">
              <w:rPr>
                <w:rFonts w:ascii="Arial" w:hAnsi="Arial" w:cs="Arial"/>
              </w:rPr>
              <w:t>272</w:t>
            </w:r>
          </w:p>
        </w:tc>
        <w:tc>
          <w:tcPr>
            <w:tcW w:w="4909" w:type="dxa"/>
            <w:noWrap/>
            <w:hideMark/>
          </w:tcPr>
          <w:p w14:paraId="48EAC8E1" w14:textId="77777777" w:rsidR="005B311A" w:rsidRPr="00DB659D" w:rsidRDefault="005B311A">
            <w:pPr>
              <w:rPr>
                <w:rFonts w:ascii="Arial" w:hAnsi="Arial" w:cs="Arial"/>
              </w:rPr>
            </w:pPr>
            <w:r w:rsidRPr="00DB659D">
              <w:rPr>
                <w:rFonts w:ascii="Arial" w:hAnsi="Arial" w:cs="Arial"/>
              </w:rPr>
              <w:t>Morgantown, WV</w:t>
            </w:r>
          </w:p>
        </w:tc>
        <w:tc>
          <w:tcPr>
            <w:tcW w:w="2803" w:type="dxa"/>
            <w:noWrap/>
            <w:hideMark/>
          </w:tcPr>
          <w:p w14:paraId="7229450A"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52D13FE8" w14:textId="77777777" w:rsidTr="00DB659D">
        <w:trPr>
          <w:trHeight w:val="300"/>
        </w:trPr>
        <w:tc>
          <w:tcPr>
            <w:tcW w:w="928" w:type="dxa"/>
            <w:noWrap/>
            <w:hideMark/>
          </w:tcPr>
          <w:p w14:paraId="29364F6D" w14:textId="77777777" w:rsidR="005B311A" w:rsidRPr="00DB659D" w:rsidRDefault="005B311A" w:rsidP="00DB659D">
            <w:pPr>
              <w:jc w:val="center"/>
              <w:rPr>
                <w:rFonts w:ascii="Arial" w:hAnsi="Arial" w:cs="Arial"/>
              </w:rPr>
            </w:pPr>
            <w:r w:rsidRPr="00DB659D">
              <w:rPr>
                <w:rFonts w:ascii="Arial" w:hAnsi="Arial" w:cs="Arial"/>
              </w:rPr>
              <w:t>273</w:t>
            </w:r>
          </w:p>
        </w:tc>
        <w:tc>
          <w:tcPr>
            <w:tcW w:w="4909" w:type="dxa"/>
            <w:noWrap/>
            <w:hideMark/>
          </w:tcPr>
          <w:p w14:paraId="2391CA63" w14:textId="77777777" w:rsidR="005B311A" w:rsidRPr="00DB659D" w:rsidRDefault="005B311A">
            <w:pPr>
              <w:rPr>
                <w:rFonts w:ascii="Arial" w:hAnsi="Arial" w:cs="Arial"/>
              </w:rPr>
            </w:pPr>
            <w:r w:rsidRPr="00DB659D">
              <w:rPr>
                <w:rFonts w:ascii="Arial" w:hAnsi="Arial" w:cs="Arial"/>
              </w:rPr>
              <w:t>Fort Collins, CO</w:t>
            </w:r>
          </w:p>
        </w:tc>
        <w:tc>
          <w:tcPr>
            <w:tcW w:w="2803" w:type="dxa"/>
            <w:noWrap/>
            <w:hideMark/>
          </w:tcPr>
          <w:p w14:paraId="2B0DFDE0"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3C38339A" w14:textId="77777777" w:rsidTr="00DB659D">
        <w:trPr>
          <w:trHeight w:val="300"/>
        </w:trPr>
        <w:tc>
          <w:tcPr>
            <w:tcW w:w="928" w:type="dxa"/>
            <w:noWrap/>
            <w:hideMark/>
          </w:tcPr>
          <w:p w14:paraId="408D96B3" w14:textId="77777777" w:rsidR="005B311A" w:rsidRPr="00DB659D" w:rsidRDefault="005B311A" w:rsidP="00DB659D">
            <w:pPr>
              <w:jc w:val="center"/>
              <w:rPr>
                <w:rFonts w:ascii="Arial" w:hAnsi="Arial" w:cs="Arial"/>
              </w:rPr>
            </w:pPr>
            <w:r w:rsidRPr="00DB659D">
              <w:rPr>
                <w:rFonts w:ascii="Arial" w:hAnsi="Arial" w:cs="Arial"/>
              </w:rPr>
              <w:t>274</w:t>
            </w:r>
          </w:p>
        </w:tc>
        <w:tc>
          <w:tcPr>
            <w:tcW w:w="4909" w:type="dxa"/>
            <w:noWrap/>
            <w:hideMark/>
          </w:tcPr>
          <w:p w14:paraId="12DB2EB1" w14:textId="77777777" w:rsidR="005B311A" w:rsidRPr="00DB659D" w:rsidRDefault="005B311A">
            <w:pPr>
              <w:rPr>
                <w:rFonts w:ascii="Arial" w:hAnsi="Arial" w:cs="Arial"/>
              </w:rPr>
            </w:pPr>
            <w:r w:rsidRPr="00DB659D">
              <w:rPr>
                <w:rFonts w:ascii="Arial" w:hAnsi="Arial" w:cs="Arial"/>
              </w:rPr>
              <w:t>Pittsburgh, PA</w:t>
            </w:r>
          </w:p>
        </w:tc>
        <w:tc>
          <w:tcPr>
            <w:tcW w:w="2803" w:type="dxa"/>
            <w:noWrap/>
            <w:hideMark/>
          </w:tcPr>
          <w:p w14:paraId="7D9AF1B9"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4886DFCD" w14:textId="77777777" w:rsidTr="00DB659D">
        <w:trPr>
          <w:trHeight w:val="300"/>
        </w:trPr>
        <w:tc>
          <w:tcPr>
            <w:tcW w:w="928" w:type="dxa"/>
            <w:noWrap/>
            <w:hideMark/>
          </w:tcPr>
          <w:p w14:paraId="53207C47" w14:textId="77777777" w:rsidR="005B311A" w:rsidRPr="00DB659D" w:rsidRDefault="005B311A" w:rsidP="00DB659D">
            <w:pPr>
              <w:jc w:val="center"/>
              <w:rPr>
                <w:rFonts w:ascii="Arial" w:hAnsi="Arial" w:cs="Arial"/>
              </w:rPr>
            </w:pPr>
            <w:r w:rsidRPr="00DB659D">
              <w:rPr>
                <w:rFonts w:ascii="Arial" w:hAnsi="Arial" w:cs="Arial"/>
              </w:rPr>
              <w:t>275</w:t>
            </w:r>
          </w:p>
        </w:tc>
        <w:tc>
          <w:tcPr>
            <w:tcW w:w="4909" w:type="dxa"/>
            <w:noWrap/>
            <w:hideMark/>
          </w:tcPr>
          <w:p w14:paraId="204C87C3" w14:textId="77777777" w:rsidR="005B311A" w:rsidRPr="00DB659D" w:rsidRDefault="005B311A">
            <w:pPr>
              <w:rPr>
                <w:rFonts w:ascii="Arial" w:hAnsi="Arial" w:cs="Arial"/>
              </w:rPr>
            </w:pPr>
            <w:r w:rsidRPr="00DB659D">
              <w:rPr>
                <w:rFonts w:ascii="Arial" w:hAnsi="Arial" w:cs="Arial"/>
              </w:rPr>
              <w:t>Indianapolis-Carmel-Anderson, IN</w:t>
            </w:r>
          </w:p>
        </w:tc>
        <w:tc>
          <w:tcPr>
            <w:tcW w:w="2803" w:type="dxa"/>
            <w:noWrap/>
            <w:hideMark/>
          </w:tcPr>
          <w:p w14:paraId="330100C2"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174914F3" w14:textId="77777777" w:rsidTr="00DB659D">
        <w:trPr>
          <w:trHeight w:val="300"/>
        </w:trPr>
        <w:tc>
          <w:tcPr>
            <w:tcW w:w="928" w:type="dxa"/>
            <w:noWrap/>
            <w:hideMark/>
          </w:tcPr>
          <w:p w14:paraId="7944A6B1" w14:textId="77777777" w:rsidR="005B311A" w:rsidRPr="00DB659D" w:rsidRDefault="005B311A" w:rsidP="00DB659D">
            <w:pPr>
              <w:jc w:val="center"/>
              <w:rPr>
                <w:rFonts w:ascii="Arial" w:hAnsi="Arial" w:cs="Arial"/>
              </w:rPr>
            </w:pPr>
            <w:r w:rsidRPr="00DB659D">
              <w:rPr>
                <w:rFonts w:ascii="Arial" w:hAnsi="Arial" w:cs="Arial"/>
              </w:rPr>
              <w:t>276</w:t>
            </w:r>
          </w:p>
        </w:tc>
        <w:tc>
          <w:tcPr>
            <w:tcW w:w="4909" w:type="dxa"/>
            <w:noWrap/>
            <w:hideMark/>
          </w:tcPr>
          <w:p w14:paraId="59BBD1BB" w14:textId="77777777" w:rsidR="005B311A" w:rsidRPr="00DB659D" w:rsidRDefault="005B311A">
            <w:pPr>
              <w:rPr>
                <w:rFonts w:ascii="Arial" w:hAnsi="Arial" w:cs="Arial"/>
              </w:rPr>
            </w:pPr>
            <w:r w:rsidRPr="00DB659D">
              <w:rPr>
                <w:rFonts w:ascii="Arial" w:hAnsi="Arial" w:cs="Arial"/>
              </w:rPr>
              <w:t>Baton Rouge, LA</w:t>
            </w:r>
          </w:p>
        </w:tc>
        <w:tc>
          <w:tcPr>
            <w:tcW w:w="2803" w:type="dxa"/>
            <w:noWrap/>
            <w:hideMark/>
          </w:tcPr>
          <w:p w14:paraId="1569CF79"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05A55905" w14:textId="77777777" w:rsidTr="00DB659D">
        <w:trPr>
          <w:trHeight w:val="300"/>
        </w:trPr>
        <w:tc>
          <w:tcPr>
            <w:tcW w:w="928" w:type="dxa"/>
            <w:noWrap/>
            <w:hideMark/>
          </w:tcPr>
          <w:p w14:paraId="69B56665" w14:textId="77777777" w:rsidR="005B311A" w:rsidRPr="00DB659D" w:rsidRDefault="005B311A" w:rsidP="00DB659D">
            <w:pPr>
              <w:jc w:val="center"/>
              <w:rPr>
                <w:rFonts w:ascii="Arial" w:hAnsi="Arial" w:cs="Arial"/>
              </w:rPr>
            </w:pPr>
            <w:r w:rsidRPr="00DB659D">
              <w:rPr>
                <w:rFonts w:ascii="Arial" w:hAnsi="Arial" w:cs="Arial"/>
              </w:rPr>
              <w:t>277</w:t>
            </w:r>
          </w:p>
        </w:tc>
        <w:tc>
          <w:tcPr>
            <w:tcW w:w="4909" w:type="dxa"/>
            <w:noWrap/>
            <w:hideMark/>
          </w:tcPr>
          <w:p w14:paraId="6F2632C4" w14:textId="77777777" w:rsidR="005B311A" w:rsidRPr="00DB659D" w:rsidRDefault="005B311A">
            <w:pPr>
              <w:rPr>
                <w:rFonts w:ascii="Arial" w:hAnsi="Arial" w:cs="Arial"/>
              </w:rPr>
            </w:pPr>
            <w:r w:rsidRPr="00DB659D">
              <w:rPr>
                <w:rFonts w:ascii="Arial" w:hAnsi="Arial" w:cs="Arial"/>
              </w:rPr>
              <w:t>Shreveport-Bossier City, LA</w:t>
            </w:r>
          </w:p>
        </w:tc>
        <w:tc>
          <w:tcPr>
            <w:tcW w:w="2803" w:type="dxa"/>
            <w:noWrap/>
            <w:hideMark/>
          </w:tcPr>
          <w:p w14:paraId="27766FA2"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7CE879D6" w14:textId="77777777" w:rsidTr="00DB659D">
        <w:trPr>
          <w:trHeight w:val="300"/>
        </w:trPr>
        <w:tc>
          <w:tcPr>
            <w:tcW w:w="928" w:type="dxa"/>
            <w:noWrap/>
            <w:hideMark/>
          </w:tcPr>
          <w:p w14:paraId="3354CD04" w14:textId="77777777" w:rsidR="005B311A" w:rsidRPr="00DB659D" w:rsidRDefault="005B311A" w:rsidP="00DB659D">
            <w:pPr>
              <w:jc w:val="center"/>
              <w:rPr>
                <w:rFonts w:ascii="Arial" w:hAnsi="Arial" w:cs="Arial"/>
              </w:rPr>
            </w:pPr>
            <w:r w:rsidRPr="00DB659D">
              <w:rPr>
                <w:rFonts w:ascii="Arial" w:hAnsi="Arial" w:cs="Arial"/>
              </w:rPr>
              <w:t>278</w:t>
            </w:r>
          </w:p>
        </w:tc>
        <w:tc>
          <w:tcPr>
            <w:tcW w:w="4909" w:type="dxa"/>
            <w:noWrap/>
            <w:hideMark/>
          </w:tcPr>
          <w:p w14:paraId="5749CEC5" w14:textId="77777777" w:rsidR="005B311A" w:rsidRPr="00DB659D" w:rsidRDefault="005B311A">
            <w:pPr>
              <w:rPr>
                <w:rFonts w:ascii="Arial" w:hAnsi="Arial" w:cs="Arial"/>
              </w:rPr>
            </w:pPr>
            <w:r w:rsidRPr="00DB659D">
              <w:rPr>
                <w:rFonts w:ascii="Arial" w:hAnsi="Arial" w:cs="Arial"/>
              </w:rPr>
              <w:t>Tampa-St. Petersburg-Clearwater, FL</w:t>
            </w:r>
          </w:p>
        </w:tc>
        <w:tc>
          <w:tcPr>
            <w:tcW w:w="2803" w:type="dxa"/>
            <w:noWrap/>
            <w:hideMark/>
          </w:tcPr>
          <w:p w14:paraId="458E3DDF" w14:textId="77777777" w:rsidR="005B311A" w:rsidRPr="00DB659D" w:rsidRDefault="005B311A" w:rsidP="00DB659D">
            <w:pPr>
              <w:jc w:val="center"/>
              <w:rPr>
                <w:rFonts w:ascii="Arial" w:hAnsi="Arial" w:cs="Arial"/>
              </w:rPr>
            </w:pPr>
            <w:r w:rsidRPr="00DB659D">
              <w:rPr>
                <w:rFonts w:ascii="Arial" w:hAnsi="Arial" w:cs="Arial"/>
              </w:rPr>
              <w:t>45.9%</w:t>
            </w:r>
          </w:p>
        </w:tc>
      </w:tr>
      <w:tr w:rsidR="005B311A" w:rsidRPr="005B311A" w14:paraId="379F025E" w14:textId="77777777" w:rsidTr="00DB659D">
        <w:trPr>
          <w:trHeight w:val="300"/>
        </w:trPr>
        <w:tc>
          <w:tcPr>
            <w:tcW w:w="928" w:type="dxa"/>
            <w:noWrap/>
            <w:hideMark/>
          </w:tcPr>
          <w:p w14:paraId="7D97012C" w14:textId="77777777" w:rsidR="005B311A" w:rsidRPr="00DB659D" w:rsidRDefault="005B311A" w:rsidP="00DB659D">
            <w:pPr>
              <w:jc w:val="center"/>
              <w:rPr>
                <w:rFonts w:ascii="Arial" w:hAnsi="Arial" w:cs="Arial"/>
              </w:rPr>
            </w:pPr>
            <w:r w:rsidRPr="00DB659D">
              <w:rPr>
                <w:rFonts w:ascii="Arial" w:hAnsi="Arial" w:cs="Arial"/>
              </w:rPr>
              <w:t>279</w:t>
            </w:r>
          </w:p>
        </w:tc>
        <w:tc>
          <w:tcPr>
            <w:tcW w:w="4909" w:type="dxa"/>
            <w:noWrap/>
            <w:hideMark/>
          </w:tcPr>
          <w:p w14:paraId="2514EDB2" w14:textId="77777777" w:rsidR="005B311A" w:rsidRPr="00DB659D" w:rsidRDefault="005B311A">
            <w:pPr>
              <w:rPr>
                <w:rFonts w:ascii="Arial" w:hAnsi="Arial" w:cs="Arial"/>
              </w:rPr>
            </w:pPr>
            <w:r w:rsidRPr="00DB659D">
              <w:rPr>
                <w:rFonts w:ascii="Arial" w:hAnsi="Arial" w:cs="Arial"/>
              </w:rPr>
              <w:t>Fargo, ND-MN</w:t>
            </w:r>
          </w:p>
        </w:tc>
        <w:tc>
          <w:tcPr>
            <w:tcW w:w="2803" w:type="dxa"/>
            <w:noWrap/>
            <w:hideMark/>
          </w:tcPr>
          <w:p w14:paraId="2EEF911E" w14:textId="77777777" w:rsidR="005B311A" w:rsidRPr="00DB659D" w:rsidRDefault="005B311A" w:rsidP="00DB659D">
            <w:pPr>
              <w:jc w:val="center"/>
              <w:rPr>
                <w:rFonts w:ascii="Arial" w:hAnsi="Arial" w:cs="Arial"/>
              </w:rPr>
            </w:pPr>
            <w:r w:rsidRPr="00DB659D">
              <w:rPr>
                <w:rFonts w:ascii="Arial" w:hAnsi="Arial" w:cs="Arial"/>
              </w:rPr>
              <w:t>45.8%</w:t>
            </w:r>
          </w:p>
        </w:tc>
      </w:tr>
      <w:tr w:rsidR="005B311A" w:rsidRPr="005B311A" w14:paraId="28512D78" w14:textId="77777777" w:rsidTr="00DB659D">
        <w:trPr>
          <w:trHeight w:val="300"/>
        </w:trPr>
        <w:tc>
          <w:tcPr>
            <w:tcW w:w="928" w:type="dxa"/>
            <w:noWrap/>
            <w:hideMark/>
          </w:tcPr>
          <w:p w14:paraId="6A2A9B26" w14:textId="77777777" w:rsidR="005B311A" w:rsidRPr="00DB659D" w:rsidRDefault="005B311A" w:rsidP="00DB659D">
            <w:pPr>
              <w:jc w:val="center"/>
              <w:rPr>
                <w:rFonts w:ascii="Arial" w:hAnsi="Arial" w:cs="Arial"/>
              </w:rPr>
            </w:pPr>
            <w:r w:rsidRPr="00DB659D">
              <w:rPr>
                <w:rFonts w:ascii="Arial" w:hAnsi="Arial" w:cs="Arial"/>
              </w:rPr>
              <w:t>280</w:t>
            </w:r>
          </w:p>
        </w:tc>
        <w:tc>
          <w:tcPr>
            <w:tcW w:w="4909" w:type="dxa"/>
            <w:noWrap/>
            <w:hideMark/>
          </w:tcPr>
          <w:p w14:paraId="7F8EFA2F" w14:textId="77777777" w:rsidR="005B311A" w:rsidRPr="00DB659D" w:rsidRDefault="005B311A">
            <w:pPr>
              <w:rPr>
                <w:rFonts w:ascii="Arial" w:hAnsi="Arial" w:cs="Arial"/>
              </w:rPr>
            </w:pPr>
            <w:r w:rsidRPr="00DB659D">
              <w:rPr>
                <w:rFonts w:ascii="Arial" w:hAnsi="Arial" w:cs="Arial"/>
              </w:rPr>
              <w:t>Oklahoma City, OK</w:t>
            </w:r>
          </w:p>
        </w:tc>
        <w:tc>
          <w:tcPr>
            <w:tcW w:w="2803" w:type="dxa"/>
            <w:noWrap/>
            <w:hideMark/>
          </w:tcPr>
          <w:p w14:paraId="2B20E72B" w14:textId="77777777" w:rsidR="005B311A" w:rsidRPr="00DB659D" w:rsidRDefault="005B311A" w:rsidP="00DB659D">
            <w:pPr>
              <w:jc w:val="center"/>
              <w:rPr>
                <w:rFonts w:ascii="Arial" w:hAnsi="Arial" w:cs="Arial"/>
              </w:rPr>
            </w:pPr>
            <w:r w:rsidRPr="00DB659D">
              <w:rPr>
                <w:rFonts w:ascii="Arial" w:hAnsi="Arial" w:cs="Arial"/>
              </w:rPr>
              <w:t>45.8%</w:t>
            </w:r>
          </w:p>
        </w:tc>
      </w:tr>
      <w:tr w:rsidR="005B311A" w:rsidRPr="005B311A" w14:paraId="35E64AC1" w14:textId="77777777" w:rsidTr="00DB659D">
        <w:trPr>
          <w:trHeight w:val="300"/>
        </w:trPr>
        <w:tc>
          <w:tcPr>
            <w:tcW w:w="928" w:type="dxa"/>
            <w:noWrap/>
            <w:hideMark/>
          </w:tcPr>
          <w:p w14:paraId="4D4A2E0F" w14:textId="77777777" w:rsidR="005B311A" w:rsidRPr="00DB659D" w:rsidRDefault="005B311A" w:rsidP="00DB659D">
            <w:pPr>
              <w:jc w:val="center"/>
              <w:rPr>
                <w:rFonts w:ascii="Arial" w:hAnsi="Arial" w:cs="Arial"/>
              </w:rPr>
            </w:pPr>
            <w:r w:rsidRPr="00DB659D">
              <w:rPr>
                <w:rFonts w:ascii="Arial" w:hAnsi="Arial" w:cs="Arial"/>
              </w:rPr>
              <w:t>281</w:t>
            </w:r>
          </w:p>
        </w:tc>
        <w:tc>
          <w:tcPr>
            <w:tcW w:w="4909" w:type="dxa"/>
            <w:noWrap/>
            <w:hideMark/>
          </w:tcPr>
          <w:p w14:paraId="31D5CAA5" w14:textId="77777777" w:rsidR="005B311A" w:rsidRPr="00DB659D" w:rsidRDefault="005B311A">
            <w:pPr>
              <w:rPr>
                <w:rFonts w:ascii="Arial" w:hAnsi="Arial" w:cs="Arial"/>
              </w:rPr>
            </w:pPr>
            <w:r w:rsidRPr="00DB659D">
              <w:rPr>
                <w:rFonts w:ascii="Arial" w:hAnsi="Arial" w:cs="Arial"/>
              </w:rPr>
              <w:t>St. Louis, MO-IL</w:t>
            </w:r>
          </w:p>
        </w:tc>
        <w:tc>
          <w:tcPr>
            <w:tcW w:w="2803" w:type="dxa"/>
            <w:noWrap/>
            <w:hideMark/>
          </w:tcPr>
          <w:p w14:paraId="71CBE392" w14:textId="77777777" w:rsidR="005B311A" w:rsidRPr="00DB659D" w:rsidRDefault="005B311A" w:rsidP="00DB659D">
            <w:pPr>
              <w:jc w:val="center"/>
              <w:rPr>
                <w:rFonts w:ascii="Arial" w:hAnsi="Arial" w:cs="Arial"/>
              </w:rPr>
            </w:pPr>
            <w:r w:rsidRPr="00DB659D">
              <w:rPr>
                <w:rFonts w:ascii="Arial" w:hAnsi="Arial" w:cs="Arial"/>
              </w:rPr>
              <w:t>45.7%</w:t>
            </w:r>
          </w:p>
        </w:tc>
      </w:tr>
      <w:tr w:rsidR="005B311A" w:rsidRPr="005B311A" w14:paraId="1FD82D1A" w14:textId="77777777" w:rsidTr="00DB659D">
        <w:trPr>
          <w:trHeight w:val="300"/>
        </w:trPr>
        <w:tc>
          <w:tcPr>
            <w:tcW w:w="928" w:type="dxa"/>
            <w:noWrap/>
            <w:hideMark/>
          </w:tcPr>
          <w:p w14:paraId="5ECEAB8C" w14:textId="77777777" w:rsidR="005B311A" w:rsidRPr="00DB659D" w:rsidRDefault="005B311A" w:rsidP="00DB659D">
            <w:pPr>
              <w:jc w:val="center"/>
              <w:rPr>
                <w:rFonts w:ascii="Arial" w:hAnsi="Arial" w:cs="Arial"/>
              </w:rPr>
            </w:pPr>
            <w:r w:rsidRPr="00DB659D">
              <w:rPr>
                <w:rFonts w:ascii="Arial" w:hAnsi="Arial" w:cs="Arial"/>
              </w:rPr>
              <w:t>282</w:t>
            </w:r>
          </w:p>
        </w:tc>
        <w:tc>
          <w:tcPr>
            <w:tcW w:w="4909" w:type="dxa"/>
            <w:noWrap/>
            <w:hideMark/>
          </w:tcPr>
          <w:p w14:paraId="3998071B" w14:textId="77777777" w:rsidR="005B311A" w:rsidRPr="00DB659D" w:rsidRDefault="005B311A">
            <w:pPr>
              <w:rPr>
                <w:rFonts w:ascii="Arial" w:hAnsi="Arial" w:cs="Arial"/>
              </w:rPr>
            </w:pPr>
            <w:r w:rsidRPr="00DB659D">
              <w:rPr>
                <w:rFonts w:ascii="Arial" w:hAnsi="Arial" w:cs="Arial"/>
              </w:rPr>
              <w:t>Monroe, LA</w:t>
            </w:r>
          </w:p>
        </w:tc>
        <w:tc>
          <w:tcPr>
            <w:tcW w:w="2803" w:type="dxa"/>
            <w:noWrap/>
            <w:hideMark/>
          </w:tcPr>
          <w:p w14:paraId="18556A35" w14:textId="77777777" w:rsidR="005B311A" w:rsidRPr="00DB659D" w:rsidRDefault="005B311A" w:rsidP="00DB659D">
            <w:pPr>
              <w:jc w:val="center"/>
              <w:rPr>
                <w:rFonts w:ascii="Arial" w:hAnsi="Arial" w:cs="Arial"/>
              </w:rPr>
            </w:pPr>
            <w:r w:rsidRPr="00DB659D">
              <w:rPr>
                <w:rFonts w:ascii="Arial" w:hAnsi="Arial" w:cs="Arial"/>
              </w:rPr>
              <w:t>45.7%</w:t>
            </w:r>
          </w:p>
        </w:tc>
      </w:tr>
      <w:tr w:rsidR="005B311A" w:rsidRPr="005B311A" w14:paraId="07A8ACBC" w14:textId="77777777" w:rsidTr="00DB659D">
        <w:trPr>
          <w:trHeight w:val="300"/>
        </w:trPr>
        <w:tc>
          <w:tcPr>
            <w:tcW w:w="928" w:type="dxa"/>
            <w:noWrap/>
            <w:hideMark/>
          </w:tcPr>
          <w:p w14:paraId="4346FA9D" w14:textId="77777777" w:rsidR="005B311A" w:rsidRPr="00DB659D" w:rsidRDefault="005B311A" w:rsidP="00DB659D">
            <w:pPr>
              <w:jc w:val="center"/>
              <w:rPr>
                <w:rFonts w:ascii="Arial" w:hAnsi="Arial" w:cs="Arial"/>
              </w:rPr>
            </w:pPr>
            <w:r w:rsidRPr="00DB659D">
              <w:rPr>
                <w:rFonts w:ascii="Arial" w:hAnsi="Arial" w:cs="Arial"/>
              </w:rPr>
              <w:t>283</w:t>
            </w:r>
          </w:p>
        </w:tc>
        <w:tc>
          <w:tcPr>
            <w:tcW w:w="4909" w:type="dxa"/>
            <w:noWrap/>
            <w:hideMark/>
          </w:tcPr>
          <w:p w14:paraId="15092D68" w14:textId="77777777" w:rsidR="005B311A" w:rsidRPr="00DB659D" w:rsidRDefault="005B311A">
            <w:pPr>
              <w:rPr>
                <w:rFonts w:ascii="Arial" w:hAnsi="Arial" w:cs="Arial"/>
              </w:rPr>
            </w:pPr>
            <w:r w:rsidRPr="00DB659D">
              <w:rPr>
                <w:rFonts w:ascii="Arial" w:hAnsi="Arial" w:cs="Arial"/>
              </w:rPr>
              <w:t>Charlotte-Concord-Gastonia, NC-SC</w:t>
            </w:r>
          </w:p>
        </w:tc>
        <w:tc>
          <w:tcPr>
            <w:tcW w:w="2803" w:type="dxa"/>
            <w:noWrap/>
            <w:hideMark/>
          </w:tcPr>
          <w:p w14:paraId="1C1FB67D" w14:textId="77777777" w:rsidR="005B311A" w:rsidRPr="00DB659D" w:rsidRDefault="005B311A" w:rsidP="00DB659D">
            <w:pPr>
              <w:jc w:val="center"/>
              <w:rPr>
                <w:rFonts w:ascii="Arial" w:hAnsi="Arial" w:cs="Arial"/>
              </w:rPr>
            </w:pPr>
            <w:r w:rsidRPr="00DB659D">
              <w:rPr>
                <w:rFonts w:ascii="Arial" w:hAnsi="Arial" w:cs="Arial"/>
              </w:rPr>
              <w:t>45.7%</w:t>
            </w:r>
          </w:p>
        </w:tc>
      </w:tr>
      <w:tr w:rsidR="005B311A" w:rsidRPr="005B311A" w14:paraId="0889F497" w14:textId="77777777" w:rsidTr="00DB659D">
        <w:trPr>
          <w:trHeight w:val="300"/>
        </w:trPr>
        <w:tc>
          <w:tcPr>
            <w:tcW w:w="928" w:type="dxa"/>
            <w:noWrap/>
            <w:hideMark/>
          </w:tcPr>
          <w:p w14:paraId="6CF75B2C" w14:textId="77777777" w:rsidR="005B311A" w:rsidRPr="00DB659D" w:rsidRDefault="005B311A" w:rsidP="00DB659D">
            <w:pPr>
              <w:jc w:val="center"/>
              <w:rPr>
                <w:rFonts w:ascii="Arial" w:hAnsi="Arial" w:cs="Arial"/>
              </w:rPr>
            </w:pPr>
            <w:r w:rsidRPr="00DB659D">
              <w:rPr>
                <w:rFonts w:ascii="Arial" w:hAnsi="Arial" w:cs="Arial"/>
              </w:rPr>
              <w:t>284</w:t>
            </w:r>
          </w:p>
        </w:tc>
        <w:tc>
          <w:tcPr>
            <w:tcW w:w="4909" w:type="dxa"/>
            <w:noWrap/>
            <w:hideMark/>
          </w:tcPr>
          <w:p w14:paraId="68718DA2" w14:textId="77777777" w:rsidR="005B311A" w:rsidRPr="00DB659D" w:rsidRDefault="005B311A">
            <w:pPr>
              <w:rPr>
                <w:rFonts w:ascii="Arial" w:hAnsi="Arial" w:cs="Arial"/>
              </w:rPr>
            </w:pPr>
            <w:r w:rsidRPr="00DB659D">
              <w:rPr>
                <w:rFonts w:ascii="Arial" w:hAnsi="Arial" w:cs="Arial"/>
              </w:rPr>
              <w:t>Jefferson City, MO</w:t>
            </w:r>
          </w:p>
        </w:tc>
        <w:tc>
          <w:tcPr>
            <w:tcW w:w="2803" w:type="dxa"/>
            <w:noWrap/>
            <w:hideMark/>
          </w:tcPr>
          <w:p w14:paraId="67537A5B" w14:textId="77777777" w:rsidR="005B311A" w:rsidRPr="00DB659D" w:rsidRDefault="005B311A" w:rsidP="00DB659D">
            <w:pPr>
              <w:jc w:val="center"/>
              <w:rPr>
                <w:rFonts w:ascii="Arial" w:hAnsi="Arial" w:cs="Arial"/>
              </w:rPr>
            </w:pPr>
            <w:r w:rsidRPr="00DB659D">
              <w:rPr>
                <w:rFonts w:ascii="Arial" w:hAnsi="Arial" w:cs="Arial"/>
              </w:rPr>
              <w:t>45.7%</w:t>
            </w:r>
          </w:p>
        </w:tc>
      </w:tr>
      <w:tr w:rsidR="005B311A" w:rsidRPr="005B311A" w14:paraId="70DBED13" w14:textId="77777777" w:rsidTr="00DB659D">
        <w:trPr>
          <w:trHeight w:val="300"/>
        </w:trPr>
        <w:tc>
          <w:tcPr>
            <w:tcW w:w="928" w:type="dxa"/>
            <w:noWrap/>
            <w:hideMark/>
          </w:tcPr>
          <w:p w14:paraId="2F78FE2D" w14:textId="77777777" w:rsidR="005B311A" w:rsidRPr="00DB659D" w:rsidRDefault="005B311A" w:rsidP="00DB659D">
            <w:pPr>
              <w:jc w:val="center"/>
              <w:rPr>
                <w:rFonts w:ascii="Arial" w:hAnsi="Arial" w:cs="Arial"/>
              </w:rPr>
            </w:pPr>
            <w:r w:rsidRPr="00DB659D">
              <w:rPr>
                <w:rFonts w:ascii="Arial" w:hAnsi="Arial" w:cs="Arial"/>
              </w:rPr>
              <w:t>285</w:t>
            </w:r>
          </w:p>
        </w:tc>
        <w:tc>
          <w:tcPr>
            <w:tcW w:w="4909" w:type="dxa"/>
            <w:noWrap/>
            <w:hideMark/>
          </w:tcPr>
          <w:p w14:paraId="4FBBDC76" w14:textId="77777777" w:rsidR="005B311A" w:rsidRPr="00DB659D" w:rsidRDefault="005B311A">
            <w:pPr>
              <w:rPr>
                <w:rFonts w:ascii="Arial" w:hAnsi="Arial" w:cs="Arial"/>
              </w:rPr>
            </w:pPr>
            <w:r w:rsidRPr="00DB659D">
              <w:rPr>
                <w:rFonts w:ascii="Arial" w:hAnsi="Arial" w:cs="Arial"/>
              </w:rPr>
              <w:t>Buffalo-Cheektowaga-Niagara Falls, NY</w:t>
            </w:r>
          </w:p>
        </w:tc>
        <w:tc>
          <w:tcPr>
            <w:tcW w:w="2803" w:type="dxa"/>
            <w:noWrap/>
            <w:hideMark/>
          </w:tcPr>
          <w:p w14:paraId="75058C15" w14:textId="77777777" w:rsidR="005B311A" w:rsidRPr="00DB659D" w:rsidRDefault="005B311A" w:rsidP="00DB659D">
            <w:pPr>
              <w:jc w:val="center"/>
              <w:rPr>
                <w:rFonts w:ascii="Arial" w:hAnsi="Arial" w:cs="Arial"/>
              </w:rPr>
            </w:pPr>
            <w:r w:rsidRPr="00DB659D">
              <w:rPr>
                <w:rFonts w:ascii="Arial" w:hAnsi="Arial" w:cs="Arial"/>
              </w:rPr>
              <w:t>45.7%</w:t>
            </w:r>
          </w:p>
        </w:tc>
      </w:tr>
      <w:tr w:rsidR="005B311A" w:rsidRPr="005B311A" w14:paraId="2EA481AE" w14:textId="77777777" w:rsidTr="00DB659D">
        <w:trPr>
          <w:trHeight w:val="300"/>
        </w:trPr>
        <w:tc>
          <w:tcPr>
            <w:tcW w:w="928" w:type="dxa"/>
            <w:noWrap/>
            <w:hideMark/>
          </w:tcPr>
          <w:p w14:paraId="4022DE06" w14:textId="77777777" w:rsidR="005B311A" w:rsidRPr="00DB659D" w:rsidRDefault="005B311A" w:rsidP="00DB659D">
            <w:pPr>
              <w:jc w:val="center"/>
              <w:rPr>
                <w:rFonts w:ascii="Arial" w:hAnsi="Arial" w:cs="Arial"/>
              </w:rPr>
            </w:pPr>
            <w:r w:rsidRPr="00DB659D">
              <w:rPr>
                <w:rFonts w:ascii="Arial" w:hAnsi="Arial" w:cs="Arial"/>
              </w:rPr>
              <w:t>286</w:t>
            </w:r>
          </w:p>
        </w:tc>
        <w:tc>
          <w:tcPr>
            <w:tcW w:w="4909" w:type="dxa"/>
            <w:noWrap/>
            <w:hideMark/>
          </w:tcPr>
          <w:p w14:paraId="14AC6A38" w14:textId="77777777" w:rsidR="005B311A" w:rsidRPr="00DB659D" w:rsidRDefault="005B311A">
            <w:pPr>
              <w:rPr>
                <w:rFonts w:ascii="Arial" w:hAnsi="Arial" w:cs="Arial"/>
              </w:rPr>
            </w:pPr>
            <w:r w:rsidRPr="00DB659D">
              <w:rPr>
                <w:rFonts w:ascii="Arial" w:hAnsi="Arial" w:cs="Arial"/>
              </w:rPr>
              <w:t>Charleston-North Charleston, SC</w:t>
            </w:r>
          </w:p>
        </w:tc>
        <w:tc>
          <w:tcPr>
            <w:tcW w:w="2803" w:type="dxa"/>
            <w:noWrap/>
            <w:hideMark/>
          </w:tcPr>
          <w:p w14:paraId="3573983F" w14:textId="77777777" w:rsidR="005B311A" w:rsidRPr="00DB659D" w:rsidRDefault="005B311A" w:rsidP="00DB659D">
            <w:pPr>
              <w:jc w:val="center"/>
              <w:rPr>
                <w:rFonts w:ascii="Arial" w:hAnsi="Arial" w:cs="Arial"/>
              </w:rPr>
            </w:pPr>
            <w:r w:rsidRPr="00DB659D">
              <w:rPr>
                <w:rFonts w:ascii="Arial" w:hAnsi="Arial" w:cs="Arial"/>
              </w:rPr>
              <w:t>45.7%</w:t>
            </w:r>
          </w:p>
        </w:tc>
      </w:tr>
      <w:tr w:rsidR="005B311A" w:rsidRPr="005B311A" w14:paraId="2CB2F741" w14:textId="77777777" w:rsidTr="00DB659D">
        <w:trPr>
          <w:trHeight w:val="300"/>
        </w:trPr>
        <w:tc>
          <w:tcPr>
            <w:tcW w:w="928" w:type="dxa"/>
            <w:noWrap/>
            <w:hideMark/>
          </w:tcPr>
          <w:p w14:paraId="780FAD0D" w14:textId="77777777" w:rsidR="005B311A" w:rsidRPr="00DB659D" w:rsidRDefault="005B311A" w:rsidP="00DB659D">
            <w:pPr>
              <w:jc w:val="center"/>
              <w:rPr>
                <w:rFonts w:ascii="Arial" w:hAnsi="Arial" w:cs="Arial"/>
              </w:rPr>
            </w:pPr>
            <w:r w:rsidRPr="00DB659D">
              <w:rPr>
                <w:rFonts w:ascii="Arial" w:hAnsi="Arial" w:cs="Arial"/>
              </w:rPr>
              <w:t>287</w:t>
            </w:r>
          </w:p>
        </w:tc>
        <w:tc>
          <w:tcPr>
            <w:tcW w:w="4909" w:type="dxa"/>
            <w:noWrap/>
            <w:hideMark/>
          </w:tcPr>
          <w:p w14:paraId="0C6EB872" w14:textId="77777777" w:rsidR="005B311A" w:rsidRPr="00DB659D" w:rsidRDefault="005B311A">
            <w:pPr>
              <w:rPr>
                <w:rFonts w:ascii="Arial" w:hAnsi="Arial" w:cs="Arial"/>
              </w:rPr>
            </w:pPr>
            <w:r w:rsidRPr="00DB659D">
              <w:rPr>
                <w:rFonts w:ascii="Arial" w:hAnsi="Arial" w:cs="Arial"/>
              </w:rPr>
              <w:t>Syracuse, NY</w:t>
            </w:r>
          </w:p>
        </w:tc>
        <w:tc>
          <w:tcPr>
            <w:tcW w:w="2803" w:type="dxa"/>
            <w:noWrap/>
            <w:hideMark/>
          </w:tcPr>
          <w:p w14:paraId="0EA6B679" w14:textId="77777777" w:rsidR="005B311A" w:rsidRPr="00DB659D" w:rsidRDefault="005B311A" w:rsidP="00DB659D">
            <w:pPr>
              <w:jc w:val="center"/>
              <w:rPr>
                <w:rFonts w:ascii="Arial" w:hAnsi="Arial" w:cs="Arial"/>
              </w:rPr>
            </w:pPr>
            <w:r w:rsidRPr="00DB659D">
              <w:rPr>
                <w:rFonts w:ascii="Arial" w:hAnsi="Arial" w:cs="Arial"/>
              </w:rPr>
              <w:t>45.6%</w:t>
            </w:r>
          </w:p>
        </w:tc>
      </w:tr>
      <w:tr w:rsidR="005B311A" w:rsidRPr="005B311A" w14:paraId="7DC99D22" w14:textId="77777777" w:rsidTr="00DB659D">
        <w:trPr>
          <w:trHeight w:val="300"/>
        </w:trPr>
        <w:tc>
          <w:tcPr>
            <w:tcW w:w="928" w:type="dxa"/>
            <w:noWrap/>
            <w:hideMark/>
          </w:tcPr>
          <w:p w14:paraId="68C45466" w14:textId="77777777" w:rsidR="005B311A" w:rsidRPr="00DB659D" w:rsidRDefault="005B311A" w:rsidP="00DB659D">
            <w:pPr>
              <w:jc w:val="center"/>
              <w:rPr>
                <w:rFonts w:ascii="Arial" w:hAnsi="Arial" w:cs="Arial"/>
              </w:rPr>
            </w:pPr>
            <w:r w:rsidRPr="00DB659D">
              <w:rPr>
                <w:rFonts w:ascii="Arial" w:hAnsi="Arial" w:cs="Arial"/>
              </w:rPr>
              <w:t>288</w:t>
            </w:r>
          </w:p>
        </w:tc>
        <w:tc>
          <w:tcPr>
            <w:tcW w:w="4909" w:type="dxa"/>
            <w:noWrap/>
            <w:hideMark/>
          </w:tcPr>
          <w:p w14:paraId="4EE6BA73" w14:textId="77777777" w:rsidR="005B311A" w:rsidRPr="00DB659D" w:rsidRDefault="005B311A">
            <w:pPr>
              <w:rPr>
                <w:rFonts w:ascii="Arial" w:hAnsi="Arial" w:cs="Arial"/>
              </w:rPr>
            </w:pPr>
            <w:r w:rsidRPr="00DB659D">
              <w:rPr>
                <w:rFonts w:ascii="Arial" w:hAnsi="Arial" w:cs="Arial"/>
              </w:rPr>
              <w:t>Yuma, AZ</w:t>
            </w:r>
          </w:p>
        </w:tc>
        <w:tc>
          <w:tcPr>
            <w:tcW w:w="2803" w:type="dxa"/>
            <w:noWrap/>
            <w:hideMark/>
          </w:tcPr>
          <w:p w14:paraId="048BAF1D" w14:textId="77777777" w:rsidR="005B311A" w:rsidRPr="00DB659D" w:rsidRDefault="005B311A" w:rsidP="00DB659D">
            <w:pPr>
              <w:jc w:val="center"/>
              <w:rPr>
                <w:rFonts w:ascii="Arial" w:hAnsi="Arial" w:cs="Arial"/>
              </w:rPr>
            </w:pPr>
            <w:r w:rsidRPr="00DB659D">
              <w:rPr>
                <w:rFonts w:ascii="Arial" w:hAnsi="Arial" w:cs="Arial"/>
              </w:rPr>
              <w:t>45.6%</w:t>
            </w:r>
          </w:p>
        </w:tc>
      </w:tr>
      <w:tr w:rsidR="005B311A" w:rsidRPr="005B311A" w14:paraId="635AB6D0" w14:textId="77777777" w:rsidTr="00DB659D">
        <w:trPr>
          <w:trHeight w:val="300"/>
        </w:trPr>
        <w:tc>
          <w:tcPr>
            <w:tcW w:w="928" w:type="dxa"/>
            <w:noWrap/>
            <w:hideMark/>
          </w:tcPr>
          <w:p w14:paraId="3A9E2AFF" w14:textId="77777777" w:rsidR="005B311A" w:rsidRPr="00DB659D" w:rsidRDefault="005B311A" w:rsidP="00DB659D">
            <w:pPr>
              <w:jc w:val="center"/>
              <w:rPr>
                <w:rFonts w:ascii="Arial" w:hAnsi="Arial" w:cs="Arial"/>
              </w:rPr>
            </w:pPr>
            <w:r w:rsidRPr="00DB659D">
              <w:rPr>
                <w:rFonts w:ascii="Arial" w:hAnsi="Arial" w:cs="Arial"/>
              </w:rPr>
              <w:t>289</w:t>
            </w:r>
          </w:p>
        </w:tc>
        <w:tc>
          <w:tcPr>
            <w:tcW w:w="4909" w:type="dxa"/>
            <w:noWrap/>
            <w:hideMark/>
          </w:tcPr>
          <w:p w14:paraId="60E44609" w14:textId="77777777" w:rsidR="005B311A" w:rsidRPr="00DB659D" w:rsidRDefault="005B311A">
            <w:pPr>
              <w:rPr>
                <w:rFonts w:ascii="Arial" w:hAnsi="Arial" w:cs="Arial"/>
              </w:rPr>
            </w:pPr>
            <w:r w:rsidRPr="00DB659D">
              <w:rPr>
                <w:rFonts w:ascii="Arial" w:hAnsi="Arial" w:cs="Arial"/>
              </w:rPr>
              <w:t>Manchester-Nashua, NH</w:t>
            </w:r>
          </w:p>
        </w:tc>
        <w:tc>
          <w:tcPr>
            <w:tcW w:w="2803" w:type="dxa"/>
            <w:noWrap/>
            <w:hideMark/>
          </w:tcPr>
          <w:p w14:paraId="305FB976" w14:textId="77777777" w:rsidR="005B311A" w:rsidRPr="00DB659D" w:rsidRDefault="005B311A" w:rsidP="00DB659D">
            <w:pPr>
              <w:jc w:val="center"/>
              <w:rPr>
                <w:rFonts w:ascii="Arial" w:hAnsi="Arial" w:cs="Arial"/>
              </w:rPr>
            </w:pPr>
            <w:r w:rsidRPr="00DB659D">
              <w:rPr>
                <w:rFonts w:ascii="Arial" w:hAnsi="Arial" w:cs="Arial"/>
              </w:rPr>
              <w:t>45.6%</w:t>
            </w:r>
          </w:p>
        </w:tc>
      </w:tr>
      <w:tr w:rsidR="005B311A" w:rsidRPr="005B311A" w14:paraId="670F9C85" w14:textId="77777777" w:rsidTr="00DB659D">
        <w:trPr>
          <w:trHeight w:val="300"/>
        </w:trPr>
        <w:tc>
          <w:tcPr>
            <w:tcW w:w="928" w:type="dxa"/>
            <w:noWrap/>
            <w:hideMark/>
          </w:tcPr>
          <w:p w14:paraId="2A242653" w14:textId="77777777" w:rsidR="005B311A" w:rsidRPr="00DB659D" w:rsidRDefault="005B311A" w:rsidP="00DB659D">
            <w:pPr>
              <w:jc w:val="center"/>
              <w:rPr>
                <w:rFonts w:ascii="Arial" w:hAnsi="Arial" w:cs="Arial"/>
              </w:rPr>
            </w:pPr>
            <w:r w:rsidRPr="00DB659D">
              <w:rPr>
                <w:rFonts w:ascii="Arial" w:hAnsi="Arial" w:cs="Arial"/>
              </w:rPr>
              <w:t>290</w:t>
            </w:r>
          </w:p>
        </w:tc>
        <w:tc>
          <w:tcPr>
            <w:tcW w:w="4909" w:type="dxa"/>
            <w:noWrap/>
            <w:hideMark/>
          </w:tcPr>
          <w:p w14:paraId="47DF130C" w14:textId="77777777" w:rsidR="005B311A" w:rsidRPr="00DB659D" w:rsidRDefault="005B311A">
            <w:pPr>
              <w:rPr>
                <w:rFonts w:ascii="Arial" w:hAnsi="Arial" w:cs="Arial"/>
              </w:rPr>
            </w:pPr>
            <w:r w:rsidRPr="00DB659D">
              <w:rPr>
                <w:rFonts w:ascii="Arial" w:hAnsi="Arial" w:cs="Arial"/>
              </w:rPr>
              <w:t>Barnstable Town, MA</w:t>
            </w:r>
          </w:p>
        </w:tc>
        <w:tc>
          <w:tcPr>
            <w:tcW w:w="2803" w:type="dxa"/>
            <w:noWrap/>
            <w:hideMark/>
          </w:tcPr>
          <w:p w14:paraId="53EA857B" w14:textId="77777777" w:rsidR="005B311A" w:rsidRPr="00DB659D" w:rsidRDefault="005B311A" w:rsidP="00DB659D">
            <w:pPr>
              <w:jc w:val="center"/>
              <w:rPr>
                <w:rFonts w:ascii="Arial" w:hAnsi="Arial" w:cs="Arial"/>
              </w:rPr>
            </w:pPr>
            <w:r w:rsidRPr="00DB659D">
              <w:rPr>
                <w:rFonts w:ascii="Arial" w:hAnsi="Arial" w:cs="Arial"/>
              </w:rPr>
              <w:t>45.6%</w:t>
            </w:r>
          </w:p>
        </w:tc>
      </w:tr>
      <w:tr w:rsidR="005B311A" w:rsidRPr="005B311A" w14:paraId="17B735DC" w14:textId="77777777" w:rsidTr="00DB659D">
        <w:trPr>
          <w:trHeight w:val="300"/>
        </w:trPr>
        <w:tc>
          <w:tcPr>
            <w:tcW w:w="928" w:type="dxa"/>
            <w:noWrap/>
            <w:hideMark/>
          </w:tcPr>
          <w:p w14:paraId="5CF4762D" w14:textId="77777777" w:rsidR="005B311A" w:rsidRPr="00DB659D" w:rsidRDefault="005B311A" w:rsidP="00DB659D">
            <w:pPr>
              <w:jc w:val="center"/>
              <w:rPr>
                <w:rFonts w:ascii="Arial" w:hAnsi="Arial" w:cs="Arial"/>
              </w:rPr>
            </w:pPr>
            <w:r w:rsidRPr="00DB659D">
              <w:rPr>
                <w:rFonts w:ascii="Arial" w:hAnsi="Arial" w:cs="Arial"/>
              </w:rPr>
              <w:lastRenderedPageBreak/>
              <w:t>291</w:t>
            </w:r>
          </w:p>
        </w:tc>
        <w:tc>
          <w:tcPr>
            <w:tcW w:w="4909" w:type="dxa"/>
            <w:noWrap/>
            <w:hideMark/>
          </w:tcPr>
          <w:p w14:paraId="296690B7" w14:textId="77777777" w:rsidR="005B311A" w:rsidRPr="00DB659D" w:rsidRDefault="005B311A">
            <w:pPr>
              <w:rPr>
                <w:rFonts w:ascii="Arial" w:hAnsi="Arial" w:cs="Arial"/>
              </w:rPr>
            </w:pPr>
            <w:r w:rsidRPr="00DB659D">
              <w:rPr>
                <w:rFonts w:ascii="Arial" w:hAnsi="Arial" w:cs="Arial"/>
              </w:rPr>
              <w:t>Los Angeles-Long Beach-Anaheim, CA</w:t>
            </w:r>
          </w:p>
        </w:tc>
        <w:tc>
          <w:tcPr>
            <w:tcW w:w="2803" w:type="dxa"/>
            <w:noWrap/>
            <w:hideMark/>
          </w:tcPr>
          <w:p w14:paraId="5ECA7354" w14:textId="77777777" w:rsidR="005B311A" w:rsidRPr="00DB659D" w:rsidRDefault="005B311A" w:rsidP="00DB659D">
            <w:pPr>
              <w:jc w:val="center"/>
              <w:rPr>
                <w:rFonts w:ascii="Arial" w:hAnsi="Arial" w:cs="Arial"/>
              </w:rPr>
            </w:pPr>
            <w:r w:rsidRPr="00DB659D">
              <w:rPr>
                <w:rFonts w:ascii="Arial" w:hAnsi="Arial" w:cs="Arial"/>
              </w:rPr>
              <w:t>45.6%</w:t>
            </w:r>
          </w:p>
        </w:tc>
      </w:tr>
      <w:tr w:rsidR="005B311A" w:rsidRPr="005B311A" w14:paraId="507D499C" w14:textId="77777777" w:rsidTr="00DB659D">
        <w:trPr>
          <w:trHeight w:val="300"/>
        </w:trPr>
        <w:tc>
          <w:tcPr>
            <w:tcW w:w="928" w:type="dxa"/>
            <w:noWrap/>
            <w:hideMark/>
          </w:tcPr>
          <w:p w14:paraId="6A99F251" w14:textId="77777777" w:rsidR="005B311A" w:rsidRPr="00DB659D" w:rsidRDefault="005B311A" w:rsidP="00DB659D">
            <w:pPr>
              <w:jc w:val="center"/>
              <w:rPr>
                <w:rFonts w:ascii="Arial" w:hAnsi="Arial" w:cs="Arial"/>
              </w:rPr>
            </w:pPr>
            <w:r w:rsidRPr="00DB659D">
              <w:rPr>
                <w:rFonts w:ascii="Arial" w:hAnsi="Arial" w:cs="Arial"/>
              </w:rPr>
              <w:t>292</w:t>
            </w:r>
          </w:p>
        </w:tc>
        <w:tc>
          <w:tcPr>
            <w:tcW w:w="4909" w:type="dxa"/>
            <w:noWrap/>
            <w:hideMark/>
          </w:tcPr>
          <w:p w14:paraId="2EF1EC83" w14:textId="77777777" w:rsidR="005B311A" w:rsidRPr="00DB659D" w:rsidRDefault="005B311A">
            <w:pPr>
              <w:rPr>
                <w:rFonts w:ascii="Arial" w:hAnsi="Arial" w:cs="Arial"/>
              </w:rPr>
            </w:pPr>
            <w:r w:rsidRPr="00DB659D">
              <w:rPr>
                <w:rFonts w:ascii="Arial" w:hAnsi="Arial" w:cs="Arial"/>
              </w:rPr>
              <w:t>Hinesville, GA</w:t>
            </w:r>
          </w:p>
        </w:tc>
        <w:tc>
          <w:tcPr>
            <w:tcW w:w="2803" w:type="dxa"/>
            <w:noWrap/>
            <w:hideMark/>
          </w:tcPr>
          <w:p w14:paraId="120B2453" w14:textId="77777777" w:rsidR="005B311A" w:rsidRPr="00DB659D" w:rsidRDefault="005B311A" w:rsidP="00DB659D">
            <w:pPr>
              <w:jc w:val="center"/>
              <w:rPr>
                <w:rFonts w:ascii="Arial" w:hAnsi="Arial" w:cs="Arial"/>
              </w:rPr>
            </w:pPr>
            <w:r w:rsidRPr="00DB659D">
              <w:rPr>
                <w:rFonts w:ascii="Arial" w:hAnsi="Arial" w:cs="Arial"/>
              </w:rPr>
              <w:t>45.6%</w:t>
            </w:r>
          </w:p>
        </w:tc>
      </w:tr>
      <w:tr w:rsidR="005B311A" w:rsidRPr="005B311A" w14:paraId="4B5D4892" w14:textId="77777777" w:rsidTr="00DB659D">
        <w:trPr>
          <w:trHeight w:val="300"/>
        </w:trPr>
        <w:tc>
          <w:tcPr>
            <w:tcW w:w="928" w:type="dxa"/>
            <w:noWrap/>
            <w:hideMark/>
          </w:tcPr>
          <w:p w14:paraId="717DCE1F" w14:textId="77777777" w:rsidR="005B311A" w:rsidRPr="00DB659D" w:rsidRDefault="005B311A" w:rsidP="00DB659D">
            <w:pPr>
              <w:jc w:val="center"/>
              <w:rPr>
                <w:rFonts w:ascii="Arial" w:hAnsi="Arial" w:cs="Arial"/>
              </w:rPr>
            </w:pPr>
            <w:r w:rsidRPr="00DB659D">
              <w:rPr>
                <w:rFonts w:ascii="Arial" w:hAnsi="Arial" w:cs="Arial"/>
              </w:rPr>
              <w:t>293</w:t>
            </w:r>
          </w:p>
        </w:tc>
        <w:tc>
          <w:tcPr>
            <w:tcW w:w="4909" w:type="dxa"/>
            <w:noWrap/>
            <w:hideMark/>
          </w:tcPr>
          <w:p w14:paraId="02595D0C" w14:textId="77777777" w:rsidR="005B311A" w:rsidRPr="00DB659D" w:rsidRDefault="005B311A">
            <w:pPr>
              <w:rPr>
                <w:rFonts w:ascii="Arial" w:hAnsi="Arial" w:cs="Arial"/>
              </w:rPr>
            </w:pPr>
            <w:r w:rsidRPr="00DB659D">
              <w:rPr>
                <w:rFonts w:ascii="Arial" w:hAnsi="Arial" w:cs="Arial"/>
              </w:rPr>
              <w:t>Cedar Rapids, IA</w:t>
            </w:r>
          </w:p>
        </w:tc>
        <w:tc>
          <w:tcPr>
            <w:tcW w:w="2803" w:type="dxa"/>
            <w:noWrap/>
            <w:hideMark/>
          </w:tcPr>
          <w:p w14:paraId="39534A7C" w14:textId="77777777" w:rsidR="005B311A" w:rsidRPr="00DB659D" w:rsidRDefault="005B311A" w:rsidP="00DB659D">
            <w:pPr>
              <w:jc w:val="center"/>
              <w:rPr>
                <w:rFonts w:ascii="Arial" w:hAnsi="Arial" w:cs="Arial"/>
              </w:rPr>
            </w:pPr>
            <w:r w:rsidRPr="00DB659D">
              <w:rPr>
                <w:rFonts w:ascii="Arial" w:hAnsi="Arial" w:cs="Arial"/>
              </w:rPr>
              <w:t>45.6%</w:t>
            </w:r>
          </w:p>
        </w:tc>
      </w:tr>
      <w:tr w:rsidR="005B311A" w:rsidRPr="005B311A" w14:paraId="1DB57951" w14:textId="77777777" w:rsidTr="00DB659D">
        <w:trPr>
          <w:trHeight w:val="300"/>
        </w:trPr>
        <w:tc>
          <w:tcPr>
            <w:tcW w:w="928" w:type="dxa"/>
            <w:noWrap/>
            <w:hideMark/>
          </w:tcPr>
          <w:p w14:paraId="54B5EB7E" w14:textId="77777777" w:rsidR="005B311A" w:rsidRPr="00DB659D" w:rsidRDefault="005B311A" w:rsidP="00DB659D">
            <w:pPr>
              <w:jc w:val="center"/>
              <w:rPr>
                <w:rFonts w:ascii="Arial" w:hAnsi="Arial" w:cs="Arial"/>
              </w:rPr>
            </w:pPr>
            <w:r w:rsidRPr="00DB659D">
              <w:rPr>
                <w:rFonts w:ascii="Arial" w:hAnsi="Arial" w:cs="Arial"/>
              </w:rPr>
              <w:t>294</w:t>
            </w:r>
          </w:p>
        </w:tc>
        <w:tc>
          <w:tcPr>
            <w:tcW w:w="4909" w:type="dxa"/>
            <w:noWrap/>
            <w:hideMark/>
          </w:tcPr>
          <w:p w14:paraId="62183489" w14:textId="77777777" w:rsidR="005B311A" w:rsidRPr="00DB659D" w:rsidRDefault="005B311A">
            <w:pPr>
              <w:rPr>
                <w:rFonts w:ascii="Arial" w:hAnsi="Arial" w:cs="Arial"/>
              </w:rPr>
            </w:pPr>
            <w:r w:rsidRPr="00DB659D">
              <w:rPr>
                <w:rFonts w:ascii="Arial" w:hAnsi="Arial" w:cs="Arial"/>
              </w:rPr>
              <w:t>Virginia Beach-Norfolk-Newport News, VA-NC</w:t>
            </w:r>
          </w:p>
        </w:tc>
        <w:tc>
          <w:tcPr>
            <w:tcW w:w="2803" w:type="dxa"/>
            <w:noWrap/>
            <w:hideMark/>
          </w:tcPr>
          <w:p w14:paraId="55A45DF6"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1F69E706" w14:textId="77777777" w:rsidTr="00DB659D">
        <w:trPr>
          <w:trHeight w:val="300"/>
        </w:trPr>
        <w:tc>
          <w:tcPr>
            <w:tcW w:w="928" w:type="dxa"/>
            <w:noWrap/>
            <w:hideMark/>
          </w:tcPr>
          <w:p w14:paraId="55FBCED3" w14:textId="77777777" w:rsidR="005B311A" w:rsidRPr="00DB659D" w:rsidRDefault="005B311A" w:rsidP="00DB659D">
            <w:pPr>
              <w:jc w:val="center"/>
              <w:rPr>
                <w:rFonts w:ascii="Arial" w:hAnsi="Arial" w:cs="Arial"/>
              </w:rPr>
            </w:pPr>
            <w:r w:rsidRPr="00DB659D">
              <w:rPr>
                <w:rFonts w:ascii="Arial" w:hAnsi="Arial" w:cs="Arial"/>
              </w:rPr>
              <w:t>295</w:t>
            </w:r>
          </w:p>
        </w:tc>
        <w:tc>
          <w:tcPr>
            <w:tcW w:w="4909" w:type="dxa"/>
            <w:noWrap/>
            <w:hideMark/>
          </w:tcPr>
          <w:p w14:paraId="383A498C" w14:textId="77777777" w:rsidR="005B311A" w:rsidRPr="00DB659D" w:rsidRDefault="005B311A">
            <w:pPr>
              <w:rPr>
                <w:rFonts w:ascii="Arial" w:hAnsi="Arial" w:cs="Arial"/>
              </w:rPr>
            </w:pPr>
            <w:r w:rsidRPr="00DB659D">
              <w:rPr>
                <w:rFonts w:ascii="Arial" w:hAnsi="Arial" w:cs="Arial"/>
              </w:rPr>
              <w:t>Duluth, MN-WI</w:t>
            </w:r>
          </w:p>
        </w:tc>
        <w:tc>
          <w:tcPr>
            <w:tcW w:w="2803" w:type="dxa"/>
            <w:noWrap/>
            <w:hideMark/>
          </w:tcPr>
          <w:p w14:paraId="2F2451FB"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7D67885A" w14:textId="77777777" w:rsidTr="00DB659D">
        <w:trPr>
          <w:trHeight w:val="300"/>
        </w:trPr>
        <w:tc>
          <w:tcPr>
            <w:tcW w:w="928" w:type="dxa"/>
            <w:noWrap/>
            <w:hideMark/>
          </w:tcPr>
          <w:p w14:paraId="3CD086AE" w14:textId="77777777" w:rsidR="005B311A" w:rsidRPr="00DB659D" w:rsidRDefault="005B311A" w:rsidP="00DB659D">
            <w:pPr>
              <w:jc w:val="center"/>
              <w:rPr>
                <w:rFonts w:ascii="Arial" w:hAnsi="Arial" w:cs="Arial"/>
              </w:rPr>
            </w:pPr>
            <w:r w:rsidRPr="00DB659D">
              <w:rPr>
                <w:rFonts w:ascii="Arial" w:hAnsi="Arial" w:cs="Arial"/>
              </w:rPr>
              <w:t>296</w:t>
            </w:r>
          </w:p>
        </w:tc>
        <w:tc>
          <w:tcPr>
            <w:tcW w:w="4909" w:type="dxa"/>
            <w:noWrap/>
            <w:hideMark/>
          </w:tcPr>
          <w:p w14:paraId="26CB8F37" w14:textId="77777777" w:rsidR="005B311A" w:rsidRPr="00DB659D" w:rsidRDefault="005B311A">
            <w:pPr>
              <w:rPr>
                <w:rFonts w:ascii="Arial" w:hAnsi="Arial" w:cs="Arial"/>
              </w:rPr>
            </w:pPr>
            <w:r w:rsidRPr="00DB659D">
              <w:rPr>
                <w:rFonts w:ascii="Arial" w:hAnsi="Arial" w:cs="Arial"/>
              </w:rPr>
              <w:t>Palm Bay-Melbourne-Titusville, FL</w:t>
            </w:r>
          </w:p>
        </w:tc>
        <w:tc>
          <w:tcPr>
            <w:tcW w:w="2803" w:type="dxa"/>
            <w:noWrap/>
            <w:hideMark/>
          </w:tcPr>
          <w:p w14:paraId="6A41E7D3"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332EF7E5" w14:textId="77777777" w:rsidTr="00DB659D">
        <w:trPr>
          <w:trHeight w:val="300"/>
        </w:trPr>
        <w:tc>
          <w:tcPr>
            <w:tcW w:w="928" w:type="dxa"/>
            <w:noWrap/>
            <w:hideMark/>
          </w:tcPr>
          <w:p w14:paraId="07E6EAD2" w14:textId="77777777" w:rsidR="005B311A" w:rsidRPr="00DB659D" w:rsidRDefault="005B311A" w:rsidP="00DB659D">
            <w:pPr>
              <w:jc w:val="center"/>
              <w:rPr>
                <w:rFonts w:ascii="Arial" w:hAnsi="Arial" w:cs="Arial"/>
              </w:rPr>
            </w:pPr>
            <w:r w:rsidRPr="00DB659D">
              <w:rPr>
                <w:rFonts w:ascii="Arial" w:hAnsi="Arial" w:cs="Arial"/>
              </w:rPr>
              <w:t>297</w:t>
            </w:r>
          </w:p>
        </w:tc>
        <w:tc>
          <w:tcPr>
            <w:tcW w:w="4909" w:type="dxa"/>
            <w:noWrap/>
            <w:hideMark/>
          </w:tcPr>
          <w:p w14:paraId="40CB3329" w14:textId="77777777" w:rsidR="005B311A" w:rsidRPr="00DB659D" w:rsidRDefault="005B311A">
            <w:pPr>
              <w:rPr>
                <w:rFonts w:ascii="Arial" w:hAnsi="Arial" w:cs="Arial"/>
              </w:rPr>
            </w:pPr>
            <w:r w:rsidRPr="00DB659D">
              <w:rPr>
                <w:rFonts w:ascii="Arial" w:hAnsi="Arial" w:cs="Arial"/>
              </w:rPr>
              <w:t>Salem, OR</w:t>
            </w:r>
          </w:p>
        </w:tc>
        <w:tc>
          <w:tcPr>
            <w:tcW w:w="2803" w:type="dxa"/>
            <w:noWrap/>
            <w:hideMark/>
          </w:tcPr>
          <w:p w14:paraId="4E768090"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2983CB82" w14:textId="77777777" w:rsidTr="00DB659D">
        <w:trPr>
          <w:trHeight w:val="300"/>
        </w:trPr>
        <w:tc>
          <w:tcPr>
            <w:tcW w:w="928" w:type="dxa"/>
            <w:noWrap/>
            <w:hideMark/>
          </w:tcPr>
          <w:p w14:paraId="2BE8CF07" w14:textId="77777777" w:rsidR="005B311A" w:rsidRPr="00DB659D" w:rsidRDefault="005B311A" w:rsidP="00DB659D">
            <w:pPr>
              <w:jc w:val="center"/>
              <w:rPr>
                <w:rFonts w:ascii="Arial" w:hAnsi="Arial" w:cs="Arial"/>
              </w:rPr>
            </w:pPr>
            <w:r w:rsidRPr="00DB659D">
              <w:rPr>
                <w:rFonts w:ascii="Arial" w:hAnsi="Arial" w:cs="Arial"/>
              </w:rPr>
              <w:t>298</w:t>
            </w:r>
          </w:p>
        </w:tc>
        <w:tc>
          <w:tcPr>
            <w:tcW w:w="4909" w:type="dxa"/>
            <w:noWrap/>
            <w:hideMark/>
          </w:tcPr>
          <w:p w14:paraId="1D5B1A49" w14:textId="77777777" w:rsidR="005B311A" w:rsidRPr="00DB659D" w:rsidRDefault="005B311A">
            <w:pPr>
              <w:rPr>
                <w:rFonts w:ascii="Arial" w:hAnsi="Arial" w:cs="Arial"/>
              </w:rPr>
            </w:pPr>
            <w:r w:rsidRPr="00DB659D">
              <w:rPr>
                <w:rFonts w:ascii="Arial" w:hAnsi="Arial" w:cs="Arial"/>
              </w:rPr>
              <w:t>Ames, IA</w:t>
            </w:r>
          </w:p>
        </w:tc>
        <w:tc>
          <w:tcPr>
            <w:tcW w:w="2803" w:type="dxa"/>
            <w:noWrap/>
            <w:hideMark/>
          </w:tcPr>
          <w:p w14:paraId="4B0C14B9"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1B3B24AC" w14:textId="77777777" w:rsidTr="00DB659D">
        <w:trPr>
          <w:trHeight w:val="300"/>
        </w:trPr>
        <w:tc>
          <w:tcPr>
            <w:tcW w:w="928" w:type="dxa"/>
            <w:noWrap/>
            <w:hideMark/>
          </w:tcPr>
          <w:p w14:paraId="40230CF3" w14:textId="77777777" w:rsidR="005B311A" w:rsidRPr="00DB659D" w:rsidRDefault="005B311A" w:rsidP="00DB659D">
            <w:pPr>
              <w:jc w:val="center"/>
              <w:rPr>
                <w:rFonts w:ascii="Arial" w:hAnsi="Arial" w:cs="Arial"/>
              </w:rPr>
            </w:pPr>
            <w:r w:rsidRPr="00DB659D">
              <w:rPr>
                <w:rFonts w:ascii="Arial" w:hAnsi="Arial" w:cs="Arial"/>
              </w:rPr>
              <w:t>299</w:t>
            </w:r>
          </w:p>
        </w:tc>
        <w:tc>
          <w:tcPr>
            <w:tcW w:w="4909" w:type="dxa"/>
            <w:noWrap/>
            <w:hideMark/>
          </w:tcPr>
          <w:p w14:paraId="1BB48E23" w14:textId="77777777" w:rsidR="005B311A" w:rsidRPr="00DB659D" w:rsidRDefault="005B311A">
            <w:pPr>
              <w:rPr>
                <w:rFonts w:ascii="Arial" w:hAnsi="Arial" w:cs="Arial"/>
              </w:rPr>
            </w:pPr>
            <w:r w:rsidRPr="00DB659D">
              <w:rPr>
                <w:rFonts w:ascii="Arial" w:hAnsi="Arial" w:cs="Arial"/>
              </w:rPr>
              <w:t>Milwaukee-Waukesha-West Allis, WI</w:t>
            </w:r>
          </w:p>
        </w:tc>
        <w:tc>
          <w:tcPr>
            <w:tcW w:w="2803" w:type="dxa"/>
            <w:noWrap/>
            <w:hideMark/>
          </w:tcPr>
          <w:p w14:paraId="78BD8F9B"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59FD364F" w14:textId="77777777" w:rsidTr="00DB659D">
        <w:trPr>
          <w:trHeight w:val="300"/>
        </w:trPr>
        <w:tc>
          <w:tcPr>
            <w:tcW w:w="928" w:type="dxa"/>
            <w:noWrap/>
            <w:hideMark/>
          </w:tcPr>
          <w:p w14:paraId="46FA9B99" w14:textId="77777777" w:rsidR="005B311A" w:rsidRPr="00DB659D" w:rsidRDefault="005B311A" w:rsidP="00DB659D">
            <w:pPr>
              <w:jc w:val="center"/>
              <w:rPr>
                <w:rFonts w:ascii="Arial" w:hAnsi="Arial" w:cs="Arial"/>
              </w:rPr>
            </w:pPr>
            <w:r w:rsidRPr="00DB659D">
              <w:rPr>
                <w:rFonts w:ascii="Arial" w:hAnsi="Arial" w:cs="Arial"/>
              </w:rPr>
              <w:t>300</w:t>
            </w:r>
          </w:p>
        </w:tc>
        <w:tc>
          <w:tcPr>
            <w:tcW w:w="4909" w:type="dxa"/>
            <w:noWrap/>
            <w:hideMark/>
          </w:tcPr>
          <w:p w14:paraId="17301081" w14:textId="77777777" w:rsidR="005B311A" w:rsidRPr="00DB659D" w:rsidRDefault="005B311A">
            <w:pPr>
              <w:rPr>
                <w:rFonts w:ascii="Arial" w:hAnsi="Arial" w:cs="Arial"/>
              </w:rPr>
            </w:pPr>
            <w:r w:rsidRPr="00DB659D">
              <w:rPr>
                <w:rFonts w:ascii="Arial" w:hAnsi="Arial" w:cs="Arial"/>
              </w:rPr>
              <w:t>Glens Falls, NY</w:t>
            </w:r>
          </w:p>
        </w:tc>
        <w:tc>
          <w:tcPr>
            <w:tcW w:w="2803" w:type="dxa"/>
            <w:noWrap/>
            <w:hideMark/>
          </w:tcPr>
          <w:p w14:paraId="29F5E920"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3C71ACAA" w14:textId="77777777" w:rsidTr="00DB659D">
        <w:trPr>
          <w:trHeight w:val="300"/>
        </w:trPr>
        <w:tc>
          <w:tcPr>
            <w:tcW w:w="928" w:type="dxa"/>
            <w:noWrap/>
            <w:hideMark/>
          </w:tcPr>
          <w:p w14:paraId="62194BB0" w14:textId="77777777" w:rsidR="005B311A" w:rsidRPr="00DB659D" w:rsidRDefault="005B311A" w:rsidP="00DB659D">
            <w:pPr>
              <w:jc w:val="center"/>
              <w:rPr>
                <w:rFonts w:ascii="Arial" w:hAnsi="Arial" w:cs="Arial"/>
              </w:rPr>
            </w:pPr>
            <w:r w:rsidRPr="00DB659D">
              <w:rPr>
                <w:rFonts w:ascii="Arial" w:hAnsi="Arial" w:cs="Arial"/>
              </w:rPr>
              <w:t>301</w:t>
            </w:r>
          </w:p>
        </w:tc>
        <w:tc>
          <w:tcPr>
            <w:tcW w:w="4909" w:type="dxa"/>
            <w:noWrap/>
            <w:hideMark/>
          </w:tcPr>
          <w:p w14:paraId="7F799AB7" w14:textId="77777777" w:rsidR="005B311A" w:rsidRPr="00DB659D" w:rsidRDefault="005B311A">
            <w:pPr>
              <w:rPr>
                <w:rFonts w:ascii="Arial" w:hAnsi="Arial" w:cs="Arial"/>
              </w:rPr>
            </w:pPr>
            <w:r w:rsidRPr="00DB659D">
              <w:rPr>
                <w:rFonts w:ascii="Arial" w:hAnsi="Arial" w:cs="Arial"/>
              </w:rPr>
              <w:t>Bremerton-Silverdale, WA</w:t>
            </w:r>
          </w:p>
        </w:tc>
        <w:tc>
          <w:tcPr>
            <w:tcW w:w="2803" w:type="dxa"/>
            <w:noWrap/>
            <w:hideMark/>
          </w:tcPr>
          <w:p w14:paraId="77316161" w14:textId="77777777" w:rsidR="005B311A" w:rsidRPr="00DB659D" w:rsidRDefault="005B311A" w:rsidP="00DB659D">
            <w:pPr>
              <w:jc w:val="center"/>
              <w:rPr>
                <w:rFonts w:ascii="Arial" w:hAnsi="Arial" w:cs="Arial"/>
              </w:rPr>
            </w:pPr>
            <w:r w:rsidRPr="00DB659D">
              <w:rPr>
                <w:rFonts w:ascii="Arial" w:hAnsi="Arial" w:cs="Arial"/>
              </w:rPr>
              <w:t>45.5%</w:t>
            </w:r>
          </w:p>
        </w:tc>
      </w:tr>
      <w:tr w:rsidR="005B311A" w:rsidRPr="005B311A" w14:paraId="79DF70F5" w14:textId="77777777" w:rsidTr="00DB659D">
        <w:trPr>
          <w:trHeight w:val="300"/>
        </w:trPr>
        <w:tc>
          <w:tcPr>
            <w:tcW w:w="928" w:type="dxa"/>
            <w:noWrap/>
            <w:hideMark/>
          </w:tcPr>
          <w:p w14:paraId="6FF9DB48" w14:textId="77777777" w:rsidR="005B311A" w:rsidRPr="00DB659D" w:rsidRDefault="005B311A" w:rsidP="00DB659D">
            <w:pPr>
              <w:jc w:val="center"/>
              <w:rPr>
                <w:rFonts w:ascii="Arial" w:hAnsi="Arial" w:cs="Arial"/>
              </w:rPr>
            </w:pPr>
            <w:r w:rsidRPr="00DB659D">
              <w:rPr>
                <w:rFonts w:ascii="Arial" w:hAnsi="Arial" w:cs="Arial"/>
              </w:rPr>
              <w:t>302</w:t>
            </w:r>
          </w:p>
        </w:tc>
        <w:tc>
          <w:tcPr>
            <w:tcW w:w="4909" w:type="dxa"/>
            <w:noWrap/>
            <w:hideMark/>
          </w:tcPr>
          <w:p w14:paraId="5F5E5E14" w14:textId="77777777" w:rsidR="005B311A" w:rsidRPr="00DB659D" w:rsidRDefault="005B311A">
            <w:pPr>
              <w:rPr>
                <w:rFonts w:ascii="Arial" w:hAnsi="Arial" w:cs="Arial"/>
              </w:rPr>
            </w:pPr>
            <w:r w:rsidRPr="00DB659D">
              <w:rPr>
                <w:rFonts w:ascii="Arial" w:hAnsi="Arial" w:cs="Arial"/>
              </w:rPr>
              <w:t>Detroit-Warren-Dearborn, MI</w:t>
            </w:r>
          </w:p>
        </w:tc>
        <w:tc>
          <w:tcPr>
            <w:tcW w:w="2803" w:type="dxa"/>
            <w:noWrap/>
            <w:hideMark/>
          </w:tcPr>
          <w:p w14:paraId="424C0819" w14:textId="77777777" w:rsidR="005B311A" w:rsidRPr="00DB659D" w:rsidRDefault="005B311A" w:rsidP="00DB659D">
            <w:pPr>
              <w:jc w:val="center"/>
              <w:rPr>
                <w:rFonts w:ascii="Arial" w:hAnsi="Arial" w:cs="Arial"/>
              </w:rPr>
            </w:pPr>
            <w:r w:rsidRPr="00DB659D">
              <w:rPr>
                <w:rFonts w:ascii="Arial" w:hAnsi="Arial" w:cs="Arial"/>
              </w:rPr>
              <w:t>45.4%</w:t>
            </w:r>
          </w:p>
        </w:tc>
      </w:tr>
      <w:tr w:rsidR="005B311A" w:rsidRPr="005B311A" w14:paraId="2A9EBBAA" w14:textId="77777777" w:rsidTr="00DB659D">
        <w:trPr>
          <w:trHeight w:val="300"/>
        </w:trPr>
        <w:tc>
          <w:tcPr>
            <w:tcW w:w="928" w:type="dxa"/>
            <w:noWrap/>
            <w:hideMark/>
          </w:tcPr>
          <w:p w14:paraId="0BFD6AF5" w14:textId="77777777" w:rsidR="005B311A" w:rsidRPr="00DB659D" w:rsidRDefault="005B311A" w:rsidP="00DB659D">
            <w:pPr>
              <w:jc w:val="center"/>
              <w:rPr>
                <w:rFonts w:ascii="Arial" w:hAnsi="Arial" w:cs="Arial"/>
              </w:rPr>
            </w:pPr>
            <w:r w:rsidRPr="00DB659D">
              <w:rPr>
                <w:rFonts w:ascii="Arial" w:hAnsi="Arial" w:cs="Arial"/>
              </w:rPr>
              <w:t>303</w:t>
            </w:r>
          </w:p>
        </w:tc>
        <w:tc>
          <w:tcPr>
            <w:tcW w:w="4909" w:type="dxa"/>
            <w:noWrap/>
            <w:hideMark/>
          </w:tcPr>
          <w:p w14:paraId="13FCE78A" w14:textId="77777777" w:rsidR="005B311A" w:rsidRPr="00DB659D" w:rsidRDefault="005B311A">
            <w:pPr>
              <w:rPr>
                <w:rFonts w:ascii="Arial" w:hAnsi="Arial" w:cs="Arial"/>
              </w:rPr>
            </w:pPr>
            <w:r w:rsidRPr="00DB659D">
              <w:rPr>
                <w:rFonts w:ascii="Arial" w:hAnsi="Arial" w:cs="Arial"/>
              </w:rPr>
              <w:t>Kingston, NY</w:t>
            </w:r>
          </w:p>
        </w:tc>
        <w:tc>
          <w:tcPr>
            <w:tcW w:w="2803" w:type="dxa"/>
            <w:noWrap/>
            <w:hideMark/>
          </w:tcPr>
          <w:p w14:paraId="684B44E4" w14:textId="77777777" w:rsidR="005B311A" w:rsidRPr="00DB659D" w:rsidRDefault="005B311A" w:rsidP="00DB659D">
            <w:pPr>
              <w:jc w:val="center"/>
              <w:rPr>
                <w:rFonts w:ascii="Arial" w:hAnsi="Arial" w:cs="Arial"/>
              </w:rPr>
            </w:pPr>
            <w:r w:rsidRPr="00DB659D">
              <w:rPr>
                <w:rFonts w:ascii="Arial" w:hAnsi="Arial" w:cs="Arial"/>
              </w:rPr>
              <w:t>45.4%</w:t>
            </w:r>
          </w:p>
        </w:tc>
      </w:tr>
      <w:tr w:rsidR="005B311A" w:rsidRPr="005B311A" w14:paraId="44378610" w14:textId="77777777" w:rsidTr="00DB659D">
        <w:trPr>
          <w:trHeight w:val="300"/>
        </w:trPr>
        <w:tc>
          <w:tcPr>
            <w:tcW w:w="928" w:type="dxa"/>
            <w:noWrap/>
            <w:hideMark/>
          </w:tcPr>
          <w:p w14:paraId="2692449F" w14:textId="77777777" w:rsidR="005B311A" w:rsidRPr="00DB659D" w:rsidRDefault="005B311A" w:rsidP="00DB659D">
            <w:pPr>
              <w:jc w:val="center"/>
              <w:rPr>
                <w:rFonts w:ascii="Arial" w:hAnsi="Arial" w:cs="Arial"/>
              </w:rPr>
            </w:pPr>
            <w:r w:rsidRPr="00DB659D">
              <w:rPr>
                <w:rFonts w:ascii="Arial" w:hAnsi="Arial" w:cs="Arial"/>
              </w:rPr>
              <w:t>304</w:t>
            </w:r>
          </w:p>
        </w:tc>
        <w:tc>
          <w:tcPr>
            <w:tcW w:w="4909" w:type="dxa"/>
            <w:noWrap/>
            <w:hideMark/>
          </w:tcPr>
          <w:p w14:paraId="545F55C3" w14:textId="77777777" w:rsidR="005B311A" w:rsidRPr="00DB659D" w:rsidRDefault="005B311A">
            <w:pPr>
              <w:rPr>
                <w:rFonts w:ascii="Arial" w:hAnsi="Arial" w:cs="Arial"/>
              </w:rPr>
            </w:pPr>
            <w:r w:rsidRPr="00DB659D">
              <w:rPr>
                <w:rFonts w:ascii="Arial" w:hAnsi="Arial" w:cs="Arial"/>
              </w:rPr>
              <w:t>Albany, GA</w:t>
            </w:r>
          </w:p>
        </w:tc>
        <w:tc>
          <w:tcPr>
            <w:tcW w:w="2803" w:type="dxa"/>
            <w:noWrap/>
            <w:hideMark/>
          </w:tcPr>
          <w:p w14:paraId="6869F70C" w14:textId="77777777" w:rsidR="005B311A" w:rsidRPr="00DB659D" w:rsidRDefault="005B311A" w:rsidP="00DB659D">
            <w:pPr>
              <w:jc w:val="center"/>
              <w:rPr>
                <w:rFonts w:ascii="Arial" w:hAnsi="Arial" w:cs="Arial"/>
              </w:rPr>
            </w:pPr>
            <w:r w:rsidRPr="00DB659D">
              <w:rPr>
                <w:rFonts w:ascii="Arial" w:hAnsi="Arial" w:cs="Arial"/>
              </w:rPr>
              <w:t>45.3%</w:t>
            </w:r>
          </w:p>
        </w:tc>
      </w:tr>
      <w:tr w:rsidR="005B311A" w:rsidRPr="005B311A" w14:paraId="5EA417E1" w14:textId="77777777" w:rsidTr="00DB659D">
        <w:trPr>
          <w:trHeight w:val="300"/>
        </w:trPr>
        <w:tc>
          <w:tcPr>
            <w:tcW w:w="928" w:type="dxa"/>
            <w:noWrap/>
            <w:hideMark/>
          </w:tcPr>
          <w:p w14:paraId="211EF393" w14:textId="77777777" w:rsidR="005B311A" w:rsidRPr="00DB659D" w:rsidRDefault="005B311A" w:rsidP="00DB659D">
            <w:pPr>
              <w:jc w:val="center"/>
              <w:rPr>
                <w:rFonts w:ascii="Arial" w:hAnsi="Arial" w:cs="Arial"/>
              </w:rPr>
            </w:pPr>
            <w:r w:rsidRPr="00DB659D">
              <w:rPr>
                <w:rFonts w:ascii="Arial" w:hAnsi="Arial" w:cs="Arial"/>
              </w:rPr>
              <w:t>305</w:t>
            </w:r>
          </w:p>
        </w:tc>
        <w:tc>
          <w:tcPr>
            <w:tcW w:w="4909" w:type="dxa"/>
            <w:noWrap/>
            <w:hideMark/>
          </w:tcPr>
          <w:p w14:paraId="3B730720" w14:textId="77777777" w:rsidR="005B311A" w:rsidRPr="00DB659D" w:rsidRDefault="005B311A">
            <w:pPr>
              <w:rPr>
                <w:rFonts w:ascii="Arial" w:hAnsi="Arial" w:cs="Arial"/>
              </w:rPr>
            </w:pPr>
            <w:r w:rsidRPr="00DB659D">
              <w:rPr>
                <w:rFonts w:ascii="Arial" w:hAnsi="Arial" w:cs="Arial"/>
              </w:rPr>
              <w:t>Chicago-Naperville-Elgin, IL-IN-WI</w:t>
            </w:r>
          </w:p>
        </w:tc>
        <w:tc>
          <w:tcPr>
            <w:tcW w:w="2803" w:type="dxa"/>
            <w:noWrap/>
            <w:hideMark/>
          </w:tcPr>
          <w:p w14:paraId="46E51D5B" w14:textId="77777777" w:rsidR="005B311A" w:rsidRPr="00DB659D" w:rsidRDefault="005B311A" w:rsidP="00DB659D">
            <w:pPr>
              <w:jc w:val="center"/>
              <w:rPr>
                <w:rFonts w:ascii="Arial" w:hAnsi="Arial" w:cs="Arial"/>
              </w:rPr>
            </w:pPr>
            <w:r w:rsidRPr="00DB659D">
              <w:rPr>
                <w:rFonts w:ascii="Arial" w:hAnsi="Arial" w:cs="Arial"/>
              </w:rPr>
              <w:t>45.3%</w:t>
            </w:r>
          </w:p>
        </w:tc>
      </w:tr>
      <w:tr w:rsidR="005B311A" w:rsidRPr="005B311A" w14:paraId="59269207" w14:textId="77777777" w:rsidTr="00DB659D">
        <w:trPr>
          <w:trHeight w:val="300"/>
        </w:trPr>
        <w:tc>
          <w:tcPr>
            <w:tcW w:w="928" w:type="dxa"/>
            <w:noWrap/>
            <w:hideMark/>
          </w:tcPr>
          <w:p w14:paraId="5834FB30" w14:textId="77777777" w:rsidR="005B311A" w:rsidRPr="00DB659D" w:rsidRDefault="005B311A" w:rsidP="00DB659D">
            <w:pPr>
              <w:jc w:val="center"/>
              <w:rPr>
                <w:rFonts w:ascii="Arial" w:hAnsi="Arial" w:cs="Arial"/>
              </w:rPr>
            </w:pPr>
            <w:r w:rsidRPr="00DB659D">
              <w:rPr>
                <w:rFonts w:ascii="Arial" w:hAnsi="Arial" w:cs="Arial"/>
              </w:rPr>
              <w:t>306</w:t>
            </w:r>
          </w:p>
        </w:tc>
        <w:tc>
          <w:tcPr>
            <w:tcW w:w="4909" w:type="dxa"/>
            <w:noWrap/>
            <w:hideMark/>
          </w:tcPr>
          <w:p w14:paraId="03954239" w14:textId="77777777" w:rsidR="005B311A" w:rsidRPr="00DB659D" w:rsidRDefault="005B311A">
            <w:pPr>
              <w:rPr>
                <w:rFonts w:ascii="Arial" w:hAnsi="Arial" w:cs="Arial"/>
              </w:rPr>
            </w:pPr>
            <w:r w:rsidRPr="00DB659D">
              <w:rPr>
                <w:rFonts w:ascii="Arial" w:hAnsi="Arial" w:cs="Arial"/>
              </w:rPr>
              <w:t>Utica-Rome, NY</w:t>
            </w:r>
          </w:p>
        </w:tc>
        <w:tc>
          <w:tcPr>
            <w:tcW w:w="2803" w:type="dxa"/>
            <w:noWrap/>
            <w:hideMark/>
          </w:tcPr>
          <w:p w14:paraId="101A39C2" w14:textId="77777777" w:rsidR="005B311A" w:rsidRPr="00DB659D" w:rsidRDefault="005B311A" w:rsidP="00DB659D">
            <w:pPr>
              <w:jc w:val="center"/>
              <w:rPr>
                <w:rFonts w:ascii="Arial" w:hAnsi="Arial" w:cs="Arial"/>
              </w:rPr>
            </w:pPr>
            <w:r w:rsidRPr="00DB659D">
              <w:rPr>
                <w:rFonts w:ascii="Arial" w:hAnsi="Arial" w:cs="Arial"/>
              </w:rPr>
              <w:t>45.2%</w:t>
            </w:r>
          </w:p>
        </w:tc>
      </w:tr>
      <w:tr w:rsidR="005B311A" w:rsidRPr="005B311A" w14:paraId="1639F98E" w14:textId="77777777" w:rsidTr="00DB659D">
        <w:trPr>
          <w:trHeight w:val="300"/>
        </w:trPr>
        <w:tc>
          <w:tcPr>
            <w:tcW w:w="928" w:type="dxa"/>
            <w:noWrap/>
            <w:hideMark/>
          </w:tcPr>
          <w:p w14:paraId="37BD0C7B" w14:textId="77777777" w:rsidR="005B311A" w:rsidRPr="00DB659D" w:rsidRDefault="005B311A" w:rsidP="00DB659D">
            <w:pPr>
              <w:jc w:val="center"/>
              <w:rPr>
                <w:rFonts w:ascii="Arial" w:hAnsi="Arial" w:cs="Arial"/>
              </w:rPr>
            </w:pPr>
            <w:r w:rsidRPr="00DB659D">
              <w:rPr>
                <w:rFonts w:ascii="Arial" w:hAnsi="Arial" w:cs="Arial"/>
              </w:rPr>
              <w:t>307</w:t>
            </w:r>
          </w:p>
        </w:tc>
        <w:tc>
          <w:tcPr>
            <w:tcW w:w="4909" w:type="dxa"/>
            <w:noWrap/>
            <w:hideMark/>
          </w:tcPr>
          <w:p w14:paraId="6A94A0C6" w14:textId="77777777" w:rsidR="005B311A" w:rsidRPr="00DB659D" w:rsidRDefault="005B311A">
            <w:pPr>
              <w:rPr>
                <w:rFonts w:ascii="Arial" w:hAnsi="Arial" w:cs="Arial"/>
              </w:rPr>
            </w:pPr>
            <w:r w:rsidRPr="00DB659D">
              <w:rPr>
                <w:rFonts w:ascii="Arial" w:hAnsi="Arial" w:cs="Arial"/>
              </w:rPr>
              <w:t>Watertown-Fort Drum, NY</w:t>
            </w:r>
          </w:p>
        </w:tc>
        <w:tc>
          <w:tcPr>
            <w:tcW w:w="2803" w:type="dxa"/>
            <w:noWrap/>
            <w:hideMark/>
          </w:tcPr>
          <w:p w14:paraId="62E8C0D1" w14:textId="77777777" w:rsidR="005B311A" w:rsidRPr="00DB659D" w:rsidRDefault="005B311A" w:rsidP="00DB659D">
            <w:pPr>
              <w:jc w:val="center"/>
              <w:rPr>
                <w:rFonts w:ascii="Arial" w:hAnsi="Arial" w:cs="Arial"/>
              </w:rPr>
            </w:pPr>
            <w:r w:rsidRPr="00DB659D">
              <w:rPr>
                <w:rFonts w:ascii="Arial" w:hAnsi="Arial" w:cs="Arial"/>
              </w:rPr>
              <w:t>45.2%</w:t>
            </w:r>
          </w:p>
        </w:tc>
      </w:tr>
      <w:tr w:rsidR="005B311A" w:rsidRPr="005B311A" w14:paraId="1194719D" w14:textId="77777777" w:rsidTr="00DB659D">
        <w:trPr>
          <w:trHeight w:val="300"/>
        </w:trPr>
        <w:tc>
          <w:tcPr>
            <w:tcW w:w="928" w:type="dxa"/>
            <w:noWrap/>
            <w:hideMark/>
          </w:tcPr>
          <w:p w14:paraId="49277814" w14:textId="77777777" w:rsidR="005B311A" w:rsidRPr="00DB659D" w:rsidRDefault="005B311A" w:rsidP="00DB659D">
            <w:pPr>
              <w:jc w:val="center"/>
              <w:rPr>
                <w:rFonts w:ascii="Arial" w:hAnsi="Arial" w:cs="Arial"/>
              </w:rPr>
            </w:pPr>
            <w:r w:rsidRPr="00DB659D">
              <w:rPr>
                <w:rFonts w:ascii="Arial" w:hAnsi="Arial" w:cs="Arial"/>
              </w:rPr>
              <w:t>308</w:t>
            </w:r>
          </w:p>
        </w:tc>
        <w:tc>
          <w:tcPr>
            <w:tcW w:w="4909" w:type="dxa"/>
            <w:noWrap/>
            <w:hideMark/>
          </w:tcPr>
          <w:p w14:paraId="0A3679A6" w14:textId="77777777" w:rsidR="005B311A" w:rsidRPr="00DB659D" w:rsidRDefault="005B311A">
            <w:pPr>
              <w:rPr>
                <w:rFonts w:ascii="Arial" w:hAnsi="Arial" w:cs="Arial"/>
              </w:rPr>
            </w:pPr>
            <w:r w:rsidRPr="00DB659D">
              <w:rPr>
                <w:rFonts w:ascii="Arial" w:hAnsi="Arial" w:cs="Arial"/>
              </w:rPr>
              <w:t>Kansas City, MO-KS</w:t>
            </w:r>
          </w:p>
        </w:tc>
        <w:tc>
          <w:tcPr>
            <w:tcW w:w="2803" w:type="dxa"/>
            <w:noWrap/>
            <w:hideMark/>
          </w:tcPr>
          <w:p w14:paraId="66E59BBC" w14:textId="77777777" w:rsidR="005B311A" w:rsidRPr="00DB659D" w:rsidRDefault="005B311A" w:rsidP="00DB659D">
            <w:pPr>
              <w:jc w:val="center"/>
              <w:rPr>
                <w:rFonts w:ascii="Arial" w:hAnsi="Arial" w:cs="Arial"/>
              </w:rPr>
            </w:pPr>
            <w:r w:rsidRPr="00DB659D">
              <w:rPr>
                <w:rFonts w:ascii="Arial" w:hAnsi="Arial" w:cs="Arial"/>
              </w:rPr>
              <w:t>45.2%</w:t>
            </w:r>
          </w:p>
        </w:tc>
      </w:tr>
      <w:tr w:rsidR="005B311A" w:rsidRPr="005B311A" w14:paraId="7D4E957D" w14:textId="77777777" w:rsidTr="00DB659D">
        <w:trPr>
          <w:trHeight w:val="300"/>
        </w:trPr>
        <w:tc>
          <w:tcPr>
            <w:tcW w:w="928" w:type="dxa"/>
            <w:noWrap/>
            <w:hideMark/>
          </w:tcPr>
          <w:p w14:paraId="06D7403F" w14:textId="77777777" w:rsidR="005B311A" w:rsidRPr="00DB659D" w:rsidRDefault="005B311A" w:rsidP="00DB659D">
            <w:pPr>
              <w:jc w:val="center"/>
              <w:rPr>
                <w:rFonts w:ascii="Arial" w:hAnsi="Arial" w:cs="Arial"/>
              </w:rPr>
            </w:pPr>
            <w:r w:rsidRPr="00DB659D">
              <w:rPr>
                <w:rFonts w:ascii="Arial" w:hAnsi="Arial" w:cs="Arial"/>
              </w:rPr>
              <w:t>309</w:t>
            </w:r>
          </w:p>
        </w:tc>
        <w:tc>
          <w:tcPr>
            <w:tcW w:w="4909" w:type="dxa"/>
            <w:noWrap/>
            <w:hideMark/>
          </w:tcPr>
          <w:p w14:paraId="0AC86ACF" w14:textId="77777777" w:rsidR="005B311A" w:rsidRPr="00DB659D" w:rsidRDefault="005B311A">
            <w:pPr>
              <w:rPr>
                <w:rFonts w:ascii="Arial" w:hAnsi="Arial" w:cs="Arial"/>
              </w:rPr>
            </w:pPr>
            <w:r w:rsidRPr="00DB659D">
              <w:rPr>
                <w:rFonts w:ascii="Arial" w:hAnsi="Arial" w:cs="Arial"/>
              </w:rPr>
              <w:t>Alexandria, LA</w:t>
            </w:r>
          </w:p>
        </w:tc>
        <w:tc>
          <w:tcPr>
            <w:tcW w:w="2803" w:type="dxa"/>
            <w:noWrap/>
            <w:hideMark/>
          </w:tcPr>
          <w:p w14:paraId="45B64A56"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00C6C665" w14:textId="77777777" w:rsidTr="00DB659D">
        <w:trPr>
          <w:trHeight w:val="300"/>
        </w:trPr>
        <w:tc>
          <w:tcPr>
            <w:tcW w:w="928" w:type="dxa"/>
            <w:noWrap/>
            <w:hideMark/>
          </w:tcPr>
          <w:p w14:paraId="4AC9CADB" w14:textId="77777777" w:rsidR="005B311A" w:rsidRPr="00DB659D" w:rsidRDefault="005B311A" w:rsidP="00DB659D">
            <w:pPr>
              <w:jc w:val="center"/>
              <w:rPr>
                <w:rFonts w:ascii="Arial" w:hAnsi="Arial" w:cs="Arial"/>
              </w:rPr>
            </w:pPr>
            <w:r w:rsidRPr="00DB659D">
              <w:rPr>
                <w:rFonts w:ascii="Arial" w:hAnsi="Arial" w:cs="Arial"/>
              </w:rPr>
              <w:t>310</w:t>
            </w:r>
          </w:p>
        </w:tc>
        <w:tc>
          <w:tcPr>
            <w:tcW w:w="4909" w:type="dxa"/>
            <w:noWrap/>
            <w:hideMark/>
          </w:tcPr>
          <w:p w14:paraId="3A780382" w14:textId="77777777" w:rsidR="005B311A" w:rsidRPr="00DB659D" w:rsidRDefault="005B311A">
            <w:pPr>
              <w:rPr>
                <w:rFonts w:ascii="Arial" w:hAnsi="Arial" w:cs="Arial"/>
              </w:rPr>
            </w:pPr>
            <w:r w:rsidRPr="00DB659D">
              <w:rPr>
                <w:rFonts w:ascii="Arial" w:hAnsi="Arial" w:cs="Arial"/>
              </w:rPr>
              <w:t>Corvallis, OR</w:t>
            </w:r>
          </w:p>
        </w:tc>
        <w:tc>
          <w:tcPr>
            <w:tcW w:w="2803" w:type="dxa"/>
            <w:noWrap/>
            <w:hideMark/>
          </w:tcPr>
          <w:p w14:paraId="292B64CD"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3571EF08" w14:textId="77777777" w:rsidTr="00DB659D">
        <w:trPr>
          <w:trHeight w:val="300"/>
        </w:trPr>
        <w:tc>
          <w:tcPr>
            <w:tcW w:w="928" w:type="dxa"/>
            <w:noWrap/>
            <w:hideMark/>
          </w:tcPr>
          <w:p w14:paraId="64B5D3D3" w14:textId="77777777" w:rsidR="005B311A" w:rsidRPr="00DB659D" w:rsidRDefault="005B311A" w:rsidP="00DB659D">
            <w:pPr>
              <w:jc w:val="center"/>
              <w:rPr>
                <w:rFonts w:ascii="Arial" w:hAnsi="Arial" w:cs="Arial"/>
              </w:rPr>
            </w:pPr>
            <w:r w:rsidRPr="00DB659D">
              <w:rPr>
                <w:rFonts w:ascii="Arial" w:hAnsi="Arial" w:cs="Arial"/>
              </w:rPr>
              <w:t>311</w:t>
            </w:r>
          </w:p>
        </w:tc>
        <w:tc>
          <w:tcPr>
            <w:tcW w:w="4909" w:type="dxa"/>
            <w:noWrap/>
            <w:hideMark/>
          </w:tcPr>
          <w:p w14:paraId="2E8C3C44" w14:textId="77777777" w:rsidR="005B311A" w:rsidRPr="00DB659D" w:rsidRDefault="005B311A">
            <w:pPr>
              <w:rPr>
                <w:rFonts w:ascii="Arial" w:hAnsi="Arial" w:cs="Arial"/>
              </w:rPr>
            </w:pPr>
            <w:r w:rsidRPr="00DB659D">
              <w:rPr>
                <w:rFonts w:ascii="Arial" w:hAnsi="Arial" w:cs="Arial"/>
              </w:rPr>
              <w:t>Charleston, WV</w:t>
            </w:r>
          </w:p>
        </w:tc>
        <w:tc>
          <w:tcPr>
            <w:tcW w:w="2803" w:type="dxa"/>
            <w:noWrap/>
            <w:hideMark/>
          </w:tcPr>
          <w:p w14:paraId="54F0D03F"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39CCB38C" w14:textId="77777777" w:rsidTr="00DB659D">
        <w:trPr>
          <w:trHeight w:val="300"/>
        </w:trPr>
        <w:tc>
          <w:tcPr>
            <w:tcW w:w="928" w:type="dxa"/>
            <w:noWrap/>
            <w:hideMark/>
          </w:tcPr>
          <w:p w14:paraId="6EEBE031" w14:textId="77777777" w:rsidR="005B311A" w:rsidRPr="00DB659D" w:rsidRDefault="005B311A" w:rsidP="00DB659D">
            <w:pPr>
              <w:jc w:val="center"/>
              <w:rPr>
                <w:rFonts w:ascii="Arial" w:hAnsi="Arial" w:cs="Arial"/>
              </w:rPr>
            </w:pPr>
            <w:r w:rsidRPr="00DB659D">
              <w:rPr>
                <w:rFonts w:ascii="Arial" w:hAnsi="Arial" w:cs="Arial"/>
              </w:rPr>
              <w:t>312</w:t>
            </w:r>
          </w:p>
        </w:tc>
        <w:tc>
          <w:tcPr>
            <w:tcW w:w="4909" w:type="dxa"/>
            <w:noWrap/>
            <w:hideMark/>
          </w:tcPr>
          <w:p w14:paraId="6A04B348" w14:textId="77777777" w:rsidR="005B311A" w:rsidRPr="00DB659D" w:rsidRDefault="005B311A">
            <w:pPr>
              <w:rPr>
                <w:rFonts w:ascii="Arial" w:hAnsi="Arial" w:cs="Arial"/>
              </w:rPr>
            </w:pPr>
            <w:r w:rsidRPr="00DB659D">
              <w:rPr>
                <w:rFonts w:ascii="Arial" w:hAnsi="Arial" w:cs="Arial"/>
              </w:rPr>
              <w:t>Provo-Orem, UT</w:t>
            </w:r>
          </w:p>
        </w:tc>
        <w:tc>
          <w:tcPr>
            <w:tcW w:w="2803" w:type="dxa"/>
            <w:noWrap/>
            <w:hideMark/>
          </w:tcPr>
          <w:p w14:paraId="515EB82F"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7633869C" w14:textId="77777777" w:rsidTr="00DB659D">
        <w:trPr>
          <w:trHeight w:val="300"/>
        </w:trPr>
        <w:tc>
          <w:tcPr>
            <w:tcW w:w="928" w:type="dxa"/>
            <w:noWrap/>
            <w:hideMark/>
          </w:tcPr>
          <w:p w14:paraId="7D10DED8" w14:textId="77777777" w:rsidR="005B311A" w:rsidRPr="00DB659D" w:rsidRDefault="005B311A" w:rsidP="00DB659D">
            <w:pPr>
              <w:jc w:val="center"/>
              <w:rPr>
                <w:rFonts w:ascii="Arial" w:hAnsi="Arial" w:cs="Arial"/>
              </w:rPr>
            </w:pPr>
            <w:r w:rsidRPr="00DB659D">
              <w:rPr>
                <w:rFonts w:ascii="Arial" w:hAnsi="Arial" w:cs="Arial"/>
              </w:rPr>
              <w:t>313</w:t>
            </w:r>
          </w:p>
        </w:tc>
        <w:tc>
          <w:tcPr>
            <w:tcW w:w="4909" w:type="dxa"/>
            <w:noWrap/>
            <w:hideMark/>
          </w:tcPr>
          <w:p w14:paraId="0B41EE45" w14:textId="77777777" w:rsidR="005B311A" w:rsidRPr="00DB659D" w:rsidRDefault="005B311A">
            <w:pPr>
              <w:rPr>
                <w:rFonts w:ascii="Arial" w:hAnsi="Arial" w:cs="Arial"/>
              </w:rPr>
            </w:pPr>
            <w:r w:rsidRPr="00DB659D">
              <w:rPr>
                <w:rFonts w:ascii="Arial" w:hAnsi="Arial" w:cs="Arial"/>
              </w:rPr>
              <w:t>Harrisburg-Carlisle, PA</w:t>
            </w:r>
          </w:p>
        </w:tc>
        <w:tc>
          <w:tcPr>
            <w:tcW w:w="2803" w:type="dxa"/>
            <w:noWrap/>
            <w:hideMark/>
          </w:tcPr>
          <w:p w14:paraId="7B5E92D2"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1A0FD929" w14:textId="77777777" w:rsidTr="00DB659D">
        <w:trPr>
          <w:trHeight w:val="300"/>
        </w:trPr>
        <w:tc>
          <w:tcPr>
            <w:tcW w:w="928" w:type="dxa"/>
            <w:noWrap/>
            <w:hideMark/>
          </w:tcPr>
          <w:p w14:paraId="31C0067C" w14:textId="77777777" w:rsidR="005B311A" w:rsidRPr="00DB659D" w:rsidRDefault="005B311A" w:rsidP="00DB659D">
            <w:pPr>
              <w:jc w:val="center"/>
              <w:rPr>
                <w:rFonts w:ascii="Arial" w:hAnsi="Arial" w:cs="Arial"/>
              </w:rPr>
            </w:pPr>
            <w:r w:rsidRPr="00DB659D">
              <w:rPr>
                <w:rFonts w:ascii="Arial" w:hAnsi="Arial" w:cs="Arial"/>
              </w:rPr>
              <w:t>314</w:t>
            </w:r>
          </w:p>
        </w:tc>
        <w:tc>
          <w:tcPr>
            <w:tcW w:w="4909" w:type="dxa"/>
            <w:noWrap/>
            <w:hideMark/>
          </w:tcPr>
          <w:p w14:paraId="2EC5879C" w14:textId="77777777" w:rsidR="005B311A" w:rsidRPr="00DB659D" w:rsidRDefault="005B311A">
            <w:pPr>
              <w:rPr>
                <w:rFonts w:ascii="Arial" w:hAnsi="Arial" w:cs="Arial"/>
              </w:rPr>
            </w:pPr>
            <w:r w:rsidRPr="00DB659D">
              <w:rPr>
                <w:rFonts w:ascii="Arial" w:hAnsi="Arial" w:cs="Arial"/>
              </w:rPr>
              <w:t>Little Rock-North Little Rock-Conway, AR</w:t>
            </w:r>
          </w:p>
        </w:tc>
        <w:tc>
          <w:tcPr>
            <w:tcW w:w="2803" w:type="dxa"/>
            <w:noWrap/>
            <w:hideMark/>
          </w:tcPr>
          <w:p w14:paraId="6AF026DD"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2ACDEEC1" w14:textId="77777777" w:rsidTr="00DB659D">
        <w:trPr>
          <w:trHeight w:val="300"/>
        </w:trPr>
        <w:tc>
          <w:tcPr>
            <w:tcW w:w="928" w:type="dxa"/>
            <w:noWrap/>
            <w:hideMark/>
          </w:tcPr>
          <w:p w14:paraId="6D0AAA85" w14:textId="77777777" w:rsidR="005B311A" w:rsidRPr="00DB659D" w:rsidRDefault="005B311A" w:rsidP="00DB659D">
            <w:pPr>
              <w:jc w:val="center"/>
              <w:rPr>
                <w:rFonts w:ascii="Arial" w:hAnsi="Arial" w:cs="Arial"/>
              </w:rPr>
            </w:pPr>
            <w:r w:rsidRPr="00DB659D">
              <w:rPr>
                <w:rFonts w:ascii="Arial" w:hAnsi="Arial" w:cs="Arial"/>
              </w:rPr>
              <w:t>315</w:t>
            </w:r>
          </w:p>
        </w:tc>
        <w:tc>
          <w:tcPr>
            <w:tcW w:w="4909" w:type="dxa"/>
            <w:noWrap/>
            <w:hideMark/>
          </w:tcPr>
          <w:p w14:paraId="4D3CAC19" w14:textId="77777777" w:rsidR="005B311A" w:rsidRPr="00DB659D" w:rsidRDefault="005B311A">
            <w:pPr>
              <w:rPr>
                <w:rFonts w:ascii="Arial" w:hAnsi="Arial" w:cs="Arial"/>
              </w:rPr>
            </w:pPr>
            <w:r w:rsidRPr="00DB659D">
              <w:rPr>
                <w:rFonts w:ascii="Arial" w:hAnsi="Arial" w:cs="Arial"/>
              </w:rPr>
              <w:t>Urban Honolulu, HI</w:t>
            </w:r>
          </w:p>
        </w:tc>
        <w:tc>
          <w:tcPr>
            <w:tcW w:w="2803" w:type="dxa"/>
            <w:noWrap/>
            <w:hideMark/>
          </w:tcPr>
          <w:p w14:paraId="2BA3179F"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597D0C1F" w14:textId="77777777" w:rsidTr="00DB659D">
        <w:trPr>
          <w:trHeight w:val="300"/>
        </w:trPr>
        <w:tc>
          <w:tcPr>
            <w:tcW w:w="928" w:type="dxa"/>
            <w:noWrap/>
            <w:hideMark/>
          </w:tcPr>
          <w:p w14:paraId="394D1A3C" w14:textId="77777777" w:rsidR="005B311A" w:rsidRPr="00DB659D" w:rsidRDefault="005B311A" w:rsidP="00DB659D">
            <w:pPr>
              <w:jc w:val="center"/>
              <w:rPr>
                <w:rFonts w:ascii="Arial" w:hAnsi="Arial" w:cs="Arial"/>
              </w:rPr>
            </w:pPr>
            <w:r w:rsidRPr="00DB659D">
              <w:rPr>
                <w:rFonts w:ascii="Arial" w:hAnsi="Arial" w:cs="Arial"/>
              </w:rPr>
              <w:t>316</w:t>
            </w:r>
          </w:p>
        </w:tc>
        <w:tc>
          <w:tcPr>
            <w:tcW w:w="4909" w:type="dxa"/>
            <w:noWrap/>
            <w:hideMark/>
          </w:tcPr>
          <w:p w14:paraId="5DF44B82" w14:textId="77777777" w:rsidR="005B311A" w:rsidRPr="00DB659D" w:rsidRDefault="005B311A">
            <w:pPr>
              <w:rPr>
                <w:rFonts w:ascii="Arial" w:hAnsi="Arial" w:cs="Arial"/>
              </w:rPr>
            </w:pPr>
            <w:r w:rsidRPr="00DB659D">
              <w:rPr>
                <w:rFonts w:ascii="Arial" w:hAnsi="Arial" w:cs="Arial"/>
              </w:rPr>
              <w:t>Rochester, MN</w:t>
            </w:r>
          </w:p>
        </w:tc>
        <w:tc>
          <w:tcPr>
            <w:tcW w:w="2803" w:type="dxa"/>
            <w:noWrap/>
            <w:hideMark/>
          </w:tcPr>
          <w:p w14:paraId="0001A0A8"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301AF2CD" w14:textId="77777777" w:rsidTr="00DB659D">
        <w:trPr>
          <w:trHeight w:val="300"/>
        </w:trPr>
        <w:tc>
          <w:tcPr>
            <w:tcW w:w="928" w:type="dxa"/>
            <w:noWrap/>
            <w:hideMark/>
          </w:tcPr>
          <w:p w14:paraId="2D46D8DB" w14:textId="77777777" w:rsidR="005B311A" w:rsidRPr="00DB659D" w:rsidRDefault="005B311A" w:rsidP="00DB659D">
            <w:pPr>
              <w:jc w:val="center"/>
              <w:rPr>
                <w:rFonts w:ascii="Arial" w:hAnsi="Arial" w:cs="Arial"/>
              </w:rPr>
            </w:pPr>
            <w:r w:rsidRPr="00DB659D">
              <w:rPr>
                <w:rFonts w:ascii="Arial" w:hAnsi="Arial" w:cs="Arial"/>
              </w:rPr>
              <w:t>317</w:t>
            </w:r>
          </w:p>
        </w:tc>
        <w:tc>
          <w:tcPr>
            <w:tcW w:w="4909" w:type="dxa"/>
            <w:noWrap/>
            <w:hideMark/>
          </w:tcPr>
          <w:p w14:paraId="11FA17DD" w14:textId="77777777" w:rsidR="005B311A" w:rsidRPr="00DB659D" w:rsidRDefault="005B311A">
            <w:pPr>
              <w:rPr>
                <w:rFonts w:ascii="Arial" w:hAnsi="Arial" w:cs="Arial"/>
              </w:rPr>
            </w:pPr>
            <w:r w:rsidRPr="00DB659D">
              <w:rPr>
                <w:rFonts w:ascii="Arial" w:hAnsi="Arial" w:cs="Arial"/>
              </w:rPr>
              <w:t>Burlington-South Burlington, VT</w:t>
            </w:r>
          </w:p>
        </w:tc>
        <w:tc>
          <w:tcPr>
            <w:tcW w:w="2803" w:type="dxa"/>
            <w:noWrap/>
            <w:hideMark/>
          </w:tcPr>
          <w:p w14:paraId="427225A5" w14:textId="77777777" w:rsidR="005B311A" w:rsidRPr="00DB659D" w:rsidRDefault="005B311A" w:rsidP="00DB659D">
            <w:pPr>
              <w:jc w:val="center"/>
              <w:rPr>
                <w:rFonts w:ascii="Arial" w:hAnsi="Arial" w:cs="Arial"/>
              </w:rPr>
            </w:pPr>
            <w:r w:rsidRPr="00DB659D">
              <w:rPr>
                <w:rFonts w:ascii="Arial" w:hAnsi="Arial" w:cs="Arial"/>
              </w:rPr>
              <w:t>45.1%</w:t>
            </w:r>
          </w:p>
        </w:tc>
      </w:tr>
      <w:tr w:rsidR="005B311A" w:rsidRPr="005B311A" w14:paraId="4B85C56B" w14:textId="77777777" w:rsidTr="00DB659D">
        <w:trPr>
          <w:trHeight w:val="300"/>
        </w:trPr>
        <w:tc>
          <w:tcPr>
            <w:tcW w:w="928" w:type="dxa"/>
            <w:noWrap/>
            <w:hideMark/>
          </w:tcPr>
          <w:p w14:paraId="14E15D5F" w14:textId="77777777" w:rsidR="005B311A" w:rsidRPr="00DB659D" w:rsidRDefault="005B311A" w:rsidP="00DB659D">
            <w:pPr>
              <w:jc w:val="center"/>
              <w:rPr>
                <w:rFonts w:ascii="Arial" w:hAnsi="Arial" w:cs="Arial"/>
              </w:rPr>
            </w:pPr>
            <w:r w:rsidRPr="00DB659D">
              <w:rPr>
                <w:rFonts w:ascii="Arial" w:hAnsi="Arial" w:cs="Arial"/>
              </w:rPr>
              <w:t>318</w:t>
            </w:r>
          </w:p>
        </w:tc>
        <w:tc>
          <w:tcPr>
            <w:tcW w:w="4909" w:type="dxa"/>
            <w:noWrap/>
            <w:hideMark/>
          </w:tcPr>
          <w:p w14:paraId="24C7B026" w14:textId="77777777" w:rsidR="005B311A" w:rsidRPr="00DB659D" w:rsidRDefault="005B311A">
            <w:pPr>
              <w:rPr>
                <w:rFonts w:ascii="Arial" w:hAnsi="Arial" w:cs="Arial"/>
              </w:rPr>
            </w:pPr>
            <w:r w:rsidRPr="00DB659D">
              <w:rPr>
                <w:rFonts w:ascii="Arial" w:hAnsi="Arial" w:cs="Arial"/>
              </w:rPr>
              <w:t>San Diego-Carlsbad, CA</w:t>
            </w:r>
          </w:p>
        </w:tc>
        <w:tc>
          <w:tcPr>
            <w:tcW w:w="2803" w:type="dxa"/>
            <w:noWrap/>
            <w:hideMark/>
          </w:tcPr>
          <w:p w14:paraId="1BBD62D8" w14:textId="77777777" w:rsidR="005B311A" w:rsidRPr="00DB659D" w:rsidRDefault="005B311A" w:rsidP="00DB659D">
            <w:pPr>
              <w:jc w:val="center"/>
              <w:rPr>
                <w:rFonts w:ascii="Arial" w:hAnsi="Arial" w:cs="Arial"/>
              </w:rPr>
            </w:pPr>
            <w:r w:rsidRPr="00DB659D">
              <w:rPr>
                <w:rFonts w:ascii="Arial" w:hAnsi="Arial" w:cs="Arial"/>
              </w:rPr>
              <w:t>45.0%</w:t>
            </w:r>
          </w:p>
        </w:tc>
      </w:tr>
      <w:tr w:rsidR="005B311A" w:rsidRPr="005B311A" w14:paraId="058216BB" w14:textId="77777777" w:rsidTr="00DB659D">
        <w:trPr>
          <w:trHeight w:val="300"/>
        </w:trPr>
        <w:tc>
          <w:tcPr>
            <w:tcW w:w="928" w:type="dxa"/>
            <w:noWrap/>
            <w:hideMark/>
          </w:tcPr>
          <w:p w14:paraId="65F3889D" w14:textId="77777777" w:rsidR="005B311A" w:rsidRPr="00DB659D" w:rsidRDefault="005B311A" w:rsidP="00DB659D">
            <w:pPr>
              <w:jc w:val="center"/>
              <w:rPr>
                <w:rFonts w:ascii="Arial" w:hAnsi="Arial" w:cs="Arial"/>
              </w:rPr>
            </w:pPr>
            <w:r w:rsidRPr="00DB659D">
              <w:rPr>
                <w:rFonts w:ascii="Arial" w:hAnsi="Arial" w:cs="Arial"/>
              </w:rPr>
              <w:t>319</w:t>
            </w:r>
          </w:p>
        </w:tc>
        <w:tc>
          <w:tcPr>
            <w:tcW w:w="4909" w:type="dxa"/>
            <w:noWrap/>
            <w:hideMark/>
          </w:tcPr>
          <w:p w14:paraId="4ACCDAB5" w14:textId="77777777" w:rsidR="005B311A" w:rsidRPr="00DB659D" w:rsidRDefault="005B311A">
            <w:pPr>
              <w:rPr>
                <w:rFonts w:ascii="Arial" w:hAnsi="Arial" w:cs="Arial"/>
              </w:rPr>
            </w:pPr>
            <w:r w:rsidRPr="00DB659D">
              <w:rPr>
                <w:rFonts w:ascii="Arial" w:hAnsi="Arial" w:cs="Arial"/>
              </w:rPr>
              <w:t>Lansing-East Lansing, MI</w:t>
            </w:r>
          </w:p>
        </w:tc>
        <w:tc>
          <w:tcPr>
            <w:tcW w:w="2803" w:type="dxa"/>
            <w:noWrap/>
            <w:hideMark/>
          </w:tcPr>
          <w:p w14:paraId="2FEF2C45" w14:textId="77777777" w:rsidR="005B311A" w:rsidRPr="00DB659D" w:rsidRDefault="005B311A" w:rsidP="00DB659D">
            <w:pPr>
              <w:jc w:val="center"/>
              <w:rPr>
                <w:rFonts w:ascii="Arial" w:hAnsi="Arial" w:cs="Arial"/>
              </w:rPr>
            </w:pPr>
            <w:r w:rsidRPr="00DB659D">
              <w:rPr>
                <w:rFonts w:ascii="Arial" w:hAnsi="Arial" w:cs="Arial"/>
              </w:rPr>
              <w:t>45.0%</w:t>
            </w:r>
          </w:p>
        </w:tc>
      </w:tr>
      <w:tr w:rsidR="005B311A" w:rsidRPr="005B311A" w14:paraId="26B34AE2" w14:textId="77777777" w:rsidTr="00DB659D">
        <w:trPr>
          <w:trHeight w:val="300"/>
        </w:trPr>
        <w:tc>
          <w:tcPr>
            <w:tcW w:w="928" w:type="dxa"/>
            <w:noWrap/>
            <w:hideMark/>
          </w:tcPr>
          <w:p w14:paraId="6AAEB83B" w14:textId="77777777" w:rsidR="005B311A" w:rsidRPr="00DB659D" w:rsidRDefault="005B311A" w:rsidP="00DB659D">
            <w:pPr>
              <w:jc w:val="center"/>
              <w:rPr>
                <w:rFonts w:ascii="Arial" w:hAnsi="Arial" w:cs="Arial"/>
              </w:rPr>
            </w:pPr>
            <w:r w:rsidRPr="00DB659D">
              <w:rPr>
                <w:rFonts w:ascii="Arial" w:hAnsi="Arial" w:cs="Arial"/>
              </w:rPr>
              <w:t>320</w:t>
            </w:r>
          </w:p>
        </w:tc>
        <w:tc>
          <w:tcPr>
            <w:tcW w:w="4909" w:type="dxa"/>
            <w:noWrap/>
            <w:hideMark/>
          </w:tcPr>
          <w:p w14:paraId="4BDEA765" w14:textId="77777777" w:rsidR="005B311A" w:rsidRPr="00DB659D" w:rsidRDefault="005B311A">
            <w:pPr>
              <w:rPr>
                <w:rFonts w:ascii="Arial" w:hAnsi="Arial" w:cs="Arial"/>
              </w:rPr>
            </w:pPr>
            <w:r w:rsidRPr="00DB659D">
              <w:rPr>
                <w:rFonts w:ascii="Arial" w:hAnsi="Arial" w:cs="Arial"/>
              </w:rPr>
              <w:t>Columbia, SC</w:t>
            </w:r>
          </w:p>
        </w:tc>
        <w:tc>
          <w:tcPr>
            <w:tcW w:w="2803" w:type="dxa"/>
            <w:noWrap/>
            <w:hideMark/>
          </w:tcPr>
          <w:p w14:paraId="37C8A01D" w14:textId="77777777" w:rsidR="005B311A" w:rsidRPr="00DB659D" w:rsidRDefault="005B311A" w:rsidP="00DB659D">
            <w:pPr>
              <w:jc w:val="center"/>
              <w:rPr>
                <w:rFonts w:ascii="Arial" w:hAnsi="Arial" w:cs="Arial"/>
              </w:rPr>
            </w:pPr>
            <w:r w:rsidRPr="00DB659D">
              <w:rPr>
                <w:rFonts w:ascii="Arial" w:hAnsi="Arial" w:cs="Arial"/>
              </w:rPr>
              <w:t>45.0%</w:t>
            </w:r>
          </w:p>
        </w:tc>
      </w:tr>
      <w:tr w:rsidR="005B311A" w:rsidRPr="005B311A" w14:paraId="440B0E2C" w14:textId="77777777" w:rsidTr="00DB659D">
        <w:trPr>
          <w:trHeight w:val="300"/>
        </w:trPr>
        <w:tc>
          <w:tcPr>
            <w:tcW w:w="928" w:type="dxa"/>
            <w:noWrap/>
            <w:hideMark/>
          </w:tcPr>
          <w:p w14:paraId="474C8B7B" w14:textId="77777777" w:rsidR="005B311A" w:rsidRPr="00DB659D" w:rsidRDefault="005B311A" w:rsidP="00DB659D">
            <w:pPr>
              <w:jc w:val="center"/>
              <w:rPr>
                <w:rFonts w:ascii="Arial" w:hAnsi="Arial" w:cs="Arial"/>
              </w:rPr>
            </w:pPr>
            <w:r w:rsidRPr="00DB659D">
              <w:rPr>
                <w:rFonts w:ascii="Arial" w:hAnsi="Arial" w:cs="Arial"/>
              </w:rPr>
              <w:t>321</w:t>
            </w:r>
          </w:p>
        </w:tc>
        <w:tc>
          <w:tcPr>
            <w:tcW w:w="4909" w:type="dxa"/>
            <w:noWrap/>
            <w:hideMark/>
          </w:tcPr>
          <w:p w14:paraId="5E8FBD2E" w14:textId="77777777" w:rsidR="005B311A" w:rsidRPr="00DB659D" w:rsidRDefault="005B311A">
            <w:pPr>
              <w:rPr>
                <w:rFonts w:ascii="Arial" w:hAnsi="Arial" w:cs="Arial"/>
              </w:rPr>
            </w:pPr>
            <w:r w:rsidRPr="00DB659D">
              <w:rPr>
                <w:rFonts w:ascii="Arial" w:hAnsi="Arial" w:cs="Arial"/>
              </w:rPr>
              <w:t>Portland-Vancouver-Hillsboro, OR-WA</w:t>
            </w:r>
          </w:p>
        </w:tc>
        <w:tc>
          <w:tcPr>
            <w:tcW w:w="2803" w:type="dxa"/>
            <w:noWrap/>
            <w:hideMark/>
          </w:tcPr>
          <w:p w14:paraId="4B598333" w14:textId="77777777" w:rsidR="005B311A" w:rsidRPr="00DB659D" w:rsidRDefault="005B311A" w:rsidP="00DB659D">
            <w:pPr>
              <w:jc w:val="center"/>
              <w:rPr>
                <w:rFonts w:ascii="Arial" w:hAnsi="Arial" w:cs="Arial"/>
              </w:rPr>
            </w:pPr>
            <w:r w:rsidRPr="00DB659D">
              <w:rPr>
                <w:rFonts w:ascii="Arial" w:hAnsi="Arial" w:cs="Arial"/>
              </w:rPr>
              <w:t>45.0%</w:t>
            </w:r>
          </w:p>
        </w:tc>
      </w:tr>
      <w:tr w:rsidR="005B311A" w:rsidRPr="005B311A" w14:paraId="516BAEE3" w14:textId="77777777" w:rsidTr="00DB659D">
        <w:trPr>
          <w:trHeight w:val="300"/>
        </w:trPr>
        <w:tc>
          <w:tcPr>
            <w:tcW w:w="928" w:type="dxa"/>
            <w:noWrap/>
            <w:hideMark/>
          </w:tcPr>
          <w:p w14:paraId="772B953C" w14:textId="77777777" w:rsidR="005B311A" w:rsidRPr="00DB659D" w:rsidRDefault="005B311A" w:rsidP="00DB659D">
            <w:pPr>
              <w:jc w:val="center"/>
              <w:rPr>
                <w:rFonts w:ascii="Arial" w:hAnsi="Arial" w:cs="Arial"/>
              </w:rPr>
            </w:pPr>
            <w:r w:rsidRPr="00DB659D">
              <w:rPr>
                <w:rFonts w:ascii="Arial" w:hAnsi="Arial" w:cs="Arial"/>
              </w:rPr>
              <w:t>322</w:t>
            </w:r>
          </w:p>
        </w:tc>
        <w:tc>
          <w:tcPr>
            <w:tcW w:w="4909" w:type="dxa"/>
            <w:noWrap/>
            <w:hideMark/>
          </w:tcPr>
          <w:p w14:paraId="5E09042C" w14:textId="77777777" w:rsidR="005B311A" w:rsidRPr="00DB659D" w:rsidRDefault="005B311A">
            <w:pPr>
              <w:rPr>
                <w:rFonts w:ascii="Arial" w:hAnsi="Arial" w:cs="Arial"/>
              </w:rPr>
            </w:pPr>
            <w:r w:rsidRPr="00DB659D">
              <w:rPr>
                <w:rFonts w:ascii="Arial" w:hAnsi="Arial" w:cs="Arial"/>
              </w:rPr>
              <w:t>Anchorage, AK</w:t>
            </w:r>
          </w:p>
        </w:tc>
        <w:tc>
          <w:tcPr>
            <w:tcW w:w="2803" w:type="dxa"/>
            <w:noWrap/>
            <w:hideMark/>
          </w:tcPr>
          <w:p w14:paraId="1AF2030C" w14:textId="77777777" w:rsidR="005B311A" w:rsidRPr="00DB659D" w:rsidRDefault="005B311A" w:rsidP="00DB659D">
            <w:pPr>
              <w:jc w:val="center"/>
              <w:rPr>
                <w:rFonts w:ascii="Arial" w:hAnsi="Arial" w:cs="Arial"/>
              </w:rPr>
            </w:pPr>
            <w:r w:rsidRPr="00DB659D">
              <w:rPr>
                <w:rFonts w:ascii="Arial" w:hAnsi="Arial" w:cs="Arial"/>
              </w:rPr>
              <w:t>44.9%</w:t>
            </w:r>
          </w:p>
        </w:tc>
      </w:tr>
      <w:tr w:rsidR="005B311A" w:rsidRPr="005B311A" w14:paraId="08489ADC" w14:textId="77777777" w:rsidTr="00DB659D">
        <w:trPr>
          <w:trHeight w:val="300"/>
        </w:trPr>
        <w:tc>
          <w:tcPr>
            <w:tcW w:w="928" w:type="dxa"/>
            <w:noWrap/>
            <w:hideMark/>
          </w:tcPr>
          <w:p w14:paraId="2B2117E7" w14:textId="77777777" w:rsidR="005B311A" w:rsidRPr="00DB659D" w:rsidRDefault="005B311A" w:rsidP="00DB659D">
            <w:pPr>
              <w:jc w:val="center"/>
              <w:rPr>
                <w:rFonts w:ascii="Arial" w:hAnsi="Arial" w:cs="Arial"/>
              </w:rPr>
            </w:pPr>
            <w:r w:rsidRPr="00DB659D">
              <w:rPr>
                <w:rFonts w:ascii="Arial" w:hAnsi="Arial" w:cs="Arial"/>
              </w:rPr>
              <w:t>323</w:t>
            </w:r>
          </w:p>
        </w:tc>
        <w:tc>
          <w:tcPr>
            <w:tcW w:w="4909" w:type="dxa"/>
            <w:noWrap/>
            <w:hideMark/>
          </w:tcPr>
          <w:p w14:paraId="2F9EBFCD" w14:textId="77777777" w:rsidR="005B311A" w:rsidRPr="00DB659D" w:rsidRDefault="005B311A">
            <w:pPr>
              <w:rPr>
                <w:rFonts w:ascii="Arial" w:hAnsi="Arial" w:cs="Arial"/>
              </w:rPr>
            </w:pPr>
            <w:r w:rsidRPr="00DB659D">
              <w:rPr>
                <w:rFonts w:ascii="Arial" w:hAnsi="Arial" w:cs="Arial"/>
              </w:rPr>
              <w:t>Norwich-New London, CT</w:t>
            </w:r>
          </w:p>
        </w:tc>
        <w:tc>
          <w:tcPr>
            <w:tcW w:w="2803" w:type="dxa"/>
            <w:noWrap/>
            <w:hideMark/>
          </w:tcPr>
          <w:p w14:paraId="7830EEDD" w14:textId="77777777" w:rsidR="005B311A" w:rsidRPr="00DB659D" w:rsidRDefault="005B311A" w:rsidP="00DB659D">
            <w:pPr>
              <w:jc w:val="center"/>
              <w:rPr>
                <w:rFonts w:ascii="Arial" w:hAnsi="Arial" w:cs="Arial"/>
              </w:rPr>
            </w:pPr>
            <w:r w:rsidRPr="00DB659D">
              <w:rPr>
                <w:rFonts w:ascii="Arial" w:hAnsi="Arial" w:cs="Arial"/>
              </w:rPr>
              <w:t>44.9%</w:t>
            </w:r>
          </w:p>
        </w:tc>
      </w:tr>
      <w:tr w:rsidR="005B311A" w:rsidRPr="005B311A" w14:paraId="50DB561D" w14:textId="77777777" w:rsidTr="00DB659D">
        <w:trPr>
          <w:trHeight w:val="300"/>
        </w:trPr>
        <w:tc>
          <w:tcPr>
            <w:tcW w:w="928" w:type="dxa"/>
            <w:noWrap/>
            <w:hideMark/>
          </w:tcPr>
          <w:p w14:paraId="6469A616" w14:textId="77777777" w:rsidR="005B311A" w:rsidRPr="00DB659D" w:rsidRDefault="005B311A" w:rsidP="00DB659D">
            <w:pPr>
              <w:jc w:val="center"/>
              <w:rPr>
                <w:rFonts w:ascii="Arial" w:hAnsi="Arial" w:cs="Arial"/>
              </w:rPr>
            </w:pPr>
            <w:r w:rsidRPr="00DB659D">
              <w:rPr>
                <w:rFonts w:ascii="Arial" w:hAnsi="Arial" w:cs="Arial"/>
              </w:rPr>
              <w:t>324</w:t>
            </w:r>
          </w:p>
        </w:tc>
        <w:tc>
          <w:tcPr>
            <w:tcW w:w="4909" w:type="dxa"/>
            <w:noWrap/>
            <w:hideMark/>
          </w:tcPr>
          <w:p w14:paraId="441594BA" w14:textId="77777777" w:rsidR="005B311A" w:rsidRPr="00DB659D" w:rsidRDefault="005B311A">
            <w:pPr>
              <w:rPr>
                <w:rFonts w:ascii="Arial" w:hAnsi="Arial" w:cs="Arial"/>
              </w:rPr>
            </w:pPr>
            <w:r w:rsidRPr="00DB659D">
              <w:rPr>
                <w:rFonts w:ascii="Arial" w:hAnsi="Arial" w:cs="Arial"/>
              </w:rPr>
              <w:t>Warner Robins, GA</w:t>
            </w:r>
          </w:p>
        </w:tc>
        <w:tc>
          <w:tcPr>
            <w:tcW w:w="2803" w:type="dxa"/>
            <w:noWrap/>
            <w:hideMark/>
          </w:tcPr>
          <w:p w14:paraId="0AF76B48" w14:textId="77777777" w:rsidR="005B311A" w:rsidRPr="00DB659D" w:rsidRDefault="005B311A" w:rsidP="00DB659D">
            <w:pPr>
              <w:jc w:val="center"/>
              <w:rPr>
                <w:rFonts w:ascii="Arial" w:hAnsi="Arial" w:cs="Arial"/>
              </w:rPr>
            </w:pPr>
            <w:r w:rsidRPr="00DB659D">
              <w:rPr>
                <w:rFonts w:ascii="Arial" w:hAnsi="Arial" w:cs="Arial"/>
              </w:rPr>
              <w:t>44.8%</w:t>
            </w:r>
          </w:p>
        </w:tc>
      </w:tr>
      <w:tr w:rsidR="005B311A" w:rsidRPr="005B311A" w14:paraId="3A46EBDB" w14:textId="77777777" w:rsidTr="00DB659D">
        <w:trPr>
          <w:trHeight w:val="300"/>
        </w:trPr>
        <w:tc>
          <w:tcPr>
            <w:tcW w:w="928" w:type="dxa"/>
            <w:noWrap/>
            <w:hideMark/>
          </w:tcPr>
          <w:p w14:paraId="09836FC7" w14:textId="77777777" w:rsidR="005B311A" w:rsidRPr="00DB659D" w:rsidRDefault="005B311A" w:rsidP="00DB659D">
            <w:pPr>
              <w:jc w:val="center"/>
              <w:rPr>
                <w:rFonts w:ascii="Arial" w:hAnsi="Arial" w:cs="Arial"/>
              </w:rPr>
            </w:pPr>
            <w:r w:rsidRPr="00DB659D">
              <w:rPr>
                <w:rFonts w:ascii="Arial" w:hAnsi="Arial" w:cs="Arial"/>
              </w:rPr>
              <w:t>325</w:t>
            </w:r>
          </w:p>
        </w:tc>
        <w:tc>
          <w:tcPr>
            <w:tcW w:w="4909" w:type="dxa"/>
            <w:noWrap/>
            <w:hideMark/>
          </w:tcPr>
          <w:p w14:paraId="1263E596" w14:textId="77777777" w:rsidR="005B311A" w:rsidRPr="00DB659D" w:rsidRDefault="005B311A">
            <w:pPr>
              <w:rPr>
                <w:rFonts w:ascii="Arial" w:hAnsi="Arial" w:cs="Arial"/>
              </w:rPr>
            </w:pPr>
            <w:r w:rsidRPr="00DB659D">
              <w:rPr>
                <w:rFonts w:ascii="Arial" w:hAnsi="Arial" w:cs="Arial"/>
              </w:rPr>
              <w:t>Jackson, MS</w:t>
            </w:r>
          </w:p>
        </w:tc>
        <w:tc>
          <w:tcPr>
            <w:tcW w:w="2803" w:type="dxa"/>
            <w:noWrap/>
            <w:hideMark/>
          </w:tcPr>
          <w:p w14:paraId="1D6B5920" w14:textId="77777777" w:rsidR="005B311A" w:rsidRPr="00DB659D" w:rsidRDefault="005B311A" w:rsidP="00DB659D">
            <w:pPr>
              <w:jc w:val="center"/>
              <w:rPr>
                <w:rFonts w:ascii="Arial" w:hAnsi="Arial" w:cs="Arial"/>
              </w:rPr>
            </w:pPr>
            <w:r w:rsidRPr="00DB659D">
              <w:rPr>
                <w:rFonts w:ascii="Arial" w:hAnsi="Arial" w:cs="Arial"/>
              </w:rPr>
              <w:t>44.8%</w:t>
            </w:r>
          </w:p>
        </w:tc>
      </w:tr>
      <w:tr w:rsidR="005B311A" w:rsidRPr="005B311A" w14:paraId="68E89DE5" w14:textId="77777777" w:rsidTr="00DB659D">
        <w:trPr>
          <w:trHeight w:val="300"/>
        </w:trPr>
        <w:tc>
          <w:tcPr>
            <w:tcW w:w="928" w:type="dxa"/>
            <w:noWrap/>
            <w:hideMark/>
          </w:tcPr>
          <w:p w14:paraId="4DD2F21F" w14:textId="77777777" w:rsidR="005B311A" w:rsidRPr="00DB659D" w:rsidRDefault="005B311A" w:rsidP="00DB659D">
            <w:pPr>
              <w:jc w:val="center"/>
              <w:rPr>
                <w:rFonts w:ascii="Arial" w:hAnsi="Arial" w:cs="Arial"/>
              </w:rPr>
            </w:pPr>
            <w:r w:rsidRPr="00DB659D">
              <w:rPr>
                <w:rFonts w:ascii="Arial" w:hAnsi="Arial" w:cs="Arial"/>
              </w:rPr>
              <w:t>326</w:t>
            </w:r>
          </w:p>
        </w:tc>
        <w:tc>
          <w:tcPr>
            <w:tcW w:w="4909" w:type="dxa"/>
            <w:noWrap/>
            <w:hideMark/>
          </w:tcPr>
          <w:p w14:paraId="309F66A1" w14:textId="77777777" w:rsidR="005B311A" w:rsidRPr="00DB659D" w:rsidRDefault="005B311A">
            <w:pPr>
              <w:rPr>
                <w:rFonts w:ascii="Arial" w:hAnsi="Arial" w:cs="Arial"/>
              </w:rPr>
            </w:pPr>
            <w:r w:rsidRPr="00DB659D">
              <w:rPr>
                <w:rFonts w:ascii="Arial" w:hAnsi="Arial" w:cs="Arial"/>
              </w:rPr>
              <w:t>Phoenix-Mesa-Scottsdale, AZ</w:t>
            </w:r>
          </w:p>
        </w:tc>
        <w:tc>
          <w:tcPr>
            <w:tcW w:w="2803" w:type="dxa"/>
            <w:noWrap/>
            <w:hideMark/>
          </w:tcPr>
          <w:p w14:paraId="6E310062" w14:textId="77777777" w:rsidR="005B311A" w:rsidRPr="00DB659D" w:rsidRDefault="005B311A" w:rsidP="00DB659D">
            <w:pPr>
              <w:jc w:val="center"/>
              <w:rPr>
                <w:rFonts w:ascii="Arial" w:hAnsi="Arial" w:cs="Arial"/>
              </w:rPr>
            </w:pPr>
            <w:r w:rsidRPr="00DB659D">
              <w:rPr>
                <w:rFonts w:ascii="Arial" w:hAnsi="Arial" w:cs="Arial"/>
              </w:rPr>
              <w:t>44.8%</w:t>
            </w:r>
          </w:p>
        </w:tc>
      </w:tr>
      <w:tr w:rsidR="005B311A" w:rsidRPr="005B311A" w14:paraId="659EA6B0" w14:textId="77777777" w:rsidTr="00DB659D">
        <w:trPr>
          <w:trHeight w:val="300"/>
        </w:trPr>
        <w:tc>
          <w:tcPr>
            <w:tcW w:w="928" w:type="dxa"/>
            <w:noWrap/>
            <w:hideMark/>
          </w:tcPr>
          <w:p w14:paraId="3EFE426B" w14:textId="77777777" w:rsidR="005B311A" w:rsidRPr="00DB659D" w:rsidRDefault="005B311A" w:rsidP="00DB659D">
            <w:pPr>
              <w:jc w:val="center"/>
              <w:rPr>
                <w:rFonts w:ascii="Arial" w:hAnsi="Arial" w:cs="Arial"/>
              </w:rPr>
            </w:pPr>
            <w:r w:rsidRPr="00DB659D">
              <w:rPr>
                <w:rFonts w:ascii="Arial" w:hAnsi="Arial" w:cs="Arial"/>
              </w:rPr>
              <w:t>327</w:t>
            </w:r>
          </w:p>
        </w:tc>
        <w:tc>
          <w:tcPr>
            <w:tcW w:w="4909" w:type="dxa"/>
            <w:noWrap/>
            <w:hideMark/>
          </w:tcPr>
          <w:p w14:paraId="3B46CFC0" w14:textId="77777777" w:rsidR="005B311A" w:rsidRPr="00DB659D" w:rsidRDefault="005B311A">
            <w:pPr>
              <w:rPr>
                <w:rFonts w:ascii="Arial" w:hAnsi="Arial" w:cs="Arial"/>
              </w:rPr>
            </w:pPr>
            <w:r w:rsidRPr="00DB659D">
              <w:rPr>
                <w:rFonts w:ascii="Arial" w:hAnsi="Arial" w:cs="Arial"/>
              </w:rPr>
              <w:t>Peoria, IL</w:t>
            </w:r>
          </w:p>
        </w:tc>
        <w:tc>
          <w:tcPr>
            <w:tcW w:w="2803" w:type="dxa"/>
            <w:noWrap/>
            <w:hideMark/>
          </w:tcPr>
          <w:p w14:paraId="269CBA2A" w14:textId="77777777" w:rsidR="005B311A" w:rsidRPr="00DB659D" w:rsidRDefault="005B311A" w:rsidP="00DB659D">
            <w:pPr>
              <w:jc w:val="center"/>
              <w:rPr>
                <w:rFonts w:ascii="Arial" w:hAnsi="Arial" w:cs="Arial"/>
              </w:rPr>
            </w:pPr>
            <w:r w:rsidRPr="00DB659D">
              <w:rPr>
                <w:rFonts w:ascii="Arial" w:hAnsi="Arial" w:cs="Arial"/>
              </w:rPr>
              <w:t>44.8%</w:t>
            </w:r>
          </w:p>
        </w:tc>
      </w:tr>
      <w:tr w:rsidR="005B311A" w:rsidRPr="005B311A" w14:paraId="0E9A9B4D" w14:textId="77777777" w:rsidTr="00DB659D">
        <w:trPr>
          <w:trHeight w:val="300"/>
        </w:trPr>
        <w:tc>
          <w:tcPr>
            <w:tcW w:w="928" w:type="dxa"/>
            <w:noWrap/>
            <w:hideMark/>
          </w:tcPr>
          <w:p w14:paraId="126D8814" w14:textId="77777777" w:rsidR="005B311A" w:rsidRPr="00DB659D" w:rsidRDefault="005B311A" w:rsidP="00DB659D">
            <w:pPr>
              <w:jc w:val="center"/>
              <w:rPr>
                <w:rFonts w:ascii="Arial" w:hAnsi="Arial" w:cs="Arial"/>
              </w:rPr>
            </w:pPr>
            <w:r w:rsidRPr="00DB659D">
              <w:rPr>
                <w:rFonts w:ascii="Arial" w:hAnsi="Arial" w:cs="Arial"/>
              </w:rPr>
              <w:t>328</w:t>
            </w:r>
          </w:p>
        </w:tc>
        <w:tc>
          <w:tcPr>
            <w:tcW w:w="4909" w:type="dxa"/>
            <w:noWrap/>
            <w:hideMark/>
          </w:tcPr>
          <w:p w14:paraId="0F0A2E73" w14:textId="77777777" w:rsidR="005B311A" w:rsidRPr="00DB659D" w:rsidRDefault="005B311A">
            <w:pPr>
              <w:rPr>
                <w:rFonts w:ascii="Arial" w:hAnsi="Arial" w:cs="Arial"/>
              </w:rPr>
            </w:pPr>
            <w:r w:rsidRPr="00DB659D">
              <w:rPr>
                <w:rFonts w:ascii="Arial" w:hAnsi="Arial" w:cs="Arial"/>
              </w:rPr>
              <w:t>Binghamton, NY</w:t>
            </w:r>
          </w:p>
        </w:tc>
        <w:tc>
          <w:tcPr>
            <w:tcW w:w="2803" w:type="dxa"/>
            <w:noWrap/>
            <w:hideMark/>
          </w:tcPr>
          <w:p w14:paraId="14A4BAAF" w14:textId="77777777" w:rsidR="005B311A" w:rsidRPr="00DB659D" w:rsidRDefault="005B311A" w:rsidP="00DB659D">
            <w:pPr>
              <w:jc w:val="center"/>
              <w:rPr>
                <w:rFonts w:ascii="Arial" w:hAnsi="Arial" w:cs="Arial"/>
              </w:rPr>
            </w:pPr>
            <w:r w:rsidRPr="00DB659D">
              <w:rPr>
                <w:rFonts w:ascii="Arial" w:hAnsi="Arial" w:cs="Arial"/>
              </w:rPr>
              <w:t>44.8%</w:t>
            </w:r>
          </w:p>
        </w:tc>
      </w:tr>
      <w:tr w:rsidR="005B311A" w:rsidRPr="005B311A" w14:paraId="18916D6D" w14:textId="77777777" w:rsidTr="00DB659D">
        <w:trPr>
          <w:trHeight w:val="300"/>
        </w:trPr>
        <w:tc>
          <w:tcPr>
            <w:tcW w:w="928" w:type="dxa"/>
            <w:noWrap/>
            <w:hideMark/>
          </w:tcPr>
          <w:p w14:paraId="5C4496A3" w14:textId="77777777" w:rsidR="005B311A" w:rsidRPr="00DB659D" w:rsidRDefault="005B311A" w:rsidP="00DB659D">
            <w:pPr>
              <w:jc w:val="center"/>
              <w:rPr>
                <w:rFonts w:ascii="Arial" w:hAnsi="Arial" w:cs="Arial"/>
              </w:rPr>
            </w:pPr>
            <w:r w:rsidRPr="00DB659D">
              <w:rPr>
                <w:rFonts w:ascii="Arial" w:hAnsi="Arial" w:cs="Arial"/>
              </w:rPr>
              <w:t>329</w:t>
            </w:r>
          </w:p>
        </w:tc>
        <w:tc>
          <w:tcPr>
            <w:tcW w:w="4909" w:type="dxa"/>
            <w:noWrap/>
            <w:hideMark/>
          </w:tcPr>
          <w:p w14:paraId="4E53D7DC" w14:textId="77777777" w:rsidR="005B311A" w:rsidRPr="00DB659D" w:rsidRDefault="005B311A">
            <w:pPr>
              <w:rPr>
                <w:rFonts w:ascii="Arial" w:hAnsi="Arial" w:cs="Arial"/>
              </w:rPr>
            </w:pPr>
            <w:r w:rsidRPr="00DB659D">
              <w:rPr>
                <w:rFonts w:ascii="Arial" w:hAnsi="Arial" w:cs="Arial"/>
              </w:rPr>
              <w:t>Boise City, ID</w:t>
            </w:r>
          </w:p>
        </w:tc>
        <w:tc>
          <w:tcPr>
            <w:tcW w:w="2803" w:type="dxa"/>
            <w:noWrap/>
            <w:hideMark/>
          </w:tcPr>
          <w:p w14:paraId="018CFB4D" w14:textId="77777777" w:rsidR="005B311A" w:rsidRPr="00DB659D" w:rsidRDefault="005B311A" w:rsidP="00DB659D">
            <w:pPr>
              <w:jc w:val="center"/>
              <w:rPr>
                <w:rFonts w:ascii="Arial" w:hAnsi="Arial" w:cs="Arial"/>
              </w:rPr>
            </w:pPr>
            <w:r w:rsidRPr="00DB659D">
              <w:rPr>
                <w:rFonts w:ascii="Arial" w:hAnsi="Arial" w:cs="Arial"/>
              </w:rPr>
              <w:t>44.8%</w:t>
            </w:r>
          </w:p>
        </w:tc>
      </w:tr>
      <w:tr w:rsidR="005B311A" w:rsidRPr="005B311A" w14:paraId="36F38BA3" w14:textId="77777777" w:rsidTr="00DB659D">
        <w:trPr>
          <w:trHeight w:val="300"/>
        </w:trPr>
        <w:tc>
          <w:tcPr>
            <w:tcW w:w="928" w:type="dxa"/>
            <w:noWrap/>
            <w:hideMark/>
          </w:tcPr>
          <w:p w14:paraId="1E1FA7C6" w14:textId="77777777" w:rsidR="005B311A" w:rsidRPr="00DB659D" w:rsidRDefault="005B311A" w:rsidP="00DB659D">
            <w:pPr>
              <w:jc w:val="center"/>
              <w:rPr>
                <w:rFonts w:ascii="Arial" w:hAnsi="Arial" w:cs="Arial"/>
              </w:rPr>
            </w:pPr>
            <w:r w:rsidRPr="00DB659D">
              <w:rPr>
                <w:rFonts w:ascii="Arial" w:hAnsi="Arial" w:cs="Arial"/>
              </w:rPr>
              <w:t>330</w:t>
            </w:r>
          </w:p>
        </w:tc>
        <w:tc>
          <w:tcPr>
            <w:tcW w:w="4909" w:type="dxa"/>
            <w:noWrap/>
            <w:hideMark/>
          </w:tcPr>
          <w:p w14:paraId="3F74063F" w14:textId="77777777" w:rsidR="005B311A" w:rsidRPr="00DB659D" w:rsidRDefault="005B311A">
            <w:pPr>
              <w:rPr>
                <w:rFonts w:ascii="Arial" w:hAnsi="Arial" w:cs="Arial"/>
              </w:rPr>
            </w:pPr>
            <w:r w:rsidRPr="00DB659D">
              <w:rPr>
                <w:rFonts w:ascii="Arial" w:hAnsi="Arial" w:cs="Arial"/>
              </w:rPr>
              <w:t>Columbus, OH</w:t>
            </w:r>
          </w:p>
        </w:tc>
        <w:tc>
          <w:tcPr>
            <w:tcW w:w="2803" w:type="dxa"/>
            <w:noWrap/>
            <w:hideMark/>
          </w:tcPr>
          <w:p w14:paraId="612080A1" w14:textId="77777777" w:rsidR="005B311A" w:rsidRPr="00DB659D" w:rsidRDefault="005B311A" w:rsidP="00DB659D">
            <w:pPr>
              <w:jc w:val="center"/>
              <w:rPr>
                <w:rFonts w:ascii="Arial" w:hAnsi="Arial" w:cs="Arial"/>
              </w:rPr>
            </w:pPr>
            <w:r w:rsidRPr="00DB659D">
              <w:rPr>
                <w:rFonts w:ascii="Arial" w:hAnsi="Arial" w:cs="Arial"/>
              </w:rPr>
              <w:t>44.7%</w:t>
            </w:r>
          </w:p>
        </w:tc>
      </w:tr>
      <w:tr w:rsidR="005B311A" w:rsidRPr="005B311A" w14:paraId="42F54F84" w14:textId="77777777" w:rsidTr="00DB659D">
        <w:trPr>
          <w:trHeight w:val="300"/>
        </w:trPr>
        <w:tc>
          <w:tcPr>
            <w:tcW w:w="928" w:type="dxa"/>
            <w:noWrap/>
            <w:hideMark/>
          </w:tcPr>
          <w:p w14:paraId="3840BC50" w14:textId="77777777" w:rsidR="005B311A" w:rsidRPr="00DB659D" w:rsidRDefault="005B311A" w:rsidP="00DB659D">
            <w:pPr>
              <w:jc w:val="center"/>
              <w:rPr>
                <w:rFonts w:ascii="Arial" w:hAnsi="Arial" w:cs="Arial"/>
              </w:rPr>
            </w:pPr>
            <w:r w:rsidRPr="00DB659D">
              <w:rPr>
                <w:rFonts w:ascii="Arial" w:hAnsi="Arial" w:cs="Arial"/>
              </w:rPr>
              <w:t>331</w:t>
            </w:r>
          </w:p>
        </w:tc>
        <w:tc>
          <w:tcPr>
            <w:tcW w:w="4909" w:type="dxa"/>
            <w:noWrap/>
            <w:hideMark/>
          </w:tcPr>
          <w:p w14:paraId="26852992" w14:textId="77777777" w:rsidR="005B311A" w:rsidRPr="00DB659D" w:rsidRDefault="005B311A">
            <w:pPr>
              <w:rPr>
                <w:rFonts w:ascii="Arial" w:hAnsi="Arial" w:cs="Arial"/>
              </w:rPr>
            </w:pPr>
            <w:r w:rsidRPr="00DB659D">
              <w:rPr>
                <w:rFonts w:ascii="Arial" w:hAnsi="Arial" w:cs="Arial"/>
              </w:rPr>
              <w:t>Tucson, AZ</w:t>
            </w:r>
          </w:p>
        </w:tc>
        <w:tc>
          <w:tcPr>
            <w:tcW w:w="2803" w:type="dxa"/>
            <w:noWrap/>
            <w:hideMark/>
          </w:tcPr>
          <w:p w14:paraId="5D989E14" w14:textId="77777777" w:rsidR="005B311A" w:rsidRPr="00DB659D" w:rsidRDefault="005B311A" w:rsidP="00DB659D">
            <w:pPr>
              <w:jc w:val="center"/>
              <w:rPr>
                <w:rFonts w:ascii="Arial" w:hAnsi="Arial" w:cs="Arial"/>
              </w:rPr>
            </w:pPr>
            <w:r w:rsidRPr="00DB659D">
              <w:rPr>
                <w:rFonts w:ascii="Arial" w:hAnsi="Arial" w:cs="Arial"/>
              </w:rPr>
              <w:t>44.7%</w:t>
            </w:r>
          </w:p>
        </w:tc>
      </w:tr>
      <w:tr w:rsidR="005B311A" w:rsidRPr="005B311A" w14:paraId="1B68EE8E" w14:textId="77777777" w:rsidTr="00DB659D">
        <w:trPr>
          <w:trHeight w:val="300"/>
        </w:trPr>
        <w:tc>
          <w:tcPr>
            <w:tcW w:w="928" w:type="dxa"/>
            <w:noWrap/>
            <w:hideMark/>
          </w:tcPr>
          <w:p w14:paraId="57F84428" w14:textId="77777777" w:rsidR="005B311A" w:rsidRPr="00DB659D" w:rsidRDefault="005B311A" w:rsidP="00DB659D">
            <w:pPr>
              <w:jc w:val="center"/>
              <w:rPr>
                <w:rFonts w:ascii="Arial" w:hAnsi="Arial" w:cs="Arial"/>
              </w:rPr>
            </w:pPr>
            <w:r w:rsidRPr="00DB659D">
              <w:rPr>
                <w:rFonts w:ascii="Arial" w:hAnsi="Arial" w:cs="Arial"/>
              </w:rPr>
              <w:t>332</w:t>
            </w:r>
          </w:p>
        </w:tc>
        <w:tc>
          <w:tcPr>
            <w:tcW w:w="4909" w:type="dxa"/>
            <w:noWrap/>
            <w:hideMark/>
          </w:tcPr>
          <w:p w14:paraId="6A5B9E20" w14:textId="77777777" w:rsidR="005B311A" w:rsidRPr="00DB659D" w:rsidRDefault="005B311A">
            <w:pPr>
              <w:rPr>
                <w:rFonts w:ascii="Arial" w:hAnsi="Arial" w:cs="Arial"/>
              </w:rPr>
            </w:pPr>
            <w:r w:rsidRPr="00DB659D">
              <w:rPr>
                <w:rFonts w:ascii="Arial" w:hAnsi="Arial" w:cs="Arial"/>
              </w:rPr>
              <w:t>Atlanta-Sandy Springs-Roswell, GA</w:t>
            </w:r>
          </w:p>
        </w:tc>
        <w:tc>
          <w:tcPr>
            <w:tcW w:w="2803" w:type="dxa"/>
            <w:noWrap/>
            <w:hideMark/>
          </w:tcPr>
          <w:p w14:paraId="57CE2B88" w14:textId="77777777" w:rsidR="005B311A" w:rsidRPr="00DB659D" w:rsidRDefault="005B311A" w:rsidP="00DB659D">
            <w:pPr>
              <w:jc w:val="center"/>
              <w:rPr>
                <w:rFonts w:ascii="Arial" w:hAnsi="Arial" w:cs="Arial"/>
              </w:rPr>
            </w:pPr>
            <w:r w:rsidRPr="00DB659D">
              <w:rPr>
                <w:rFonts w:ascii="Arial" w:hAnsi="Arial" w:cs="Arial"/>
              </w:rPr>
              <w:t>44.7%</w:t>
            </w:r>
          </w:p>
        </w:tc>
      </w:tr>
      <w:tr w:rsidR="005B311A" w:rsidRPr="005B311A" w14:paraId="0461D222" w14:textId="77777777" w:rsidTr="00DB659D">
        <w:trPr>
          <w:trHeight w:val="300"/>
        </w:trPr>
        <w:tc>
          <w:tcPr>
            <w:tcW w:w="928" w:type="dxa"/>
            <w:noWrap/>
            <w:hideMark/>
          </w:tcPr>
          <w:p w14:paraId="23947183" w14:textId="77777777" w:rsidR="005B311A" w:rsidRPr="00DB659D" w:rsidRDefault="005B311A" w:rsidP="00DB659D">
            <w:pPr>
              <w:jc w:val="center"/>
              <w:rPr>
                <w:rFonts w:ascii="Arial" w:hAnsi="Arial" w:cs="Arial"/>
              </w:rPr>
            </w:pPr>
            <w:r w:rsidRPr="00DB659D">
              <w:rPr>
                <w:rFonts w:ascii="Arial" w:hAnsi="Arial" w:cs="Arial"/>
              </w:rPr>
              <w:lastRenderedPageBreak/>
              <w:t>333</w:t>
            </w:r>
          </w:p>
        </w:tc>
        <w:tc>
          <w:tcPr>
            <w:tcW w:w="4909" w:type="dxa"/>
            <w:noWrap/>
            <w:hideMark/>
          </w:tcPr>
          <w:p w14:paraId="10D383B6" w14:textId="77777777" w:rsidR="005B311A" w:rsidRPr="00DB659D" w:rsidRDefault="005B311A">
            <w:pPr>
              <w:rPr>
                <w:rFonts w:ascii="Arial" w:hAnsi="Arial" w:cs="Arial"/>
              </w:rPr>
            </w:pPr>
            <w:r w:rsidRPr="00DB659D">
              <w:rPr>
                <w:rFonts w:ascii="Arial" w:hAnsi="Arial" w:cs="Arial"/>
              </w:rPr>
              <w:t>Topeka, KS</w:t>
            </w:r>
          </w:p>
        </w:tc>
        <w:tc>
          <w:tcPr>
            <w:tcW w:w="2803" w:type="dxa"/>
            <w:noWrap/>
            <w:hideMark/>
          </w:tcPr>
          <w:p w14:paraId="1D709DC8" w14:textId="77777777" w:rsidR="005B311A" w:rsidRPr="00DB659D" w:rsidRDefault="005B311A" w:rsidP="00DB659D">
            <w:pPr>
              <w:jc w:val="center"/>
              <w:rPr>
                <w:rFonts w:ascii="Arial" w:hAnsi="Arial" w:cs="Arial"/>
              </w:rPr>
            </w:pPr>
            <w:r w:rsidRPr="00DB659D">
              <w:rPr>
                <w:rFonts w:ascii="Arial" w:hAnsi="Arial" w:cs="Arial"/>
              </w:rPr>
              <w:t>44.6%</w:t>
            </w:r>
          </w:p>
        </w:tc>
      </w:tr>
      <w:tr w:rsidR="005B311A" w:rsidRPr="005B311A" w14:paraId="6E5F7154" w14:textId="77777777" w:rsidTr="00DB659D">
        <w:trPr>
          <w:trHeight w:val="300"/>
        </w:trPr>
        <w:tc>
          <w:tcPr>
            <w:tcW w:w="928" w:type="dxa"/>
            <w:noWrap/>
            <w:hideMark/>
          </w:tcPr>
          <w:p w14:paraId="37C718FA" w14:textId="77777777" w:rsidR="005B311A" w:rsidRPr="00DB659D" w:rsidRDefault="005B311A" w:rsidP="00DB659D">
            <w:pPr>
              <w:jc w:val="center"/>
              <w:rPr>
                <w:rFonts w:ascii="Arial" w:hAnsi="Arial" w:cs="Arial"/>
              </w:rPr>
            </w:pPr>
            <w:r w:rsidRPr="00DB659D">
              <w:rPr>
                <w:rFonts w:ascii="Arial" w:hAnsi="Arial" w:cs="Arial"/>
              </w:rPr>
              <w:t>334</w:t>
            </w:r>
          </w:p>
        </w:tc>
        <w:tc>
          <w:tcPr>
            <w:tcW w:w="4909" w:type="dxa"/>
            <w:noWrap/>
            <w:hideMark/>
          </w:tcPr>
          <w:p w14:paraId="6C15F241" w14:textId="77777777" w:rsidR="005B311A" w:rsidRPr="00DB659D" w:rsidRDefault="005B311A">
            <w:pPr>
              <w:rPr>
                <w:rFonts w:ascii="Arial" w:hAnsi="Arial" w:cs="Arial"/>
              </w:rPr>
            </w:pPr>
            <w:r w:rsidRPr="00DB659D">
              <w:rPr>
                <w:rFonts w:ascii="Arial" w:hAnsi="Arial" w:cs="Arial"/>
              </w:rPr>
              <w:t>Salt Lake City, UT</w:t>
            </w:r>
          </w:p>
        </w:tc>
        <w:tc>
          <w:tcPr>
            <w:tcW w:w="2803" w:type="dxa"/>
            <w:noWrap/>
            <w:hideMark/>
          </w:tcPr>
          <w:p w14:paraId="20FB93BD" w14:textId="77777777" w:rsidR="005B311A" w:rsidRPr="00DB659D" w:rsidRDefault="005B311A" w:rsidP="00DB659D">
            <w:pPr>
              <w:jc w:val="center"/>
              <w:rPr>
                <w:rFonts w:ascii="Arial" w:hAnsi="Arial" w:cs="Arial"/>
              </w:rPr>
            </w:pPr>
            <w:r w:rsidRPr="00DB659D">
              <w:rPr>
                <w:rFonts w:ascii="Arial" w:hAnsi="Arial" w:cs="Arial"/>
              </w:rPr>
              <w:t>44.6%</w:t>
            </w:r>
          </w:p>
        </w:tc>
      </w:tr>
      <w:tr w:rsidR="005B311A" w:rsidRPr="005B311A" w14:paraId="6EC16DB7" w14:textId="77777777" w:rsidTr="00DB659D">
        <w:trPr>
          <w:trHeight w:val="300"/>
        </w:trPr>
        <w:tc>
          <w:tcPr>
            <w:tcW w:w="928" w:type="dxa"/>
            <w:noWrap/>
            <w:hideMark/>
          </w:tcPr>
          <w:p w14:paraId="5E8BA225" w14:textId="77777777" w:rsidR="005B311A" w:rsidRPr="00DB659D" w:rsidRDefault="005B311A" w:rsidP="00DB659D">
            <w:pPr>
              <w:jc w:val="center"/>
              <w:rPr>
                <w:rFonts w:ascii="Arial" w:hAnsi="Arial" w:cs="Arial"/>
              </w:rPr>
            </w:pPr>
            <w:r w:rsidRPr="00DB659D">
              <w:rPr>
                <w:rFonts w:ascii="Arial" w:hAnsi="Arial" w:cs="Arial"/>
              </w:rPr>
              <w:t>335</w:t>
            </w:r>
          </w:p>
        </w:tc>
        <w:tc>
          <w:tcPr>
            <w:tcW w:w="4909" w:type="dxa"/>
            <w:noWrap/>
            <w:hideMark/>
          </w:tcPr>
          <w:p w14:paraId="2DD83E62" w14:textId="77777777" w:rsidR="005B311A" w:rsidRPr="00DB659D" w:rsidRDefault="005B311A">
            <w:pPr>
              <w:rPr>
                <w:rFonts w:ascii="Arial" w:hAnsi="Arial" w:cs="Arial"/>
              </w:rPr>
            </w:pPr>
            <w:r w:rsidRPr="00DB659D">
              <w:rPr>
                <w:rFonts w:ascii="Arial" w:hAnsi="Arial" w:cs="Arial"/>
              </w:rPr>
              <w:t>Richmond, VA</w:t>
            </w:r>
          </w:p>
        </w:tc>
        <w:tc>
          <w:tcPr>
            <w:tcW w:w="2803" w:type="dxa"/>
            <w:noWrap/>
            <w:hideMark/>
          </w:tcPr>
          <w:p w14:paraId="5BDE0061" w14:textId="77777777" w:rsidR="005B311A" w:rsidRPr="00DB659D" w:rsidRDefault="005B311A" w:rsidP="00DB659D">
            <w:pPr>
              <w:jc w:val="center"/>
              <w:rPr>
                <w:rFonts w:ascii="Arial" w:hAnsi="Arial" w:cs="Arial"/>
              </w:rPr>
            </w:pPr>
            <w:r w:rsidRPr="00DB659D">
              <w:rPr>
                <w:rFonts w:ascii="Arial" w:hAnsi="Arial" w:cs="Arial"/>
              </w:rPr>
              <w:t>44.6%</w:t>
            </w:r>
          </w:p>
        </w:tc>
      </w:tr>
      <w:tr w:rsidR="005B311A" w:rsidRPr="005B311A" w14:paraId="54CAB46C" w14:textId="77777777" w:rsidTr="00DB659D">
        <w:trPr>
          <w:trHeight w:val="300"/>
        </w:trPr>
        <w:tc>
          <w:tcPr>
            <w:tcW w:w="928" w:type="dxa"/>
            <w:noWrap/>
            <w:hideMark/>
          </w:tcPr>
          <w:p w14:paraId="0D9AF594" w14:textId="77777777" w:rsidR="005B311A" w:rsidRPr="00DB659D" w:rsidRDefault="005B311A" w:rsidP="00DB659D">
            <w:pPr>
              <w:jc w:val="center"/>
              <w:rPr>
                <w:rFonts w:ascii="Arial" w:hAnsi="Arial" w:cs="Arial"/>
              </w:rPr>
            </w:pPr>
            <w:r w:rsidRPr="00DB659D">
              <w:rPr>
                <w:rFonts w:ascii="Arial" w:hAnsi="Arial" w:cs="Arial"/>
              </w:rPr>
              <w:t>336</w:t>
            </w:r>
          </w:p>
        </w:tc>
        <w:tc>
          <w:tcPr>
            <w:tcW w:w="4909" w:type="dxa"/>
            <w:noWrap/>
            <w:hideMark/>
          </w:tcPr>
          <w:p w14:paraId="0CCBD80E" w14:textId="77777777" w:rsidR="005B311A" w:rsidRPr="00DB659D" w:rsidRDefault="005B311A">
            <w:pPr>
              <w:rPr>
                <w:rFonts w:ascii="Arial" w:hAnsi="Arial" w:cs="Arial"/>
              </w:rPr>
            </w:pPr>
            <w:r w:rsidRPr="00DB659D">
              <w:rPr>
                <w:rFonts w:ascii="Arial" w:hAnsi="Arial" w:cs="Arial"/>
              </w:rPr>
              <w:t>Gainesville, FL</w:t>
            </w:r>
          </w:p>
        </w:tc>
        <w:tc>
          <w:tcPr>
            <w:tcW w:w="2803" w:type="dxa"/>
            <w:noWrap/>
            <w:hideMark/>
          </w:tcPr>
          <w:p w14:paraId="032C47CA" w14:textId="77777777" w:rsidR="005B311A" w:rsidRPr="00DB659D" w:rsidRDefault="005B311A" w:rsidP="00DB659D">
            <w:pPr>
              <w:jc w:val="center"/>
              <w:rPr>
                <w:rFonts w:ascii="Arial" w:hAnsi="Arial" w:cs="Arial"/>
              </w:rPr>
            </w:pPr>
            <w:r w:rsidRPr="00DB659D">
              <w:rPr>
                <w:rFonts w:ascii="Arial" w:hAnsi="Arial" w:cs="Arial"/>
              </w:rPr>
              <w:t>44.6%</w:t>
            </w:r>
          </w:p>
        </w:tc>
      </w:tr>
      <w:tr w:rsidR="005B311A" w:rsidRPr="005B311A" w14:paraId="61352778" w14:textId="77777777" w:rsidTr="00DB659D">
        <w:trPr>
          <w:trHeight w:val="300"/>
        </w:trPr>
        <w:tc>
          <w:tcPr>
            <w:tcW w:w="928" w:type="dxa"/>
            <w:noWrap/>
            <w:hideMark/>
          </w:tcPr>
          <w:p w14:paraId="7F787B3C" w14:textId="77777777" w:rsidR="005B311A" w:rsidRPr="00DB659D" w:rsidRDefault="005B311A" w:rsidP="00DB659D">
            <w:pPr>
              <w:jc w:val="center"/>
              <w:rPr>
                <w:rFonts w:ascii="Arial" w:hAnsi="Arial" w:cs="Arial"/>
              </w:rPr>
            </w:pPr>
            <w:r w:rsidRPr="00DB659D">
              <w:rPr>
                <w:rFonts w:ascii="Arial" w:hAnsi="Arial" w:cs="Arial"/>
              </w:rPr>
              <w:t>337</w:t>
            </w:r>
          </w:p>
        </w:tc>
        <w:tc>
          <w:tcPr>
            <w:tcW w:w="4909" w:type="dxa"/>
            <w:noWrap/>
            <w:hideMark/>
          </w:tcPr>
          <w:p w14:paraId="4C1CA222" w14:textId="77777777" w:rsidR="005B311A" w:rsidRPr="00DB659D" w:rsidRDefault="005B311A">
            <w:pPr>
              <w:rPr>
                <w:rFonts w:ascii="Arial" w:hAnsi="Arial" w:cs="Arial"/>
              </w:rPr>
            </w:pPr>
            <w:r w:rsidRPr="00DB659D">
              <w:rPr>
                <w:rFonts w:ascii="Arial" w:hAnsi="Arial" w:cs="Arial"/>
              </w:rPr>
              <w:t>Bloomington, IL</w:t>
            </w:r>
          </w:p>
        </w:tc>
        <w:tc>
          <w:tcPr>
            <w:tcW w:w="2803" w:type="dxa"/>
            <w:noWrap/>
            <w:hideMark/>
          </w:tcPr>
          <w:p w14:paraId="0184DD94" w14:textId="77777777" w:rsidR="005B311A" w:rsidRPr="00DB659D" w:rsidRDefault="005B311A" w:rsidP="00DB659D">
            <w:pPr>
              <w:jc w:val="center"/>
              <w:rPr>
                <w:rFonts w:ascii="Arial" w:hAnsi="Arial" w:cs="Arial"/>
              </w:rPr>
            </w:pPr>
            <w:r w:rsidRPr="00DB659D">
              <w:rPr>
                <w:rFonts w:ascii="Arial" w:hAnsi="Arial" w:cs="Arial"/>
              </w:rPr>
              <w:t>44.6%</w:t>
            </w:r>
          </w:p>
        </w:tc>
      </w:tr>
      <w:tr w:rsidR="005B311A" w:rsidRPr="005B311A" w14:paraId="0A50E5F0" w14:textId="77777777" w:rsidTr="00DB659D">
        <w:trPr>
          <w:trHeight w:val="300"/>
        </w:trPr>
        <w:tc>
          <w:tcPr>
            <w:tcW w:w="928" w:type="dxa"/>
            <w:noWrap/>
            <w:hideMark/>
          </w:tcPr>
          <w:p w14:paraId="4F3802FB" w14:textId="77777777" w:rsidR="005B311A" w:rsidRPr="00DB659D" w:rsidRDefault="005B311A" w:rsidP="00DB659D">
            <w:pPr>
              <w:jc w:val="center"/>
              <w:rPr>
                <w:rFonts w:ascii="Arial" w:hAnsi="Arial" w:cs="Arial"/>
              </w:rPr>
            </w:pPr>
            <w:r w:rsidRPr="00DB659D">
              <w:rPr>
                <w:rFonts w:ascii="Arial" w:hAnsi="Arial" w:cs="Arial"/>
              </w:rPr>
              <w:t>338</w:t>
            </w:r>
          </w:p>
        </w:tc>
        <w:tc>
          <w:tcPr>
            <w:tcW w:w="4909" w:type="dxa"/>
            <w:noWrap/>
            <w:hideMark/>
          </w:tcPr>
          <w:p w14:paraId="32D73B10" w14:textId="77777777" w:rsidR="005B311A" w:rsidRPr="00DB659D" w:rsidRDefault="005B311A">
            <w:pPr>
              <w:rPr>
                <w:rFonts w:ascii="Arial" w:hAnsi="Arial" w:cs="Arial"/>
              </w:rPr>
            </w:pPr>
            <w:r w:rsidRPr="00DB659D">
              <w:rPr>
                <w:rFonts w:ascii="Arial" w:hAnsi="Arial" w:cs="Arial"/>
              </w:rPr>
              <w:t>Rochester, NY</w:t>
            </w:r>
          </w:p>
        </w:tc>
        <w:tc>
          <w:tcPr>
            <w:tcW w:w="2803" w:type="dxa"/>
            <w:noWrap/>
            <w:hideMark/>
          </w:tcPr>
          <w:p w14:paraId="0601B387" w14:textId="77777777" w:rsidR="005B311A" w:rsidRPr="00DB659D" w:rsidRDefault="005B311A" w:rsidP="00DB659D">
            <w:pPr>
              <w:jc w:val="center"/>
              <w:rPr>
                <w:rFonts w:ascii="Arial" w:hAnsi="Arial" w:cs="Arial"/>
              </w:rPr>
            </w:pPr>
            <w:r w:rsidRPr="00DB659D">
              <w:rPr>
                <w:rFonts w:ascii="Arial" w:hAnsi="Arial" w:cs="Arial"/>
              </w:rPr>
              <w:t>44.5%</w:t>
            </w:r>
          </w:p>
        </w:tc>
      </w:tr>
      <w:tr w:rsidR="005B311A" w:rsidRPr="005B311A" w14:paraId="27A64688" w14:textId="77777777" w:rsidTr="00DB659D">
        <w:trPr>
          <w:trHeight w:val="300"/>
        </w:trPr>
        <w:tc>
          <w:tcPr>
            <w:tcW w:w="928" w:type="dxa"/>
            <w:noWrap/>
            <w:hideMark/>
          </w:tcPr>
          <w:p w14:paraId="5C91DBE3" w14:textId="77777777" w:rsidR="005B311A" w:rsidRPr="00DB659D" w:rsidRDefault="005B311A" w:rsidP="00DB659D">
            <w:pPr>
              <w:jc w:val="center"/>
              <w:rPr>
                <w:rFonts w:ascii="Arial" w:hAnsi="Arial" w:cs="Arial"/>
              </w:rPr>
            </w:pPr>
            <w:r w:rsidRPr="00DB659D">
              <w:rPr>
                <w:rFonts w:ascii="Arial" w:hAnsi="Arial" w:cs="Arial"/>
              </w:rPr>
              <w:t>339</w:t>
            </w:r>
          </w:p>
        </w:tc>
        <w:tc>
          <w:tcPr>
            <w:tcW w:w="4909" w:type="dxa"/>
            <w:noWrap/>
            <w:hideMark/>
          </w:tcPr>
          <w:p w14:paraId="62AD7A0A" w14:textId="77777777" w:rsidR="005B311A" w:rsidRPr="00DB659D" w:rsidRDefault="005B311A">
            <w:pPr>
              <w:rPr>
                <w:rFonts w:ascii="Arial" w:hAnsi="Arial" w:cs="Arial"/>
              </w:rPr>
            </w:pPr>
            <w:r w:rsidRPr="00DB659D">
              <w:rPr>
                <w:rFonts w:ascii="Arial" w:hAnsi="Arial" w:cs="Arial"/>
              </w:rPr>
              <w:t>Midland, MI</w:t>
            </w:r>
          </w:p>
        </w:tc>
        <w:tc>
          <w:tcPr>
            <w:tcW w:w="2803" w:type="dxa"/>
            <w:noWrap/>
            <w:hideMark/>
          </w:tcPr>
          <w:p w14:paraId="342FC506" w14:textId="77777777" w:rsidR="005B311A" w:rsidRPr="00DB659D" w:rsidRDefault="005B311A" w:rsidP="00DB659D">
            <w:pPr>
              <w:jc w:val="center"/>
              <w:rPr>
                <w:rFonts w:ascii="Arial" w:hAnsi="Arial" w:cs="Arial"/>
              </w:rPr>
            </w:pPr>
            <w:r w:rsidRPr="00DB659D">
              <w:rPr>
                <w:rFonts w:ascii="Arial" w:hAnsi="Arial" w:cs="Arial"/>
              </w:rPr>
              <w:t>44.5%</w:t>
            </w:r>
          </w:p>
        </w:tc>
      </w:tr>
      <w:tr w:rsidR="005B311A" w:rsidRPr="005B311A" w14:paraId="64DFAF1E" w14:textId="77777777" w:rsidTr="00DB659D">
        <w:trPr>
          <w:trHeight w:val="300"/>
        </w:trPr>
        <w:tc>
          <w:tcPr>
            <w:tcW w:w="928" w:type="dxa"/>
            <w:noWrap/>
            <w:hideMark/>
          </w:tcPr>
          <w:p w14:paraId="30EC9098" w14:textId="77777777" w:rsidR="005B311A" w:rsidRPr="00DB659D" w:rsidRDefault="005B311A" w:rsidP="00DB659D">
            <w:pPr>
              <w:jc w:val="center"/>
              <w:rPr>
                <w:rFonts w:ascii="Arial" w:hAnsi="Arial" w:cs="Arial"/>
              </w:rPr>
            </w:pPr>
            <w:r w:rsidRPr="00DB659D">
              <w:rPr>
                <w:rFonts w:ascii="Arial" w:hAnsi="Arial" w:cs="Arial"/>
              </w:rPr>
              <w:t>340</w:t>
            </w:r>
          </w:p>
        </w:tc>
        <w:tc>
          <w:tcPr>
            <w:tcW w:w="4909" w:type="dxa"/>
            <w:noWrap/>
            <w:hideMark/>
          </w:tcPr>
          <w:p w14:paraId="7E73F21A" w14:textId="77777777" w:rsidR="005B311A" w:rsidRPr="00DB659D" w:rsidRDefault="005B311A">
            <w:pPr>
              <w:rPr>
                <w:rFonts w:ascii="Arial" w:hAnsi="Arial" w:cs="Arial"/>
              </w:rPr>
            </w:pPr>
            <w:r w:rsidRPr="00DB659D">
              <w:rPr>
                <w:rFonts w:ascii="Arial" w:hAnsi="Arial" w:cs="Arial"/>
              </w:rPr>
              <w:t>Des Moines-West Des Moines, IA</w:t>
            </w:r>
          </w:p>
        </w:tc>
        <w:tc>
          <w:tcPr>
            <w:tcW w:w="2803" w:type="dxa"/>
            <w:noWrap/>
            <w:hideMark/>
          </w:tcPr>
          <w:p w14:paraId="411BDC50" w14:textId="77777777" w:rsidR="005B311A" w:rsidRPr="00DB659D" w:rsidRDefault="005B311A" w:rsidP="00DB659D">
            <w:pPr>
              <w:jc w:val="center"/>
              <w:rPr>
                <w:rFonts w:ascii="Arial" w:hAnsi="Arial" w:cs="Arial"/>
              </w:rPr>
            </w:pPr>
            <w:r w:rsidRPr="00DB659D">
              <w:rPr>
                <w:rFonts w:ascii="Arial" w:hAnsi="Arial" w:cs="Arial"/>
              </w:rPr>
              <w:t>44.5%</w:t>
            </w:r>
          </w:p>
        </w:tc>
      </w:tr>
      <w:tr w:rsidR="005B311A" w:rsidRPr="005B311A" w14:paraId="24F224D2" w14:textId="77777777" w:rsidTr="00DB659D">
        <w:trPr>
          <w:trHeight w:val="300"/>
        </w:trPr>
        <w:tc>
          <w:tcPr>
            <w:tcW w:w="928" w:type="dxa"/>
            <w:noWrap/>
            <w:hideMark/>
          </w:tcPr>
          <w:p w14:paraId="744E0BBB" w14:textId="77777777" w:rsidR="005B311A" w:rsidRPr="00DB659D" w:rsidRDefault="005B311A" w:rsidP="00DB659D">
            <w:pPr>
              <w:jc w:val="center"/>
              <w:rPr>
                <w:rFonts w:ascii="Arial" w:hAnsi="Arial" w:cs="Arial"/>
              </w:rPr>
            </w:pPr>
            <w:r w:rsidRPr="00DB659D">
              <w:rPr>
                <w:rFonts w:ascii="Arial" w:hAnsi="Arial" w:cs="Arial"/>
              </w:rPr>
              <w:t>341</w:t>
            </w:r>
          </w:p>
        </w:tc>
        <w:tc>
          <w:tcPr>
            <w:tcW w:w="4909" w:type="dxa"/>
            <w:noWrap/>
            <w:hideMark/>
          </w:tcPr>
          <w:p w14:paraId="7124EC1B" w14:textId="77777777" w:rsidR="005B311A" w:rsidRPr="00DB659D" w:rsidRDefault="005B311A">
            <w:pPr>
              <w:rPr>
                <w:rFonts w:ascii="Arial" w:hAnsi="Arial" w:cs="Arial"/>
              </w:rPr>
            </w:pPr>
            <w:r w:rsidRPr="00DB659D">
              <w:rPr>
                <w:rFonts w:ascii="Arial" w:hAnsi="Arial" w:cs="Arial"/>
              </w:rPr>
              <w:t>Ithaca, NY</w:t>
            </w:r>
          </w:p>
        </w:tc>
        <w:tc>
          <w:tcPr>
            <w:tcW w:w="2803" w:type="dxa"/>
            <w:noWrap/>
            <w:hideMark/>
          </w:tcPr>
          <w:p w14:paraId="3082CCA8" w14:textId="77777777" w:rsidR="005B311A" w:rsidRPr="00DB659D" w:rsidRDefault="005B311A" w:rsidP="00DB659D">
            <w:pPr>
              <w:jc w:val="center"/>
              <w:rPr>
                <w:rFonts w:ascii="Arial" w:hAnsi="Arial" w:cs="Arial"/>
              </w:rPr>
            </w:pPr>
            <w:r w:rsidRPr="00DB659D">
              <w:rPr>
                <w:rFonts w:ascii="Arial" w:hAnsi="Arial" w:cs="Arial"/>
              </w:rPr>
              <w:t>44.4%</w:t>
            </w:r>
          </w:p>
        </w:tc>
      </w:tr>
      <w:tr w:rsidR="005B311A" w:rsidRPr="005B311A" w14:paraId="15C33F39" w14:textId="77777777" w:rsidTr="00DB659D">
        <w:trPr>
          <w:trHeight w:val="300"/>
        </w:trPr>
        <w:tc>
          <w:tcPr>
            <w:tcW w:w="928" w:type="dxa"/>
            <w:noWrap/>
            <w:hideMark/>
          </w:tcPr>
          <w:p w14:paraId="787B5351" w14:textId="77777777" w:rsidR="005B311A" w:rsidRPr="00DB659D" w:rsidRDefault="005B311A" w:rsidP="00DB659D">
            <w:pPr>
              <w:jc w:val="center"/>
              <w:rPr>
                <w:rFonts w:ascii="Arial" w:hAnsi="Arial" w:cs="Arial"/>
              </w:rPr>
            </w:pPr>
            <w:r w:rsidRPr="00DB659D">
              <w:rPr>
                <w:rFonts w:ascii="Arial" w:hAnsi="Arial" w:cs="Arial"/>
              </w:rPr>
              <w:t>342</w:t>
            </w:r>
          </w:p>
        </w:tc>
        <w:tc>
          <w:tcPr>
            <w:tcW w:w="4909" w:type="dxa"/>
            <w:noWrap/>
            <w:hideMark/>
          </w:tcPr>
          <w:p w14:paraId="2E38521F" w14:textId="77777777" w:rsidR="005B311A" w:rsidRPr="00DB659D" w:rsidRDefault="005B311A">
            <w:pPr>
              <w:rPr>
                <w:rFonts w:ascii="Arial" w:hAnsi="Arial" w:cs="Arial"/>
              </w:rPr>
            </w:pPr>
            <w:r w:rsidRPr="00DB659D">
              <w:rPr>
                <w:rFonts w:ascii="Arial" w:hAnsi="Arial" w:cs="Arial"/>
              </w:rPr>
              <w:t>Worcester, MA-CT</w:t>
            </w:r>
          </w:p>
        </w:tc>
        <w:tc>
          <w:tcPr>
            <w:tcW w:w="2803" w:type="dxa"/>
            <w:noWrap/>
            <w:hideMark/>
          </w:tcPr>
          <w:p w14:paraId="41B3474D" w14:textId="77777777" w:rsidR="005B311A" w:rsidRPr="00DB659D" w:rsidRDefault="005B311A" w:rsidP="00DB659D">
            <w:pPr>
              <w:jc w:val="center"/>
              <w:rPr>
                <w:rFonts w:ascii="Arial" w:hAnsi="Arial" w:cs="Arial"/>
              </w:rPr>
            </w:pPr>
            <w:r w:rsidRPr="00DB659D">
              <w:rPr>
                <w:rFonts w:ascii="Arial" w:hAnsi="Arial" w:cs="Arial"/>
              </w:rPr>
              <w:t>44.4%</w:t>
            </w:r>
          </w:p>
        </w:tc>
      </w:tr>
      <w:tr w:rsidR="005B311A" w:rsidRPr="005B311A" w14:paraId="5A1B7452" w14:textId="77777777" w:rsidTr="00DB659D">
        <w:trPr>
          <w:trHeight w:val="300"/>
        </w:trPr>
        <w:tc>
          <w:tcPr>
            <w:tcW w:w="928" w:type="dxa"/>
            <w:noWrap/>
            <w:hideMark/>
          </w:tcPr>
          <w:p w14:paraId="7E5D36E9" w14:textId="77777777" w:rsidR="005B311A" w:rsidRPr="00DB659D" w:rsidRDefault="005B311A" w:rsidP="00DB659D">
            <w:pPr>
              <w:jc w:val="center"/>
              <w:rPr>
                <w:rFonts w:ascii="Arial" w:hAnsi="Arial" w:cs="Arial"/>
              </w:rPr>
            </w:pPr>
            <w:r w:rsidRPr="00DB659D">
              <w:rPr>
                <w:rFonts w:ascii="Arial" w:hAnsi="Arial" w:cs="Arial"/>
              </w:rPr>
              <w:t>343</w:t>
            </w:r>
          </w:p>
        </w:tc>
        <w:tc>
          <w:tcPr>
            <w:tcW w:w="4909" w:type="dxa"/>
            <w:noWrap/>
            <w:hideMark/>
          </w:tcPr>
          <w:p w14:paraId="5910743E" w14:textId="77777777" w:rsidR="005B311A" w:rsidRPr="00DB659D" w:rsidRDefault="005B311A">
            <w:pPr>
              <w:rPr>
                <w:rFonts w:ascii="Arial" w:hAnsi="Arial" w:cs="Arial"/>
              </w:rPr>
            </w:pPr>
            <w:r w:rsidRPr="00DB659D">
              <w:rPr>
                <w:rFonts w:ascii="Arial" w:hAnsi="Arial" w:cs="Arial"/>
              </w:rPr>
              <w:t>Austin-Round Rock, TX</w:t>
            </w:r>
          </w:p>
        </w:tc>
        <w:tc>
          <w:tcPr>
            <w:tcW w:w="2803" w:type="dxa"/>
            <w:noWrap/>
            <w:hideMark/>
          </w:tcPr>
          <w:p w14:paraId="67484211" w14:textId="77777777" w:rsidR="005B311A" w:rsidRPr="00DB659D" w:rsidRDefault="005B311A" w:rsidP="00DB659D">
            <w:pPr>
              <w:jc w:val="center"/>
              <w:rPr>
                <w:rFonts w:ascii="Arial" w:hAnsi="Arial" w:cs="Arial"/>
              </w:rPr>
            </w:pPr>
            <w:r w:rsidRPr="00DB659D">
              <w:rPr>
                <w:rFonts w:ascii="Arial" w:hAnsi="Arial" w:cs="Arial"/>
              </w:rPr>
              <w:t>44.3%</w:t>
            </w:r>
          </w:p>
        </w:tc>
      </w:tr>
      <w:tr w:rsidR="005B311A" w:rsidRPr="005B311A" w14:paraId="1B134AF7" w14:textId="77777777" w:rsidTr="00DB659D">
        <w:trPr>
          <w:trHeight w:val="300"/>
        </w:trPr>
        <w:tc>
          <w:tcPr>
            <w:tcW w:w="928" w:type="dxa"/>
            <w:noWrap/>
            <w:hideMark/>
          </w:tcPr>
          <w:p w14:paraId="6A4A4813" w14:textId="77777777" w:rsidR="005B311A" w:rsidRPr="00DB659D" w:rsidRDefault="005B311A" w:rsidP="00DB659D">
            <w:pPr>
              <w:jc w:val="center"/>
              <w:rPr>
                <w:rFonts w:ascii="Arial" w:hAnsi="Arial" w:cs="Arial"/>
              </w:rPr>
            </w:pPr>
            <w:r w:rsidRPr="00DB659D">
              <w:rPr>
                <w:rFonts w:ascii="Arial" w:hAnsi="Arial" w:cs="Arial"/>
              </w:rPr>
              <w:t>344</w:t>
            </w:r>
          </w:p>
        </w:tc>
        <w:tc>
          <w:tcPr>
            <w:tcW w:w="4909" w:type="dxa"/>
            <w:noWrap/>
            <w:hideMark/>
          </w:tcPr>
          <w:p w14:paraId="3EBBFC62" w14:textId="77777777" w:rsidR="005B311A" w:rsidRPr="00DB659D" w:rsidRDefault="005B311A">
            <w:pPr>
              <w:rPr>
                <w:rFonts w:ascii="Arial" w:hAnsi="Arial" w:cs="Arial"/>
              </w:rPr>
            </w:pPr>
            <w:r w:rsidRPr="00DB659D">
              <w:rPr>
                <w:rFonts w:ascii="Arial" w:hAnsi="Arial" w:cs="Arial"/>
              </w:rPr>
              <w:t>McAllen-Edinburg-Mission, TX</w:t>
            </w:r>
          </w:p>
        </w:tc>
        <w:tc>
          <w:tcPr>
            <w:tcW w:w="2803" w:type="dxa"/>
            <w:noWrap/>
            <w:hideMark/>
          </w:tcPr>
          <w:p w14:paraId="4CCE22A1" w14:textId="77777777" w:rsidR="005B311A" w:rsidRPr="00DB659D" w:rsidRDefault="005B311A" w:rsidP="00DB659D">
            <w:pPr>
              <w:jc w:val="center"/>
              <w:rPr>
                <w:rFonts w:ascii="Arial" w:hAnsi="Arial" w:cs="Arial"/>
              </w:rPr>
            </w:pPr>
            <w:r w:rsidRPr="00DB659D">
              <w:rPr>
                <w:rFonts w:ascii="Arial" w:hAnsi="Arial" w:cs="Arial"/>
              </w:rPr>
              <w:t>44.3%</w:t>
            </w:r>
          </w:p>
        </w:tc>
      </w:tr>
      <w:tr w:rsidR="005B311A" w:rsidRPr="005B311A" w14:paraId="5A00CA26" w14:textId="77777777" w:rsidTr="00DB659D">
        <w:trPr>
          <w:trHeight w:val="300"/>
        </w:trPr>
        <w:tc>
          <w:tcPr>
            <w:tcW w:w="928" w:type="dxa"/>
            <w:noWrap/>
            <w:hideMark/>
          </w:tcPr>
          <w:p w14:paraId="4E2F9C5A" w14:textId="77777777" w:rsidR="005B311A" w:rsidRPr="00DB659D" w:rsidRDefault="005B311A" w:rsidP="00DB659D">
            <w:pPr>
              <w:jc w:val="center"/>
              <w:rPr>
                <w:rFonts w:ascii="Arial" w:hAnsi="Arial" w:cs="Arial"/>
              </w:rPr>
            </w:pPr>
            <w:r w:rsidRPr="00DB659D">
              <w:rPr>
                <w:rFonts w:ascii="Arial" w:hAnsi="Arial" w:cs="Arial"/>
              </w:rPr>
              <w:t>345</w:t>
            </w:r>
          </w:p>
        </w:tc>
        <w:tc>
          <w:tcPr>
            <w:tcW w:w="4909" w:type="dxa"/>
            <w:noWrap/>
            <w:hideMark/>
          </w:tcPr>
          <w:p w14:paraId="138E127F" w14:textId="77777777" w:rsidR="005B311A" w:rsidRPr="00DB659D" w:rsidRDefault="005B311A">
            <w:pPr>
              <w:rPr>
                <w:rFonts w:ascii="Arial" w:hAnsi="Arial" w:cs="Arial"/>
              </w:rPr>
            </w:pPr>
            <w:r w:rsidRPr="00DB659D">
              <w:rPr>
                <w:rFonts w:ascii="Arial" w:hAnsi="Arial" w:cs="Arial"/>
              </w:rPr>
              <w:t>Springfield, IL</w:t>
            </w:r>
          </w:p>
        </w:tc>
        <w:tc>
          <w:tcPr>
            <w:tcW w:w="2803" w:type="dxa"/>
            <w:noWrap/>
            <w:hideMark/>
          </w:tcPr>
          <w:p w14:paraId="4C6857E5" w14:textId="77777777" w:rsidR="005B311A" w:rsidRPr="00DB659D" w:rsidRDefault="005B311A" w:rsidP="00DB659D">
            <w:pPr>
              <w:jc w:val="center"/>
              <w:rPr>
                <w:rFonts w:ascii="Arial" w:hAnsi="Arial" w:cs="Arial"/>
              </w:rPr>
            </w:pPr>
            <w:r w:rsidRPr="00DB659D">
              <w:rPr>
                <w:rFonts w:ascii="Arial" w:hAnsi="Arial" w:cs="Arial"/>
              </w:rPr>
              <w:t>44.2%</w:t>
            </w:r>
          </w:p>
        </w:tc>
      </w:tr>
      <w:tr w:rsidR="005B311A" w:rsidRPr="005B311A" w14:paraId="5C317886" w14:textId="77777777" w:rsidTr="00DB659D">
        <w:trPr>
          <w:trHeight w:val="300"/>
        </w:trPr>
        <w:tc>
          <w:tcPr>
            <w:tcW w:w="928" w:type="dxa"/>
            <w:noWrap/>
            <w:hideMark/>
          </w:tcPr>
          <w:p w14:paraId="6B580B76" w14:textId="77777777" w:rsidR="005B311A" w:rsidRPr="00DB659D" w:rsidRDefault="005B311A" w:rsidP="00DB659D">
            <w:pPr>
              <w:jc w:val="center"/>
              <w:rPr>
                <w:rFonts w:ascii="Arial" w:hAnsi="Arial" w:cs="Arial"/>
              </w:rPr>
            </w:pPr>
            <w:r w:rsidRPr="00DB659D">
              <w:rPr>
                <w:rFonts w:ascii="Arial" w:hAnsi="Arial" w:cs="Arial"/>
              </w:rPr>
              <w:t>346</w:t>
            </w:r>
          </w:p>
        </w:tc>
        <w:tc>
          <w:tcPr>
            <w:tcW w:w="4909" w:type="dxa"/>
            <w:noWrap/>
            <w:hideMark/>
          </w:tcPr>
          <w:p w14:paraId="2BBCB125" w14:textId="77777777" w:rsidR="005B311A" w:rsidRPr="00DB659D" w:rsidRDefault="005B311A">
            <w:pPr>
              <w:rPr>
                <w:rFonts w:ascii="Arial" w:hAnsi="Arial" w:cs="Arial"/>
              </w:rPr>
            </w:pPr>
            <w:r w:rsidRPr="00DB659D">
              <w:rPr>
                <w:rFonts w:ascii="Arial" w:hAnsi="Arial" w:cs="Arial"/>
              </w:rPr>
              <w:t>Pocatello, ID</w:t>
            </w:r>
          </w:p>
        </w:tc>
        <w:tc>
          <w:tcPr>
            <w:tcW w:w="2803" w:type="dxa"/>
            <w:noWrap/>
            <w:hideMark/>
          </w:tcPr>
          <w:p w14:paraId="00E494EA" w14:textId="77777777" w:rsidR="005B311A" w:rsidRPr="00DB659D" w:rsidRDefault="005B311A" w:rsidP="00DB659D">
            <w:pPr>
              <w:jc w:val="center"/>
              <w:rPr>
                <w:rFonts w:ascii="Arial" w:hAnsi="Arial" w:cs="Arial"/>
              </w:rPr>
            </w:pPr>
            <w:r w:rsidRPr="00DB659D">
              <w:rPr>
                <w:rFonts w:ascii="Arial" w:hAnsi="Arial" w:cs="Arial"/>
              </w:rPr>
              <w:t>44.2%</w:t>
            </w:r>
          </w:p>
        </w:tc>
      </w:tr>
      <w:tr w:rsidR="005B311A" w:rsidRPr="005B311A" w14:paraId="2473977B" w14:textId="77777777" w:rsidTr="00DB659D">
        <w:trPr>
          <w:trHeight w:val="300"/>
        </w:trPr>
        <w:tc>
          <w:tcPr>
            <w:tcW w:w="928" w:type="dxa"/>
            <w:noWrap/>
            <w:hideMark/>
          </w:tcPr>
          <w:p w14:paraId="70E98A43" w14:textId="77777777" w:rsidR="005B311A" w:rsidRPr="00DB659D" w:rsidRDefault="005B311A" w:rsidP="00DB659D">
            <w:pPr>
              <w:jc w:val="center"/>
              <w:rPr>
                <w:rFonts w:ascii="Arial" w:hAnsi="Arial" w:cs="Arial"/>
              </w:rPr>
            </w:pPr>
            <w:r w:rsidRPr="00DB659D">
              <w:rPr>
                <w:rFonts w:ascii="Arial" w:hAnsi="Arial" w:cs="Arial"/>
              </w:rPr>
              <w:t>347</w:t>
            </w:r>
          </w:p>
        </w:tc>
        <w:tc>
          <w:tcPr>
            <w:tcW w:w="4909" w:type="dxa"/>
            <w:noWrap/>
            <w:hideMark/>
          </w:tcPr>
          <w:p w14:paraId="4A6A32FC" w14:textId="77777777" w:rsidR="005B311A" w:rsidRPr="00DB659D" w:rsidRDefault="005B311A">
            <w:pPr>
              <w:rPr>
                <w:rFonts w:ascii="Arial" w:hAnsi="Arial" w:cs="Arial"/>
              </w:rPr>
            </w:pPr>
            <w:r w:rsidRPr="00DB659D">
              <w:rPr>
                <w:rFonts w:ascii="Arial" w:hAnsi="Arial" w:cs="Arial"/>
              </w:rPr>
              <w:t>New Haven-Milford, CT</w:t>
            </w:r>
          </w:p>
        </w:tc>
        <w:tc>
          <w:tcPr>
            <w:tcW w:w="2803" w:type="dxa"/>
            <w:noWrap/>
            <w:hideMark/>
          </w:tcPr>
          <w:p w14:paraId="6732D71E" w14:textId="77777777" w:rsidR="005B311A" w:rsidRPr="00DB659D" w:rsidRDefault="005B311A" w:rsidP="00DB659D">
            <w:pPr>
              <w:jc w:val="center"/>
              <w:rPr>
                <w:rFonts w:ascii="Arial" w:hAnsi="Arial" w:cs="Arial"/>
              </w:rPr>
            </w:pPr>
            <w:r w:rsidRPr="00DB659D">
              <w:rPr>
                <w:rFonts w:ascii="Arial" w:hAnsi="Arial" w:cs="Arial"/>
              </w:rPr>
              <w:t>44.2%</w:t>
            </w:r>
          </w:p>
        </w:tc>
      </w:tr>
      <w:tr w:rsidR="005B311A" w:rsidRPr="005B311A" w14:paraId="3DF82D83" w14:textId="77777777" w:rsidTr="00DB659D">
        <w:trPr>
          <w:trHeight w:val="300"/>
        </w:trPr>
        <w:tc>
          <w:tcPr>
            <w:tcW w:w="928" w:type="dxa"/>
            <w:noWrap/>
            <w:hideMark/>
          </w:tcPr>
          <w:p w14:paraId="01870DA6" w14:textId="77777777" w:rsidR="005B311A" w:rsidRPr="00DB659D" w:rsidRDefault="005B311A" w:rsidP="00DB659D">
            <w:pPr>
              <w:jc w:val="center"/>
              <w:rPr>
                <w:rFonts w:ascii="Arial" w:hAnsi="Arial" w:cs="Arial"/>
              </w:rPr>
            </w:pPr>
            <w:r w:rsidRPr="00DB659D">
              <w:rPr>
                <w:rFonts w:ascii="Arial" w:hAnsi="Arial" w:cs="Arial"/>
              </w:rPr>
              <w:t>348</w:t>
            </w:r>
          </w:p>
        </w:tc>
        <w:tc>
          <w:tcPr>
            <w:tcW w:w="4909" w:type="dxa"/>
            <w:noWrap/>
            <w:hideMark/>
          </w:tcPr>
          <w:p w14:paraId="3523431E" w14:textId="77777777" w:rsidR="005B311A" w:rsidRPr="00DB659D" w:rsidRDefault="005B311A">
            <w:pPr>
              <w:rPr>
                <w:rFonts w:ascii="Arial" w:hAnsi="Arial" w:cs="Arial"/>
              </w:rPr>
            </w:pPr>
            <w:r w:rsidRPr="00DB659D">
              <w:rPr>
                <w:rFonts w:ascii="Arial" w:hAnsi="Arial" w:cs="Arial"/>
              </w:rPr>
              <w:t>Ann Arbor, MI</w:t>
            </w:r>
          </w:p>
        </w:tc>
        <w:tc>
          <w:tcPr>
            <w:tcW w:w="2803" w:type="dxa"/>
            <w:noWrap/>
            <w:hideMark/>
          </w:tcPr>
          <w:p w14:paraId="24D29704" w14:textId="77777777" w:rsidR="005B311A" w:rsidRPr="00DB659D" w:rsidRDefault="005B311A" w:rsidP="00DB659D">
            <w:pPr>
              <w:jc w:val="center"/>
              <w:rPr>
                <w:rFonts w:ascii="Arial" w:hAnsi="Arial" w:cs="Arial"/>
              </w:rPr>
            </w:pPr>
            <w:r w:rsidRPr="00DB659D">
              <w:rPr>
                <w:rFonts w:ascii="Arial" w:hAnsi="Arial" w:cs="Arial"/>
              </w:rPr>
              <w:t>44.1%</w:t>
            </w:r>
          </w:p>
        </w:tc>
      </w:tr>
      <w:tr w:rsidR="005B311A" w:rsidRPr="005B311A" w14:paraId="79AF8BEF" w14:textId="77777777" w:rsidTr="00DB659D">
        <w:trPr>
          <w:trHeight w:val="300"/>
        </w:trPr>
        <w:tc>
          <w:tcPr>
            <w:tcW w:w="928" w:type="dxa"/>
            <w:noWrap/>
            <w:hideMark/>
          </w:tcPr>
          <w:p w14:paraId="74F6CD7F" w14:textId="77777777" w:rsidR="005B311A" w:rsidRPr="00DB659D" w:rsidRDefault="005B311A" w:rsidP="00DB659D">
            <w:pPr>
              <w:jc w:val="center"/>
              <w:rPr>
                <w:rFonts w:ascii="Arial" w:hAnsi="Arial" w:cs="Arial"/>
              </w:rPr>
            </w:pPr>
            <w:r w:rsidRPr="00DB659D">
              <w:rPr>
                <w:rFonts w:ascii="Arial" w:hAnsi="Arial" w:cs="Arial"/>
              </w:rPr>
              <w:t>349</w:t>
            </w:r>
          </w:p>
        </w:tc>
        <w:tc>
          <w:tcPr>
            <w:tcW w:w="4909" w:type="dxa"/>
            <w:noWrap/>
            <w:hideMark/>
          </w:tcPr>
          <w:p w14:paraId="3B366DA2" w14:textId="77777777" w:rsidR="005B311A" w:rsidRPr="00DB659D" w:rsidRDefault="005B311A">
            <w:pPr>
              <w:rPr>
                <w:rFonts w:ascii="Arial" w:hAnsi="Arial" w:cs="Arial"/>
              </w:rPr>
            </w:pPr>
            <w:r w:rsidRPr="00DB659D">
              <w:rPr>
                <w:rFonts w:ascii="Arial" w:hAnsi="Arial" w:cs="Arial"/>
              </w:rPr>
              <w:t>Madison, WI</w:t>
            </w:r>
          </w:p>
        </w:tc>
        <w:tc>
          <w:tcPr>
            <w:tcW w:w="2803" w:type="dxa"/>
            <w:noWrap/>
            <w:hideMark/>
          </w:tcPr>
          <w:p w14:paraId="3218BA4B" w14:textId="77777777" w:rsidR="005B311A" w:rsidRPr="00DB659D" w:rsidRDefault="005B311A" w:rsidP="00DB659D">
            <w:pPr>
              <w:jc w:val="center"/>
              <w:rPr>
                <w:rFonts w:ascii="Arial" w:hAnsi="Arial" w:cs="Arial"/>
              </w:rPr>
            </w:pPr>
            <w:r w:rsidRPr="00DB659D">
              <w:rPr>
                <w:rFonts w:ascii="Arial" w:hAnsi="Arial" w:cs="Arial"/>
              </w:rPr>
              <w:t>44.0%</w:t>
            </w:r>
          </w:p>
        </w:tc>
      </w:tr>
      <w:tr w:rsidR="005B311A" w:rsidRPr="005B311A" w14:paraId="3F645B03" w14:textId="77777777" w:rsidTr="00DB659D">
        <w:trPr>
          <w:trHeight w:val="300"/>
        </w:trPr>
        <w:tc>
          <w:tcPr>
            <w:tcW w:w="928" w:type="dxa"/>
            <w:noWrap/>
            <w:hideMark/>
          </w:tcPr>
          <w:p w14:paraId="5E9854F8" w14:textId="77777777" w:rsidR="005B311A" w:rsidRPr="00DB659D" w:rsidRDefault="005B311A" w:rsidP="00DB659D">
            <w:pPr>
              <w:jc w:val="center"/>
              <w:rPr>
                <w:rFonts w:ascii="Arial" w:hAnsi="Arial" w:cs="Arial"/>
              </w:rPr>
            </w:pPr>
            <w:r w:rsidRPr="00DB659D">
              <w:rPr>
                <w:rFonts w:ascii="Arial" w:hAnsi="Arial" w:cs="Arial"/>
              </w:rPr>
              <w:t>350</w:t>
            </w:r>
          </w:p>
        </w:tc>
        <w:tc>
          <w:tcPr>
            <w:tcW w:w="4909" w:type="dxa"/>
            <w:noWrap/>
            <w:hideMark/>
          </w:tcPr>
          <w:p w14:paraId="1500A5C2" w14:textId="77777777" w:rsidR="005B311A" w:rsidRPr="00DB659D" w:rsidRDefault="005B311A">
            <w:pPr>
              <w:rPr>
                <w:rFonts w:ascii="Arial" w:hAnsi="Arial" w:cs="Arial"/>
              </w:rPr>
            </w:pPr>
            <w:r w:rsidRPr="00DB659D">
              <w:rPr>
                <w:rFonts w:ascii="Arial" w:hAnsi="Arial" w:cs="Arial"/>
              </w:rPr>
              <w:t>Santa Fe, NM</w:t>
            </w:r>
          </w:p>
        </w:tc>
        <w:tc>
          <w:tcPr>
            <w:tcW w:w="2803" w:type="dxa"/>
            <w:noWrap/>
            <w:hideMark/>
          </w:tcPr>
          <w:p w14:paraId="54E3BA06" w14:textId="77777777" w:rsidR="005B311A" w:rsidRPr="00DB659D" w:rsidRDefault="005B311A" w:rsidP="00DB659D">
            <w:pPr>
              <w:jc w:val="center"/>
              <w:rPr>
                <w:rFonts w:ascii="Arial" w:hAnsi="Arial" w:cs="Arial"/>
              </w:rPr>
            </w:pPr>
            <w:r w:rsidRPr="00DB659D">
              <w:rPr>
                <w:rFonts w:ascii="Arial" w:hAnsi="Arial" w:cs="Arial"/>
              </w:rPr>
              <w:t>44.0%</w:t>
            </w:r>
          </w:p>
        </w:tc>
      </w:tr>
      <w:tr w:rsidR="005B311A" w:rsidRPr="005B311A" w14:paraId="14C03C10" w14:textId="77777777" w:rsidTr="00DB659D">
        <w:trPr>
          <w:trHeight w:val="300"/>
        </w:trPr>
        <w:tc>
          <w:tcPr>
            <w:tcW w:w="928" w:type="dxa"/>
            <w:noWrap/>
            <w:hideMark/>
          </w:tcPr>
          <w:p w14:paraId="08044BF9" w14:textId="77777777" w:rsidR="005B311A" w:rsidRPr="00DB659D" w:rsidRDefault="005B311A" w:rsidP="00DB659D">
            <w:pPr>
              <w:jc w:val="center"/>
              <w:rPr>
                <w:rFonts w:ascii="Arial" w:hAnsi="Arial" w:cs="Arial"/>
              </w:rPr>
            </w:pPr>
            <w:r w:rsidRPr="00DB659D">
              <w:rPr>
                <w:rFonts w:ascii="Arial" w:hAnsi="Arial" w:cs="Arial"/>
              </w:rPr>
              <w:t>351</w:t>
            </w:r>
          </w:p>
        </w:tc>
        <w:tc>
          <w:tcPr>
            <w:tcW w:w="4909" w:type="dxa"/>
            <w:noWrap/>
            <w:hideMark/>
          </w:tcPr>
          <w:p w14:paraId="27E346AE" w14:textId="77777777" w:rsidR="005B311A" w:rsidRPr="00DB659D" w:rsidRDefault="005B311A">
            <w:pPr>
              <w:rPr>
                <w:rFonts w:ascii="Arial" w:hAnsi="Arial" w:cs="Arial"/>
              </w:rPr>
            </w:pPr>
            <w:r w:rsidRPr="00DB659D">
              <w:rPr>
                <w:rFonts w:ascii="Arial" w:hAnsi="Arial" w:cs="Arial"/>
              </w:rPr>
              <w:t>Pittsfield, MA</w:t>
            </w:r>
          </w:p>
        </w:tc>
        <w:tc>
          <w:tcPr>
            <w:tcW w:w="2803" w:type="dxa"/>
            <w:noWrap/>
            <w:hideMark/>
          </w:tcPr>
          <w:p w14:paraId="551B5607" w14:textId="77777777" w:rsidR="005B311A" w:rsidRPr="00DB659D" w:rsidRDefault="005B311A" w:rsidP="00DB659D">
            <w:pPr>
              <w:jc w:val="center"/>
              <w:rPr>
                <w:rFonts w:ascii="Arial" w:hAnsi="Arial" w:cs="Arial"/>
              </w:rPr>
            </w:pPr>
            <w:r w:rsidRPr="00DB659D">
              <w:rPr>
                <w:rFonts w:ascii="Arial" w:hAnsi="Arial" w:cs="Arial"/>
              </w:rPr>
              <w:t>43.9%</w:t>
            </w:r>
          </w:p>
        </w:tc>
      </w:tr>
      <w:tr w:rsidR="005B311A" w:rsidRPr="005B311A" w14:paraId="7B9F494E" w14:textId="77777777" w:rsidTr="00DB659D">
        <w:trPr>
          <w:trHeight w:val="300"/>
        </w:trPr>
        <w:tc>
          <w:tcPr>
            <w:tcW w:w="928" w:type="dxa"/>
            <w:noWrap/>
            <w:hideMark/>
          </w:tcPr>
          <w:p w14:paraId="2DCCEC68" w14:textId="77777777" w:rsidR="005B311A" w:rsidRPr="00DB659D" w:rsidRDefault="005B311A" w:rsidP="00DB659D">
            <w:pPr>
              <w:jc w:val="center"/>
              <w:rPr>
                <w:rFonts w:ascii="Arial" w:hAnsi="Arial" w:cs="Arial"/>
              </w:rPr>
            </w:pPr>
            <w:r w:rsidRPr="00DB659D">
              <w:rPr>
                <w:rFonts w:ascii="Arial" w:hAnsi="Arial" w:cs="Arial"/>
              </w:rPr>
              <w:t>352</w:t>
            </w:r>
          </w:p>
        </w:tc>
        <w:tc>
          <w:tcPr>
            <w:tcW w:w="4909" w:type="dxa"/>
            <w:noWrap/>
            <w:hideMark/>
          </w:tcPr>
          <w:p w14:paraId="29962D45" w14:textId="77777777" w:rsidR="005B311A" w:rsidRPr="00DB659D" w:rsidRDefault="005B311A">
            <w:pPr>
              <w:rPr>
                <w:rFonts w:ascii="Arial" w:hAnsi="Arial" w:cs="Arial"/>
              </w:rPr>
            </w:pPr>
            <w:r w:rsidRPr="00DB659D">
              <w:rPr>
                <w:rFonts w:ascii="Arial" w:hAnsi="Arial" w:cs="Arial"/>
              </w:rPr>
              <w:t>Philadelphia-Camden-Wilmington, PA-NJ-DE-MD</w:t>
            </w:r>
          </w:p>
        </w:tc>
        <w:tc>
          <w:tcPr>
            <w:tcW w:w="2803" w:type="dxa"/>
            <w:noWrap/>
            <w:hideMark/>
          </w:tcPr>
          <w:p w14:paraId="01538198" w14:textId="77777777" w:rsidR="005B311A" w:rsidRPr="00DB659D" w:rsidRDefault="005B311A" w:rsidP="00DB659D">
            <w:pPr>
              <w:jc w:val="center"/>
              <w:rPr>
                <w:rFonts w:ascii="Arial" w:hAnsi="Arial" w:cs="Arial"/>
              </w:rPr>
            </w:pPr>
            <w:r w:rsidRPr="00DB659D">
              <w:rPr>
                <w:rFonts w:ascii="Arial" w:hAnsi="Arial" w:cs="Arial"/>
              </w:rPr>
              <w:t>43.9%</w:t>
            </w:r>
          </w:p>
        </w:tc>
      </w:tr>
      <w:tr w:rsidR="005B311A" w:rsidRPr="005B311A" w14:paraId="06ADB156" w14:textId="77777777" w:rsidTr="00DB659D">
        <w:trPr>
          <w:trHeight w:val="300"/>
        </w:trPr>
        <w:tc>
          <w:tcPr>
            <w:tcW w:w="928" w:type="dxa"/>
            <w:noWrap/>
            <w:hideMark/>
          </w:tcPr>
          <w:p w14:paraId="28CC322B" w14:textId="77777777" w:rsidR="005B311A" w:rsidRPr="00DB659D" w:rsidRDefault="005B311A" w:rsidP="00DB659D">
            <w:pPr>
              <w:jc w:val="center"/>
              <w:rPr>
                <w:rFonts w:ascii="Arial" w:hAnsi="Arial" w:cs="Arial"/>
              </w:rPr>
            </w:pPr>
            <w:r w:rsidRPr="00DB659D">
              <w:rPr>
                <w:rFonts w:ascii="Arial" w:hAnsi="Arial" w:cs="Arial"/>
              </w:rPr>
              <w:t>353</w:t>
            </w:r>
          </w:p>
        </w:tc>
        <w:tc>
          <w:tcPr>
            <w:tcW w:w="4909" w:type="dxa"/>
            <w:noWrap/>
            <w:hideMark/>
          </w:tcPr>
          <w:p w14:paraId="3CAD722A" w14:textId="77777777" w:rsidR="005B311A" w:rsidRPr="00DB659D" w:rsidRDefault="005B311A">
            <w:pPr>
              <w:rPr>
                <w:rFonts w:ascii="Arial" w:hAnsi="Arial" w:cs="Arial"/>
              </w:rPr>
            </w:pPr>
            <w:r w:rsidRPr="00DB659D">
              <w:rPr>
                <w:rFonts w:ascii="Arial" w:hAnsi="Arial" w:cs="Arial"/>
              </w:rPr>
              <w:t>Minneapolis-St. Paul-Bloomington, MN-WI</w:t>
            </w:r>
          </w:p>
        </w:tc>
        <w:tc>
          <w:tcPr>
            <w:tcW w:w="2803" w:type="dxa"/>
            <w:noWrap/>
            <w:hideMark/>
          </w:tcPr>
          <w:p w14:paraId="6501873A" w14:textId="77777777" w:rsidR="005B311A" w:rsidRPr="00DB659D" w:rsidRDefault="005B311A" w:rsidP="00DB659D">
            <w:pPr>
              <w:jc w:val="center"/>
              <w:rPr>
                <w:rFonts w:ascii="Arial" w:hAnsi="Arial" w:cs="Arial"/>
              </w:rPr>
            </w:pPr>
            <w:r w:rsidRPr="00DB659D">
              <w:rPr>
                <w:rFonts w:ascii="Arial" w:hAnsi="Arial" w:cs="Arial"/>
              </w:rPr>
              <w:t>43.9%</w:t>
            </w:r>
          </w:p>
        </w:tc>
      </w:tr>
      <w:tr w:rsidR="005B311A" w:rsidRPr="005B311A" w14:paraId="6EF059F8" w14:textId="77777777" w:rsidTr="00DB659D">
        <w:trPr>
          <w:trHeight w:val="300"/>
        </w:trPr>
        <w:tc>
          <w:tcPr>
            <w:tcW w:w="928" w:type="dxa"/>
            <w:noWrap/>
            <w:hideMark/>
          </w:tcPr>
          <w:p w14:paraId="5078EDFC" w14:textId="77777777" w:rsidR="005B311A" w:rsidRPr="00DB659D" w:rsidRDefault="005B311A" w:rsidP="00DB659D">
            <w:pPr>
              <w:jc w:val="center"/>
              <w:rPr>
                <w:rFonts w:ascii="Arial" w:hAnsi="Arial" w:cs="Arial"/>
              </w:rPr>
            </w:pPr>
            <w:r w:rsidRPr="00DB659D">
              <w:rPr>
                <w:rFonts w:ascii="Arial" w:hAnsi="Arial" w:cs="Arial"/>
              </w:rPr>
              <w:t>354</w:t>
            </w:r>
          </w:p>
        </w:tc>
        <w:tc>
          <w:tcPr>
            <w:tcW w:w="4909" w:type="dxa"/>
            <w:noWrap/>
            <w:hideMark/>
          </w:tcPr>
          <w:p w14:paraId="4A4EA9CC" w14:textId="77777777" w:rsidR="005B311A" w:rsidRPr="00DB659D" w:rsidRDefault="005B311A">
            <w:pPr>
              <w:rPr>
                <w:rFonts w:ascii="Arial" w:hAnsi="Arial" w:cs="Arial"/>
              </w:rPr>
            </w:pPr>
            <w:r w:rsidRPr="00DB659D">
              <w:rPr>
                <w:rFonts w:ascii="Arial" w:hAnsi="Arial" w:cs="Arial"/>
              </w:rPr>
              <w:t>Sacramento--Roseville--Arden-Arcade, CA</w:t>
            </w:r>
          </w:p>
        </w:tc>
        <w:tc>
          <w:tcPr>
            <w:tcW w:w="2803" w:type="dxa"/>
            <w:noWrap/>
            <w:hideMark/>
          </w:tcPr>
          <w:p w14:paraId="46D4DB5D" w14:textId="77777777" w:rsidR="005B311A" w:rsidRPr="00DB659D" w:rsidRDefault="005B311A" w:rsidP="00DB659D">
            <w:pPr>
              <w:jc w:val="center"/>
              <w:rPr>
                <w:rFonts w:ascii="Arial" w:hAnsi="Arial" w:cs="Arial"/>
              </w:rPr>
            </w:pPr>
            <w:r w:rsidRPr="00DB659D">
              <w:rPr>
                <w:rFonts w:ascii="Arial" w:hAnsi="Arial" w:cs="Arial"/>
              </w:rPr>
              <w:t>43.8%</w:t>
            </w:r>
          </w:p>
        </w:tc>
      </w:tr>
      <w:tr w:rsidR="005B311A" w:rsidRPr="005B311A" w14:paraId="41842DF7" w14:textId="77777777" w:rsidTr="00DB659D">
        <w:trPr>
          <w:trHeight w:val="300"/>
        </w:trPr>
        <w:tc>
          <w:tcPr>
            <w:tcW w:w="928" w:type="dxa"/>
            <w:noWrap/>
            <w:hideMark/>
          </w:tcPr>
          <w:p w14:paraId="15B88179" w14:textId="77777777" w:rsidR="005B311A" w:rsidRPr="00DB659D" w:rsidRDefault="005B311A" w:rsidP="00DB659D">
            <w:pPr>
              <w:jc w:val="center"/>
              <w:rPr>
                <w:rFonts w:ascii="Arial" w:hAnsi="Arial" w:cs="Arial"/>
              </w:rPr>
            </w:pPr>
            <w:r w:rsidRPr="00DB659D">
              <w:rPr>
                <w:rFonts w:ascii="Arial" w:hAnsi="Arial" w:cs="Arial"/>
              </w:rPr>
              <w:t>355</w:t>
            </w:r>
          </w:p>
        </w:tc>
        <w:tc>
          <w:tcPr>
            <w:tcW w:w="4909" w:type="dxa"/>
            <w:noWrap/>
            <w:hideMark/>
          </w:tcPr>
          <w:p w14:paraId="624BB487" w14:textId="77777777" w:rsidR="005B311A" w:rsidRPr="00DB659D" w:rsidRDefault="005B311A">
            <w:pPr>
              <w:rPr>
                <w:rFonts w:ascii="Arial" w:hAnsi="Arial" w:cs="Arial"/>
              </w:rPr>
            </w:pPr>
            <w:r w:rsidRPr="00DB659D">
              <w:rPr>
                <w:rFonts w:ascii="Arial" w:hAnsi="Arial" w:cs="Arial"/>
              </w:rPr>
              <w:t>Las Cruces, NM</w:t>
            </w:r>
          </w:p>
        </w:tc>
        <w:tc>
          <w:tcPr>
            <w:tcW w:w="2803" w:type="dxa"/>
            <w:noWrap/>
            <w:hideMark/>
          </w:tcPr>
          <w:p w14:paraId="0D599A61" w14:textId="77777777" w:rsidR="005B311A" w:rsidRPr="00DB659D" w:rsidRDefault="005B311A" w:rsidP="00DB659D">
            <w:pPr>
              <w:jc w:val="center"/>
              <w:rPr>
                <w:rFonts w:ascii="Arial" w:hAnsi="Arial" w:cs="Arial"/>
              </w:rPr>
            </w:pPr>
            <w:r w:rsidRPr="00DB659D">
              <w:rPr>
                <w:rFonts w:ascii="Arial" w:hAnsi="Arial" w:cs="Arial"/>
              </w:rPr>
              <w:t>43.8%</w:t>
            </w:r>
          </w:p>
        </w:tc>
      </w:tr>
      <w:tr w:rsidR="005B311A" w:rsidRPr="005B311A" w14:paraId="6421A98F" w14:textId="77777777" w:rsidTr="00DB659D">
        <w:trPr>
          <w:trHeight w:val="300"/>
        </w:trPr>
        <w:tc>
          <w:tcPr>
            <w:tcW w:w="928" w:type="dxa"/>
            <w:noWrap/>
            <w:hideMark/>
          </w:tcPr>
          <w:p w14:paraId="06E43573" w14:textId="77777777" w:rsidR="005B311A" w:rsidRPr="00DB659D" w:rsidRDefault="005B311A" w:rsidP="00DB659D">
            <w:pPr>
              <w:jc w:val="center"/>
              <w:rPr>
                <w:rFonts w:ascii="Arial" w:hAnsi="Arial" w:cs="Arial"/>
              </w:rPr>
            </w:pPr>
            <w:r w:rsidRPr="00DB659D">
              <w:rPr>
                <w:rFonts w:ascii="Arial" w:hAnsi="Arial" w:cs="Arial"/>
              </w:rPr>
              <w:t>356</w:t>
            </w:r>
          </w:p>
        </w:tc>
        <w:tc>
          <w:tcPr>
            <w:tcW w:w="4909" w:type="dxa"/>
            <w:noWrap/>
            <w:hideMark/>
          </w:tcPr>
          <w:p w14:paraId="7BE332A6" w14:textId="77777777" w:rsidR="005B311A" w:rsidRPr="00DB659D" w:rsidRDefault="005B311A">
            <w:pPr>
              <w:rPr>
                <w:rFonts w:ascii="Arial" w:hAnsi="Arial" w:cs="Arial"/>
              </w:rPr>
            </w:pPr>
            <w:r w:rsidRPr="00DB659D">
              <w:rPr>
                <w:rFonts w:ascii="Arial" w:hAnsi="Arial" w:cs="Arial"/>
              </w:rPr>
              <w:t>Springfield, MA</w:t>
            </w:r>
          </w:p>
        </w:tc>
        <w:tc>
          <w:tcPr>
            <w:tcW w:w="2803" w:type="dxa"/>
            <w:noWrap/>
            <w:hideMark/>
          </w:tcPr>
          <w:p w14:paraId="561AFB25" w14:textId="77777777" w:rsidR="005B311A" w:rsidRPr="00DB659D" w:rsidRDefault="005B311A" w:rsidP="00DB659D">
            <w:pPr>
              <w:jc w:val="center"/>
              <w:rPr>
                <w:rFonts w:ascii="Arial" w:hAnsi="Arial" w:cs="Arial"/>
              </w:rPr>
            </w:pPr>
            <w:r w:rsidRPr="00DB659D">
              <w:rPr>
                <w:rFonts w:ascii="Arial" w:hAnsi="Arial" w:cs="Arial"/>
              </w:rPr>
              <w:t>43.7%</w:t>
            </w:r>
          </w:p>
        </w:tc>
      </w:tr>
      <w:tr w:rsidR="005B311A" w:rsidRPr="005B311A" w14:paraId="29D92225" w14:textId="77777777" w:rsidTr="00DB659D">
        <w:trPr>
          <w:trHeight w:val="300"/>
        </w:trPr>
        <w:tc>
          <w:tcPr>
            <w:tcW w:w="928" w:type="dxa"/>
            <w:noWrap/>
            <w:hideMark/>
          </w:tcPr>
          <w:p w14:paraId="7A72BB19" w14:textId="77777777" w:rsidR="005B311A" w:rsidRPr="00DB659D" w:rsidRDefault="005B311A" w:rsidP="00DB659D">
            <w:pPr>
              <w:jc w:val="center"/>
              <w:rPr>
                <w:rFonts w:ascii="Arial" w:hAnsi="Arial" w:cs="Arial"/>
              </w:rPr>
            </w:pPr>
            <w:r w:rsidRPr="00DB659D">
              <w:rPr>
                <w:rFonts w:ascii="Arial" w:hAnsi="Arial" w:cs="Arial"/>
              </w:rPr>
              <w:t>357</w:t>
            </w:r>
          </w:p>
        </w:tc>
        <w:tc>
          <w:tcPr>
            <w:tcW w:w="4909" w:type="dxa"/>
            <w:noWrap/>
            <w:hideMark/>
          </w:tcPr>
          <w:p w14:paraId="1E809A5B" w14:textId="77777777" w:rsidR="005B311A" w:rsidRPr="00DB659D" w:rsidRDefault="005B311A">
            <w:pPr>
              <w:rPr>
                <w:rFonts w:ascii="Arial" w:hAnsi="Arial" w:cs="Arial"/>
              </w:rPr>
            </w:pPr>
            <w:r w:rsidRPr="00DB659D">
              <w:rPr>
                <w:rFonts w:ascii="Arial" w:hAnsi="Arial" w:cs="Arial"/>
              </w:rPr>
              <w:t>Colorado Springs, CO</w:t>
            </w:r>
          </w:p>
        </w:tc>
        <w:tc>
          <w:tcPr>
            <w:tcW w:w="2803" w:type="dxa"/>
            <w:noWrap/>
            <w:hideMark/>
          </w:tcPr>
          <w:p w14:paraId="46AE5AAB" w14:textId="77777777" w:rsidR="005B311A" w:rsidRPr="00DB659D" w:rsidRDefault="005B311A" w:rsidP="00DB659D">
            <w:pPr>
              <w:jc w:val="center"/>
              <w:rPr>
                <w:rFonts w:ascii="Arial" w:hAnsi="Arial" w:cs="Arial"/>
              </w:rPr>
            </w:pPr>
            <w:r w:rsidRPr="00DB659D">
              <w:rPr>
                <w:rFonts w:ascii="Arial" w:hAnsi="Arial" w:cs="Arial"/>
              </w:rPr>
              <w:t>43.6%</w:t>
            </w:r>
          </w:p>
        </w:tc>
      </w:tr>
      <w:tr w:rsidR="005B311A" w:rsidRPr="005B311A" w14:paraId="50C2F732" w14:textId="77777777" w:rsidTr="00DB659D">
        <w:trPr>
          <w:trHeight w:val="300"/>
        </w:trPr>
        <w:tc>
          <w:tcPr>
            <w:tcW w:w="928" w:type="dxa"/>
            <w:noWrap/>
            <w:hideMark/>
          </w:tcPr>
          <w:p w14:paraId="09FFBEFC" w14:textId="77777777" w:rsidR="005B311A" w:rsidRPr="00DB659D" w:rsidRDefault="005B311A" w:rsidP="00DB659D">
            <w:pPr>
              <w:jc w:val="center"/>
              <w:rPr>
                <w:rFonts w:ascii="Arial" w:hAnsi="Arial" w:cs="Arial"/>
              </w:rPr>
            </w:pPr>
            <w:r w:rsidRPr="00DB659D">
              <w:rPr>
                <w:rFonts w:ascii="Arial" w:hAnsi="Arial" w:cs="Arial"/>
              </w:rPr>
              <w:t>358</w:t>
            </w:r>
          </w:p>
        </w:tc>
        <w:tc>
          <w:tcPr>
            <w:tcW w:w="4909" w:type="dxa"/>
            <w:noWrap/>
            <w:hideMark/>
          </w:tcPr>
          <w:p w14:paraId="334E7F59" w14:textId="77777777" w:rsidR="005B311A" w:rsidRPr="00DB659D" w:rsidRDefault="005B311A">
            <w:pPr>
              <w:rPr>
                <w:rFonts w:ascii="Arial" w:hAnsi="Arial" w:cs="Arial"/>
              </w:rPr>
            </w:pPr>
            <w:r w:rsidRPr="00DB659D">
              <w:rPr>
                <w:rFonts w:ascii="Arial" w:hAnsi="Arial" w:cs="Arial"/>
              </w:rPr>
              <w:t>Seattle-Tacoma-Bellevue, WA</w:t>
            </w:r>
          </w:p>
        </w:tc>
        <w:tc>
          <w:tcPr>
            <w:tcW w:w="2803" w:type="dxa"/>
            <w:noWrap/>
            <w:hideMark/>
          </w:tcPr>
          <w:p w14:paraId="65783CD7" w14:textId="77777777" w:rsidR="005B311A" w:rsidRPr="00DB659D" w:rsidRDefault="005B311A" w:rsidP="00DB659D">
            <w:pPr>
              <w:jc w:val="center"/>
              <w:rPr>
                <w:rFonts w:ascii="Arial" w:hAnsi="Arial" w:cs="Arial"/>
              </w:rPr>
            </w:pPr>
            <w:r w:rsidRPr="00DB659D">
              <w:rPr>
                <w:rFonts w:ascii="Arial" w:hAnsi="Arial" w:cs="Arial"/>
              </w:rPr>
              <w:t>43.6%</w:t>
            </w:r>
          </w:p>
        </w:tc>
      </w:tr>
      <w:tr w:rsidR="005B311A" w:rsidRPr="005B311A" w14:paraId="17B3629F" w14:textId="77777777" w:rsidTr="00DB659D">
        <w:trPr>
          <w:trHeight w:val="300"/>
        </w:trPr>
        <w:tc>
          <w:tcPr>
            <w:tcW w:w="928" w:type="dxa"/>
            <w:noWrap/>
            <w:hideMark/>
          </w:tcPr>
          <w:p w14:paraId="62921300" w14:textId="77777777" w:rsidR="005B311A" w:rsidRPr="00DB659D" w:rsidRDefault="005B311A" w:rsidP="00DB659D">
            <w:pPr>
              <w:jc w:val="center"/>
              <w:rPr>
                <w:rFonts w:ascii="Arial" w:hAnsi="Arial" w:cs="Arial"/>
              </w:rPr>
            </w:pPr>
            <w:r w:rsidRPr="00DB659D">
              <w:rPr>
                <w:rFonts w:ascii="Arial" w:hAnsi="Arial" w:cs="Arial"/>
              </w:rPr>
              <w:t>359</w:t>
            </w:r>
          </w:p>
        </w:tc>
        <w:tc>
          <w:tcPr>
            <w:tcW w:w="4909" w:type="dxa"/>
            <w:noWrap/>
            <w:hideMark/>
          </w:tcPr>
          <w:p w14:paraId="18EFDF0A" w14:textId="77777777" w:rsidR="005B311A" w:rsidRPr="00DB659D" w:rsidRDefault="005B311A">
            <w:pPr>
              <w:rPr>
                <w:rFonts w:ascii="Arial" w:hAnsi="Arial" w:cs="Arial"/>
              </w:rPr>
            </w:pPr>
            <w:r w:rsidRPr="00DB659D">
              <w:rPr>
                <w:rFonts w:ascii="Arial" w:hAnsi="Arial" w:cs="Arial"/>
              </w:rPr>
              <w:t>Denver-Aurora-Lakewood, CO</w:t>
            </w:r>
          </w:p>
        </w:tc>
        <w:tc>
          <w:tcPr>
            <w:tcW w:w="2803" w:type="dxa"/>
            <w:noWrap/>
            <w:hideMark/>
          </w:tcPr>
          <w:p w14:paraId="454C35A9" w14:textId="77777777" w:rsidR="005B311A" w:rsidRPr="00DB659D" w:rsidRDefault="005B311A" w:rsidP="00DB659D">
            <w:pPr>
              <w:jc w:val="center"/>
              <w:rPr>
                <w:rFonts w:ascii="Arial" w:hAnsi="Arial" w:cs="Arial"/>
              </w:rPr>
            </w:pPr>
            <w:r w:rsidRPr="00DB659D">
              <w:rPr>
                <w:rFonts w:ascii="Arial" w:hAnsi="Arial" w:cs="Arial"/>
              </w:rPr>
              <w:t>43.6%</w:t>
            </w:r>
          </w:p>
        </w:tc>
      </w:tr>
      <w:tr w:rsidR="005B311A" w:rsidRPr="005B311A" w14:paraId="2D490B7D" w14:textId="77777777" w:rsidTr="00DB659D">
        <w:trPr>
          <w:trHeight w:val="300"/>
        </w:trPr>
        <w:tc>
          <w:tcPr>
            <w:tcW w:w="928" w:type="dxa"/>
            <w:noWrap/>
            <w:hideMark/>
          </w:tcPr>
          <w:p w14:paraId="57DB3983" w14:textId="77777777" w:rsidR="005B311A" w:rsidRPr="00DB659D" w:rsidRDefault="005B311A" w:rsidP="00DB659D">
            <w:pPr>
              <w:jc w:val="center"/>
              <w:rPr>
                <w:rFonts w:ascii="Arial" w:hAnsi="Arial" w:cs="Arial"/>
              </w:rPr>
            </w:pPr>
            <w:r w:rsidRPr="00DB659D">
              <w:rPr>
                <w:rFonts w:ascii="Arial" w:hAnsi="Arial" w:cs="Arial"/>
              </w:rPr>
              <w:t>360</w:t>
            </w:r>
          </w:p>
        </w:tc>
        <w:tc>
          <w:tcPr>
            <w:tcW w:w="4909" w:type="dxa"/>
            <w:noWrap/>
            <w:hideMark/>
          </w:tcPr>
          <w:p w14:paraId="103A48EF" w14:textId="77777777" w:rsidR="005B311A" w:rsidRPr="00DB659D" w:rsidRDefault="005B311A">
            <w:pPr>
              <w:rPr>
                <w:rFonts w:ascii="Arial" w:hAnsi="Arial" w:cs="Arial"/>
              </w:rPr>
            </w:pPr>
            <w:r w:rsidRPr="00DB659D">
              <w:rPr>
                <w:rFonts w:ascii="Arial" w:hAnsi="Arial" w:cs="Arial"/>
              </w:rPr>
              <w:t>Bismarck, ND</w:t>
            </w:r>
          </w:p>
        </w:tc>
        <w:tc>
          <w:tcPr>
            <w:tcW w:w="2803" w:type="dxa"/>
            <w:noWrap/>
            <w:hideMark/>
          </w:tcPr>
          <w:p w14:paraId="270CB358" w14:textId="77777777" w:rsidR="005B311A" w:rsidRPr="00DB659D" w:rsidRDefault="005B311A" w:rsidP="00DB659D">
            <w:pPr>
              <w:jc w:val="center"/>
              <w:rPr>
                <w:rFonts w:ascii="Arial" w:hAnsi="Arial" w:cs="Arial"/>
              </w:rPr>
            </w:pPr>
            <w:r w:rsidRPr="00DB659D">
              <w:rPr>
                <w:rFonts w:ascii="Arial" w:hAnsi="Arial" w:cs="Arial"/>
              </w:rPr>
              <w:t>43.6%</w:t>
            </w:r>
          </w:p>
        </w:tc>
      </w:tr>
      <w:tr w:rsidR="005B311A" w:rsidRPr="005B311A" w14:paraId="11829580" w14:textId="77777777" w:rsidTr="00DB659D">
        <w:trPr>
          <w:trHeight w:val="300"/>
        </w:trPr>
        <w:tc>
          <w:tcPr>
            <w:tcW w:w="928" w:type="dxa"/>
            <w:noWrap/>
            <w:hideMark/>
          </w:tcPr>
          <w:p w14:paraId="664A900D" w14:textId="77777777" w:rsidR="005B311A" w:rsidRPr="00DB659D" w:rsidRDefault="005B311A" w:rsidP="00DB659D">
            <w:pPr>
              <w:jc w:val="center"/>
              <w:rPr>
                <w:rFonts w:ascii="Arial" w:hAnsi="Arial" w:cs="Arial"/>
              </w:rPr>
            </w:pPr>
            <w:r w:rsidRPr="00DB659D">
              <w:rPr>
                <w:rFonts w:ascii="Arial" w:hAnsi="Arial" w:cs="Arial"/>
              </w:rPr>
              <w:t>361</w:t>
            </w:r>
          </w:p>
        </w:tc>
        <w:tc>
          <w:tcPr>
            <w:tcW w:w="4909" w:type="dxa"/>
            <w:noWrap/>
            <w:hideMark/>
          </w:tcPr>
          <w:p w14:paraId="5585342A" w14:textId="77777777" w:rsidR="005B311A" w:rsidRPr="00DB659D" w:rsidRDefault="005B311A">
            <w:pPr>
              <w:rPr>
                <w:rFonts w:ascii="Arial" w:hAnsi="Arial" w:cs="Arial"/>
              </w:rPr>
            </w:pPr>
            <w:r w:rsidRPr="00DB659D">
              <w:rPr>
                <w:rFonts w:ascii="Arial" w:hAnsi="Arial" w:cs="Arial"/>
              </w:rPr>
              <w:t>Olympia-Tumwater, WA</w:t>
            </w:r>
          </w:p>
        </w:tc>
        <w:tc>
          <w:tcPr>
            <w:tcW w:w="2803" w:type="dxa"/>
            <w:noWrap/>
            <w:hideMark/>
          </w:tcPr>
          <w:p w14:paraId="722F093E" w14:textId="77777777" w:rsidR="005B311A" w:rsidRPr="00DB659D" w:rsidRDefault="005B311A" w:rsidP="00DB659D">
            <w:pPr>
              <w:jc w:val="center"/>
              <w:rPr>
                <w:rFonts w:ascii="Arial" w:hAnsi="Arial" w:cs="Arial"/>
              </w:rPr>
            </w:pPr>
            <w:r w:rsidRPr="00DB659D">
              <w:rPr>
                <w:rFonts w:ascii="Arial" w:hAnsi="Arial" w:cs="Arial"/>
              </w:rPr>
              <w:t>43.6%</w:t>
            </w:r>
          </w:p>
        </w:tc>
      </w:tr>
      <w:tr w:rsidR="005B311A" w:rsidRPr="005B311A" w14:paraId="366042F7" w14:textId="77777777" w:rsidTr="00DB659D">
        <w:trPr>
          <w:trHeight w:val="300"/>
        </w:trPr>
        <w:tc>
          <w:tcPr>
            <w:tcW w:w="928" w:type="dxa"/>
            <w:noWrap/>
            <w:hideMark/>
          </w:tcPr>
          <w:p w14:paraId="59ADFA48" w14:textId="77777777" w:rsidR="005B311A" w:rsidRPr="00DB659D" w:rsidRDefault="005B311A" w:rsidP="00DB659D">
            <w:pPr>
              <w:jc w:val="center"/>
              <w:rPr>
                <w:rFonts w:ascii="Arial" w:hAnsi="Arial" w:cs="Arial"/>
              </w:rPr>
            </w:pPr>
            <w:r w:rsidRPr="00DB659D">
              <w:rPr>
                <w:rFonts w:ascii="Arial" w:hAnsi="Arial" w:cs="Arial"/>
              </w:rPr>
              <w:t>362</w:t>
            </w:r>
          </w:p>
        </w:tc>
        <w:tc>
          <w:tcPr>
            <w:tcW w:w="4909" w:type="dxa"/>
            <w:noWrap/>
            <w:hideMark/>
          </w:tcPr>
          <w:p w14:paraId="0267917F" w14:textId="77777777" w:rsidR="005B311A" w:rsidRPr="00DB659D" w:rsidRDefault="005B311A">
            <w:pPr>
              <w:rPr>
                <w:rFonts w:ascii="Arial" w:hAnsi="Arial" w:cs="Arial"/>
              </w:rPr>
            </w:pPr>
            <w:r w:rsidRPr="00DB659D">
              <w:rPr>
                <w:rFonts w:ascii="Arial" w:hAnsi="Arial" w:cs="Arial"/>
              </w:rPr>
              <w:t>Hartford-West Hartford-East Hartford, CT</w:t>
            </w:r>
          </w:p>
        </w:tc>
        <w:tc>
          <w:tcPr>
            <w:tcW w:w="2803" w:type="dxa"/>
            <w:noWrap/>
            <w:hideMark/>
          </w:tcPr>
          <w:p w14:paraId="5A4579D8" w14:textId="77777777" w:rsidR="005B311A" w:rsidRPr="00DB659D" w:rsidRDefault="005B311A" w:rsidP="00DB659D">
            <w:pPr>
              <w:jc w:val="center"/>
              <w:rPr>
                <w:rFonts w:ascii="Arial" w:hAnsi="Arial" w:cs="Arial"/>
              </w:rPr>
            </w:pPr>
            <w:r w:rsidRPr="00DB659D">
              <w:rPr>
                <w:rFonts w:ascii="Arial" w:hAnsi="Arial" w:cs="Arial"/>
              </w:rPr>
              <w:t>43.5%</w:t>
            </w:r>
          </w:p>
        </w:tc>
      </w:tr>
      <w:tr w:rsidR="005B311A" w:rsidRPr="005B311A" w14:paraId="608B6515" w14:textId="77777777" w:rsidTr="00DB659D">
        <w:trPr>
          <w:trHeight w:val="300"/>
        </w:trPr>
        <w:tc>
          <w:tcPr>
            <w:tcW w:w="928" w:type="dxa"/>
            <w:noWrap/>
            <w:hideMark/>
          </w:tcPr>
          <w:p w14:paraId="25F5D300" w14:textId="77777777" w:rsidR="005B311A" w:rsidRPr="00DB659D" w:rsidRDefault="005B311A" w:rsidP="00DB659D">
            <w:pPr>
              <w:jc w:val="center"/>
              <w:rPr>
                <w:rFonts w:ascii="Arial" w:hAnsi="Arial" w:cs="Arial"/>
              </w:rPr>
            </w:pPr>
            <w:r w:rsidRPr="00DB659D">
              <w:rPr>
                <w:rFonts w:ascii="Arial" w:hAnsi="Arial" w:cs="Arial"/>
              </w:rPr>
              <w:t>363</w:t>
            </w:r>
          </w:p>
        </w:tc>
        <w:tc>
          <w:tcPr>
            <w:tcW w:w="4909" w:type="dxa"/>
            <w:noWrap/>
            <w:hideMark/>
          </w:tcPr>
          <w:p w14:paraId="62AC7599" w14:textId="77777777" w:rsidR="005B311A" w:rsidRPr="00DB659D" w:rsidRDefault="005B311A">
            <w:pPr>
              <w:rPr>
                <w:rFonts w:ascii="Arial" w:hAnsi="Arial" w:cs="Arial"/>
              </w:rPr>
            </w:pPr>
            <w:r w:rsidRPr="00DB659D">
              <w:rPr>
                <w:rFonts w:ascii="Arial" w:hAnsi="Arial" w:cs="Arial"/>
              </w:rPr>
              <w:t>Charlottesville, VA</w:t>
            </w:r>
          </w:p>
        </w:tc>
        <w:tc>
          <w:tcPr>
            <w:tcW w:w="2803" w:type="dxa"/>
            <w:noWrap/>
            <w:hideMark/>
          </w:tcPr>
          <w:p w14:paraId="0D285D2E" w14:textId="77777777" w:rsidR="005B311A" w:rsidRPr="00DB659D" w:rsidRDefault="005B311A" w:rsidP="00DB659D">
            <w:pPr>
              <w:jc w:val="center"/>
              <w:rPr>
                <w:rFonts w:ascii="Arial" w:hAnsi="Arial" w:cs="Arial"/>
              </w:rPr>
            </w:pPr>
            <w:r w:rsidRPr="00DB659D">
              <w:rPr>
                <w:rFonts w:ascii="Arial" w:hAnsi="Arial" w:cs="Arial"/>
              </w:rPr>
              <w:t>43.4%</w:t>
            </w:r>
          </w:p>
        </w:tc>
      </w:tr>
      <w:tr w:rsidR="005B311A" w:rsidRPr="005B311A" w14:paraId="1CE4B613" w14:textId="77777777" w:rsidTr="00DB659D">
        <w:trPr>
          <w:trHeight w:val="300"/>
        </w:trPr>
        <w:tc>
          <w:tcPr>
            <w:tcW w:w="928" w:type="dxa"/>
            <w:noWrap/>
            <w:hideMark/>
          </w:tcPr>
          <w:p w14:paraId="5EB1B962" w14:textId="77777777" w:rsidR="005B311A" w:rsidRPr="00DB659D" w:rsidRDefault="005B311A" w:rsidP="00DB659D">
            <w:pPr>
              <w:jc w:val="center"/>
              <w:rPr>
                <w:rFonts w:ascii="Arial" w:hAnsi="Arial" w:cs="Arial"/>
              </w:rPr>
            </w:pPr>
            <w:r w:rsidRPr="00DB659D">
              <w:rPr>
                <w:rFonts w:ascii="Arial" w:hAnsi="Arial" w:cs="Arial"/>
              </w:rPr>
              <w:t>364</w:t>
            </w:r>
          </w:p>
        </w:tc>
        <w:tc>
          <w:tcPr>
            <w:tcW w:w="4909" w:type="dxa"/>
            <w:noWrap/>
            <w:hideMark/>
          </w:tcPr>
          <w:p w14:paraId="6321CDE0" w14:textId="77777777" w:rsidR="005B311A" w:rsidRPr="00DB659D" w:rsidRDefault="005B311A">
            <w:pPr>
              <w:rPr>
                <w:rFonts w:ascii="Arial" w:hAnsi="Arial" w:cs="Arial"/>
              </w:rPr>
            </w:pPr>
            <w:r w:rsidRPr="00DB659D">
              <w:rPr>
                <w:rFonts w:ascii="Arial" w:hAnsi="Arial" w:cs="Arial"/>
              </w:rPr>
              <w:t>Baltimore-Columbia-Towson, MD</w:t>
            </w:r>
          </w:p>
        </w:tc>
        <w:tc>
          <w:tcPr>
            <w:tcW w:w="2803" w:type="dxa"/>
            <w:noWrap/>
            <w:hideMark/>
          </w:tcPr>
          <w:p w14:paraId="22E3EC15" w14:textId="77777777" w:rsidR="005B311A" w:rsidRPr="00DB659D" w:rsidRDefault="005B311A" w:rsidP="00DB659D">
            <w:pPr>
              <w:jc w:val="center"/>
              <w:rPr>
                <w:rFonts w:ascii="Arial" w:hAnsi="Arial" w:cs="Arial"/>
              </w:rPr>
            </w:pPr>
            <w:r w:rsidRPr="00DB659D">
              <w:rPr>
                <w:rFonts w:ascii="Arial" w:hAnsi="Arial" w:cs="Arial"/>
              </w:rPr>
              <w:t>43.4%</w:t>
            </w:r>
          </w:p>
        </w:tc>
      </w:tr>
      <w:tr w:rsidR="005B311A" w:rsidRPr="005B311A" w14:paraId="4C421119" w14:textId="77777777" w:rsidTr="00DB659D">
        <w:trPr>
          <w:trHeight w:val="300"/>
        </w:trPr>
        <w:tc>
          <w:tcPr>
            <w:tcW w:w="928" w:type="dxa"/>
            <w:noWrap/>
            <w:hideMark/>
          </w:tcPr>
          <w:p w14:paraId="0D29C595" w14:textId="77777777" w:rsidR="005B311A" w:rsidRPr="00DB659D" w:rsidRDefault="005B311A" w:rsidP="00DB659D">
            <w:pPr>
              <w:jc w:val="center"/>
              <w:rPr>
                <w:rFonts w:ascii="Arial" w:hAnsi="Arial" w:cs="Arial"/>
              </w:rPr>
            </w:pPr>
            <w:r w:rsidRPr="00DB659D">
              <w:rPr>
                <w:rFonts w:ascii="Arial" w:hAnsi="Arial" w:cs="Arial"/>
              </w:rPr>
              <w:t>365</w:t>
            </w:r>
          </w:p>
        </w:tc>
        <w:tc>
          <w:tcPr>
            <w:tcW w:w="4909" w:type="dxa"/>
            <w:noWrap/>
            <w:hideMark/>
          </w:tcPr>
          <w:p w14:paraId="168D8DF8" w14:textId="77777777" w:rsidR="005B311A" w:rsidRPr="00DB659D" w:rsidRDefault="005B311A">
            <w:pPr>
              <w:rPr>
                <w:rFonts w:ascii="Arial" w:hAnsi="Arial" w:cs="Arial"/>
              </w:rPr>
            </w:pPr>
            <w:r w:rsidRPr="00DB659D">
              <w:rPr>
                <w:rFonts w:ascii="Arial" w:hAnsi="Arial" w:cs="Arial"/>
              </w:rPr>
              <w:t>Raleigh, NC</w:t>
            </w:r>
          </w:p>
        </w:tc>
        <w:tc>
          <w:tcPr>
            <w:tcW w:w="2803" w:type="dxa"/>
            <w:noWrap/>
            <w:hideMark/>
          </w:tcPr>
          <w:p w14:paraId="4F8C1658" w14:textId="77777777" w:rsidR="005B311A" w:rsidRPr="00DB659D" w:rsidRDefault="005B311A" w:rsidP="00DB659D">
            <w:pPr>
              <w:jc w:val="center"/>
              <w:rPr>
                <w:rFonts w:ascii="Arial" w:hAnsi="Arial" w:cs="Arial"/>
              </w:rPr>
            </w:pPr>
            <w:r w:rsidRPr="00DB659D">
              <w:rPr>
                <w:rFonts w:ascii="Arial" w:hAnsi="Arial" w:cs="Arial"/>
              </w:rPr>
              <w:t>43.3%</w:t>
            </w:r>
          </w:p>
        </w:tc>
      </w:tr>
      <w:tr w:rsidR="005B311A" w:rsidRPr="005B311A" w14:paraId="72A94972" w14:textId="77777777" w:rsidTr="00DB659D">
        <w:trPr>
          <w:trHeight w:val="300"/>
        </w:trPr>
        <w:tc>
          <w:tcPr>
            <w:tcW w:w="928" w:type="dxa"/>
            <w:noWrap/>
            <w:hideMark/>
          </w:tcPr>
          <w:p w14:paraId="1D96D1D6" w14:textId="77777777" w:rsidR="005B311A" w:rsidRPr="00DB659D" w:rsidRDefault="005B311A" w:rsidP="00DB659D">
            <w:pPr>
              <w:jc w:val="center"/>
              <w:rPr>
                <w:rFonts w:ascii="Arial" w:hAnsi="Arial" w:cs="Arial"/>
              </w:rPr>
            </w:pPr>
            <w:r w:rsidRPr="00DB659D">
              <w:rPr>
                <w:rFonts w:ascii="Arial" w:hAnsi="Arial" w:cs="Arial"/>
              </w:rPr>
              <w:t>366</w:t>
            </w:r>
          </w:p>
        </w:tc>
        <w:tc>
          <w:tcPr>
            <w:tcW w:w="4909" w:type="dxa"/>
            <w:noWrap/>
            <w:hideMark/>
          </w:tcPr>
          <w:p w14:paraId="3DFCCBD8" w14:textId="77777777" w:rsidR="005B311A" w:rsidRPr="00DB659D" w:rsidRDefault="005B311A">
            <w:pPr>
              <w:rPr>
                <w:rFonts w:ascii="Arial" w:hAnsi="Arial" w:cs="Arial"/>
              </w:rPr>
            </w:pPr>
            <w:r w:rsidRPr="00DB659D">
              <w:rPr>
                <w:rFonts w:ascii="Arial" w:hAnsi="Arial" w:cs="Arial"/>
              </w:rPr>
              <w:t>Tallahassee, FL</w:t>
            </w:r>
          </w:p>
        </w:tc>
        <w:tc>
          <w:tcPr>
            <w:tcW w:w="2803" w:type="dxa"/>
            <w:noWrap/>
            <w:hideMark/>
          </w:tcPr>
          <w:p w14:paraId="2624F3CA" w14:textId="77777777" w:rsidR="005B311A" w:rsidRPr="00DB659D" w:rsidRDefault="005B311A" w:rsidP="00DB659D">
            <w:pPr>
              <w:jc w:val="center"/>
              <w:rPr>
                <w:rFonts w:ascii="Arial" w:hAnsi="Arial" w:cs="Arial"/>
              </w:rPr>
            </w:pPr>
            <w:r w:rsidRPr="00DB659D">
              <w:rPr>
                <w:rFonts w:ascii="Arial" w:hAnsi="Arial" w:cs="Arial"/>
              </w:rPr>
              <w:t>43.3%</w:t>
            </w:r>
          </w:p>
        </w:tc>
      </w:tr>
      <w:tr w:rsidR="005B311A" w:rsidRPr="005B311A" w14:paraId="0BAB7853" w14:textId="77777777" w:rsidTr="00DB659D">
        <w:trPr>
          <w:trHeight w:val="300"/>
        </w:trPr>
        <w:tc>
          <w:tcPr>
            <w:tcW w:w="928" w:type="dxa"/>
            <w:noWrap/>
            <w:hideMark/>
          </w:tcPr>
          <w:p w14:paraId="63739C0A" w14:textId="77777777" w:rsidR="005B311A" w:rsidRPr="00DB659D" w:rsidRDefault="005B311A" w:rsidP="00DB659D">
            <w:pPr>
              <w:jc w:val="center"/>
              <w:rPr>
                <w:rFonts w:ascii="Arial" w:hAnsi="Arial" w:cs="Arial"/>
              </w:rPr>
            </w:pPr>
            <w:r w:rsidRPr="00DB659D">
              <w:rPr>
                <w:rFonts w:ascii="Arial" w:hAnsi="Arial" w:cs="Arial"/>
              </w:rPr>
              <w:t>367</w:t>
            </w:r>
          </w:p>
        </w:tc>
        <w:tc>
          <w:tcPr>
            <w:tcW w:w="4909" w:type="dxa"/>
            <w:noWrap/>
            <w:hideMark/>
          </w:tcPr>
          <w:p w14:paraId="65360EC3" w14:textId="77777777" w:rsidR="005B311A" w:rsidRPr="00DB659D" w:rsidRDefault="005B311A">
            <w:pPr>
              <w:rPr>
                <w:rFonts w:ascii="Arial" w:hAnsi="Arial" w:cs="Arial"/>
              </w:rPr>
            </w:pPr>
            <w:r w:rsidRPr="00DB659D">
              <w:rPr>
                <w:rFonts w:ascii="Arial" w:hAnsi="Arial" w:cs="Arial"/>
              </w:rPr>
              <w:t>Albuquerque, NM</w:t>
            </w:r>
          </w:p>
        </w:tc>
        <w:tc>
          <w:tcPr>
            <w:tcW w:w="2803" w:type="dxa"/>
            <w:noWrap/>
            <w:hideMark/>
          </w:tcPr>
          <w:p w14:paraId="65E13497" w14:textId="77777777" w:rsidR="005B311A" w:rsidRPr="00DB659D" w:rsidRDefault="005B311A" w:rsidP="00DB659D">
            <w:pPr>
              <w:jc w:val="center"/>
              <w:rPr>
                <w:rFonts w:ascii="Arial" w:hAnsi="Arial" w:cs="Arial"/>
              </w:rPr>
            </w:pPr>
            <w:r w:rsidRPr="00DB659D">
              <w:rPr>
                <w:rFonts w:ascii="Arial" w:hAnsi="Arial" w:cs="Arial"/>
              </w:rPr>
              <w:t>43.3%</w:t>
            </w:r>
          </w:p>
        </w:tc>
      </w:tr>
      <w:tr w:rsidR="005B311A" w:rsidRPr="005B311A" w14:paraId="5475F45D" w14:textId="77777777" w:rsidTr="00DB659D">
        <w:trPr>
          <w:trHeight w:val="300"/>
        </w:trPr>
        <w:tc>
          <w:tcPr>
            <w:tcW w:w="928" w:type="dxa"/>
            <w:noWrap/>
            <w:hideMark/>
          </w:tcPr>
          <w:p w14:paraId="4C33B81B" w14:textId="77777777" w:rsidR="005B311A" w:rsidRPr="00DB659D" w:rsidRDefault="005B311A" w:rsidP="00DB659D">
            <w:pPr>
              <w:jc w:val="center"/>
              <w:rPr>
                <w:rFonts w:ascii="Arial" w:hAnsi="Arial" w:cs="Arial"/>
              </w:rPr>
            </w:pPr>
            <w:r w:rsidRPr="00DB659D">
              <w:rPr>
                <w:rFonts w:ascii="Arial" w:hAnsi="Arial" w:cs="Arial"/>
              </w:rPr>
              <w:t>368</w:t>
            </w:r>
          </w:p>
        </w:tc>
        <w:tc>
          <w:tcPr>
            <w:tcW w:w="4909" w:type="dxa"/>
            <w:noWrap/>
            <w:hideMark/>
          </w:tcPr>
          <w:p w14:paraId="772AC73C" w14:textId="77777777" w:rsidR="005B311A" w:rsidRPr="00DB659D" w:rsidRDefault="005B311A">
            <w:pPr>
              <w:rPr>
                <w:rFonts w:ascii="Arial" w:hAnsi="Arial" w:cs="Arial"/>
              </w:rPr>
            </w:pPr>
            <w:r w:rsidRPr="00DB659D">
              <w:rPr>
                <w:rFonts w:ascii="Arial" w:hAnsi="Arial" w:cs="Arial"/>
              </w:rPr>
              <w:t>Albany-Schenectady-Troy, NY</w:t>
            </w:r>
          </w:p>
        </w:tc>
        <w:tc>
          <w:tcPr>
            <w:tcW w:w="2803" w:type="dxa"/>
            <w:noWrap/>
            <w:hideMark/>
          </w:tcPr>
          <w:p w14:paraId="3F2A4A6C" w14:textId="77777777" w:rsidR="005B311A" w:rsidRPr="00DB659D" w:rsidRDefault="005B311A" w:rsidP="00DB659D">
            <w:pPr>
              <w:jc w:val="center"/>
              <w:rPr>
                <w:rFonts w:ascii="Arial" w:hAnsi="Arial" w:cs="Arial"/>
              </w:rPr>
            </w:pPr>
            <w:r w:rsidRPr="00DB659D">
              <w:rPr>
                <w:rFonts w:ascii="Arial" w:hAnsi="Arial" w:cs="Arial"/>
              </w:rPr>
              <w:t>43.0%</w:t>
            </w:r>
          </w:p>
        </w:tc>
      </w:tr>
      <w:tr w:rsidR="005B311A" w:rsidRPr="005B311A" w14:paraId="6FF62FF6" w14:textId="77777777" w:rsidTr="00DB659D">
        <w:trPr>
          <w:trHeight w:val="300"/>
        </w:trPr>
        <w:tc>
          <w:tcPr>
            <w:tcW w:w="928" w:type="dxa"/>
            <w:noWrap/>
            <w:hideMark/>
          </w:tcPr>
          <w:p w14:paraId="4C2C798A" w14:textId="77777777" w:rsidR="005B311A" w:rsidRPr="00DB659D" w:rsidRDefault="005B311A" w:rsidP="00DB659D">
            <w:pPr>
              <w:jc w:val="center"/>
              <w:rPr>
                <w:rFonts w:ascii="Arial" w:hAnsi="Arial" w:cs="Arial"/>
              </w:rPr>
            </w:pPr>
            <w:r w:rsidRPr="00DB659D">
              <w:rPr>
                <w:rFonts w:ascii="Arial" w:hAnsi="Arial" w:cs="Arial"/>
              </w:rPr>
              <w:t>369</w:t>
            </w:r>
          </w:p>
        </w:tc>
        <w:tc>
          <w:tcPr>
            <w:tcW w:w="4909" w:type="dxa"/>
            <w:noWrap/>
            <w:hideMark/>
          </w:tcPr>
          <w:p w14:paraId="613F703B" w14:textId="77777777" w:rsidR="005B311A" w:rsidRPr="00DB659D" w:rsidRDefault="005B311A">
            <w:pPr>
              <w:rPr>
                <w:rFonts w:ascii="Arial" w:hAnsi="Arial" w:cs="Arial"/>
              </w:rPr>
            </w:pPr>
            <w:r w:rsidRPr="00DB659D">
              <w:rPr>
                <w:rFonts w:ascii="Arial" w:hAnsi="Arial" w:cs="Arial"/>
              </w:rPr>
              <w:t>Brownsville-Harlingen, TX</w:t>
            </w:r>
          </w:p>
        </w:tc>
        <w:tc>
          <w:tcPr>
            <w:tcW w:w="2803" w:type="dxa"/>
            <w:noWrap/>
            <w:hideMark/>
          </w:tcPr>
          <w:p w14:paraId="59C1841D" w14:textId="77777777" w:rsidR="005B311A" w:rsidRPr="00DB659D" w:rsidRDefault="005B311A" w:rsidP="00DB659D">
            <w:pPr>
              <w:jc w:val="center"/>
              <w:rPr>
                <w:rFonts w:ascii="Arial" w:hAnsi="Arial" w:cs="Arial"/>
              </w:rPr>
            </w:pPr>
            <w:r w:rsidRPr="00DB659D">
              <w:rPr>
                <w:rFonts w:ascii="Arial" w:hAnsi="Arial" w:cs="Arial"/>
              </w:rPr>
              <w:t>42.9%</w:t>
            </w:r>
          </w:p>
        </w:tc>
      </w:tr>
      <w:tr w:rsidR="005B311A" w:rsidRPr="005B311A" w14:paraId="3AB2C616" w14:textId="77777777" w:rsidTr="00DB659D">
        <w:trPr>
          <w:trHeight w:val="300"/>
        </w:trPr>
        <w:tc>
          <w:tcPr>
            <w:tcW w:w="928" w:type="dxa"/>
            <w:noWrap/>
            <w:hideMark/>
          </w:tcPr>
          <w:p w14:paraId="529AF1FE" w14:textId="77777777" w:rsidR="005B311A" w:rsidRPr="00DB659D" w:rsidRDefault="005B311A" w:rsidP="00DB659D">
            <w:pPr>
              <w:jc w:val="center"/>
              <w:rPr>
                <w:rFonts w:ascii="Arial" w:hAnsi="Arial" w:cs="Arial"/>
              </w:rPr>
            </w:pPr>
            <w:r w:rsidRPr="00DB659D">
              <w:rPr>
                <w:rFonts w:ascii="Arial" w:hAnsi="Arial" w:cs="Arial"/>
              </w:rPr>
              <w:t>370</w:t>
            </w:r>
          </w:p>
        </w:tc>
        <w:tc>
          <w:tcPr>
            <w:tcW w:w="4909" w:type="dxa"/>
            <w:noWrap/>
            <w:hideMark/>
          </w:tcPr>
          <w:p w14:paraId="1D428068" w14:textId="77777777" w:rsidR="005B311A" w:rsidRPr="00DB659D" w:rsidRDefault="005B311A">
            <w:pPr>
              <w:rPr>
                <w:rFonts w:ascii="Arial" w:hAnsi="Arial" w:cs="Arial"/>
              </w:rPr>
            </w:pPr>
            <w:r w:rsidRPr="00DB659D">
              <w:rPr>
                <w:rFonts w:ascii="Arial" w:hAnsi="Arial" w:cs="Arial"/>
              </w:rPr>
              <w:t>San Francisco-Oakland-Hayward, CA</w:t>
            </w:r>
          </w:p>
        </w:tc>
        <w:tc>
          <w:tcPr>
            <w:tcW w:w="2803" w:type="dxa"/>
            <w:noWrap/>
            <w:hideMark/>
          </w:tcPr>
          <w:p w14:paraId="1B44D52C" w14:textId="77777777" w:rsidR="005B311A" w:rsidRPr="00DB659D" w:rsidRDefault="005B311A" w:rsidP="00DB659D">
            <w:pPr>
              <w:jc w:val="center"/>
              <w:rPr>
                <w:rFonts w:ascii="Arial" w:hAnsi="Arial" w:cs="Arial"/>
              </w:rPr>
            </w:pPr>
            <w:r w:rsidRPr="00DB659D">
              <w:rPr>
                <w:rFonts w:ascii="Arial" w:hAnsi="Arial" w:cs="Arial"/>
              </w:rPr>
              <w:t>42.8%</w:t>
            </w:r>
          </w:p>
        </w:tc>
      </w:tr>
      <w:tr w:rsidR="005B311A" w:rsidRPr="005B311A" w14:paraId="24392D1A" w14:textId="77777777" w:rsidTr="00DB659D">
        <w:trPr>
          <w:trHeight w:val="300"/>
        </w:trPr>
        <w:tc>
          <w:tcPr>
            <w:tcW w:w="928" w:type="dxa"/>
            <w:noWrap/>
            <w:hideMark/>
          </w:tcPr>
          <w:p w14:paraId="7766104E" w14:textId="77777777" w:rsidR="005B311A" w:rsidRPr="00DB659D" w:rsidRDefault="005B311A" w:rsidP="00DB659D">
            <w:pPr>
              <w:jc w:val="center"/>
              <w:rPr>
                <w:rFonts w:ascii="Arial" w:hAnsi="Arial" w:cs="Arial"/>
              </w:rPr>
            </w:pPr>
            <w:r w:rsidRPr="00DB659D">
              <w:rPr>
                <w:rFonts w:ascii="Arial" w:hAnsi="Arial" w:cs="Arial"/>
              </w:rPr>
              <w:t>371</w:t>
            </w:r>
          </w:p>
        </w:tc>
        <w:tc>
          <w:tcPr>
            <w:tcW w:w="4909" w:type="dxa"/>
            <w:noWrap/>
            <w:hideMark/>
          </w:tcPr>
          <w:p w14:paraId="218C8A22" w14:textId="77777777" w:rsidR="005B311A" w:rsidRPr="00DB659D" w:rsidRDefault="005B311A">
            <w:pPr>
              <w:rPr>
                <w:rFonts w:ascii="Arial" w:hAnsi="Arial" w:cs="Arial"/>
              </w:rPr>
            </w:pPr>
            <w:r w:rsidRPr="00DB659D">
              <w:rPr>
                <w:rFonts w:ascii="Arial" w:hAnsi="Arial" w:cs="Arial"/>
              </w:rPr>
              <w:t>Bridgeport-Stamford-Norwalk, CT</w:t>
            </w:r>
          </w:p>
        </w:tc>
        <w:tc>
          <w:tcPr>
            <w:tcW w:w="2803" w:type="dxa"/>
            <w:noWrap/>
            <w:hideMark/>
          </w:tcPr>
          <w:p w14:paraId="279BEF54" w14:textId="77777777" w:rsidR="005B311A" w:rsidRPr="00DB659D" w:rsidRDefault="005B311A" w:rsidP="00DB659D">
            <w:pPr>
              <w:jc w:val="center"/>
              <w:rPr>
                <w:rFonts w:ascii="Arial" w:hAnsi="Arial" w:cs="Arial"/>
              </w:rPr>
            </w:pPr>
            <w:r w:rsidRPr="00DB659D">
              <w:rPr>
                <w:rFonts w:ascii="Arial" w:hAnsi="Arial" w:cs="Arial"/>
              </w:rPr>
              <w:t>42.6%</w:t>
            </w:r>
          </w:p>
        </w:tc>
      </w:tr>
      <w:tr w:rsidR="005B311A" w:rsidRPr="005B311A" w14:paraId="2D740C67" w14:textId="77777777" w:rsidTr="00DB659D">
        <w:trPr>
          <w:trHeight w:val="300"/>
        </w:trPr>
        <w:tc>
          <w:tcPr>
            <w:tcW w:w="928" w:type="dxa"/>
            <w:noWrap/>
            <w:hideMark/>
          </w:tcPr>
          <w:p w14:paraId="40841224" w14:textId="77777777" w:rsidR="005B311A" w:rsidRPr="00DB659D" w:rsidRDefault="005B311A" w:rsidP="00DB659D">
            <w:pPr>
              <w:jc w:val="center"/>
              <w:rPr>
                <w:rFonts w:ascii="Arial" w:hAnsi="Arial" w:cs="Arial"/>
              </w:rPr>
            </w:pPr>
            <w:r w:rsidRPr="00DB659D">
              <w:rPr>
                <w:rFonts w:ascii="Arial" w:hAnsi="Arial" w:cs="Arial"/>
              </w:rPr>
              <w:t>372</w:t>
            </w:r>
          </w:p>
        </w:tc>
        <w:tc>
          <w:tcPr>
            <w:tcW w:w="4909" w:type="dxa"/>
            <w:noWrap/>
            <w:hideMark/>
          </w:tcPr>
          <w:p w14:paraId="25B8C4CC" w14:textId="77777777" w:rsidR="005B311A" w:rsidRPr="00DB659D" w:rsidRDefault="005B311A">
            <w:pPr>
              <w:rPr>
                <w:rFonts w:ascii="Arial" w:hAnsi="Arial" w:cs="Arial"/>
              </w:rPr>
            </w:pPr>
            <w:r w:rsidRPr="00DB659D">
              <w:rPr>
                <w:rFonts w:ascii="Arial" w:hAnsi="Arial" w:cs="Arial"/>
              </w:rPr>
              <w:t>Sierra Vista-Douglas, AZ</w:t>
            </w:r>
          </w:p>
        </w:tc>
        <w:tc>
          <w:tcPr>
            <w:tcW w:w="2803" w:type="dxa"/>
            <w:noWrap/>
            <w:hideMark/>
          </w:tcPr>
          <w:p w14:paraId="3C629828" w14:textId="77777777" w:rsidR="005B311A" w:rsidRPr="00DB659D" w:rsidRDefault="005B311A" w:rsidP="00DB659D">
            <w:pPr>
              <w:jc w:val="center"/>
              <w:rPr>
                <w:rFonts w:ascii="Arial" w:hAnsi="Arial" w:cs="Arial"/>
              </w:rPr>
            </w:pPr>
            <w:r w:rsidRPr="00DB659D">
              <w:rPr>
                <w:rFonts w:ascii="Arial" w:hAnsi="Arial" w:cs="Arial"/>
              </w:rPr>
              <w:t>42.6%</w:t>
            </w:r>
          </w:p>
        </w:tc>
      </w:tr>
      <w:tr w:rsidR="005B311A" w:rsidRPr="005B311A" w14:paraId="32BF4EC7" w14:textId="77777777" w:rsidTr="00DB659D">
        <w:trPr>
          <w:trHeight w:val="300"/>
        </w:trPr>
        <w:tc>
          <w:tcPr>
            <w:tcW w:w="928" w:type="dxa"/>
            <w:noWrap/>
            <w:hideMark/>
          </w:tcPr>
          <w:p w14:paraId="580C8509" w14:textId="77777777" w:rsidR="005B311A" w:rsidRPr="00DB659D" w:rsidRDefault="005B311A" w:rsidP="00DB659D">
            <w:pPr>
              <w:jc w:val="center"/>
              <w:rPr>
                <w:rFonts w:ascii="Arial" w:hAnsi="Arial" w:cs="Arial"/>
              </w:rPr>
            </w:pPr>
            <w:r w:rsidRPr="00DB659D">
              <w:rPr>
                <w:rFonts w:ascii="Arial" w:hAnsi="Arial" w:cs="Arial"/>
              </w:rPr>
              <w:t>373</w:t>
            </w:r>
          </w:p>
        </w:tc>
        <w:tc>
          <w:tcPr>
            <w:tcW w:w="4909" w:type="dxa"/>
            <w:noWrap/>
            <w:hideMark/>
          </w:tcPr>
          <w:p w14:paraId="73589E41" w14:textId="77777777" w:rsidR="005B311A" w:rsidRPr="00DB659D" w:rsidRDefault="005B311A">
            <w:pPr>
              <w:rPr>
                <w:rFonts w:ascii="Arial" w:hAnsi="Arial" w:cs="Arial"/>
              </w:rPr>
            </w:pPr>
            <w:r w:rsidRPr="00DB659D">
              <w:rPr>
                <w:rFonts w:ascii="Arial" w:hAnsi="Arial" w:cs="Arial"/>
              </w:rPr>
              <w:t>Boston-Cambridge-Newton, MA-NH</w:t>
            </w:r>
          </w:p>
        </w:tc>
        <w:tc>
          <w:tcPr>
            <w:tcW w:w="2803" w:type="dxa"/>
            <w:noWrap/>
            <w:hideMark/>
          </w:tcPr>
          <w:p w14:paraId="29BC2AB6" w14:textId="77777777" w:rsidR="005B311A" w:rsidRPr="00DB659D" w:rsidRDefault="005B311A" w:rsidP="00DB659D">
            <w:pPr>
              <w:jc w:val="center"/>
              <w:rPr>
                <w:rFonts w:ascii="Arial" w:hAnsi="Arial" w:cs="Arial"/>
              </w:rPr>
            </w:pPr>
            <w:r w:rsidRPr="00DB659D">
              <w:rPr>
                <w:rFonts w:ascii="Arial" w:hAnsi="Arial" w:cs="Arial"/>
              </w:rPr>
              <w:t>42.6%</w:t>
            </w:r>
          </w:p>
        </w:tc>
      </w:tr>
      <w:tr w:rsidR="005B311A" w:rsidRPr="005B311A" w14:paraId="1F485C21" w14:textId="77777777" w:rsidTr="00DB659D">
        <w:trPr>
          <w:trHeight w:val="300"/>
        </w:trPr>
        <w:tc>
          <w:tcPr>
            <w:tcW w:w="928" w:type="dxa"/>
            <w:noWrap/>
            <w:hideMark/>
          </w:tcPr>
          <w:p w14:paraId="703DE6C8" w14:textId="77777777" w:rsidR="005B311A" w:rsidRPr="00DB659D" w:rsidRDefault="005B311A" w:rsidP="00DB659D">
            <w:pPr>
              <w:jc w:val="center"/>
              <w:rPr>
                <w:rFonts w:ascii="Arial" w:hAnsi="Arial" w:cs="Arial"/>
              </w:rPr>
            </w:pPr>
            <w:r w:rsidRPr="00DB659D">
              <w:rPr>
                <w:rFonts w:ascii="Arial" w:hAnsi="Arial" w:cs="Arial"/>
              </w:rPr>
              <w:t>374</w:t>
            </w:r>
          </w:p>
        </w:tc>
        <w:tc>
          <w:tcPr>
            <w:tcW w:w="4909" w:type="dxa"/>
            <w:noWrap/>
            <w:hideMark/>
          </w:tcPr>
          <w:p w14:paraId="11CB733B" w14:textId="77777777" w:rsidR="005B311A" w:rsidRPr="00DB659D" w:rsidRDefault="005B311A">
            <w:pPr>
              <w:rPr>
                <w:rFonts w:ascii="Arial" w:hAnsi="Arial" w:cs="Arial"/>
              </w:rPr>
            </w:pPr>
            <w:r w:rsidRPr="00DB659D">
              <w:rPr>
                <w:rFonts w:ascii="Arial" w:hAnsi="Arial" w:cs="Arial"/>
              </w:rPr>
              <w:t>Boulder, CO</w:t>
            </w:r>
          </w:p>
        </w:tc>
        <w:tc>
          <w:tcPr>
            <w:tcW w:w="2803" w:type="dxa"/>
            <w:noWrap/>
            <w:hideMark/>
          </w:tcPr>
          <w:p w14:paraId="4510598D" w14:textId="77777777" w:rsidR="005B311A" w:rsidRPr="00DB659D" w:rsidRDefault="005B311A" w:rsidP="00DB659D">
            <w:pPr>
              <w:jc w:val="center"/>
              <w:rPr>
                <w:rFonts w:ascii="Arial" w:hAnsi="Arial" w:cs="Arial"/>
              </w:rPr>
            </w:pPr>
            <w:r w:rsidRPr="00DB659D">
              <w:rPr>
                <w:rFonts w:ascii="Arial" w:hAnsi="Arial" w:cs="Arial"/>
              </w:rPr>
              <w:t>42.5%</w:t>
            </w:r>
          </w:p>
        </w:tc>
      </w:tr>
      <w:tr w:rsidR="005B311A" w:rsidRPr="005B311A" w14:paraId="77BB8E2A" w14:textId="77777777" w:rsidTr="00DB659D">
        <w:trPr>
          <w:trHeight w:val="300"/>
        </w:trPr>
        <w:tc>
          <w:tcPr>
            <w:tcW w:w="928" w:type="dxa"/>
            <w:noWrap/>
            <w:hideMark/>
          </w:tcPr>
          <w:p w14:paraId="360312AA" w14:textId="77777777" w:rsidR="005B311A" w:rsidRPr="00DB659D" w:rsidRDefault="005B311A" w:rsidP="00DB659D">
            <w:pPr>
              <w:jc w:val="center"/>
              <w:rPr>
                <w:rFonts w:ascii="Arial" w:hAnsi="Arial" w:cs="Arial"/>
              </w:rPr>
            </w:pPr>
            <w:r w:rsidRPr="00DB659D">
              <w:rPr>
                <w:rFonts w:ascii="Arial" w:hAnsi="Arial" w:cs="Arial"/>
              </w:rPr>
              <w:lastRenderedPageBreak/>
              <w:t>375</w:t>
            </w:r>
          </w:p>
        </w:tc>
        <w:tc>
          <w:tcPr>
            <w:tcW w:w="4909" w:type="dxa"/>
            <w:noWrap/>
            <w:hideMark/>
          </w:tcPr>
          <w:p w14:paraId="2EEFD1D6" w14:textId="77777777" w:rsidR="005B311A" w:rsidRPr="00DB659D" w:rsidRDefault="005B311A">
            <w:pPr>
              <w:rPr>
                <w:rFonts w:ascii="Arial" w:hAnsi="Arial" w:cs="Arial"/>
              </w:rPr>
            </w:pPr>
            <w:r w:rsidRPr="00DB659D">
              <w:rPr>
                <w:rFonts w:ascii="Arial" w:hAnsi="Arial" w:cs="Arial"/>
              </w:rPr>
              <w:t>Durham-Chapel Hill, NC</w:t>
            </w:r>
          </w:p>
        </w:tc>
        <w:tc>
          <w:tcPr>
            <w:tcW w:w="2803" w:type="dxa"/>
            <w:noWrap/>
            <w:hideMark/>
          </w:tcPr>
          <w:p w14:paraId="4151BC8F" w14:textId="77777777" w:rsidR="005B311A" w:rsidRPr="00DB659D" w:rsidRDefault="005B311A" w:rsidP="00DB659D">
            <w:pPr>
              <w:jc w:val="center"/>
              <w:rPr>
                <w:rFonts w:ascii="Arial" w:hAnsi="Arial" w:cs="Arial"/>
              </w:rPr>
            </w:pPr>
            <w:r w:rsidRPr="00DB659D">
              <w:rPr>
                <w:rFonts w:ascii="Arial" w:hAnsi="Arial" w:cs="Arial"/>
              </w:rPr>
              <w:t>42.4%</w:t>
            </w:r>
          </w:p>
        </w:tc>
      </w:tr>
      <w:tr w:rsidR="005B311A" w:rsidRPr="005B311A" w14:paraId="24586DB3" w14:textId="77777777" w:rsidTr="00DB659D">
        <w:trPr>
          <w:trHeight w:val="300"/>
        </w:trPr>
        <w:tc>
          <w:tcPr>
            <w:tcW w:w="928" w:type="dxa"/>
            <w:noWrap/>
            <w:hideMark/>
          </w:tcPr>
          <w:p w14:paraId="7149E7C0" w14:textId="77777777" w:rsidR="005B311A" w:rsidRPr="00DB659D" w:rsidRDefault="005B311A" w:rsidP="00DB659D">
            <w:pPr>
              <w:jc w:val="center"/>
              <w:rPr>
                <w:rFonts w:ascii="Arial" w:hAnsi="Arial" w:cs="Arial"/>
              </w:rPr>
            </w:pPr>
            <w:r w:rsidRPr="00DB659D">
              <w:rPr>
                <w:rFonts w:ascii="Arial" w:hAnsi="Arial" w:cs="Arial"/>
              </w:rPr>
              <w:t>376</w:t>
            </w:r>
          </w:p>
        </w:tc>
        <w:tc>
          <w:tcPr>
            <w:tcW w:w="4909" w:type="dxa"/>
            <w:noWrap/>
            <w:hideMark/>
          </w:tcPr>
          <w:p w14:paraId="3B4CB2C0" w14:textId="77777777" w:rsidR="005B311A" w:rsidRPr="00DB659D" w:rsidRDefault="005B311A">
            <w:pPr>
              <w:rPr>
                <w:rFonts w:ascii="Arial" w:hAnsi="Arial" w:cs="Arial"/>
              </w:rPr>
            </w:pPr>
            <w:r w:rsidRPr="00DB659D">
              <w:rPr>
                <w:rFonts w:ascii="Arial" w:hAnsi="Arial" w:cs="Arial"/>
              </w:rPr>
              <w:t>Huntsville, AL</w:t>
            </w:r>
          </w:p>
        </w:tc>
        <w:tc>
          <w:tcPr>
            <w:tcW w:w="2803" w:type="dxa"/>
            <w:noWrap/>
            <w:hideMark/>
          </w:tcPr>
          <w:p w14:paraId="08724F4A" w14:textId="77777777" w:rsidR="005B311A" w:rsidRPr="00DB659D" w:rsidRDefault="005B311A" w:rsidP="00DB659D">
            <w:pPr>
              <w:jc w:val="center"/>
              <w:rPr>
                <w:rFonts w:ascii="Arial" w:hAnsi="Arial" w:cs="Arial"/>
              </w:rPr>
            </w:pPr>
            <w:r w:rsidRPr="00DB659D">
              <w:rPr>
                <w:rFonts w:ascii="Arial" w:hAnsi="Arial" w:cs="Arial"/>
              </w:rPr>
              <w:t>42.4%</w:t>
            </w:r>
          </w:p>
        </w:tc>
      </w:tr>
      <w:tr w:rsidR="005B311A" w:rsidRPr="005B311A" w14:paraId="7732D6AF" w14:textId="77777777" w:rsidTr="00DB659D">
        <w:trPr>
          <w:trHeight w:val="300"/>
        </w:trPr>
        <w:tc>
          <w:tcPr>
            <w:tcW w:w="928" w:type="dxa"/>
            <w:noWrap/>
            <w:hideMark/>
          </w:tcPr>
          <w:p w14:paraId="6F753F1F" w14:textId="77777777" w:rsidR="005B311A" w:rsidRPr="00DB659D" w:rsidRDefault="005B311A" w:rsidP="00DB659D">
            <w:pPr>
              <w:jc w:val="center"/>
              <w:rPr>
                <w:rFonts w:ascii="Arial" w:hAnsi="Arial" w:cs="Arial"/>
              </w:rPr>
            </w:pPr>
            <w:r w:rsidRPr="00DB659D">
              <w:rPr>
                <w:rFonts w:ascii="Arial" w:hAnsi="Arial" w:cs="Arial"/>
              </w:rPr>
              <w:t>377</w:t>
            </w:r>
          </w:p>
        </w:tc>
        <w:tc>
          <w:tcPr>
            <w:tcW w:w="4909" w:type="dxa"/>
            <w:noWrap/>
            <w:hideMark/>
          </w:tcPr>
          <w:p w14:paraId="000372F7" w14:textId="77777777" w:rsidR="005B311A" w:rsidRPr="00DB659D" w:rsidRDefault="005B311A">
            <w:pPr>
              <w:rPr>
                <w:rFonts w:ascii="Arial" w:hAnsi="Arial" w:cs="Arial"/>
              </w:rPr>
            </w:pPr>
            <w:r w:rsidRPr="00DB659D">
              <w:rPr>
                <w:rFonts w:ascii="Arial" w:hAnsi="Arial" w:cs="Arial"/>
              </w:rPr>
              <w:t>New York-Newark-Jersey City, NY-NJ-PA</w:t>
            </w:r>
          </w:p>
        </w:tc>
        <w:tc>
          <w:tcPr>
            <w:tcW w:w="2803" w:type="dxa"/>
            <w:noWrap/>
            <w:hideMark/>
          </w:tcPr>
          <w:p w14:paraId="1F5E1405" w14:textId="77777777" w:rsidR="005B311A" w:rsidRPr="00DB659D" w:rsidRDefault="005B311A" w:rsidP="00DB659D">
            <w:pPr>
              <w:jc w:val="center"/>
              <w:rPr>
                <w:rFonts w:ascii="Arial" w:hAnsi="Arial" w:cs="Arial"/>
              </w:rPr>
            </w:pPr>
            <w:r w:rsidRPr="00DB659D">
              <w:rPr>
                <w:rFonts w:ascii="Arial" w:hAnsi="Arial" w:cs="Arial"/>
              </w:rPr>
              <w:t>42.2%</w:t>
            </w:r>
          </w:p>
        </w:tc>
      </w:tr>
      <w:tr w:rsidR="005B311A" w:rsidRPr="005B311A" w14:paraId="204181C4" w14:textId="77777777" w:rsidTr="00DB659D">
        <w:trPr>
          <w:trHeight w:val="300"/>
        </w:trPr>
        <w:tc>
          <w:tcPr>
            <w:tcW w:w="928" w:type="dxa"/>
            <w:noWrap/>
            <w:hideMark/>
          </w:tcPr>
          <w:p w14:paraId="7463018D" w14:textId="77777777" w:rsidR="005B311A" w:rsidRPr="00DB659D" w:rsidRDefault="005B311A" w:rsidP="00DB659D">
            <w:pPr>
              <w:jc w:val="center"/>
              <w:rPr>
                <w:rFonts w:ascii="Arial" w:hAnsi="Arial" w:cs="Arial"/>
              </w:rPr>
            </w:pPr>
            <w:r w:rsidRPr="00DB659D">
              <w:rPr>
                <w:rFonts w:ascii="Arial" w:hAnsi="Arial" w:cs="Arial"/>
              </w:rPr>
              <w:t>378</w:t>
            </w:r>
          </w:p>
        </w:tc>
        <w:tc>
          <w:tcPr>
            <w:tcW w:w="4909" w:type="dxa"/>
            <w:noWrap/>
            <w:hideMark/>
          </w:tcPr>
          <w:p w14:paraId="153F7E21" w14:textId="77777777" w:rsidR="005B311A" w:rsidRPr="00DB659D" w:rsidRDefault="005B311A">
            <w:pPr>
              <w:rPr>
                <w:rFonts w:ascii="Arial" w:hAnsi="Arial" w:cs="Arial"/>
              </w:rPr>
            </w:pPr>
            <w:r w:rsidRPr="00DB659D">
              <w:rPr>
                <w:rFonts w:ascii="Arial" w:hAnsi="Arial" w:cs="Arial"/>
              </w:rPr>
              <w:t>Trenton, NJ</w:t>
            </w:r>
          </w:p>
        </w:tc>
        <w:tc>
          <w:tcPr>
            <w:tcW w:w="2803" w:type="dxa"/>
            <w:noWrap/>
            <w:hideMark/>
          </w:tcPr>
          <w:p w14:paraId="3FD66DDD" w14:textId="77777777" w:rsidR="005B311A" w:rsidRPr="00DB659D" w:rsidRDefault="005B311A" w:rsidP="00DB659D">
            <w:pPr>
              <w:jc w:val="center"/>
              <w:rPr>
                <w:rFonts w:ascii="Arial" w:hAnsi="Arial" w:cs="Arial"/>
              </w:rPr>
            </w:pPr>
            <w:r w:rsidRPr="00DB659D">
              <w:rPr>
                <w:rFonts w:ascii="Arial" w:hAnsi="Arial" w:cs="Arial"/>
              </w:rPr>
              <w:t>41.0%</w:t>
            </w:r>
          </w:p>
        </w:tc>
      </w:tr>
      <w:tr w:rsidR="005B311A" w:rsidRPr="005B311A" w14:paraId="3C73332E" w14:textId="77777777" w:rsidTr="00DB659D">
        <w:trPr>
          <w:trHeight w:val="300"/>
        </w:trPr>
        <w:tc>
          <w:tcPr>
            <w:tcW w:w="928" w:type="dxa"/>
            <w:noWrap/>
            <w:hideMark/>
          </w:tcPr>
          <w:p w14:paraId="0C1C04D0" w14:textId="77777777" w:rsidR="005B311A" w:rsidRPr="00DB659D" w:rsidRDefault="005B311A" w:rsidP="00DB659D">
            <w:pPr>
              <w:jc w:val="center"/>
              <w:rPr>
                <w:rFonts w:ascii="Arial" w:hAnsi="Arial" w:cs="Arial"/>
              </w:rPr>
            </w:pPr>
            <w:r w:rsidRPr="00DB659D">
              <w:rPr>
                <w:rFonts w:ascii="Arial" w:hAnsi="Arial" w:cs="Arial"/>
              </w:rPr>
              <w:t>379</w:t>
            </w:r>
          </w:p>
        </w:tc>
        <w:tc>
          <w:tcPr>
            <w:tcW w:w="4909" w:type="dxa"/>
            <w:noWrap/>
            <w:hideMark/>
          </w:tcPr>
          <w:p w14:paraId="29F1536A" w14:textId="77777777" w:rsidR="005B311A" w:rsidRPr="00DB659D" w:rsidRDefault="005B311A">
            <w:pPr>
              <w:rPr>
                <w:rFonts w:ascii="Arial" w:hAnsi="Arial" w:cs="Arial"/>
              </w:rPr>
            </w:pPr>
            <w:r w:rsidRPr="00DB659D">
              <w:rPr>
                <w:rFonts w:ascii="Arial" w:hAnsi="Arial" w:cs="Arial"/>
              </w:rPr>
              <w:t>San Jose-Sunnyvale-Santa Clara, CA</w:t>
            </w:r>
          </w:p>
        </w:tc>
        <w:tc>
          <w:tcPr>
            <w:tcW w:w="2803" w:type="dxa"/>
            <w:noWrap/>
            <w:hideMark/>
          </w:tcPr>
          <w:p w14:paraId="2A19D7A9" w14:textId="77777777" w:rsidR="005B311A" w:rsidRPr="00DB659D" w:rsidRDefault="005B311A" w:rsidP="00DB659D">
            <w:pPr>
              <w:jc w:val="center"/>
              <w:rPr>
                <w:rFonts w:ascii="Arial" w:hAnsi="Arial" w:cs="Arial"/>
              </w:rPr>
            </w:pPr>
            <w:r w:rsidRPr="00DB659D">
              <w:rPr>
                <w:rFonts w:ascii="Arial" w:hAnsi="Arial" w:cs="Arial"/>
              </w:rPr>
              <w:t>40.4%</w:t>
            </w:r>
          </w:p>
        </w:tc>
      </w:tr>
      <w:tr w:rsidR="005B311A" w:rsidRPr="005B311A" w14:paraId="5B760511" w14:textId="77777777" w:rsidTr="00DB659D">
        <w:trPr>
          <w:trHeight w:val="300"/>
        </w:trPr>
        <w:tc>
          <w:tcPr>
            <w:tcW w:w="928" w:type="dxa"/>
            <w:noWrap/>
            <w:hideMark/>
          </w:tcPr>
          <w:p w14:paraId="2A7F3BD0" w14:textId="77777777" w:rsidR="005B311A" w:rsidRPr="00DB659D" w:rsidRDefault="005B311A" w:rsidP="00DB659D">
            <w:pPr>
              <w:jc w:val="center"/>
              <w:rPr>
                <w:rFonts w:ascii="Arial" w:hAnsi="Arial" w:cs="Arial"/>
              </w:rPr>
            </w:pPr>
            <w:r w:rsidRPr="00DB659D">
              <w:rPr>
                <w:rFonts w:ascii="Arial" w:hAnsi="Arial" w:cs="Arial"/>
              </w:rPr>
              <w:t>380</w:t>
            </w:r>
          </w:p>
        </w:tc>
        <w:tc>
          <w:tcPr>
            <w:tcW w:w="4909" w:type="dxa"/>
            <w:noWrap/>
            <w:hideMark/>
          </w:tcPr>
          <w:p w14:paraId="6E2654B4" w14:textId="77777777" w:rsidR="005B311A" w:rsidRPr="00DB659D" w:rsidRDefault="005B311A">
            <w:pPr>
              <w:rPr>
                <w:rFonts w:ascii="Arial" w:hAnsi="Arial" w:cs="Arial"/>
              </w:rPr>
            </w:pPr>
            <w:r w:rsidRPr="00DB659D">
              <w:rPr>
                <w:rFonts w:ascii="Arial" w:hAnsi="Arial" w:cs="Arial"/>
              </w:rPr>
              <w:t>Washington-Arlington-Alexandria, DC-VA-MD-WV</w:t>
            </w:r>
          </w:p>
        </w:tc>
        <w:tc>
          <w:tcPr>
            <w:tcW w:w="2803" w:type="dxa"/>
            <w:noWrap/>
            <w:hideMark/>
          </w:tcPr>
          <w:p w14:paraId="4F8C7BCB" w14:textId="77777777" w:rsidR="005B311A" w:rsidRPr="00DB659D" w:rsidRDefault="005B311A" w:rsidP="00DB659D">
            <w:pPr>
              <w:jc w:val="center"/>
              <w:rPr>
                <w:rFonts w:ascii="Arial" w:hAnsi="Arial" w:cs="Arial"/>
              </w:rPr>
            </w:pPr>
            <w:r w:rsidRPr="00DB659D">
              <w:rPr>
                <w:rFonts w:ascii="Arial" w:hAnsi="Arial" w:cs="Arial"/>
              </w:rPr>
              <w:t>39.8%</w:t>
            </w:r>
          </w:p>
        </w:tc>
      </w:tr>
      <w:tr w:rsidR="005B311A" w:rsidRPr="005B311A" w14:paraId="61026C56" w14:textId="77777777" w:rsidTr="00DB659D">
        <w:trPr>
          <w:trHeight w:val="300"/>
        </w:trPr>
        <w:tc>
          <w:tcPr>
            <w:tcW w:w="928" w:type="dxa"/>
            <w:noWrap/>
            <w:hideMark/>
          </w:tcPr>
          <w:p w14:paraId="59AD53B6" w14:textId="77777777" w:rsidR="005B311A" w:rsidRPr="00DB659D" w:rsidRDefault="005B311A" w:rsidP="00DB659D">
            <w:pPr>
              <w:jc w:val="center"/>
              <w:rPr>
                <w:rFonts w:ascii="Arial" w:hAnsi="Arial" w:cs="Arial"/>
              </w:rPr>
            </w:pPr>
            <w:r w:rsidRPr="00DB659D">
              <w:rPr>
                <w:rFonts w:ascii="Arial" w:hAnsi="Arial" w:cs="Arial"/>
              </w:rPr>
              <w:t>381</w:t>
            </w:r>
          </w:p>
        </w:tc>
        <w:tc>
          <w:tcPr>
            <w:tcW w:w="4909" w:type="dxa"/>
            <w:noWrap/>
            <w:hideMark/>
          </w:tcPr>
          <w:p w14:paraId="69715497" w14:textId="77777777" w:rsidR="005B311A" w:rsidRPr="00DB659D" w:rsidRDefault="005B311A">
            <w:pPr>
              <w:rPr>
                <w:rFonts w:ascii="Arial" w:hAnsi="Arial" w:cs="Arial"/>
              </w:rPr>
            </w:pPr>
            <w:r w:rsidRPr="00DB659D">
              <w:rPr>
                <w:rFonts w:ascii="Arial" w:hAnsi="Arial" w:cs="Arial"/>
              </w:rPr>
              <w:t>California-Lexington Park, MD</w:t>
            </w:r>
          </w:p>
        </w:tc>
        <w:tc>
          <w:tcPr>
            <w:tcW w:w="2803" w:type="dxa"/>
            <w:noWrap/>
            <w:hideMark/>
          </w:tcPr>
          <w:p w14:paraId="3BC71F24" w14:textId="77777777" w:rsidR="005B311A" w:rsidRPr="00DB659D" w:rsidRDefault="005B311A" w:rsidP="00DB659D">
            <w:pPr>
              <w:jc w:val="center"/>
              <w:rPr>
                <w:rFonts w:ascii="Arial" w:hAnsi="Arial" w:cs="Arial"/>
              </w:rPr>
            </w:pPr>
            <w:r w:rsidRPr="00DB659D">
              <w:rPr>
                <w:rFonts w:ascii="Arial" w:hAnsi="Arial" w:cs="Arial"/>
              </w:rPr>
              <w:t>39.1%</w:t>
            </w:r>
          </w:p>
        </w:tc>
      </w:tr>
      <w:tr w:rsidR="00DB659D" w:rsidRPr="005B311A" w14:paraId="2F327CA2" w14:textId="77777777" w:rsidTr="00DB659D">
        <w:trPr>
          <w:trHeight w:val="300"/>
        </w:trPr>
        <w:tc>
          <w:tcPr>
            <w:tcW w:w="8640" w:type="dxa"/>
            <w:gridSpan w:val="3"/>
            <w:noWrap/>
            <w:vAlign w:val="bottom"/>
          </w:tcPr>
          <w:p w14:paraId="31D76460" w14:textId="432C1018" w:rsidR="00DB659D" w:rsidRPr="00DB659D" w:rsidRDefault="00DB659D" w:rsidP="00DB659D">
            <w:pPr>
              <w:rPr>
                <w:rFonts w:ascii="Arial" w:hAnsi="Arial" w:cs="Arial"/>
                <w:i/>
                <w:sz w:val="22"/>
              </w:rPr>
            </w:pPr>
            <w:r w:rsidRPr="00DB659D">
              <w:rPr>
                <w:rFonts w:ascii="Arial" w:hAnsi="Arial" w:cs="Arial"/>
                <w:i/>
                <w:sz w:val="22"/>
              </w:rPr>
              <w:t>Note: Averages weighted by occupational employment share</w:t>
            </w:r>
          </w:p>
        </w:tc>
      </w:tr>
      <w:tr w:rsidR="00DB659D" w:rsidRPr="005B311A" w14:paraId="46C02A97" w14:textId="77777777" w:rsidTr="00DB659D">
        <w:trPr>
          <w:trHeight w:val="300"/>
        </w:trPr>
        <w:tc>
          <w:tcPr>
            <w:tcW w:w="8640" w:type="dxa"/>
            <w:gridSpan w:val="3"/>
            <w:noWrap/>
            <w:vAlign w:val="bottom"/>
          </w:tcPr>
          <w:p w14:paraId="38CA5F8B" w14:textId="31C04072" w:rsidR="00DB659D" w:rsidRPr="00DB659D" w:rsidRDefault="00DB659D" w:rsidP="00DB659D">
            <w:pPr>
              <w:rPr>
                <w:rFonts w:ascii="Arial" w:hAnsi="Arial" w:cs="Arial"/>
                <w:i/>
                <w:sz w:val="22"/>
              </w:rPr>
            </w:pPr>
            <w:r w:rsidRPr="00DB659D">
              <w:rPr>
                <w:rFonts w:ascii="Arial" w:hAnsi="Arial" w:cs="Arial"/>
                <w:i/>
                <w:sz w:val="22"/>
              </w:rPr>
              <w:t>Source: Brookings analysis of BLS, Census, EMSI, Moodys, and McKinsey data</w:t>
            </w:r>
          </w:p>
        </w:tc>
      </w:tr>
    </w:tbl>
    <w:p w14:paraId="7784F1BF" w14:textId="742A28FC" w:rsidR="00190A05" w:rsidRDefault="00190A05">
      <w:pPr>
        <w:rPr>
          <w:rFonts w:ascii="Arial" w:eastAsia="Arial Unicode MS" w:hAnsi="Arial" w:cs="Arial Unicode MS"/>
          <w:color w:val="000000"/>
          <w:sz w:val="22"/>
          <w:szCs w:val="22"/>
          <w:u w:color="000000"/>
          <w:bdr w:val="nil"/>
        </w:rPr>
      </w:pPr>
      <w:r>
        <w:br w:type="page"/>
      </w:r>
    </w:p>
    <w:p w14:paraId="11B4A5E9" w14:textId="77777777" w:rsidR="00190A05" w:rsidRDefault="00190A05" w:rsidP="00190A05">
      <w:pPr>
        <w:rPr>
          <w:b/>
          <w:color w:val="003D79"/>
          <w:sz w:val="36"/>
          <w:szCs w:val="36"/>
        </w:rPr>
      </w:pPr>
      <w:r w:rsidRPr="002A190D">
        <w:rPr>
          <w:b/>
          <w:color w:val="003D79"/>
          <w:sz w:val="36"/>
          <w:szCs w:val="36"/>
        </w:rPr>
        <w:lastRenderedPageBreak/>
        <w:t>Acknowledgments</w:t>
      </w:r>
    </w:p>
    <w:p w14:paraId="5A4D938A" w14:textId="77777777" w:rsidR="00190A05" w:rsidRDefault="00190A05" w:rsidP="00190A05">
      <w:pPr>
        <w:rPr>
          <w:b/>
          <w:color w:val="003D79"/>
          <w:szCs w:val="36"/>
        </w:rPr>
      </w:pPr>
      <w:r>
        <w:rPr>
          <w:noProof/>
        </w:rPr>
        <mc:AlternateContent>
          <mc:Choice Requires="wpg">
            <w:drawing>
              <wp:anchor distT="0" distB="0" distL="114300" distR="114300" simplePos="0" relativeHeight="251659264" behindDoc="1" locked="0" layoutInCell="1" allowOverlap="1" wp14:anchorId="13D8CC2B" wp14:editId="7F1D4AAF">
                <wp:simplePos x="0" y="0"/>
                <wp:positionH relativeFrom="page">
                  <wp:posOffset>1155802</wp:posOffset>
                </wp:positionH>
                <wp:positionV relativeFrom="paragraph">
                  <wp:posOffset>88240</wp:posOffset>
                </wp:positionV>
                <wp:extent cx="3693972" cy="6693408"/>
                <wp:effectExtent l="0" t="0" r="1905" b="0"/>
                <wp:wrapNone/>
                <wp:docPr id="2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3972" cy="6693408"/>
                          <a:chOff x="730" y="-5551"/>
                          <a:chExt cx="8280" cy="5240"/>
                        </a:xfrm>
                      </wpg:grpSpPr>
                      <wps:wsp>
                        <wps:cNvPr id="28" name="Freeform 11"/>
                        <wps:cNvSpPr>
                          <a:spLocks/>
                        </wps:cNvSpPr>
                        <wps:spPr bwMode="auto">
                          <a:xfrm>
                            <a:off x="730" y="-5551"/>
                            <a:ext cx="8280" cy="5240"/>
                          </a:xfrm>
                          <a:custGeom>
                            <a:avLst/>
                            <a:gdLst>
                              <a:gd name="T0" fmla="+- 0 730 730"/>
                              <a:gd name="T1" fmla="*/ T0 w 8280"/>
                              <a:gd name="T2" fmla="+- 0 -311 -6071"/>
                              <a:gd name="T3" fmla="*/ -311 h 5760"/>
                              <a:gd name="T4" fmla="+- 0 9010 730"/>
                              <a:gd name="T5" fmla="*/ T4 w 8280"/>
                              <a:gd name="T6" fmla="+- 0 -311 -6071"/>
                              <a:gd name="T7" fmla="*/ -311 h 5760"/>
                              <a:gd name="T8" fmla="+- 0 9010 730"/>
                              <a:gd name="T9" fmla="*/ T8 w 8280"/>
                              <a:gd name="T10" fmla="+- 0 -6071 -6071"/>
                              <a:gd name="T11" fmla="*/ -6071 h 5760"/>
                              <a:gd name="T12" fmla="+- 0 730 730"/>
                              <a:gd name="T13" fmla="*/ T12 w 8280"/>
                              <a:gd name="T14" fmla="+- 0 -6071 -6071"/>
                              <a:gd name="T15" fmla="*/ -6071 h 5760"/>
                              <a:gd name="T16" fmla="+- 0 730 730"/>
                              <a:gd name="T17" fmla="*/ T16 w 8280"/>
                              <a:gd name="T18" fmla="+- 0 -311 -6071"/>
                              <a:gd name="T19" fmla="*/ -311 h 5760"/>
                            </a:gdLst>
                            <a:ahLst/>
                            <a:cxnLst>
                              <a:cxn ang="0">
                                <a:pos x="T1" y="T3"/>
                              </a:cxn>
                              <a:cxn ang="0">
                                <a:pos x="T5" y="T7"/>
                              </a:cxn>
                              <a:cxn ang="0">
                                <a:pos x="T9" y="T11"/>
                              </a:cxn>
                              <a:cxn ang="0">
                                <a:pos x="T13" y="T15"/>
                              </a:cxn>
                              <a:cxn ang="0">
                                <a:pos x="T17" y="T19"/>
                              </a:cxn>
                            </a:cxnLst>
                            <a:rect l="0" t="0" r="r" b="b"/>
                            <a:pathLst>
                              <a:path w="8280" h="5760">
                                <a:moveTo>
                                  <a:pt x="0" y="5760"/>
                                </a:moveTo>
                                <a:lnTo>
                                  <a:pt x="8280" y="5760"/>
                                </a:lnTo>
                                <a:lnTo>
                                  <a:pt x="8280" y="0"/>
                                </a:lnTo>
                                <a:lnTo>
                                  <a:pt x="0" y="0"/>
                                </a:lnTo>
                                <a:lnTo>
                                  <a:pt x="0" y="5760"/>
                                </a:lnTo>
                                <a:close/>
                              </a:path>
                            </a:pathLst>
                          </a:custGeom>
                          <a:solidFill>
                            <a:srgbClr val="D7DB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52967A" id="Group 10" o:spid="_x0000_s1026" style="position:absolute;margin-left:91pt;margin-top:6.95pt;width:290.85pt;height:527.05pt;z-index:-251657216;mso-position-horizontal-relative:page" coordorigin="730,-5551" coordsize="8280,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">
                <v:shape id="Freeform 11" o:spid="_x0000_s1027" style="position:absolute;left:730;top:-5551;width:8280;height:5240;visibility:visible;mso-wrap-style:square;v-text-anchor:top" coordsize="82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" path="m,5760r8280,l8280,,,,,5760xe" fillcolor="#d7dbea" stroked="f">
                  <v:path arrowok="t" o:connecttype="custom" o:connectlocs="0,-283;8280,-283;8280,-5523;0,-5523;0,-283" o:connectangles="0,0,0,0,0"/>
                </v:shape>
                <w10:wrap anchorx="page"/>
              </v:group>
            </w:pict>
          </mc:Fallback>
        </mc:AlternateContent>
      </w:r>
    </w:p>
    <w:p w14:paraId="6D22024D" w14:textId="77777777" w:rsidR="00190A05" w:rsidRPr="00C93717" w:rsidRDefault="00190A05" w:rsidP="00190A05">
      <w:pPr>
        <w:pStyle w:val="BodyText"/>
        <w:spacing w:line="278" w:lineRule="auto"/>
        <w:ind w:left="346" w:right="3018"/>
        <w:rPr>
          <w:color w:val="231F20"/>
          <w:spacing w:val="-4"/>
          <w:w w:val="105"/>
        </w:rPr>
      </w:pPr>
      <w:r w:rsidRPr="00C93717">
        <w:rPr>
          <w:color w:val="231F20"/>
          <w:spacing w:val="-4"/>
          <w:w w:val="105"/>
        </w:rPr>
        <w:t xml:space="preserve">The Brookings Institution is a nonprofit organization devoted to independent research and policy solutions. Its mission is to conduct high-quality, independent research and, based on that research, to provide innovative, practical recommendations for policymakers and the public. </w:t>
      </w:r>
      <w:r>
        <w:rPr>
          <w:color w:val="231F20"/>
          <w:spacing w:val="-4"/>
          <w:w w:val="105"/>
        </w:rPr>
        <w:t xml:space="preserve">In this regard, the </w:t>
      </w:r>
      <w:r w:rsidRPr="00C93717">
        <w:rPr>
          <w:color w:val="231F20"/>
          <w:spacing w:val="-4"/>
          <w:w w:val="105"/>
        </w:rPr>
        <w:t>conclusions and recommendations of any Brookings publication are solely those of its author(s), and do not reflect the views of the Institution, its management, or its other scholars.</w:t>
      </w:r>
    </w:p>
    <w:p w14:paraId="4CBF36C3" w14:textId="77777777" w:rsidR="00190A05" w:rsidRDefault="00190A05" w:rsidP="00190A05">
      <w:pPr>
        <w:pStyle w:val="BodyText"/>
        <w:spacing w:line="278" w:lineRule="auto"/>
        <w:ind w:left="346" w:right="3018"/>
        <w:rPr>
          <w:color w:val="231F20"/>
          <w:spacing w:val="-4"/>
          <w:w w:val="105"/>
        </w:rPr>
      </w:pPr>
    </w:p>
    <w:p w14:paraId="5EA4BB2B" w14:textId="4D661FA8" w:rsidR="00190A05" w:rsidRDefault="00190A05" w:rsidP="00190A05">
      <w:pPr>
        <w:pStyle w:val="BodyText"/>
        <w:spacing w:line="278" w:lineRule="auto"/>
        <w:ind w:left="346" w:right="3018"/>
        <w:rPr>
          <w:color w:val="231F20"/>
          <w:spacing w:val="-4"/>
          <w:w w:val="105"/>
        </w:rPr>
      </w:pPr>
      <w:r>
        <w:rPr>
          <w:color w:val="231F20"/>
          <w:spacing w:val="-4"/>
          <w:w w:val="105"/>
        </w:rPr>
        <w:t>The</w:t>
      </w:r>
      <w:r w:rsidRPr="00C93717">
        <w:rPr>
          <w:color w:val="231F20"/>
          <w:spacing w:val="-4"/>
          <w:w w:val="105"/>
        </w:rPr>
        <w:t xml:space="preserve"> Metropolitan Policy Program at Brookings would like to thank the following for their generous support of this </w:t>
      </w:r>
      <w:r>
        <w:rPr>
          <w:color w:val="231F20"/>
          <w:spacing w:val="-4"/>
          <w:w w:val="105"/>
        </w:rPr>
        <w:t xml:space="preserve">analysis </w:t>
      </w:r>
      <w:r w:rsidRPr="00C93717">
        <w:rPr>
          <w:color w:val="231F20"/>
          <w:spacing w:val="-4"/>
          <w:w w:val="105"/>
        </w:rPr>
        <w:t xml:space="preserve">and our metropolitan advanced </w:t>
      </w:r>
      <w:r>
        <w:rPr>
          <w:color w:val="231F20"/>
          <w:spacing w:val="-4"/>
          <w:w w:val="105"/>
        </w:rPr>
        <w:t xml:space="preserve">economy </w:t>
      </w:r>
      <w:r w:rsidRPr="00C93717">
        <w:rPr>
          <w:color w:val="231F20"/>
          <w:spacing w:val="-4"/>
          <w:w w:val="105"/>
        </w:rPr>
        <w:t xml:space="preserve">work more broadly: the Arconic Foundation, Bank of America, Central Indiana Corporate Partnership, Microsoft, </w:t>
      </w:r>
      <w:r w:rsidR="00431460">
        <w:rPr>
          <w:color w:val="231F20"/>
          <w:spacing w:val="-4"/>
          <w:w w:val="105"/>
        </w:rPr>
        <w:t xml:space="preserve">Mario Morino, </w:t>
      </w:r>
      <w:r w:rsidRPr="00C93717">
        <w:rPr>
          <w:color w:val="231F20"/>
          <w:spacing w:val="-4"/>
          <w:w w:val="105"/>
        </w:rPr>
        <w:t xml:space="preserve">and Antoine van Agtmael. The </w:t>
      </w:r>
      <w:r w:rsidR="00431460">
        <w:rPr>
          <w:color w:val="231F20"/>
          <w:spacing w:val="-4"/>
          <w:w w:val="105"/>
        </w:rPr>
        <w:t>p</w:t>
      </w:r>
      <w:r w:rsidRPr="00C93717">
        <w:rPr>
          <w:color w:val="231F20"/>
          <w:spacing w:val="-4"/>
          <w:w w:val="105"/>
        </w:rPr>
        <w:t>rogram is also grateful to the Metropolitan Council, a network of business, civic</w:t>
      </w:r>
      <w:r>
        <w:rPr>
          <w:color w:val="231F20"/>
          <w:spacing w:val="-4"/>
          <w:w w:val="105"/>
        </w:rPr>
        <w:t>,</w:t>
      </w:r>
      <w:r w:rsidRPr="00C93717">
        <w:rPr>
          <w:color w:val="231F20"/>
          <w:spacing w:val="-4"/>
          <w:w w:val="105"/>
        </w:rPr>
        <w:t xml:space="preserve"> and philanthropic leaders who act as financial and intellectual partners of the Metro Program.</w:t>
      </w:r>
    </w:p>
    <w:p w14:paraId="70AD42C6" w14:textId="77777777" w:rsidR="00190A05" w:rsidRDefault="00190A05" w:rsidP="00190A05">
      <w:pPr>
        <w:pStyle w:val="BodyText"/>
        <w:spacing w:line="278" w:lineRule="auto"/>
        <w:ind w:left="360" w:right="3018"/>
        <w:rPr>
          <w:color w:val="231F20"/>
          <w:spacing w:val="-4"/>
          <w:w w:val="105"/>
        </w:rPr>
      </w:pPr>
    </w:p>
    <w:p w14:paraId="41E7A42F" w14:textId="77777777" w:rsidR="00190A05" w:rsidRDefault="00190A05" w:rsidP="00190A05">
      <w:pPr>
        <w:pStyle w:val="BodyText"/>
        <w:spacing w:line="278" w:lineRule="auto"/>
        <w:ind w:left="346" w:right="3024"/>
        <w:rPr>
          <w:color w:val="231F20"/>
          <w:spacing w:val="-4"/>
          <w:w w:val="105"/>
        </w:rPr>
      </w:pPr>
      <w:r w:rsidRPr="00C93717">
        <w:rPr>
          <w:color w:val="231F20"/>
          <w:spacing w:val="-4"/>
          <w:w w:val="105"/>
        </w:rPr>
        <w:t>Brookings is committed to quality, independence, and impact in all of its work. Activities supported by its donors reflect this commitment.</w:t>
      </w:r>
    </w:p>
    <w:p w14:paraId="6E927B75" w14:textId="77777777" w:rsidR="00190A05" w:rsidRDefault="00190A05" w:rsidP="00190A05">
      <w:pPr>
        <w:pStyle w:val="BodyText"/>
        <w:spacing w:line="278" w:lineRule="auto"/>
        <w:ind w:left="346" w:right="3024"/>
        <w:rPr>
          <w:color w:val="231F20"/>
          <w:spacing w:val="-4"/>
          <w:w w:val="105"/>
        </w:rPr>
      </w:pPr>
    </w:p>
    <w:p w14:paraId="04973649" w14:textId="0742E368" w:rsidR="00190A05" w:rsidRDefault="00190A05" w:rsidP="00190A05">
      <w:pPr>
        <w:pStyle w:val="BodyText"/>
        <w:spacing w:line="278" w:lineRule="auto"/>
        <w:ind w:left="346" w:right="3024"/>
        <w:rPr>
          <w:color w:val="231F20"/>
          <w:spacing w:val="-4"/>
          <w:w w:val="105"/>
        </w:rPr>
      </w:pPr>
      <w:r>
        <w:rPr>
          <w:color w:val="231F20"/>
          <w:w w:val="105"/>
        </w:rPr>
        <w:t>T</w:t>
      </w:r>
      <w:r w:rsidRPr="00C93717">
        <w:rPr>
          <w:color w:val="231F20"/>
          <w:w w:val="105"/>
        </w:rPr>
        <w:t xml:space="preserve">he authors are indebted </w:t>
      </w:r>
      <w:r>
        <w:rPr>
          <w:color w:val="231F20"/>
          <w:w w:val="105"/>
        </w:rPr>
        <w:t xml:space="preserve">to </w:t>
      </w:r>
      <w:r w:rsidRPr="00C93717">
        <w:rPr>
          <w:color w:val="231F20"/>
          <w:w w:val="105"/>
        </w:rPr>
        <w:t>many colleagues who offered significant input</w:t>
      </w:r>
      <w:r>
        <w:rPr>
          <w:color w:val="231F20"/>
          <w:w w:val="105"/>
        </w:rPr>
        <w:t xml:space="preserve"> with regard to the substantive development of the analysis</w:t>
      </w:r>
      <w:r w:rsidRPr="00C93717">
        <w:rPr>
          <w:color w:val="231F20"/>
          <w:w w:val="105"/>
        </w:rPr>
        <w:t xml:space="preserve">. </w:t>
      </w:r>
      <w:r>
        <w:rPr>
          <w:color w:val="231F20"/>
          <w:w w:val="105"/>
        </w:rPr>
        <w:t>T</w:t>
      </w:r>
      <w:r>
        <w:rPr>
          <w:color w:val="231F20"/>
          <w:spacing w:val="-4"/>
          <w:w w:val="105"/>
        </w:rPr>
        <w:t xml:space="preserve">he authors would like to thank the following colleagues outside of Brookings for important insights or help: </w:t>
      </w:r>
      <w:r w:rsidR="00431460">
        <w:rPr>
          <w:color w:val="231F20"/>
          <w:spacing w:val="-4"/>
          <w:w w:val="105"/>
        </w:rPr>
        <w:t xml:space="preserve">John Allen. Rob Atkinson, David Autor, </w:t>
      </w:r>
      <w:r>
        <w:rPr>
          <w:color w:val="231F20"/>
          <w:spacing w:val="-4"/>
          <w:w w:val="105"/>
        </w:rPr>
        <w:t xml:space="preserve">James Bessen, Michael Chui, Jon Cardinal, </w:t>
      </w:r>
      <w:r w:rsidR="00431460">
        <w:rPr>
          <w:color w:val="231F20"/>
          <w:spacing w:val="-4"/>
          <w:w w:val="105"/>
        </w:rPr>
        <w:t xml:space="preserve">Ross DeVol, </w:t>
      </w:r>
      <w:r>
        <w:rPr>
          <w:color w:val="231F20"/>
          <w:spacing w:val="-4"/>
          <w:w w:val="105"/>
        </w:rPr>
        <w:t>Stephen Ezell, Richard Florida, Joanne Harrell,</w:t>
      </w:r>
      <w:r w:rsidR="00431460">
        <w:rPr>
          <w:color w:val="231F20"/>
          <w:spacing w:val="-4"/>
          <w:w w:val="105"/>
        </w:rPr>
        <w:t xml:space="preserve"> </w:t>
      </w:r>
      <w:r>
        <w:rPr>
          <w:color w:val="231F20"/>
          <w:spacing w:val="-4"/>
          <w:w w:val="105"/>
        </w:rPr>
        <w:t>Sue Helper, David Johnson, Tom Kaplan, Jason Kloth, Tom Ogletree, Stefan Pryor,</w:t>
      </w:r>
      <w:del w:id="824" w:author="david jackson" w:date="2018-11-29T14:33:00Z">
        <w:r w:rsidDel="00BE5ACE">
          <w:rPr>
            <w:color w:val="231F20"/>
            <w:spacing w:val="-4"/>
            <w:w w:val="105"/>
          </w:rPr>
          <w:delText xml:space="preserve">  </w:delText>
        </w:r>
      </w:del>
      <w:ins w:id="825" w:author="david jackson" w:date="2018-11-29T14:33:00Z">
        <w:r w:rsidR="00BE5ACE">
          <w:rPr>
            <w:color w:val="231F20"/>
            <w:spacing w:val="-4"/>
            <w:w w:val="105"/>
          </w:rPr>
          <w:t xml:space="preserve"> </w:t>
        </w:r>
      </w:ins>
      <w:r>
        <w:rPr>
          <w:color w:val="231F20"/>
          <w:spacing w:val="-4"/>
          <w:w w:val="105"/>
        </w:rPr>
        <w:t>Matt Sigelman, Greg Spencer, and Donna Woodall.</w:t>
      </w:r>
    </w:p>
    <w:p w14:paraId="380A4EE2" w14:textId="77777777" w:rsidR="00190A05" w:rsidRDefault="00190A05" w:rsidP="00190A05">
      <w:pPr>
        <w:pStyle w:val="BodyText"/>
        <w:spacing w:line="278" w:lineRule="auto"/>
        <w:ind w:left="346" w:right="3018"/>
        <w:rPr>
          <w:color w:val="231F20"/>
          <w:w w:val="105"/>
        </w:rPr>
      </w:pPr>
    </w:p>
    <w:p w14:paraId="7E810F10" w14:textId="2C1AC26E" w:rsidR="00190A05" w:rsidRDefault="00190A05">
      <w:pPr>
        <w:spacing w:before="2" w:line="276" w:lineRule="auto"/>
        <w:ind w:left="346" w:right="3024"/>
        <w:rPr>
          <w:rFonts w:ascii="Arial" w:eastAsia="Arial" w:hAnsi="Arial"/>
          <w:color w:val="231F20"/>
          <w:w w:val="105"/>
          <w:sz w:val="18"/>
          <w:szCs w:val="18"/>
        </w:rPr>
        <w:pPrChange w:id="826" w:author="david jackson" w:date="2018-12-19T14:24:00Z">
          <w:pPr>
            <w:spacing w:before="2"/>
            <w:ind w:left="346" w:right="3024"/>
          </w:pPr>
        </w:pPrChange>
      </w:pPr>
      <w:r>
        <w:rPr>
          <w:rFonts w:ascii="Arial" w:eastAsia="Arial" w:hAnsi="Arial"/>
          <w:color w:val="231F20"/>
          <w:w w:val="105"/>
          <w:sz w:val="18"/>
          <w:szCs w:val="18"/>
        </w:rPr>
        <w:t xml:space="preserve">Within Brookings, the </w:t>
      </w:r>
      <w:r w:rsidRPr="00C93717">
        <w:rPr>
          <w:rFonts w:ascii="Arial" w:eastAsia="Arial" w:hAnsi="Arial"/>
          <w:color w:val="231F20"/>
          <w:w w:val="105"/>
          <w:sz w:val="18"/>
          <w:szCs w:val="18"/>
        </w:rPr>
        <w:t xml:space="preserve">following staff offered </w:t>
      </w:r>
      <w:r>
        <w:rPr>
          <w:rFonts w:ascii="Arial" w:eastAsia="Arial" w:hAnsi="Arial"/>
          <w:color w:val="231F20"/>
          <w:w w:val="105"/>
          <w:sz w:val="18"/>
          <w:szCs w:val="18"/>
        </w:rPr>
        <w:t>significant substantive input: Nathan Arnosti, Alan Berube, Liza Cole, Marek Gootman, Joseph Kane, Alec Friedhoff,</w:t>
      </w:r>
      <w:r w:rsidR="00431460">
        <w:rPr>
          <w:rFonts w:ascii="Arial" w:eastAsia="Arial" w:hAnsi="Arial"/>
          <w:color w:val="231F20"/>
          <w:w w:val="105"/>
          <w:sz w:val="18"/>
          <w:szCs w:val="18"/>
        </w:rPr>
        <w:t xml:space="preserve"> Bill Galston,</w:t>
      </w:r>
      <w:r>
        <w:rPr>
          <w:rFonts w:ascii="Arial" w:eastAsia="Arial" w:hAnsi="Arial"/>
          <w:color w:val="231F20"/>
          <w:w w:val="105"/>
          <w:sz w:val="18"/>
          <w:szCs w:val="18"/>
        </w:rPr>
        <w:t xml:space="preserve"> </w:t>
      </w:r>
      <w:r w:rsidR="00431460">
        <w:rPr>
          <w:rFonts w:ascii="Arial" w:eastAsia="Arial" w:hAnsi="Arial"/>
          <w:color w:val="231F20"/>
          <w:w w:val="105"/>
          <w:sz w:val="18"/>
          <w:szCs w:val="18"/>
        </w:rPr>
        <w:t xml:space="preserve">Clara Hendrickson, </w:t>
      </w:r>
      <w:r>
        <w:rPr>
          <w:rFonts w:ascii="Arial" w:eastAsia="Arial" w:hAnsi="Arial"/>
          <w:color w:val="231F20"/>
          <w:w w:val="105"/>
          <w:sz w:val="18"/>
          <w:szCs w:val="18"/>
        </w:rPr>
        <w:t>Chris Howie, Julia Krieger, Amy Liu, Cecile Murray, Joe Parilla,</w:t>
      </w:r>
      <w:r w:rsidR="00431460">
        <w:rPr>
          <w:rFonts w:ascii="Arial" w:eastAsia="Arial" w:hAnsi="Arial"/>
          <w:color w:val="231F20"/>
          <w:w w:val="105"/>
          <w:sz w:val="18"/>
          <w:szCs w:val="18"/>
        </w:rPr>
        <w:t xml:space="preserve"> Andre Perry,</w:t>
      </w:r>
      <w:r>
        <w:rPr>
          <w:rFonts w:ascii="Arial" w:eastAsia="Arial" w:hAnsi="Arial"/>
          <w:color w:val="231F20"/>
          <w:w w:val="105"/>
          <w:sz w:val="18"/>
          <w:szCs w:val="18"/>
        </w:rPr>
        <w:t xml:space="preserve"> Martha Ross, Richard Shearer, Emily Rabadi, Dustin Swonder, </w:t>
      </w:r>
      <w:r w:rsidR="00431460">
        <w:rPr>
          <w:rFonts w:ascii="Arial" w:eastAsia="Arial" w:hAnsi="Arial"/>
          <w:color w:val="231F20"/>
          <w:w w:val="105"/>
          <w:sz w:val="18"/>
          <w:szCs w:val="18"/>
        </w:rPr>
        <w:t>A</w:t>
      </w:r>
      <w:r>
        <w:rPr>
          <w:rFonts w:ascii="Arial" w:eastAsia="Arial" w:hAnsi="Arial"/>
          <w:color w:val="231F20"/>
          <w:w w:val="105"/>
          <w:sz w:val="18"/>
          <w:szCs w:val="18"/>
        </w:rPr>
        <w:t>die Tomer</w:t>
      </w:r>
      <w:r w:rsidR="00431460">
        <w:rPr>
          <w:rFonts w:ascii="Arial" w:eastAsia="Arial" w:hAnsi="Arial"/>
          <w:color w:val="231F20"/>
          <w:w w:val="105"/>
          <w:sz w:val="18"/>
          <w:szCs w:val="18"/>
        </w:rPr>
        <w:t>, and Darrell West</w:t>
      </w:r>
      <w:r>
        <w:rPr>
          <w:rFonts w:ascii="Arial" w:eastAsia="Arial" w:hAnsi="Arial"/>
          <w:color w:val="231F20"/>
          <w:w w:val="105"/>
          <w:sz w:val="18"/>
          <w:szCs w:val="18"/>
        </w:rPr>
        <w:t xml:space="preserve">. In addition, the authors wish to thank </w:t>
      </w:r>
      <w:r w:rsidR="00431460">
        <w:rPr>
          <w:rFonts w:ascii="Arial" w:eastAsia="Arial" w:hAnsi="Arial"/>
          <w:color w:val="231F20"/>
          <w:w w:val="105"/>
          <w:sz w:val="18"/>
          <w:szCs w:val="18"/>
        </w:rPr>
        <w:t xml:space="preserve">Carly Anderson, </w:t>
      </w:r>
      <w:r w:rsidRPr="00BE570D">
        <w:rPr>
          <w:rFonts w:ascii="Arial" w:eastAsia="Arial" w:hAnsi="Arial" w:cs="Arial"/>
          <w:color w:val="231F20"/>
          <w:w w:val="105"/>
          <w:sz w:val="20"/>
          <w:szCs w:val="20"/>
        </w:rPr>
        <w:t xml:space="preserve">Anthony Fiano, David Lanham, and </w:t>
      </w:r>
      <w:r w:rsidRPr="00BE570D">
        <w:rPr>
          <w:rFonts w:ascii="Arial" w:hAnsi="Arial" w:cs="Arial"/>
          <w:sz w:val="20"/>
          <w:szCs w:val="20"/>
        </w:rPr>
        <w:t>Luisa Zottis</w:t>
      </w:r>
      <w:del w:id="827" w:author="david jackson" w:date="2018-11-29T14:33:00Z">
        <w:r w:rsidRPr="00BE570D" w:rsidDel="00BE5ACE">
          <w:rPr>
            <w:rFonts w:ascii="Arial" w:hAnsi="Arial" w:cs="Arial"/>
            <w:sz w:val="20"/>
            <w:szCs w:val="20"/>
          </w:rPr>
          <w:delText xml:space="preserve"> </w:delText>
        </w:r>
        <w:r w:rsidRPr="00BE570D" w:rsidDel="00BE5ACE">
          <w:rPr>
            <w:rFonts w:ascii="Arial" w:eastAsia="Arial" w:hAnsi="Arial" w:cs="Arial"/>
            <w:color w:val="231F20"/>
            <w:w w:val="105"/>
            <w:sz w:val="20"/>
            <w:szCs w:val="20"/>
          </w:rPr>
          <w:delText xml:space="preserve"> </w:delText>
        </w:r>
      </w:del>
      <w:ins w:id="828" w:author="david jackson" w:date="2018-11-29T14:33:00Z">
        <w:r w:rsidR="00BE5ACE">
          <w:rPr>
            <w:rFonts w:ascii="Arial" w:hAnsi="Arial" w:cs="Arial"/>
            <w:sz w:val="20"/>
            <w:szCs w:val="20"/>
          </w:rPr>
          <w:t xml:space="preserve"> </w:t>
        </w:r>
      </w:ins>
      <w:r w:rsidRPr="00BE570D">
        <w:rPr>
          <w:rFonts w:ascii="Arial" w:eastAsia="Arial" w:hAnsi="Arial" w:cs="Arial"/>
          <w:color w:val="231F20"/>
          <w:w w:val="105"/>
          <w:sz w:val="20"/>
          <w:szCs w:val="20"/>
        </w:rPr>
        <w:t>for their communications expertise.</w:t>
      </w:r>
    </w:p>
    <w:p w14:paraId="382BC649" w14:textId="77777777" w:rsidR="00190A05" w:rsidRDefault="00190A05" w:rsidP="00190A05">
      <w:pPr>
        <w:rPr>
          <w:b/>
          <w:color w:val="003D79"/>
          <w:szCs w:val="36"/>
        </w:rPr>
      </w:pPr>
      <w:r>
        <w:rPr>
          <w:b/>
          <w:color w:val="003D79"/>
          <w:szCs w:val="36"/>
        </w:rPr>
        <w:br w:type="page"/>
      </w:r>
    </w:p>
    <w:p w14:paraId="0262A089" w14:textId="77777777" w:rsidR="00190A05" w:rsidRPr="007751FB" w:rsidRDefault="00190A05" w:rsidP="00190A05">
      <w:pPr>
        <w:pStyle w:val="Heading1"/>
        <w:spacing w:before="0"/>
        <w:rPr>
          <w:b/>
          <w:bCs/>
          <w:sz w:val="36"/>
        </w:rPr>
      </w:pPr>
      <w:r w:rsidRPr="007751FB">
        <w:rPr>
          <w:color w:val="003D79"/>
          <w:spacing w:val="-18"/>
          <w:w w:val="105"/>
          <w:sz w:val="36"/>
        </w:rPr>
        <w:lastRenderedPageBreak/>
        <w:t>About the Metropolitan Policy Program at Brookings</w:t>
      </w:r>
    </w:p>
    <w:p w14:paraId="1CB55C39" w14:textId="77777777" w:rsidR="00190A05" w:rsidRPr="007751FB" w:rsidRDefault="00190A05" w:rsidP="00190A05">
      <w:pPr>
        <w:pStyle w:val="BodyText"/>
        <w:spacing w:before="0"/>
        <w:ind w:left="0"/>
        <w:rPr>
          <w:rFonts w:ascii="Times New Roman" w:hAnsi="Times New Roman" w:cs="Times New Roman"/>
          <w:color w:val="231F20"/>
          <w:sz w:val="24"/>
          <w:szCs w:val="24"/>
        </w:rPr>
      </w:pPr>
      <w:r w:rsidRPr="007751FB">
        <w:rPr>
          <w:rFonts w:ascii="Times New Roman" w:hAnsi="Times New Roman" w:cs="Times New Roman"/>
          <w:color w:val="231F20"/>
          <w:sz w:val="24"/>
          <w:szCs w:val="24"/>
        </w:rPr>
        <w:t>The Metropolitan Policy Program at Brookings delivers research and solutions to help metropolitan leaders build an advanced economy that works for all.</w:t>
      </w:r>
    </w:p>
    <w:p w14:paraId="749FAFE0" w14:textId="77777777" w:rsidR="00190A05" w:rsidRPr="007751FB" w:rsidRDefault="00190A05" w:rsidP="00190A05">
      <w:pPr>
        <w:pStyle w:val="BodyText"/>
        <w:spacing w:before="0"/>
        <w:ind w:left="0"/>
        <w:rPr>
          <w:rFonts w:ascii="Times New Roman" w:hAnsi="Times New Roman" w:cs="Times New Roman"/>
          <w:color w:val="231F20"/>
          <w:sz w:val="24"/>
          <w:szCs w:val="24"/>
        </w:rPr>
      </w:pPr>
    </w:p>
    <w:p w14:paraId="2D2B2BEC" w14:textId="77777777" w:rsidR="00190A05" w:rsidRPr="007751FB" w:rsidRDefault="00190A05" w:rsidP="00190A05">
      <w:pPr>
        <w:pStyle w:val="BodyText"/>
        <w:spacing w:before="0"/>
        <w:ind w:left="0"/>
        <w:rPr>
          <w:rFonts w:ascii="Times New Roman" w:hAnsi="Times New Roman" w:cs="Times New Roman"/>
          <w:color w:val="231F20"/>
          <w:sz w:val="24"/>
          <w:szCs w:val="24"/>
        </w:rPr>
      </w:pPr>
      <w:r w:rsidRPr="007751FB">
        <w:rPr>
          <w:rFonts w:ascii="Times New Roman" w:hAnsi="Times New Roman" w:cs="Times New Roman"/>
          <w:color w:val="231F20"/>
          <w:sz w:val="24"/>
          <w:szCs w:val="24"/>
        </w:rPr>
        <w:t xml:space="preserve">To learn more, visit </w:t>
      </w:r>
      <w:hyperlink r:id="rId30" w:history="1">
        <w:r w:rsidRPr="007751FB">
          <w:rPr>
            <w:rStyle w:val="Hyperlink"/>
            <w:rFonts w:ascii="Times New Roman" w:hAnsi="Times New Roman" w:cs="Times New Roman"/>
            <w:sz w:val="24"/>
            <w:szCs w:val="24"/>
          </w:rPr>
          <w:t>www.brookings.edu/metro</w:t>
        </w:r>
      </w:hyperlink>
      <w:r w:rsidRPr="007751FB">
        <w:rPr>
          <w:rFonts w:ascii="Times New Roman" w:hAnsi="Times New Roman" w:cs="Times New Roman"/>
          <w:color w:val="231F20"/>
          <w:sz w:val="24"/>
          <w:szCs w:val="24"/>
        </w:rPr>
        <w:t>.</w:t>
      </w:r>
    </w:p>
    <w:p w14:paraId="6C40C6D6" w14:textId="77777777" w:rsidR="00190A05" w:rsidRPr="007751FB" w:rsidRDefault="00190A05" w:rsidP="00190A05">
      <w:pPr>
        <w:pStyle w:val="BodyText"/>
        <w:spacing w:before="0"/>
        <w:ind w:left="0"/>
        <w:rPr>
          <w:rFonts w:ascii="Times New Roman" w:hAnsi="Times New Roman" w:cs="Times New Roman"/>
          <w:color w:val="231F20"/>
          <w:sz w:val="24"/>
          <w:szCs w:val="24"/>
        </w:rPr>
      </w:pPr>
    </w:p>
    <w:p w14:paraId="0C18F23C" w14:textId="77777777" w:rsidR="00190A05" w:rsidRPr="007751FB" w:rsidRDefault="00190A05" w:rsidP="00190A05">
      <w:pPr>
        <w:pStyle w:val="BodyText"/>
        <w:spacing w:before="0"/>
        <w:ind w:left="0"/>
        <w:rPr>
          <w:rFonts w:ascii="Times New Roman" w:hAnsi="Times New Roman" w:cs="Times New Roman"/>
          <w:color w:val="231F20"/>
          <w:sz w:val="24"/>
          <w:szCs w:val="24"/>
        </w:rPr>
      </w:pPr>
      <w:r w:rsidRPr="007751FB">
        <w:rPr>
          <w:rFonts w:ascii="Times New Roman" w:hAnsi="Times New Roman" w:cs="Times New Roman"/>
          <w:color w:val="231F20"/>
          <w:sz w:val="24"/>
          <w:szCs w:val="24"/>
        </w:rPr>
        <w:t xml:space="preserve">For </w:t>
      </w:r>
      <w:r>
        <w:rPr>
          <w:rFonts w:ascii="Times New Roman" w:hAnsi="Times New Roman" w:cs="Times New Roman"/>
          <w:color w:val="231F20"/>
          <w:sz w:val="24"/>
          <w:szCs w:val="24"/>
        </w:rPr>
        <w:t>m</w:t>
      </w:r>
      <w:r w:rsidRPr="007751FB">
        <w:rPr>
          <w:rFonts w:ascii="Times New Roman" w:hAnsi="Times New Roman" w:cs="Times New Roman"/>
          <w:color w:val="231F20"/>
          <w:sz w:val="24"/>
          <w:szCs w:val="24"/>
        </w:rPr>
        <w:t xml:space="preserve">ore </w:t>
      </w:r>
      <w:r>
        <w:rPr>
          <w:rFonts w:ascii="Times New Roman" w:hAnsi="Times New Roman" w:cs="Times New Roman"/>
          <w:color w:val="231F20"/>
          <w:sz w:val="24"/>
          <w:szCs w:val="24"/>
        </w:rPr>
        <w:t>i</w:t>
      </w:r>
      <w:r w:rsidRPr="007751FB">
        <w:rPr>
          <w:rFonts w:ascii="Times New Roman" w:hAnsi="Times New Roman" w:cs="Times New Roman"/>
          <w:color w:val="231F20"/>
          <w:sz w:val="24"/>
          <w:szCs w:val="24"/>
        </w:rPr>
        <w:t>nformation</w:t>
      </w:r>
      <w:r>
        <w:rPr>
          <w:rFonts w:ascii="Times New Roman" w:hAnsi="Times New Roman" w:cs="Times New Roman"/>
          <w:color w:val="231F20"/>
          <w:sz w:val="24"/>
          <w:szCs w:val="24"/>
        </w:rPr>
        <w:t xml:space="preserve"> on this report:</w:t>
      </w:r>
    </w:p>
    <w:p w14:paraId="3411B041" w14:textId="77777777" w:rsidR="00190A05" w:rsidRPr="007751FB" w:rsidRDefault="00190A05" w:rsidP="00190A05">
      <w:pPr>
        <w:pStyle w:val="BodyText"/>
        <w:spacing w:before="0"/>
        <w:ind w:left="0"/>
        <w:rPr>
          <w:rFonts w:ascii="Times New Roman" w:hAnsi="Times New Roman" w:cs="Times New Roman"/>
          <w:sz w:val="24"/>
          <w:szCs w:val="24"/>
        </w:rPr>
      </w:pPr>
      <w:r w:rsidRPr="007751FB">
        <w:rPr>
          <w:rFonts w:ascii="Times New Roman" w:hAnsi="Times New Roman" w:cs="Times New Roman"/>
          <w:color w:val="231F20"/>
          <w:sz w:val="24"/>
          <w:szCs w:val="24"/>
        </w:rPr>
        <w:t>Mark</w:t>
      </w:r>
      <w:r w:rsidRPr="007751FB">
        <w:rPr>
          <w:rFonts w:ascii="Times New Roman" w:hAnsi="Times New Roman" w:cs="Times New Roman"/>
          <w:color w:val="231F20"/>
          <w:spacing w:val="3"/>
          <w:sz w:val="24"/>
          <w:szCs w:val="24"/>
        </w:rPr>
        <w:t xml:space="preserve"> </w:t>
      </w:r>
      <w:r w:rsidRPr="007751FB">
        <w:rPr>
          <w:rFonts w:ascii="Times New Roman" w:hAnsi="Times New Roman" w:cs="Times New Roman"/>
          <w:color w:val="231F20"/>
          <w:sz w:val="24"/>
          <w:szCs w:val="24"/>
        </w:rPr>
        <w:t>Mu</w:t>
      </w:r>
      <w:r w:rsidRPr="007751FB">
        <w:rPr>
          <w:rFonts w:ascii="Times New Roman" w:hAnsi="Times New Roman" w:cs="Times New Roman"/>
          <w:color w:val="231F20"/>
          <w:spacing w:val="-5"/>
          <w:sz w:val="24"/>
          <w:szCs w:val="24"/>
        </w:rPr>
        <w:t>r</w:t>
      </w:r>
      <w:r w:rsidRPr="007751FB">
        <w:rPr>
          <w:rFonts w:ascii="Times New Roman" w:hAnsi="Times New Roman" w:cs="Times New Roman"/>
          <w:color w:val="231F20"/>
          <w:sz w:val="24"/>
          <w:szCs w:val="24"/>
        </w:rPr>
        <w:t>o</w:t>
      </w:r>
    </w:p>
    <w:p w14:paraId="25A379E4" w14:textId="77777777" w:rsidR="00190A05" w:rsidRPr="007751FB" w:rsidRDefault="00190A05" w:rsidP="00190A05">
      <w:pPr>
        <w:spacing w:line="278" w:lineRule="auto"/>
        <w:rPr>
          <w:rFonts w:eastAsia="Arial"/>
          <w:color w:val="231F20"/>
          <w:w w:val="109"/>
        </w:rPr>
      </w:pPr>
      <w:r w:rsidRPr="007751FB">
        <w:rPr>
          <w:rFonts w:eastAsia="Arial"/>
          <w:color w:val="231F20"/>
          <w:spacing w:val="-3"/>
        </w:rPr>
        <w:t>S</w:t>
      </w:r>
      <w:r w:rsidRPr="007751FB">
        <w:rPr>
          <w:rFonts w:eastAsia="Arial"/>
          <w:color w:val="231F20"/>
        </w:rPr>
        <w:t>enior</w:t>
      </w:r>
      <w:r w:rsidRPr="007751FB">
        <w:rPr>
          <w:rFonts w:eastAsia="Arial"/>
          <w:color w:val="231F20"/>
          <w:spacing w:val="6"/>
        </w:rPr>
        <w:t xml:space="preserve"> </w:t>
      </w:r>
      <w:r w:rsidRPr="007751FB">
        <w:rPr>
          <w:rFonts w:eastAsia="Arial"/>
          <w:color w:val="231F20"/>
          <w:spacing w:val="-17"/>
        </w:rPr>
        <w:t>F</w:t>
      </w:r>
      <w:r w:rsidRPr="007751FB">
        <w:rPr>
          <w:rFonts w:eastAsia="Arial"/>
          <w:color w:val="231F20"/>
        </w:rPr>
        <w:t>ell</w:t>
      </w:r>
      <w:r w:rsidRPr="007751FB">
        <w:rPr>
          <w:rFonts w:eastAsia="Arial"/>
          <w:color w:val="231F20"/>
          <w:spacing w:val="-4"/>
        </w:rPr>
        <w:t>o</w:t>
      </w:r>
      <w:r w:rsidRPr="007751FB">
        <w:rPr>
          <w:rFonts w:eastAsia="Arial"/>
          <w:color w:val="231F20"/>
        </w:rPr>
        <w:t>w</w:t>
      </w:r>
      <w:r w:rsidRPr="007751FB">
        <w:rPr>
          <w:rFonts w:eastAsia="Arial"/>
          <w:color w:val="231F20"/>
          <w:spacing w:val="6"/>
        </w:rPr>
        <w:t xml:space="preserve"> </w:t>
      </w:r>
    </w:p>
    <w:p w14:paraId="0B87F639" w14:textId="77777777" w:rsidR="00190A05" w:rsidRPr="007751FB" w:rsidRDefault="00190A05" w:rsidP="00190A05">
      <w:pPr>
        <w:spacing w:line="278" w:lineRule="auto"/>
        <w:rPr>
          <w:rFonts w:eastAsia="Arial"/>
          <w:color w:val="231F20"/>
          <w:w w:val="101"/>
        </w:rPr>
      </w:pPr>
      <w:r w:rsidRPr="007751FB">
        <w:rPr>
          <w:rFonts w:eastAsia="Arial"/>
          <w:color w:val="231F20"/>
        </w:rPr>
        <w:t>M</w:t>
      </w:r>
      <w:r w:rsidRPr="007751FB">
        <w:rPr>
          <w:rFonts w:eastAsia="Arial"/>
          <w:color w:val="231F20"/>
          <w:spacing w:val="-3"/>
        </w:rPr>
        <w:t>e</w:t>
      </w:r>
      <w:r w:rsidRPr="007751FB">
        <w:rPr>
          <w:rFonts w:eastAsia="Arial"/>
          <w:color w:val="231F20"/>
        </w:rPr>
        <w:t>t</w:t>
      </w:r>
      <w:r w:rsidRPr="007751FB">
        <w:rPr>
          <w:rFonts w:eastAsia="Arial"/>
          <w:color w:val="231F20"/>
          <w:spacing w:val="-4"/>
        </w:rPr>
        <w:t>r</w:t>
      </w:r>
      <w:r w:rsidRPr="007751FB">
        <w:rPr>
          <w:rFonts w:eastAsia="Arial"/>
          <w:color w:val="231F20"/>
        </w:rPr>
        <w:t>opoli</w:t>
      </w:r>
      <w:r w:rsidRPr="007751FB">
        <w:rPr>
          <w:rFonts w:eastAsia="Arial"/>
          <w:color w:val="231F20"/>
          <w:spacing w:val="-3"/>
        </w:rPr>
        <w:t>t</w:t>
      </w:r>
      <w:r w:rsidRPr="007751FB">
        <w:rPr>
          <w:rFonts w:eastAsia="Arial"/>
          <w:color w:val="231F20"/>
        </w:rPr>
        <w:t>an</w:t>
      </w:r>
      <w:r w:rsidRPr="007751FB">
        <w:rPr>
          <w:rFonts w:eastAsia="Arial"/>
          <w:color w:val="231F20"/>
          <w:spacing w:val="19"/>
        </w:rPr>
        <w:t xml:space="preserve"> </w:t>
      </w:r>
      <w:r w:rsidRPr="007751FB">
        <w:rPr>
          <w:rFonts w:eastAsia="Arial"/>
          <w:color w:val="231F20"/>
          <w:spacing w:val="-5"/>
        </w:rPr>
        <w:t>P</w:t>
      </w:r>
      <w:r w:rsidRPr="007751FB">
        <w:rPr>
          <w:rFonts w:eastAsia="Arial"/>
          <w:color w:val="231F20"/>
        </w:rPr>
        <w:t>oli</w:t>
      </w:r>
      <w:r w:rsidRPr="007751FB">
        <w:rPr>
          <w:rFonts w:eastAsia="Arial"/>
          <w:color w:val="231F20"/>
          <w:spacing w:val="-2"/>
        </w:rPr>
        <w:t>c</w:t>
      </w:r>
      <w:r w:rsidRPr="007751FB">
        <w:rPr>
          <w:rFonts w:eastAsia="Arial"/>
          <w:color w:val="231F20"/>
        </w:rPr>
        <w:t>y</w:t>
      </w:r>
      <w:r w:rsidRPr="007751FB">
        <w:rPr>
          <w:rFonts w:eastAsia="Arial"/>
          <w:color w:val="231F20"/>
          <w:spacing w:val="20"/>
        </w:rPr>
        <w:t xml:space="preserve"> </w:t>
      </w:r>
      <w:r w:rsidRPr="007751FB">
        <w:rPr>
          <w:rFonts w:eastAsia="Arial"/>
          <w:color w:val="231F20"/>
        </w:rPr>
        <w:t>P</w:t>
      </w:r>
      <w:r w:rsidRPr="007751FB">
        <w:rPr>
          <w:rFonts w:eastAsia="Arial"/>
          <w:color w:val="231F20"/>
          <w:spacing w:val="-5"/>
        </w:rPr>
        <w:t>r</w:t>
      </w:r>
      <w:r w:rsidRPr="007751FB">
        <w:rPr>
          <w:rFonts w:eastAsia="Arial"/>
          <w:color w:val="231F20"/>
        </w:rPr>
        <w:t>og</w:t>
      </w:r>
      <w:r w:rsidRPr="007751FB">
        <w:rPr>
          <w:rFonts w:eastAsia="Arial"/>
          <w:color w:val="231F20"/>
          <w:spacing w:val="-7"/>
        </w:rPr>
        <w:t>r</w:t>
      </w:r>
      <w:r w:rsidRPr="007751FB">
        <w:rPr>
          <w:rFonts w:eastAsia="Arial"/>
          <w:color w:val="231F20"/>
        </w:rPr>
        <w:t>am</w:t>
      </w:r>
      <w:r w:rsidRPr="007751FB">
        <w:rPr>
          <w:rFonts w:eastAsia="Arial"/>
          <w:color w:val="231F20"/>
          <w:spacing w:val="20"/>
        </w:rPr>
        <w:t xml:space="preserve"> </w:t>
      </w:r>
      <w:r w:rsidRPr="007751FB">
        <w:rPr>
          <w:rFonts w:eastAsia="Arial"/>
          <w:color w:val="231F20"/>
        </w:rPr>
        <w:t>at</w:t>
      </w:r>
      <w:r w:rsidRPr="007751FB">
        <w:rPr>
          <w:rFonts w:eastAsia="Arial"/>
          <w:color w:val="231F20"/>
          <w:spacing w:val="19"/>
        </w:rPr>
        <w:t xml:space="preserve"> </w:t>
      </w:r>
      <w:r w:rsidRPr="007751FB">
        <w:rPr>
          <w:rFonts w:eastAsia="Arial"/>
          <w:color w:val="231F20"/>
        </w:rPr>
        <w:t>B</w:t>
      </w:r>
      <w:r w:rsidRPr="007751FB">
        <w:rPr>
          <w:rFonts w:eastAsia="Arial"/>
          <w:color w:val="231F20"/>
          <w:spacing w:val="-5"/>
        </w:rPr>
        <w:t>r</w:t>
      </w:r>
      <w:r w:rsidRPr="007751FB">
        <w:rPr>
          <w:rFonts w:eastAsia="Arial"/>
          <w:color w:val="231F20"/>
        </w:rPr>
        <w:t>ookings</w:t>
      </w:r>
      <w:r w:rsidRPr="007751FB">
        <w:rPr>
          <w:rFonts w:eastAsia="Arial"/>
          <w:color w:val="231F20"/>
          <w:w w:val="101"/>
        </w:rPr>
        <w:t xml:space="preserve"> </w:t>
      </w:r>
    </w:p>
    <w:p w14:paraId="79FDACBD" w14:textId="77777777" w:rsidR="00190A05" w:rsidRPr="007751FB" w:rsidRDefault="00175D6B" w:rsidP="00190A05">
      <w:pPr>
        <w:spacing w:line="278" w:lineRule="auto"/>
        <w:rPr>
          <w:rFonts w:eastAsia="Arial"/>
          <w:b/>
          <w:bCs/>
          <w:color w:val="231F20"/>
        </w:rPr>
      </w:pPr>
      <w:hyperlink r:id="rId31">
        <w:r w:rsidR="00190A05" w:rsidRPr="007751FB">
          <w:rPr>
            <w:rFonts w:eastAsia="Arial"/>
            <w:b/>
            <w:bCs/>
            <w:color w:val="231F20"/>
          </w:rPr>
          <w:t>mmu</w:t>
        </w:r>
        <w:r w:rsidR="00190A05" w:rsidRPr="007751FB">
          <w:rPr>
            <w:rFonts w:eastAsia="Arial"/>
            <w:b/>
            <w:bCs/>
            <w:color w:val="231F20"/>
            <w:spacing w:val="-3"/>
          </w:rPr>
          <w:t>r</w:t>
        </w:r>
        <w:r w:rsidR="00190A05" w:rsidRPr="007751FB">
          <w:rPr>
            <w:rFonts w:eastAsia="Arial"/>
            <w:b/>
            <w:bCs/>
            <w:color w:val="231F20"/>
          </w:rPr>
          <w:t>o@b</w:t>
        </w:r>
        <w:r w:rsidR="00190A05" w:rsidRPr="007751FB">
          <w:rPr>
            <w:rFonts w:eastAsia="Arial"/>
            <w:b/>
            <w:bCs/>
            <w:color w:val="231F20"/>
            <w:spacing w:val="-4"/>
          </w:rPr>
          <w:t>r</w:t>
        </w:r>
        <w:r w:rsidR="00190A05" w:rsidRPr="007751FB">
          <w:rPr>
            <w:rFonts w:eastAsia="Arial"/>
            <w:b/>
            <w:bCs/>
            <w:color w:val="231F20"/>
          </w:rPr>
          <w:t>ooking</w:t>
        </w:r>
        <w:r w:rsidR="00190A05" w:rsidRPr="007751FB">
          <w:rPr>
            <w:rFonts w:eastAsia="Arial"/>
            <w:b/>
            <w:bCs/>
            <w:color w:val="231F20"/>
            <w:spacing w:val="-4"/>
          </w:rPr>
          <w:t>s</w:t>
        </w:r>
        <w:r w:rsidR="00190A05" w:rsidRPr="007751FB">
          <w:rPr>
            <w:rFonts w:eastAsia="Arial"/>
            <w:b/>
            <w:bCs/>
            <w:color w:val="231F20"/>
            <w:spacing w:val="-6"/>
          </w:rPr>
          <w:t>.</w:t>
        </w:r>
        <w:r w:rsidR="00190A05" w:rsidRPr="007751FB">
          <w:rPr>
            <w:rFonts w:eastAsia="Arial"/>
            <w:b/>
            <w:bCs/>
            <w:color w:val="231F20"/>
          </w:rPr>
          <w:t>edu</w:t>
        </w:r>
      </w:hyperlink>
    </w:p>
    <w:p w14:paraId="4DE2AE74" w14:textId="467A62A9" w:rsidR="002967DA" w:rsidRDefault="002967DA" w:rsidP="00F33FBD">
      <w:pPr>
        <w:pStyle w:val="Normal1"/>
      </w:pPr>
    </w:p>
    <w:p w14:paraId="6027CAC1" w14:textId="77777777" w:rsidR="00190A05" w:rsidRDefault="00190A05" w:rsidP="00F33FBD">
      <w:pPr>
        <w:pStyle w:val="Normal1"/>
      </w:pPr>
    </w:p>
    <w:p w14:paraId="0C606A51" w14:textId="7DB1AD49" w:rsidR="003F16BA" w:rsidRDefault="003F16BA">
      <w:pPr>
        <w:rPr>
          <w:rFonts w:ascii="Arial" w:eastAsia="Arial Unicode MS" w:hAnsi="Arial" w:cs="Arial Unicode MS"/>
          <w:b/>
          <w:color w:val="000000"/>
          <w:sz w:val="22"/>
          <w:szCs w:val="22"/>
          <w:u w:color="000000"/>
          <w:bdr w:val="nil"/>
        </w:rPr>
      </w:pPr>
      <w:r>
        <w:rPr>
          <w:b/>
        </w:rPr>
        <w:br w:type="page"/>
      </w:r>
    </w:p>
    <w:p w14:paraId="2451CCF2" w14:textId="77777777" w:rsidR="00F33FBD" w:rsidRDefault="00F33FBD" w:rsidP="00F33FBD">
      <w:pPr>
        <w:pStyle w:val="Normal1"/>
        <w:rPr>
          <w:b/>
        </w:rPr>
      </w:pPr>
    </w:p>
    <w:p w14:paraId="1E7FB992" w14:textId="1241721C" w:rsidR="008E4F9F" w:rsidRPr="008853F1" w:rsidRDefault="003F16BA" w:rsidP="008853F1">
      <w:pPr>
        <w:spacing w:after="160" w:line="259" w:lineRule="auto"/>
        <w:rPr>
          <w:rFonts w:ascii="Arial" w:eastAsia="Calibri" w:hAnsi="Arial" w:cs="Arial"/>
          <w:sz w:val="40"/>
          <w:szCs w:val="40"/>
        </w:rPr>
      </w:pPr>
      <w:r w:rsidRPr="000C03FE">
        <w:rPr>
          <w:rFonts w:ascii="Arial" w:eastAsia="Calibri" w:hAnsi="Arial" w:cs="Arial"/>
          <w:sz w:val="40"/>
          <w:szCs w:val="40"/>
        </w:rPr>
        <w:t>E</w:t>
      </w:r>
      <w:r w:rsidRPr="00596920">
        <w:rPr>
          <w:rFonts w:ascii="Arial" w:eastAsia="Calibri" w:hAnsi="Arial" w:cs="Arial"/>
          <w:sz w:val="40"/>
          <w:szCs w:val="40"/>
        </w:rPr>
        <w:t>ndnotes</w:t>
      </w:r>
    </w:p>
    <w:sectPr w:rsidR="008E4F9F" w:rsidRPr="008853F1" w:rsidSect="00A923EE">
      <w:headerReference w:type="default" r:id="rId32"/>
      <w:endnotePr>
        <w:numFmt w:val="decimal"/>
      </w:endnotePr>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david jackson" w:date="2018-11-19T12:57:00Z" w:initials="dj">
    <w:p w14:paraId="0FD923FC" w14:textId="3B533C48" w:rsidR="009A1D3B" w:rsidRDefault="009A1D3B">
      <w:pPr>
        <w:pStyle w:val="CommentText"/>
      </w:pPr>
      <w:r>
        <w:rPr>
          <w:rStyle w:val="CommentReference"/>
        </w:rPr>
        <w:annotationRef/>
      </w:r>
      <w:r>
        <w:t>British English</w:t>
      </w:r>
    </w:p>
  </w:comment>
  <w:comment w:id="0" w:author="david jackson" w:date="2018-12-06T15:11:00Z" w:initials="dj">
    <w:p w14:paraId="5165E2B0" w14:textId="2AC579F0" w:rsidR="00222609" w:rsidRDefault="00222609">
      <w:pPr>
        <w:pStyle w:val="CommentText"/>
      </w:pPr>
      <w:r>
        <w:rPr>
          <w:rStyle w:val="CommentReference"/>
        </w:rPr>
        <w:annotationRef/>
      </w:r>
      <w:r>
        <w:t>Bit of a cypher</w:t>
      </w:r>
      <w:r w:rsidR="00921EF8">
        <w:t xml:space="preserve"> here, you’d have </w:t>
      </w:r>
      <w:r w:rsidR="00F956E5">
        <w:t>had to already rea</w:t>
      </w:r>
      <w:r w:rsidR="00921EF8">
        <w:t>d the paper to see how this applies.</w:t>
      </w:r>
    </w:p>
  </w:comment>
  <w:comment w:id="4" w:author="Mark Muro" w:date="2018-11-04T09:21:00Z" w:initials="MM">
    <w:p w14:paraId="5671B80B" w14:textId="0421815A" w:rsidR="009A1D3B" w:rsidRDefault="009A1D3B">
      <w:pPr>
        <w:pStyle w:val="CommentText"/>
      </w:pPr>
      <w:r>
        <w:rPr>
          <w:rStyle w:val="CommentReference"/>
        </w:rPr>
        <w:annotationRef/>
      </w:r>
      <w:r>
        <w:t>Decide title</w:t>
      </w:r>
    </w:p>
    <w:p w14:paraId="146C12B8" w14:textId="2C87CDD1" w:rsidR="009A1D3B" w:rsidRDefault="009A1D3B">
      <w:pPr>
        <w:pStyle w:val="CommentText"/>
      </w:pPr>
    </w:p>
    <w:p w14:paraId="70EF9CF8" w14:textId="58B16630" w:rsidR="009A1D3B" w:rsidRDefault="009A1D3B">
      <w:pPr>
        <w:pStyle w:val="CommentText"/>
      </w:pPr>
      <w:r>
        <w:t>Revise / check “lede” of implications</w:t>
      </w:r>
    </w:p>
    <w:p w14:paraId="28AA1D06" w14:textId="46A0910F" w:rsidR="009A1D3B" w:rsidRDefault="009A1D3B">
      <w:pPr>
        <w:pStyle w:val="CommentText"/>
      </w:pPr>
    </w:p>
    <w:p w14:paraId="002F941A" w14:textId="77777777" w:rsidR="009A1D3B" w:rsidRDefault="009A1D3B">
      <w:pPr>
        <w:pStyle w:val="CommentText"/>
      </w:pPr>
      <w:r>
        <w:t>Conclusion?</w:t>
      </w:r>
    </w:p>
    <w:p w14:paraId="3756098E" w14:textId="77777777" w:rsidR="009A1D3B" w:rsidRDefault="009A1D3B">
      <w:pPr>
        <w:pStyle w:val="CommentText"/>
      </w:pPr>
    </w:p>
    <w:p w14:paraId="18E9B7E8" w14:textId="5C1F4990" w:rsidR="009A1D3B" w:rsidRDefault="009A1D3B">
      <w:pPr>
        <w:pStyle w:val="CommentText"/>
      </w:pPr>
      <w:r>
        <w:t>ES or landing page content?</w:t>
      </w:r>
    </w:p>
    <w:p w14:paraId="55C57A53" w14:textId="77777777" w:rsidR="009A1D3B" w:rsidRDefault="009A1D3B">
      <w:pPr>
        <w:pStyle w:val="CommentText"/>
      </w:pPr>
    </w:p>
    <w:p w14:paraId="7EBC9C9C" w14:textId="3627073B" w:rsidR="009A1D3B" w:rsidRDefault="009A1D3B">
      <w:pPr>
        <w:pStyle w:val="CommentText"/>
      </w:pPr>
    </w:p>
    <w:p w14:paraId="1A60BFC0" w14:textId="1527CC43" w:rsidR="009A1D3B" w:rsidRDefault="009A1D3B">
      <w:pPr>
        <w:pStyle w:val="CommentText"/>
      </w:pPr>
    </w:p>
  </w:comment>
  <w:comment w:id="5" w:author="david jackson" w:date="2018-12-06T15:11:00Z" w:initials="dj">
    <w:p w14:paraId="52FEDB5B" w14:textId="30D08E2B" w:rsidR="00222609" w:rsidRDefault="00222609">
      <w:pPr>
        <w:pStyle w:val="CommentText"/>
      </w:pPr>
      <w:r>
        <w:rPr>
          <w:rStyle w:val="CommentReference"/>
        </w:rPr>
        <w:annotationRef/>
      </w:r>
      <w:r>
        <w:t>This title tells the reader what the paper is about</w:t>
      </w:r>
    </w:p>
  </w:comment>
  <w:comment w:id="52" w:author="david jackson" w:date="2018-11-29T14:41:00Z" w:initials="dj">
    <w:p w14:paraId="6EDA2136" w14:textId="27BF40AD" w:rsidR="009A1D3B" w:rsidRDefault="009A1D3B">
      <w:pPr>
        <w:pStyle w:val="CommentText"/>
      </w:pPr>
      <w:r>
        <w:rPr>
          <w:rStyle w:val="CommentReference"/>
        </w:rPr>
        <w:annotationRef/>
      </w:r>
      <w:r>
        <w:t>Maybe a box showing related publications. Awkward</w:t>
      </w:r>
    </w:p>
  </w:comment>
  <w:comment w:id="69" w:author="david jackson" w:date="2018-11-29T14:48:00Z" w:initials="dj">
    <w:p w14:paraId="35F1AC64" w14:textId="4F79798C" w:rsidR="009A1D3B" w:rsidRDefault="009A1D3B">
      <w:pPr>
        <w:pStyle w:val="CommentText"/>
      </w:pPr>
      <w:r>
        <w:rPr>
          <w:rStyle w:val="CommentReference"/>
        </w:rPr>
        <w:annotationRef/>
      </w:r>
      <w:r>
        <w:t>Cut for flow</w:t>
      </w:r>
    </w:p>
  </w:comment>
  <w:comment w:id="167" w:author="Mark Muro" w:date="2018-10-29T14:23:00Z" w:initials="MM">
    <w:p w14:paraId="007D41F1" w14:textId="7F58F7BB" w:rsidR="009A1D3B" w:rsidRDefault="009A1D3B">
      <w:pPr>
        <w:pStyle w:val="CommentText"/>
      </w:pPr>
      <w:r>
        <w:rPr>
          <w:rStyle w:val="CommentReference"/>
        </w:rPr>
        <w:annotationRef/>
      </w:r>
      <w:r>
        <w:t>Pull quote</w:t>
      </w:r>
    </w:p>
  </w:comment>
  <w:comment w:id="208" w:author="david jackson" w:date="2018-12-05T15:34:00Z" w:initials="dj">
    <w:p w14:paraId="4154FE61" w14:textId="0B1518D7" w:rsidR="009A1D3B" w:rsidRDefault="009A1D3B">
      <w:pPr>
        <w:pStyle w:val="CommentText"/>
      </w:pPr>
      <w:r>
        <w:rPr>
          <w:rStyle w:val="CommentReference"/>
        </w:rPr>
        <w:annotationRef/>
      </w:r>
      <w:r>
        <w:t>Meant in the statistical sense?</w:t>
      </w:r>
    </w:p>
  </w:comment>
  <w:comment w:id="212" w:author="david jackson" w:date="2018-12-05T15:41:00Z" w:initials="dj">
    <w:p w14:paraId="7910C14E" w14:textId="32EBFAF4" w:rsidR="009A1D3B" w:rsidRDefault="009A1D3B">
      <w:pPr>
        <w:pStyle w:val="CommentText"/>
      </w:pPr>
      <w:r>
        <w:rPr>
          <w:rStyle w:val="CommentReference"/>
        </w:rPr>
        <w:annotationRef/>
      </w:r>
      <w:r>
        <w:t>Two words AP</w:t>
      </w:r>
      <w:r w:rsidR="00FA00AD">
        <w:t>; I’m leaving the occupation and industry codes as one word as I assume they don’t comply as published. Body text should be changed though.</w:t>
      </w:r>
    </w:p>
  </w:comment>
  <w:comment w:id="214" w:author="david jackson" w:date="2018-12-05T15:47:00Z" w:initials="dj">
    <w:p w14:paraId="134EE9E8" w14:textId="55482BB8" w:rsidR="00FA00AD" w:rsidRDefault="00FA00AD">
      <w:pPr>
        <w:pStyle w:val="CommentText"/>
      </w:pPr>
      <w:r>
        <w:rPr>
          <w:rStyle w:val="CommentReference"/>
        </w:rPr>
        <w:annotationRef/>
      </w:r>
      <w:r>
        <w:t>Same as with health care</w:t>
      </w:r>
    </w:p>
  </w:comment>
  <w:comment w:id="216" w:author="Mark Muro" w:date="2018-10-29T14:51:00Z" w:initials="MM">
    <w:p w14:paraId="6A565B4F" w14:textId="103F3354" w:rsidR="009A1D3B" w:rsidRDefault="009A1D3B">
      <w:pPr>
        <w:pStyle w:val="CommentText"/>
      </w:pPr>
      <w:r>
        <w:rPr>
          <w:rStyle w:val="CommentReference"/>
        </w:rPr>
        <w:annotationRef/>
      </w:r>
      <w:r>
        <w:t>Pull quote</w:t>
      </w:r>
    </w:p>
  </w:comment>
  <w:comment w:id="217" w:author="david jackson" w:date="2018-12-05T15:48:00Z" w:initials="dj">
    <w:p w14:paraId="4A5ACBE9" w14:textId="7044BEAC" w:rsidR="00FA00AD" w:rsidRDefault="00FA00AD">
      <w:pPr>
        <w:pStyle w:val="CommentText"/>
      </w:pPr>
      <w:r>
        <w:rPr>
          <w:rStyle w:val="CommentReference"/>
        </w:rPr>
        <w:annotationRef/>
      </w:r>
      <w:r>
        <w:t>British English; see also “toward”</w:t>
      </w:r>
    </w:p>
  </w:comment>
  <w:comment w:id="336" w:author="Mark Muro" w:date="2018-10-29T17:12:00Z" w:initials="MM">
    <w:p w14:paraId="3FEC7E82" w14:textId="6719612B" w:rsidR="009A1D3B" w:rsidRDefault="009A1D3B">
      <w:pPr>
        <w:pStyle w:val="CommentText"/>
      </w:pPr>
      <w:r>
        <w:rPr>
          <w:rStyle w:val="CommentReference"/>
        </w:rPr>
        <w:annotationRef/>
      </w:r>
      <w:r>
        <w:t>Pull quote?</w:t>
      </w:r>
    </w:p>
  </w:comment>
  <w:comment w:id="350" w:author="Mark Muro" w:date="2018-10-29T17:14:00Z" w:initials="MM">
    <w:p w14:paraId="43D2C559" w14:textId="79D07AF3" w:rsidR="009A1D3B" w:rsidRDefault="009A1D3B">
      <w:pPr>
        <w:pStyle w:val="CommentText"/>
      </w:pPr>
      <w:r>
        <w:rPr>
          <w:rStyle w:val="CommentReference"/>
        </w:rPr>
        <w:annotationRef/>
      </w:r>
      <w:r>
        <w:t>Pull out?</w:t>
      </w:r>
    </w:p>
  </w:comment>
  <w:comment w:id="383" w:author="david jackson" w:date="2018-12-11T13:53:00Z" w:initials="dj">
    <w:p w14:paraId="3C2991F7" w14:textId="072ED7DA" w:rsidR="008754A8" w:rsidRDefault="008754A8">
      <w:pPr>
        <w:pStyle w:val="CommentText"/>
      </w:pPr>
      <w:r>
        <w:rPr>
          <w:rStyle w:val="CommentReference"/>
        </w:rPr>
        <w:annotationRef/>
      </w:r>
      <w:r>
        <w:t xml:space="preserve">No need to restate the </w:t>
      </w:r>
      <w:r w:rsidR="00F716C2">
        <w:t xml:space="preserve">intro and </w:t>
      </w:r>
      <w:r>
        <w:t>finding</w:t>
      </w:r>
      <w:r w:rsidR="00943B13">
        <w:t>s</w:t>
      </w:r>
      <w:r>
        <w:t xml:space="preserve"> here.</w:t>
      </w:r>
      <w:r w:rsidR="008205DC">
        <w:t xml:space="preserve"> Let’s deliver on what’s advertised: implications.</w:t>
      </w:r>
    </w:p>
  </w:comment>
  <w:comment w:id="454" w:author="Mark Muro" w:date="2018-11-04T10:05:00Z" w:initials="MM">
    <w:p w14:paraId="0675BFEC" w14:textId="2D8A30DE" w:rsidR="009A1D3B" w:rsidRDefault="009A1D3B">
      <w:pPr>
        <w:pStyle w:val="CommentText"/>
      </w:pPr>
      <w:r>
        <w:rPr>
          <w:rStyle w:val="CommentReference"/>
        </w:rPr>
        <w:annotationRef/>
      </w:r>
      <w:r>
        <w:t>Pullquote</w:t>
      </w:r>
    </w:p>
  </w:comment>
  <w:comment w:id="525" w:author="Mark Muro" w:date="2018-11-04T10:07:00Z" w:initials="MM">
    <w:p w14:paraId="1B9273FE" w14:textId="6940C91D" w:rsidR="009A1D3B" w:rsidRDefault="009A1D3B">
      <w:pPr>
        <w:pStyle w:val="CommentText"/>
      </w:pPr>
      <w:r>
        <w:rPr>
          <w:rStyle w:val="CommentReference"/>
        </w:rPr>
        <w:annotationRef/>
      </w:r>
      <w:r>
        <w:t>Pull quote</w:t>
      </w:r>
    </w:p>
  </w:comment>
  <w:comment w:id="529" w:author="david jackson" w:date="2018-12-12T16:07:00Z" w:initials="dj">
    <w:p w14:paraId="2C15C5BB" w14:textId="34B80972" w:rsidR="00DF7BF5" w:rsidRDefault="00DF7BF5">
      <w:pPr>
        <w:pStyle w:val="CommentText"/>
      </w:pPr>
      <w:r>
        <w:rPr>
          <w:rStyle w:val="CommentReference"/>
        </w:rPr>
        <w:annotationRef/>
      </w:r>
      <w:r w:rsidR="00A041FB">
        <w:t>Not yet AP style</w:t>
      </w:r>
    </w:p>
  </w:comment>
  <w:comment w:id="540" w:author="Mark Muro" w:date="2018-11-04T10:08:00Z" w:initials="MM">
    <w:p w14:paraId="6C2A6521" w14:textId="2D8A725D" w:rsidR="009A1D3B" w:rsidRDefault="009A1D3B">
      <w:pPr>
        <w:pStyle w:val="CommentText"/>
      </w:pPr>
      <w:r>
        <w:rPr>
          <w:rStyle w:val="CommentReference"/>
        </w:rPr>
        <w:annotationRef/>
      </w:r>
      <w:r>
        <w:t>Pull quote</w:t>
      </w:r>
    </w:p>
  </w:comment>
  <w:comment w:id="557" w:author="Mark Muro" w:date="2018-10-31T18:29:00Z" w:initials="MM">
    <w:p w14:paraId="342B3DA8" w14:textId="77777777" w:rsidR="009A1D3B" w:rsidRDefault="009A1D3B" w:rsidP="00A67A61">
      <w:pPr>
        <w:pStyle w:val="CommentText"/>
      </w:pPr>
      <w:r>
        <w:rPr>
          <w:rStyle w:val="CommentReference"/>
        </w:rPr>
        <w:annotationRef/>
      </w:r>
      <w:r>
        <w:t>Check figures from trends</w:t>
      </w:r>
    </w:p>
  </w:comment>
  <w:comment w:id="565" w:author="Mark Muro" w:date="2018-11-04T10:09:00Z" w:initials="MM">
    <w:p w14:paraId="21FCAAE7" w14:textId="594BACE1" w:rsidR="009A1D3B" w:rsidRDefault="009A1D3B">
      <w:pPr>
        <w:pStyle w:val="CommentText"/>
      </w:pPr>
      <w:r>
        <w:rPr>
          <w:rStyle w:val="CommentReference"/>
        </w:rPr>
        <w:annotationRef/>
      </w:r>
      <w:r>
        <w:t>Pull quote</w:t>
      </w:r>
    </w:p>
  </w:comment>
  <w:comment w:id="581" w:author="Mark Muro" w:date="2018-11-04T10:11:00Z" w:initials="MM">
    <w:p w14:paraId="402969A0" w14:textId="5F4FAF9B" w:rsidR="009A1D3B" w:rsidRDefault="009A1D3B">
      <w:pPr>
        <w:pStyle w:val="CommentText"/>
      </w:pPr>
      <w:r>
        <w:rPr>
          <w:rStyle w:val="CommentReference"/>
        </w:rPr>
        <w:annotationRef/>
      </w:r>
      <w:r>
        <w:t>Pull quote</w:t>
      </w:r>
    </w:p>
  </w:comment>
  <w:comment w:id="640" w:author="Mark Muro" w:date="2018-11-04T10:10:00Z" w:initials="MM">
    <w:p w14:paraId="49994703" w14:textId="16105E14" w:rsidR="009A1D3B" w:rsidRDefault="009A1D3B">
      <w:pPr>
        <w:pStyle w:val="CommentText"/>
      </w:pPr>
      <w:r>
        <w:rPr>
          <w:rStyle w:val="CommentReference"/>
        </w:rPr>
        <w:annotationRef/>
      </w:r>
      <w:r>
        <w:t>Pullquote</w:t>
      </w:r>
    </w:p>
  </w:comment>
  <w:comment w:id="726" w:author="Mark Muro" w:date="2018-11-04T10:13:00Z" w:initials="MM">
    <w:p w14:paraId="7B3CFBB3" w14:textId="5FF0DA89" w:rsidR="009A1D3B" w:rsidRDefault="009A1D3B">
      <w:pPr>
        <w:pStyle w:val="CommentText"/>
      </w:pPr>
      <w:r>
        <w:rPr>
          <w:rStyle w:val="CommentReference"/>
        </w:rPr>
        <w:annotationRef/>
      </w:r>
      <w:r>
        <w:t>Pull quote</w:t>
      </w:r>
    </w:p>
  </w:comment>
  <w:comment w:id="767" w:author="david jackson" w:date="2018-12-19T14:22:00Z" w:initials="dj">
    <w:p w14:paraId="1803294E" w14:textId="2BC2126B" w:rsidR="007F5A3E" w:rsidRDefault="007F5A3E">
      <w:pPr>
        <w:pStyle w:val="CommentText"/>
      </w:pPr>
      <w:r>
        <w:rPr>
          <w:rStyle w:val="CommentReference"/>
        </w:rPr>
        <w:annotationRef/>
      </w:r>
      <w:r>
        <w:t>Note line spacing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D923FC" w15:done="0"/>
  <w15:commentEx w15:paraId="5165E2B0" w15:done="0"/>
  <w15:commentEx w15:paraId="1A60BFC0" w15:done="0"/>
  <w15:commentEx w15:paraId="52FEDB5B" w15:done="0"/>
  <w15:commentEx w15:paraId="6EDA2136" w15:done="0"/>
  <w15:commentEx w15:paraId="35F1AC64" w15:done="0"/>
  <w15:commentEx w15:paraId="007D41F1" w15:done="0"/>
  <w15:commentEx w15:paraId="4154FE61" w15:done="0"/>
  <w15:commentEx w15:paraId="7910C14E" w15:done="0"/>
  <w15:commentEx w15:paraId="134EE9E8" w15:done="0"/>
  <w15:commentEx w15:paraId="6A565B4F" w15:done="0"/>
  <w15:commentEx w15:paraId="4A5ACBE9" w15:done="0"/>
  <w15:commentEx w15:paraId="3FEC7E82" w15:done="0"/>
  <w15:commentEx w15:paraId="43D2C559" w15:done="0"/>
  <w15:commentEx w15:paraId="3C2991F7" w15:done="0"/>
  <w15:commentEx w15:paraId="0675BFEC" w15:done="0"/>
  <w15:commentEx w15:paraId="1B9273FE" w15:done="0"/>
  <w15:commentEx w15:paraId="2C15C5BB" w15:done="0"/>
  <w15:commentEx w15:paraId="6C2A6521" w15:done="0"/>
  <w15:commentEx w15:paraId="342B3DA8" w15:done="0"/>
  <w15:commentEx w15:paraId="21FCAAE7" w15:done="0"/>
  <w15:commentEx w15:paraId="402969A0" w15:done="0"/>
  <w15:commentEx w15:paraId="49994703" w15:done="0"/>
  <w15:commentEx w15:paraId="7B3CFBB3" w15:done="0"/>
  <w15:commentEx w15:paraId="180329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D923FC" w16cid:durableId="1F9D31CA"/>
  <w16cid:commentId w16cid:paraId="5165E2B0" w16cid:durableId="1FB3BAAF"/>
  <w16cid:commentId w16cid:paraId="1A60BFC0" w16cid:durableId="1F8938B6"/>
  <w16cid:commentId w16cid:paraId="52FEDB5B" w16cid:durableId="1FB3BA9D"/>
  <w16cid:commentId w16cid:paraId="6EDA2136" w16cid:durableId="1FAA7906"/>
  <w16cid:commentId w16cid:paraId="35F1AC64" w16cid:durableId="1FAA7ACF"/>
  <w16cid:commentId w16cid:paraId="007D41F1" w16cid:durableId="1F86DF9D"/>
  <w16cid:commentId w16cid:paraId="4154FE61" w16cid:durableId="1FB26E75"/>
  <w16cid:commentId w16cid:paraId="7910C14E" w16cid:durableId="1FB27025"/>
  <w16cid:commentId w16cid:paraId="134EE9E8" w16cid:durableId="1FB271AD"/>
  <w16cid:commentId w16cid:paraId="6A565B4F" w16cid:durableId="1F86DFA1"/>
  <w16cid:commentId w16cid:paraId="4A5ACBE9" w16cid:durableId="1FB271DE"/>
  <w16cid:commentId w16cid:paraId="3FEC7E82" w16cid:durableId="1F86DFA7"/>
  <w16cid:commentId w16cid:paraId="43D2C559" w16cid:durableId="1F86DFA8"/>
  <w16cid:commentId w16cid:paraId="3C2991F7" w16cid:durableId="1FBA3FC9"/>
  <w16cid:commentId w16cid:paraId="0675BFEC" w16cid:durableId="1F894301"/>
  <w16cid:commentId w16cid:paraId="1B9273FE" w16cid:durableId="1F89436C"/>
  <w16cid:commentId w16cid:paraId="2C15C5BB" w16cid:durableId="1FBBB0CC"/>
  <w16cid:commentId w16cid:paraId="6C2A6521" w16cid:durableId="1F89438B"/>
  <w16cid:commentId w16cid:paraId="342B3DA8" w16cid:durableId="1F86FCD9"/>
  <w16cid:commentId w16cid:paraId="21FCAAE7" w16cid:durableId="1F8943BF"/>
  <w16cid:commentId w16cid:paraId="402969A0" w16cid:durableId="1F89444A"/>
  <w16cid:commentId w16cid:paraId="49994703" w16cid:durableId="1F8943FA"/>
  <w16cid:commentId w16cid:paraId="7B3CFBB3" w16cid:durableId="1F8944D0"/>
  <w16cid:commentId w16cid:paraId="1803294E" w16cid:durableId="1FC4D2A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79AA1" w14:textId="77777777" w:rsidR="0054506E" w:rsidRDefault="0054506E" w:rsidP="00BA4551">
      <w:r>
        <w:separator/>
      </w:r>
    </w:p>
  </w:endnote>
  <w:endnote w:type="continuationSeparator" w:id="0">
    <w:p w14:paraId="47EFE40B" w14:textId="77777777" w:rsidR="0054506E" w:rsidRDefault="0054506E" w:rsidP="00BA4551">
      <w:r>
        <w:continuationSeparator/>
      </w:r>
    </w:p>
  </w:endnote>
  <w:endnote w:id="1">
    <w:p w14:paraId="45915C52" w14:textId="60F50DB1" w:rsidR="009A1D3B" w:rsidRPr="008417DB" w:rsidRDefault="009A1D3B" w:rsidP="005C5FD6">
      <w:pPr>
        <w:pStyle w:val="Normal1"/>
        <w:spacing w:after="200" w:line="240" w:lineRule="auto"/>
        <w:rPr>
          <w:rFonts w:cs="Arial"/>
          <w:sz w:val="20"/>
          <w:szCs w:val="20"/>
        </w:rPr>
      </w:pPr>
      <w:r w:rsidRPr="00D22F71">
        <w:rPr>
          <w:rStyle w:val="EndnoteReference"/>
          <w:rFonts w:cs="Arial"/>
          <w:sz w:val="20"/>
          <w:szCs w:val="20"/>
        </w:rPr>
        <w:endnoteRef/>
      </w:r>
      <w:r w:rsidRPr="000A2A15">
        <w:rPr>
          <w:rFonts w:cs="Arial"/>
          <w:sz w:val="20"/>
          <w:szCs w:val="20"/>
        </w:rPr>
        <w:t xml:space="preserve"> For a thorough summary and discussion of these issues, see </w:t>
      </w:r>
      <w:r w:rsidRPr="00440993">
        <w:rPr>
          <w:rFonts w:cs="Arial"/>
          <w:sz w:val="20"/>
          <w:szCs w:val="20"/>
        </w:rPr>
        <w:t>Daren Acemoglu and David Autor,</w:t>
      </w:r>
      <w:r>
        <w:rPr>
          <w:rFonts w:cs="Arial"/>
          <w:sz w:val="20"/>
          <w:szCs w:val="20"/>
        </w:rPr>
        <w:t xml:space="preserve"> </w:t>
      </w:r>
      <w:r w:rsidRPr="00440993">
        <w:rPr>
          <w:rFonts w:cs="Arial"/>
          <w:sz w:val="20"/>
          <w:szCs w:val="20"/>
        </w:rPr>
        <w:t>“Skills, Tasks and Technologies: Implications for</w:t>
      </w:r>
      <w:r w:rsidRPr="00BB26CB">
        <w:rPr>
          <w:rFonts w:cs="Arial"/>
          <w:sz w:val="20"/>
          <w:szCs w:val="20"/>
        </w:rPr>
        <w:t xml:space="preserve"> Employment and Earnings.” </w:t>
      </w:r>
      <w:r w:rsidRPr="00BB26CB">
        <w:rPr>
          <w:rFonts w:cs="Arial"/>
          <w:i/>
          <w:iCs/>
          <w:sz w:val="20"/>
          <w:szCs w:val="20"/>
        </w:rPr>
        <w:t>Handbook of Labor Economics</w:t>
      </w:r>
      <w:r w:rsidRPr="00046C59">
        <w:rPr>
          <w:rFonts w:cs="Arial"/>
          <w:sz w:val="20"/>
          <w:szCs w:val="20"/>
        </w:rPr>
        <w:t>, Volume 4b (2001).</w:t>
      </w:r>
    </w:p>
  </w:endnote>
  <w:endnote w:id="2">
    <w:p w14:paraId="3E98E9E6" w14:textId="77777777" w:rsidR="009A1D3B" w:rsidRPr="008417DB" w:rsidRDefault="009A1D3B" w:rsidP="00071CB2">
      <w:pPr>
        <w:pStyle w:val="Normal1"/>
        <w:spacing w:after="200"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w:t>
      </w:r>
      <w:r w:rsidRPr="00BB26CB">
        <w:rPr>
          <w:rFonts w:cs="Arial"/>
          <w:sz w:val="20"/>
          <w:szCs w:val="20"/>
        </w:rPr>
        <w:t xml:space="preserve">David Autor, Frank Levy, and Richard Murnane “The Skill Content of Recent Technological Change: An Empirical Exploration.” </w:t>
      </w:r>
      <w:r w:rsidRPr="00046C59">
        <w:rPr>
          <w:rFonts w:cs="Arial"/>
          <w:i/>
          <w:iCs/>
          <w:sz w:val="20"/>
          <w:szCs w:val="20"/>
        </w:rPr>
        <w:t>Th</w:t>
      </w:r>
      <w:r w:rsidRPr="008417DB">
        <w:rPr>
          <w:rFonts w:cs="Arial"/>
          <w:i/>
          <w:iCs/>
          <w:sz w:val="20"/>
          <w:szCs w:val="20"/>
        </w:rPr>
        <w:t>e Quarterly Journal of Economics (2003)</w:t>
      </w:r>
      <w:r w:rsidRPr="008417DB">
        <w:rPr>
          <w:rFonts w:cs="Arial"/>
          <w:sz w:val="20"/>
          <w:szCs w:val="20"/>
        </w:rPr>
        <w:t>.</w:t>
      </w:r>
    </w:p>
  </w:endnote>
  <w:endnote w:id="3">
    <w:p w14:paraId="06CD7194" w14:textId="7BC0049D" w:rsidR="009A1D3B" w:rsidRPr="008417DB" w:rsidRDefault="009A1D3B" w:rsidP="008417DB">
      <w:pPr>
        <w:pStyle w:val="Normal1"/>
        <w:spacing w:after="200"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David Autor, “The ‘task approach’ to labor mar</w:t>
      </w:r>
      <w:r w:rsidRPr="00BB26CB">
        <w:rPr>
          <w:rFonts w:cs="Arial"/>
          <w:sz w:val="20"/>
          <w:szCs w:val="20"/>
        </w:rPr>
        <w:t xml:space="preserve">kets: an overview.” </w:t>
      </w:r>
      <w:r w:rsidRPr="00046C59">
        <w:rPr>
          <w:rFonts w:cs="Arial"/>
          <w:i/>
          <w:iCs/>
          <w:sz w:val="20"/>
          <w:szCs w:val="20"/>
        </w:rPr>
        <w:t xml:space="preserve">Journal of Labour Market Research </w:t>
      </w:r>
      <w:r w:rsidRPr="008417DB">
        <w:rPr>
          <w:rFonts w:cs="Arial"/>
          <w:sz w:val="20"/>
          <w:szCs w:val="20"/>
        </w:rPr>
        <w:t>(2013).</w:t>
      </w:r>
    </w:p>
  </w:endnote>
  <w:endnote w:id="4">
    <w:p w14:paraId="4A74A293" w14:textId="121B63A9" w:rsidR="009A1D3B" w:rsidRPr="00390DB6" w:rsidRDefault="009A1D3B">
      <w:pPr>
        <w:pStyle w:val="EndnoteText"/>
        <w:rPr>
          <w:sz w:val="20"/>
          <w:szCs w:val="20"/>
        </w:rPr>
      </w:pPr>
      <w:r>
        <w:rPr>
          <w:rStyle w:val="EndnoteReference"/>
        </w:rPr>
        <w:endnoteRef/>
      </w:r>
      <w:r>
        <w:t xml:space="preserve"> </w:t>
      </w:r>
      <w:r w:rsidRPr="000C58D9">
        <w:rPr>
          <w:sz w:val="20"/>
          <w:szCs w:val="20"/>
        </w:rPr>
        <w:t>David Autor notes that there are limits to what is programmable,</w:t>
      </w:r>
      <w:r>
        <w:rPr>
          <w:sz w:val="20"/>
          <w:szCs w:val="20"/>
        </w:rPr>
        <w:t xml:space="preserve"> due to a phenomenon known as Polanyi’s Paradox. Since humans “know more than they know they know” (i.e.know things that are difficult to explain as a matter of codified, programmable steps) there are limits to the substitutability of human taks. See David Autor, “Polanyi’s Paradox and the Shape of Employment Growth.” </w:t>
      </w:r>
      <w:r>
        <w:rPr>
          <w:i/>
          <w:sz w:val="20"/>
          <w:szCs w:val="20"/>
        </w:rPr>
        <w:t xml:space="preserve">Federal Reserve Bank of St. Louis: Economic Policy </w:t>
      </w:r>
      <w:r>
        <w:rPr>
          <w:sz w:val="20"/>
          <w:szCs w:val="20"/>
        </w:rPr>
        <w:t>(2015).</w:t>
      </w:r>
    </w:p>
    <w:p w14:paraId="6AC6610C" w14:textId="77777777" w:rsidR="009A1D3B" w:rsidRPr="000C58D9" w:rsidRDefault="009A1D3B">
      <w:pPr>
        <w:pStyle w:val="EndnoteText"/>
        <w:rPr>
          <w:sz w:val="20"/>
          <w:szCs w:val="20"/>
        </w:rPr>
      </w:pPr>
    </w:p>
  </w:endnote>
  <w:endnote w:id="5">
    <w:p w14:paraId="6C86B8EB" w14:textId="262D296A" w:rsidR="009A1D3B" w:rsidRPr="008417DB" w:rsidRDefault="009A1D3B" w:rsidP="008417DB">
      <w:pPr>
        <w:pStyle w:val="Normal1"/>
        <w:spacing w:after="200"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Autor, Frey and Osborne, and Mindell have all examined the technical potential and limitations of automation technologies in substituting for human tasks.</w:t>
      </w:r>
      <w:r>
        <w:rPr>
          <w:rFonts w:cs="Arial"/>
          <w:sz w:val="20"/>
          <w:szCs w:val="20"/>
        </w:rPr>
        <w:t xml:space="preserve"> </w:t>
      </w:r>
      <w:r w:rsidRPr="000A2A15">
        <w:rPr>
          <w:rFonts w:cs="Arial"/>
          <w:sz w:val="20"/>
          <w:szCs w:val="20"/>
        </w:rPr>
        <w:t>See, for example, Autor, “Polanyi's Paradox and the Shape of Employment Growt</w:t>
      </w:r>
      <w:r w:rsidRPr="00BB26CB">
        <w:rPr>
          <w:rFonts w:cs="Arial"/>
          <w:sz w:val="20"/>
          <w:szCs w:val="20"/>
        </w:rPr>
        <w:t xml:space="preserve">h” and “Why Are There Still So Many Jobs? The History and Future of Workplace Automation,” </w:t>
      </w:r>
      <w:r w:rsidRPr="00046C59">
        <w:rPr>
          <w:rFonts w:cs="Arial"/>
          <w:i/>
          <w:iCs/>
          <w:sz w:val="20"/>
          <w:szCs w:val="20"/>
        </w:rPr>
        <w:t>Journal of Economic Perspectives,</w:t>
      </w:r>
      <w:r w:rsidRPr="008417DB">
        <w:rPr>
          <w:rFonts w:cs="Arial"/>
          <w:sz w:val="20"/>
          <w:szCs w:val="20"/>
        </w:rPr>
        <w:t xml:space="preserve"> (2015c); Benedikt Frey and Michael Osborne, “The Future of Employment: How Susceptible Are Jobs to Computerization” (Oxford: Oxford University, 2013); and David Mindell, </w:t>
      </w:r>
      <w:r w:rsidRPr="008417DB">
        <w:rPr>
          <w:rFonts w:cs="Arial"/>
          <w:i/>
          <w:sz w:val="20"/>
          <w:szCs w:val="20"/>
        </w:rPr>
        <w:t>Our Robots, Ourselves: Robotics and the Myths of Autonomy. (</w:t>
      </w:r>
      <w:r w:rsidRPr="008417DB">
        <w:rPr>
          <w:rFonts w:cs="Arial"/>
          <w:sz w:val="20"/>
          <w:szCs w:val="20"/>
        </w:rPr>
        <w:t>New York: Viking, 2015).</w:t>
      </w:r>
      <w:r>
        <w:rPr>
          <w:rFonts w:cs="Arial"/>
          <w:sz w:val="20"/>
          <w:szCs w:val="20"/>
        </w:rPr>
        <w:t xml:space="preserve"> </w:t>
      </w:r>
      <w:r w:rsidRPr="008417DB">
        <w:rPr>
          <w:rFonts w:cs="Arial"/>
          <w:sz w:val="20"/>
          <w:szCs w:val="20"/>
        </w:rPr>
        <w:t>About how reduced wages also make labor more competitive vis-a-vis machines, see, for example,</w:t>
      </w:r>
      <w:r>
        <w:rPr>
          <w:rFonts w:cs="Arial"/>
          <w:sz w:val="20"/>
          <w:szCs w:val="20"/>
        </w:rPr>
        <w:t xml:space="preserve"> </w:t>
      </w:r>
      <w:r w:rsidRPr="008417DB">
        <w:rPr>
          <w:rFonts w:cs="Arial"/>
          <w:sz w:val="20"/>
          <w:szCs w:val="20"/>
        </w:rPr>
        <w:t xml:space="preserve">Daren Acemoglu and Pascual Restrpo, “The Race Between Man and Machine: Implications of Technology for Growth, Factor Shares and Employment.” </w:t>
      </w:r>
      <w:r w:rsidRPr="008417DB">
        <w:rPr>
          <w:rFonts w:cs="Arial"/>
          <w:i/>
          <w:iCs/>
          <w:sz w:val="20"/>
          <w:szCs w:val="20"/>
        </w:rPr>
        <w:t xml:space="preserve">American Economic Review </w:t>
      </w:r>
      <w:r w:rsidRPr="008417DB">
        <w:rPr>
          <w:rFonts w:cs="Arial"/>
          <w:iCs/>
          <w:sz w:val="20"/>
          <w:szCs w:val="20"/>
        </w:rPr>
        <w:t>(201</w:t>
      </w:r>
      <w:r>
        <w:rPr>
          <w:rFonts w:cs="Arial"/>
          <w:iCs/>
          <w:sz w:val="20"/>
          <w:szCs w:val="20"/>
        </w:rPr>
        <w:t>7</w:t>
      </w:r>
      <w:r w:rsidRPr="00BB26CB">
        <w:rPr>
          <w:rFonts w:cs="Arial"/>
          <w:iCs/>
          <w:sz w:val="20"/>
          <w:szCs w:val="20"/>
        </w:rPr>
        <w:t xml:space="preserve">) and </w:t>
      </w:r>
      <w:r w:rsidRPr="00046C59">
        <w:rPr>
          <w:rFonts w:cs="Arial"/>
          <w:sz w:val="20"/>
          <w:szCs w:val="20"/>
        </w:rPr>
        <w:t>Hémous and Olsen, “The</w:t>
      </w:r>
      <w:r w:rsidRPr="008417DB">
        <w:rPr>
          <w:rFonts w:cs="Arial"/>
          <w:sz w:val="20"/>
          <w:szCs w:val="20"/>
        </w:rPr>
        <w:t xml:space="preserve"> Rise of the Machines: Automation, Horizontal Innovation and Income Inequality.” </w:t>
      </w:r>
      <w:r w:rsidRPr="008417DB">
        <w:rPr>
          <w:rFonts w:cs="Arial"/>
          <w:i/>
          <w:iCs/>
          <w:sz w:val="20"/>
          <w:szCs w:val="20"/>
        </w:rPr>
        <w:t xml:space="preserve">American Economic Journal: Macroeconomics </w:t>
      </w:r>
      <w:r w:rsidRPr="008417DB">
        <w:rPr>
          <w:rFonts w:cs="Arial"/>
          <w:iCs/>
          <w:sz w:val="20"/>
          <w:szCs w:val="20"/>
        </w:rPr>
        <w:t>(2017).</w:t>
      </w:r>
    </w:p>
  </w:endnote>
  <w:endnote w:id="6">
    <w:p w14:paraId="30CC171E" w14:textId="1C9D6E01" w:rsidR="009A1D3B" w:rsidRPr="008417DB" w:rsidRDefault="009A1D3B" w:rsidP="008417DB">
      <w:pPr>
        <w:pStyle w:val="Normal1"/>
        <w:spacing w:after="200"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Even the most aggressive of mainstream analyses conclude that only moderate shares of the existing job base will be fully automatable in the medium term. Along these lines,</w:t>
      </w:r>
      <w:r>
        <w:rPr>
          <w:rFonts w:cs="Arial"/>
          <w:sz w:val="20"/>
          <w:szCs w:val="20"/>
        </w:rPr>
        <w:t xml:space="preserve"> </w:t>
      </w:r>
      <w:r w:rsidRPr="000A2A15">
        <w:rPr>
          <w:rFonts w:cs="Arial"/>
          <w:sz w:val="20"/>
          <w:szCs w:val="20"/>
        </w:rPr>
        <w:t>Arntz, Gregory, and Zierahn estimate</w:t>
      </w:r>
      <w:r w:rsidRPr="00BB26CB">
        <w:rPr>
          <w:rFonts w:cs="Arial"/>
          <w:sz w:val="20"/>
          <w:szCs w:val="20"/>
        </w:rPr>
        <w:t xml:space="preserve"> that 9 percent of existing jobs could be fully automatable (based on current task content), and Manyika and others estimate that fewer than 1 percent of existing jobs could be fully automatable (also based on current task content). See Melanie Arntz, Terr</w:t>
      </w:r>
      <w:r w:rsidRPr="00046C59">
        <w:rPr>
          <w:rFonts w:cs="Arial"/>
          <w:sz w:val="20"/>
          <w:szCs w:val="20"/>
        </w:rPr>
        <w:t xml:space="preserve">y Gregory, and Ulrich Zierahn, “The Risk of Automation for Jobs in OECD Countries: A Comparative Analysis,” </w:t>
      </w:r>
      <w:r w:rsidRPr="008417DB">
        <w:rPr>
          <w:rFonts w:cs="Arial"/>
          <w:i/>
          <w:iCs/>
          <w:sz w:val="20"/>
          <w:szCs w:val="20"/>
        </w:rPr>
        <w:t xml:space="preserve">Organization Economic Co-operation and Development Social, Employment and Migration Working Papers, </w:t>
      </w:r>
      <w:r w:rsidRPr="008417DB">
        <w:rPr>
          <w:rFonts w:cs="Arial"/>
          <w:iCs/>
          <w:sz w:val="20"/>
          <w:szCs w:val="20"/>
        </w:rPr>
        <w:t xml:space="preserve">(2016) and James Manyika and others, </w:t>
      </w:r>
      <w:r w:rsidRPr="008417DB">
        <w:rPr>
          <w:rFonts w:cs="Arial"/>
          <w:sz w:val="20"/>
          <w:szCs w:val="20"/>
        </w:rPr>
        <w:t xml:space="preserve">“A Future That Works: Automation, Employment, and Productivity.” (San Francisco: </w:t>
      </w:r>
      <w:r w:rsidRPr="008417DB">
        <w:rPr>
          <w:rFonts w:cs="Arial"/>
          <w:iCs/>
          <w:sz w:val="20"/>
          <w:szCs w:val="20"/>
        </w:rPr>
        <w:t>McKinsey Global Institute, 2017)</w:t>
      </w:r>
      <w:r w:rsidRPr="008417DB">
        <w:rPr>
          <w:rFonts w:cs="Arial"/>
          <w:sz w:val="20"/>
          <w:szCs w:val="20"/>
        </w:rPr>
        <w:t xml:space="preserve">. Note also that Bessen (2015), found that of the 270 occupations in the 1950 Census, 232 of them (or 86 percent) still exist today. Thirty-seven of them went away because either demand fell for those industries or because of technological obsolescence. The demise of just one occupation can be said to have been the result of automation—elevator operators. See James Bessen, </w:t>
      </w:r>
      <w:r w:rsidRPr="008417DB">
        <w:rPr>
          <w:rFonts w:cs="Arial"/>
          <w:i/>
          <w:iCs/>
          <w:sz w:val="20"/>
          <w:szCs w:val="20"/>
        </w:rPr>
        <w:t xml:space="preserve">Learning by Doing: The Real Connection between Innovation, Wages, and Wealth. (New Haven, </w:t>
      </w:r>
      <w:r w:rsidRPr="008417DB">
        <w:rPr>
          <w:rFonts w:cs="Arial"/>
          <w:sz w:val="20"/>
          <w:szCs w:val="20"/>
        </w:rPr>
        <w:t>Yale University Press, 2015).</w:t>
      </w:r>
    </w:p>
  </w:endnote>
  <w:endnote w:id="7">
    <w:p w14:paraId="209F9EE9" w14:textId="06F1A2C6" w:rsidR="009A1D3B" w:rsidRPr="008417DB" w:rsidRDefault="009A1D3B">
      <w:pPr>
        <w:pStyle w:val="Normal1"/>
        <w:spacing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For tangible examples of this effect, see Bessen (2015, 2016, 2017a, 2017b).</w:t>
      </w:r>
      <w:r>
        <w:rPr>
          <w:rFonts w:cs="Arial"/>
          <w:sz w:val="20"/>
          <w:szCs w:val="20"/>
        </w:rPr>
        <w:t xml:space="preserve"> </w:t>
      </w:r>
      <w:r w:rsidRPr="000A2A15">
        <w:rPr>
          <w:rFonts w:cs="Arial"/>
          <w:sz w:val="20"/>
          <w:szCs w:val="20"/>
        </w:rPr>
        <w:t>For sector-level impacts see Autor and Salomons (2017). Full citations are as follows: J</w:t>
      </w:r>
      <w:r w:rsidRPr="00BB26CB">
        <w:rPr>
          <w:rFonts w:cs="Arial"/>
          <w:sz w:val="20"/>
          <w:szCs w:val="20"/>
        </w:rPr>
        <w:t>ames Bessen,</w:t>
      </w:r>
      <w:r w:rsidRPr="00046C59">
        <w:rPr>
          <w:rFonts w:cs="Arial"/>
          <w:i/>
          <w:iCs/>
          <w:sz w:val="20"/>
          <w:szCs w:val="20"/>
        </w:rPr>
        <w:t xml:space="preserve"> Learning by Doing; </w:t>
      </w:r>
      <w:r w:rsidRPr="00046C59">
        <w:rPr>
          <w:rFonts w:cs="Arial"/>
          <w:iCs/>
          <w:sz w:val="20"/>
          <w:szCs w:val="20"/>
        </w:rPr>
        <w:t xml:space="preserve">James Bessen, “How Computer Automation Affects </w:t>
      </w:r>
      <w:r>
        <w:rPr>
          <w:rFonts w:cs="Arial"/>
          <w:iCs/>
          <w:sz w:val="20"/>
          <w:szCs w:val="20"/>
        </w:rPr>
        <w:t>Occupation</w:t>
      </w:r>
      <w:r w:rsidRPr="00046C59">
        <w:rPr>
          <w:rFonts w:cs="Arial"/>
          <w:iCs/>
          <w:sz w:val="20"/>
          <w:szCs w:val="20"/>
        </w:rPr>
        <w:t>s: Technology, Jobs, and Skills.” (Boston: Boston University School of Law, 2</w:t>
      </w:r>
      <w:r w:rsidRPr="008417DB">
        <w:rPr>
          <w:rFonts w:cs="Arial"/>
          <w:iCs/>
          <w:sz w:val="20"/>
          <w:szCs w:val="20"/>
        </w:rPr>
        <w:t>016);</w:t>
      </w:r>
      <w:r>
        <w:rPr>
          <w:rFonts w:cs="Arial"/>
          <w:iCs/>
          <w:sz w:val="20"/>
          <w:szCs w:val="20"/>
        </w:rPr>
        <w:t xml:space="preserve"> </w:t>
      </w:r>
      <w:r w:rsidRPr="008417DB">
        <w:rPr>
          <w:rFonts w:cs="Arial"/>
          <w:sz w:val="20"/>
          <w:szCs w:val="20"/>
        </w:rPr>
        <w:t>James Bessen, “Automation and Jobs: When Technology Boosts Employment.” (Boston:</w:t>
      </w:r>
      <w:r>
        <w:rPr>
          <w:rFonts w:cs="Arial"/>
          <w:sz w:val="20"/>
          <w:szCs w:val="20"/>
        </w:rPr>
        <w:t xml:space="preserve"> </w:t>
      </w:r>
      <w:r w:rsidRPr="008417DB">
        <w:rPr>
          <w:rFonts w:cs="Arial"/>
          <w:iCs/>
          <w:sz w:val="20"/>
          <w:szCs w:val="20"/>
        </w:rPr>
        <w:t xml:space="preserve">Boston University School of Law, 2017a); and </w:t>
      </w:r>
      <w:r w:rsidRPr="008417DB">
        <w:rPr>
          <w:rFonts w:cs="Arial"/>
          <w:sz w:val="20"/>
          <w:szCs w:val="20"/>
        </w:rPr>
        <w:t>James Bessen, “Scarce Skills; Not Scarce Jobs.” CAPPF International Conference. (2017b).</w:t>
      </w:r>
      <w:del w:id="113" w:author="david jackson" w:date="2018-11-29T14:33:00Z">
        <w:r w:rsidDel="00BE5ACE">
          <w:rPr>
            <w:rFonts w:cs="Arial"/>
            <w:sz w:val="20"/>
            <w:szCs w:val="20"/>
          </w:rPr>
          <w:delText xml:space="preserve"> </w:delText>
        </w:r>
        <w:r w:rsidRPr="008417DB" w:rsidDel="00BE5ACE">
          <w:rPr>
            <w:rFonts w:cs="Arial"/>
            <w:iCs/>
            <w:sz w:val="20"/>
            <w:szCs w:val="20"/>
          </w:rPr>
          <w:delText xml:space="preserve"> </w:delText>
        </w:r>
      </w:del>
      <w:ins w:id="114" w:author="david jackson" w:date="2018-11-29T14:33:00Z">
        <w:r>
          <w:rPr>
            <w:rFonts w:cs="Arial"/>
            <w:sz w:val="20"/>
            <w:szCs w:val="20"/>
          </w:rPr>
          <w:t xml:space="preserve"> </w:t>
        </w:r>
      </w:ins>
    </w:p>
    <w:p w14:paraId="669AF8A1" w14:textId="77777777" w:rsidR="009A1D3B" w:rsidRPr="008417DB" w:rsidRDefault="009A1D3B">
      <w:pPr>
        <w:pStyle w:val="Normal1"/>
        <w:spacing w:line="240" w:lineRule="auto"/>
        <w:rPr>
          <w:rFonts w:cs="Arial"/>
          <w:sz w:val="20"/>
          <w:szCs w:val="20"/>
        </w:rPr>
      </w:pPr>
    </w:p>
  </w:endnote>
  <w:endnote w:id="8">
    <w:p w14:paraId="0443E070" w14:textId="32AB1FE0" w:rsidR="009A1D3B" w:rsidRDefault="009A1D3B">
      <w:pPr>
        <w:pStyle w:val="EndnoteText"/>
        <w:rPr>
          <w:i/>
          <w:sz w:val="20"/>
          <w:szCs w:val="20"/>
        </w:rPr>
      </w:pPr>
      <w:r>
        <w:rPr>
          <w:rStyle w:val="EndnoteReference"/>
        </w:rPr>
        <w:endnoteRef/>
      </w:r>
      <w:r>
        <w:t xml:space="preserve"> </w:t>
      </w:r>
      <w:r>
        <w:rPr>
          <w:sz w:val="20"/>
          <w:szCs w:val="20"/>
        </w:rPr>
        <w:t xml:space="preserve">See Bessen, </w:t>
      </w:r>
      <w:r>
        <w:rPr>
          <w:i/>
          <w:sz w:val="20"/>
          <w:szCs w:val="20"/>
        </w:rPr>
        <w:t>Learning by Doing</w:t>
      </w:r>
      <w:r>
        <w:rPr>
          <w:sz w:val="20"/>
          <w:szCs w:val="20"/>
        </w:rPr>
        <w:t xml:space="preserve"> and </w:t>
      </w:r>
      <w:r w:rsidRPr="008417DB">
        <w:rPr>
          <w:sz w:val="20"/>
          <w:szCs w:val="20"/>
        </w:rPr>
        <w:t>“Automation and Jobs</w:t>
      </w:r>
      <w:r>
        <w:rPr>
          <w:sz w:val="20"/>
          <w:szCs w:val="20"/>
        </w:rPr>
        <w:t>.”</w:t>
      </w:r>
    </w:p>
    <w:p w14:paraId="583F8765" w14:textId="77777777" w:rsidR="009A1D3B" w:rsidRPr="00EC7F6F" w:rsidRDefault="009A1D3B">
      <w:pPr>
        <w:pStyle w:val="EndnoteText"/>
        <w:rPr>
          <w:i/>
          <w:sz w:val="20"/>
          <w:szCs w:val="20"/>
        </w:rPr>
      </w:pPr>
    </w:p>
  </w:endnote>
  <w:endnote w:id="9">
    <w:p w14:paraId="54D0CED7" w14:textId="20EA4465" w:rsidR="009A1D3B" w:rsidRPr="000A2A15" w:rsidRDefault="009A1D3B">
      <w:pPr>
        <w:pStyle w:val="Normal1"/>
        <w:spacing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See Acemoglu and Restrepo, “The Race Between Man and Machine.”</w:t>
      </w:r>
    </w:p>
    <w:p w14:paraId="657737A9" w14:textId="730EFC19" w:rsidR="009A1D3B" w:rsidRPr="00BB26CB" w:rsidRDefault="009A1D3B">
      <w:pPr>
        <w:pStyle w:val="Normal1"/>
        <w:spacing w:line="240" w:lineRule="auto"/>
        <w:rPr>
          <w:rFonts w:cs="Arial"/>
          <w:sz w:val="20"/>
          <w:szCs w:val="20"/>
        </w:rPr>
      </w:pPr>
    </w:p>
  </w:endnote>
  <w:endnote w:id="10">
    <w:p w14:paraId="5F7D366B" w14:textId="18674BC5" w:rsidR="009A1D3B" w:rsidRPr="000A2A15" w:rsidRDefault="009A1D3B">
      <w:pPr>
        <w:pStyle w:val="Normal1"/>
        <w:spacing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Ibid. </w:t>
      </w:r>
    </w:p>
    <w:p w14:paraId="4DD27AD0" w14:textId="77777777" w:rsidR="009A1D3B" w:rsidRPr="00BB26CB" w:rsidRDefault="009A1D3B">
      <w:pPr>
        <w:pStyle w:val="Normal1"/>
        <w:spacing w:line="240" w:lineRule="auto"/>
        <w:rPr>
          <w:rFonts w:cs="Arial"/>
          <w:sz w:val="20"/>
          <w:szCs w:val="20"/>
        </w:rPr>
      </w:pPr>
    </w:p>
  </w:endnote>
  <w:endnote w:id="11">
    <w:p w14:paraId="619D7EFC" w14:textId="3DA75C27" w:rsidR="009A1D3B" w:rsidRPr="008417DB" w:rsidRDefault="009A1D3B" w:rsidP="008417DB">
      <w:pPr>
        <w:pStyle w:val="Normal1"/>
        <w:spacing w:after="200"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David Autor, “Why Are There Still So Many Jobs? The History and Future of Workplace Automation.” </w:t>
      </w:r>
      <w:r w:rsidRPr="00BB26CB">
        <w:rPr>
          <w:rFonts w:cs="Arial"/>
          <w:i/>
          <w:iCs/>
          <w:sz w:val="20"/>
          <w:szCs w:val="20"/>
        </w:rPr>
        <w:t>Journal of Economic Perspectives</w:t>
      </w:r>
      <w:r w:rsidRPr="00046C59">
        <w:rPr>
          <w:rFonts w:cs="Arial"/>
          <w:sz w:val="20"/>
          <w:szCs w:val="20"/>
        </w:rPr>
        <w:t xml:space="preserve"> (2015</w:t>
      </w:r>
      <w:r>
        <w:rPr>
          <w:rFonts w:cs="Arial"/>
          <w:sz w:val="20"/>
          <w:szCs w:val="20"/>
        </w:rPr>
        <w:t>b</w:t>
      </w:r>
      <w:r w:rsidRPr="00046C59">
        <w:rPr>
          <w:rFonts w:cs="Arial"/>
          <w:sz w:val="20"/>
          <w:szCs w:val="20"/>
        </w:rPr>
        <w:t>).</w:t>
      </w:r>
    </w:p>
  </w:endnote>
  <w:endnote w:id="12">
    <w:p w14:paraId="78571C6A" w14:textId="77777777" w:rsidR="009A1D3B" w:rsidRDefault="009A1D3B" w:rsidP="002D49C4">
      <w:pPr>
        <w:pStyle w:val="EndnoteText"/>
        <w:rPr>
          <w:i/>
          <w:sz w:val="20"/>
          <w:szCs w:val="20"/>
        </w:rPr>
      </w:pPr>
      <w:r w:rsidRPr="00F12AFD">
        <w:rPr>
          <w:rStyle w:val="EndnoteReference"/>
          <w:sz w:val="20"/>
          <w:szCs w:val="20"/>
        </w:rPr>
        <w:endnoteRef/>
      </w:r>
      <w:r w:rsidRPr="00F12AFD">
        <w:rPr>
          <w:sz w:val="20"/>
          <w:szCs w:val="20"/>
        </w:rPr>
        <w:t xml:space="preserve"> Daron Acemoglu and Pascual Restrepo, “Artificial Intelligence, Automation, and Work” in </w:t>
      </w:r>
      <w:r>
        <w:rPr>
          <w:sz w:val="20"/>
          <w:szCs w:val="20"/>
        </w:rPr>
        <w:t xml:space="preserve">Ajay Agarwal, Avid Goldberg, and Joshua Gans, eds., </w:t>
      </w:r>
      <w:r>
        <w:rPr>
          <w:i/>
          <w:sz w:val="20"/>
          <w:szCs w:val="20"/>
        </w:rPr>
        <w:t>Economics of Artificial Intelligence.</w:t>
      </w:r>
    </w:p>
    <w:p w14:paraId="40EA0CFD" w14:textId="77777777" w:rsidR="009A1D3B" w:rsidRPr="00EE6186" w:rsidRDefault="009A1D3B" w:rsidP="002D49C4">
      <w:pPr>
        <w:pStyle w:val="EndnoteText"/>
        <w:rPr>
          <w:i/>
          <w:sz w:val="20"/>
          <w:szCs w:val="20"/>
        </w:rPr>
      </w:pPr>
    </w:p>
  </w:endnote>
  <w:endnote w:id="13">
    <w:p w14:paraId="74491CFC" w14:textId="77777777" w:rsidR="009A1D3B" w:rsidRPr="00046C59" w:rsidRDefault="009A1D3B" w:rsidP="0027202D">
      <w:pPr>
        <w:pStyle w:val="Normal1"/>
        <w:spacing w:line="240" w:lineRule="auto"/>
        <w:rPr>
          <w:rFonts w:cs="Arial"/>
          <w:iCs/>
          <w:sz w:val="20"/>
          <w:szCs w:val="20"/>
        </w:rPr>
      </w:pPr>
      <w:r w:rsidRPr="000A2A15">
        <w:rPr>
          <w:rStyle w:val="EndnoteReference"/>
          <w:rFonts w:cs="Arial"/>
          <w:sz w:val="20"/>
          <w:szCs w:val="20"/>
        </w:rPr>
        <w:endnoteRef/>
      </w:r>
      <w:r w:rsidRPr="000A2A15">
        <w:rPr>
          <w:rFonts w:cs="Arial"/>
          <w:sz w:val="20"/>
          <w:szCs w:val="20"/>
        </w:rPr>
        <w:t xml:space="preserve"> See Bessen, </w:t>
      </w:r>
      <w:r w:rsidRPr="000A2A15">
        <w:rPr>
          <w:rFonts w:cs="Arial"/>
          <w:i/>
          <w:iCs/>
          <w:sz w:val="20"/>
          <w:szCs w:val="20"/>
        </w:rPr>
        <w:t xml:space="preserve">Learning by Doing </w:t>
      </w:r>
      <w:r w:rsidRPr="00BB26CB">
        <w:rPr>
          <w:rFonts w:cs="Arial"/>
          <w:iCs/>
          <w:sz w:val="20"/>
          <w:szCs w:val="20"/>
        </w:rPr>
        <w:t>and “Automation and Jobs.”</w:t>
      </w:r>
    </w:p>
    <w:p w14:paraId="33E9E6FC" w14:textId="77777777" w:rsidR="009A1D3B" w:rsidRPr="008417DB" w:rsidRDefault="009A1D3B" w:rsidP="0027202D">
      <w:pPr>
        <w:pStyle w:val="Normal1"/>
        <w:spacing w:line="240" w:lineRule="auto"/>
        <w:rPr>
          <w:rFonts w:cs="Arial"/>
          <w:sz w:val="20"/>
          <w:szCs w:val="20"/>
        </w:rPr>
      </w:pPr>
    </w:p>
  </w:endnote>
  <w:endnote w:id="14">
    <w:p w14:paraId="4A1C4B27" w14:textId="67532E5F" w:rsidR="009A1D3B" w:rsidRDefault="009A1D3B">
      <w:pPr>
        <w:pStyle w:val="EndnoteText"/>
        <w:rPr>
          <w:sz w:val="20"/>
          <w:szCs w:val="20"/>
        </w:rPr>
      </w:pPr>
      <w:r w:rsidRPr="00EE6186">
        <w:rPr>
          <w:rStyle w:val="EndnoteReference"/>
          <w:sz w:val="20"/>
          <w:szCs w:val="20"/>
        </w:rPr>
        <w:endnoteRef/>
      </w:r>
      <w:r>
        <w:rPr>
          <w:sz w:val="20"/>
          <w:szCs w:val="20"/>
        </w:rPr>
        <w:t xml:space="preserve"> Ibid.</w:t>
      </w:r>
    </w:p>
    <w:p w14:paraId="7D26E96B" w14:textId="77777777" w:rsidR="009A1D3B" w:rsidRPr="00EE6186" w:rsidRDefault="009A1D3B">
      <w:pPr>
        <w:pStyle w:val="EndnoteText"/>
        <w:rPr>
          <w:sz w:val="20"/>
          <w:szCs w:val="20"/>
        </w:rPr>
      </w:pPr>
    </w:p>
  </w:endnote>
  <w:endnote w:id="15">
    <w:p w14:paraId="228C6CC6" w14:textId="77777777" w:rsidR="009A1D3B" w:rsidRDefault="009A1D3B" w:rsidP="00871CA7">
      <w:pPr>
        <w:pStyle w:val="EndnoteText"/>
        <w:rPr>
          <w:sz w:val="20"/>
          <w:szCs w:val="20"/>
        </w:rPr>
      </w:pPr>
      <w:r w:rsidRPr="00EE6186">
        <w:rPr>
          <w:rStyle w:val="EndnoteReference"/>
          <w:sz w:val="20"/>
          <w:szCs w:val="20"/>
        </w:rPr>
        <w:endnoteRef/>
      </w:r>
      <w:r>
        <w:rPr>
          <w:sz w:val="20"/>
          <w:szCs w:val="20"/>
        </w:rPr>
        <w:t xml:space="preserve"> Ibid.</w:t>
      </w:r>
    </w:p>
    <w:p w14:paraId="0035B077" w14:textId="77777777" w:rsidR="009A1D3B" w:rsidRPr="00EE6186" w:rsidRDefault="009A1D3B" w:rsidP="00871CA7">
      <w:pPr>
        <w:pStyle w:val="EndnoteText"/>
        <w:rPr>
          <w:sz w:val="20"/>
          <w:szCs w:val="20"/>
        </w:rPr>
      </w:pPr>
    </w:p>
  </w:endnote>
  <w:endnote w:id="16">
    <w:p w14:paraId="26BF721D" w14:textId="51243515" w:rsidR="009A1D3B" w:rsidRPr="008417DB" w:rsidRDefault="009A1D3B" w:rsidP="00871CA7">
      <w:pPr>
        <w:pStyle w:val="Normal1"/>
        <w:spacing w:after="200" w:line="240" w:lineRule="auto"/>
        <w:rPr>
          <w:rFonts w:cs="Arial"/>
          <w:sz w:val="20"/>
          <w:szCs w:val="20"/>
        </w:rPr>
      </w:pPr>
      <w:r w:rsidRPr="00EE6186">
        <w:rPr>
          <w:rStyle w:val="EndnoteReference"/>
          <w:rFonts w:cs="Arial"/>
          <w:sz w:val="20"/>
          <w:szCs w:val="20"/>
        </w:rPr>
        <w:endnoteRef/>
      </w:r>
      <w:r w:rsidRPr="00EE6186">
        <w:rPr>
          <w:rFonts w:cs="Arial"/>
          <w:sz w:val="20"/>
          <w:szCs w:val="20"/>
        </w:rPr>
        <w:t xml:space="preserve"> </w:t>
      </w:r>
      <w:r w:rsidRPr="000A2A15">
        <w:rPr>
          <w:rFonts w:cs="Arial"/>
          <w:sz w:val="20"/>
          <w:szCs w:val="20"/>
        </w:rPr>
        <w:t>Autor (2015</w:t>
      </w:r>
      <w:r>
        <w:rPr>
          <w:rFonts w:cs="Arial"/>
          <w:sz w:val="20"/>
          <w:szCs w:val="20"/>
        </w:rPr>
        <w:t>b</w:t>
      </w:r>
      <w:r w:rsidRPr="000A2A15">
        <w:rPr>
          <w:rFonts w:cs="Arial"/>
          <w:sz w:val="20"/>
          <w:szCs w:val="20"/>
        </w:rPr>
        <w:t xml:space="preserve">) notes that demand for manual task-intensive services does not appear to be terribly responsive to price changes (demand doesn’t change much with price) but does appear to be responsive to income changes (demand increases as society gets richer). See David Autor. “Why Are There Still So Many Jobs? </w:t>
      </w:r>
      <w:r w:rsidRPr="00BB26CB">
        <w:rPr>
          <w:rFonts w:cs="Arial"/>
          <w:sz w:val="20"/>
          <w:szCs w:val="20"/>
        </w:rPr>
        <w:t xml:space="preserve">The History </w:t>
      </w:r>
      <w:r w:rsidRPr="00046C59">
        <w:rPr>
          <w:rFonts w:cs="Arial"/>
          <w:sz w:val="20"/>
          <w:szCs w:val="20"/>
        </w:rPr>
        <w:t xml:space="preserve">and Future of Workplace Automation.” </w:t>
      </w:r>
      <w:r w:rsidRPr="008417DB">
        <w:rPr>
          <w:rFonts w:cs="Arial"/>
          <w:i/>
          <w:iCs/>
          <w:sz w:val="20"/>
          <w:szCs w:val="20"/>
        </w:rPr>
        <w:t xml:space="preserve">Journal of Economic Perspectives </w:t>
      </w:r>
      <w:r w:rsidRPr="008417DB">
        <w:rPr>
          <w:rFonts w:cs="Arial"/>
          <w:iCs/>
          <w:sz w:val="20"/>
          <w:szCs w:val="20"/>
        </w:rPr>
        <w:t>(2015</w:t>
      </w:r>
      <w:r>
        <w:rPr>
          <w:rFonts w:cs="Arial"/>
          <w:iCs/>
          <w:sz w:val="20"/>
          <w:szCs w:val="20"/>
        </w:rPr>
        <w:t>b</w:t>
      </w:r>
      <w:r w:rsidRPr="008417DB">
        <w:rPr>
          <w:rFonts w:cs="Arial"/>
          <w:iCs/>
          <w:sz w:val="20"/>
          <w:szCs w:val="20"/>
        </w:rPr>
        <w:t xml:space="preserve">). See also William </w:t>
      </w:r>
      <w:r w:rsidRPr="008417DB">
        <w:rPr>
          <w:rFonts w:cs="Arial"/>
          <w:sz w:val="20"/>
          <w:szCs w:val="20"/>
        </w:rPr>
        <w:t xml:space="preserve">Baumol, “Macroeconomics of Unbalanced Growth: The Anatomy of Urban Crisis.” </w:t>
      </w:r>
      <w:r w:rsidRPr="008417DB">
        <w:rPr>
          <w:rFonts w:cs="Arial"/>
          <w:i/>
          <w:iCs/>
          <w:sz w:val="20"/>
          <w:szCs w:val="20"/>
        </w:rPr>
        <w:t xml:space="preserve">American Economic Review </w:t>
      </w:r>
      <w:r w:rsidRPr="008417DB">
        <w:rPr>
          <w:rFonts w:cs="Arial"/>
          <w:iCs/>
          <w:sz w:val="20"/>
          <w:szCs w:val="20"/>
        </w:rPr>
        <w:t xml:space="preserve">(1967) and David </w:t>
      </w:r>
      <w:r w:rsidRPr="008417DB">
        <w:rPr>
          <w:rFonts w:cs="Arial"/>
          <w:sz w:val="20"/>
          <w:szCs w:val="20"/>
        </w:rPr>
        <w:t xml:space="preserve">Autor and David Dorn, “The Growth of Low-Skill Service Jobs and the Polarization of the U.S Labor Market.” </w:t>
      </w:r>
      <w:r w:rsidRPr="008417DB">
        <w:rPr>
          <w:rFonts w:cs="Arial"/>
          <w:i/>
          <w:sz w:val="20"/>
          <w:szCs w:val="20"/>
        </w:rPr>
        <w:t>American</w:t>
      </w:r>
      <w:r>
        <w:rPr>
          <w:rFonts w:cs="Arial"/>
          <w:i/>
          <w:sz w:val="20"/>
          <w:szCs w:val="20"/>
        </w:rPr>
        <w:t xml:space="preserve"> </w:t>
      </w:r>
      <w:r w:rsidRPr="008417DB">
        <w:rPr>
          <w:rFonts w:cs="Arial"/>
          <w:i/>
          <w:sz w:val="20"/>
          <w:szCs w:val="20"/>
        </w:rPr>
        <w:t>Economic Review</w:t>
      </w:r>
      <w:r w:rsidRPr="008417DB">
        <w:rPr>
          <w:rFonts w:cs="Arial"/>
          <w:sz w:val="20"/>
          <w:szCs w:val="20"/>
        </w:rPr>
        <w:t xml:space="preserve"> (2013).</w:t>
      </w:r>
    </w:p>
  </w:endnote>
  <w:endnote w:id="17">
    <w:p w14:paraId="66FAC7DC" w14:textId="75153A8C" w:rsidR="009A1D3B" w:rsidRPr="004D4668" w:rsidRDefault="009A1D3B">
      <w:pPr>
        <w:pStyle w:val="EndnoteText"/>
        <w:rPr>
          <w:sz w:val="20"/>
        </w:rPr>
      </w:pPr>
      <w:r>
        <w:rPr>
          <w:rStyle w:val="EndnoteReference"/>
        </w:rPr>
        <w:endnoteRef/>
      </w:r>
      <w:r>
        <w:t xml:space="preserve"> </w:t>
      </w:r>
      <w:r w:rsidRPr="004D4668">
        <w:rPr>
          <w:sz w:val="20"/>
        </w:rPr>
        <w:t>See</w:t>
      </w:r>
      <w:r>
        <w:rPr>
          <w:sz w:val="20"/>
        </w:rPr>
        <w:t xml:space="preserve"> Autor and Dorn (2013) and Autor (2015b).</w:t>
      </w:r>
    </w:p>
    <w:p w14:paraId="44C7EBDF" w14:textId="77777777" w:rsidR="009A1D3B" w:rsidRDefault="009A1D3B">
      <w:pPr>
        <w:pStyle w:val="EndnoteText"/>
      </w:pPr>
    </w:p>
  </w:endnote>
  <w:endnote w:id="18">
    <w:p w14:paraId="45880489" w14:textId="77777777" w:rsidR="009A1D3B" w:rsidRPr="008417DB" w:rsidRDefault="009A1D3B">
      <w:pPr>
        <w:pStyle w:val="PlainText"/>
        <w:rPr>
          <w:rFonts w:ascii="Arial" w:hAnsi="Arial" w:cs="Arial"/>
          <w:sz w:val="20"/>
          <w:szCs w:val="20"/>
        </w:rPr>
      </w:pPr>
      <w:r w:rsidRPr="008417DB">
        <w:rPr>
          <w:rStyle w:val="EndnoteReference"/>
          <w:rFonts w:ascii="Arial" w:hAnsi="Arial" w:cs="Arial"/>
          <w:sz w:val="20"/>
          <w:szCs w:val="20"/>
        </w:rPr>
        <w:endnoteRef/>
      </w:r>
      <w:r w:rsidRPr="008417DB">
        <w:rPr>
          <w:rFonts w:ascii="Arial" w:hAnsi="Arial" w:cs="Arial"/>
          <w:sz w:val="20"/>
          <w:szCs w:val="20"/>
        </w:rPr>
        <w:t xml:space="preserve"> See </w:t>
      </w:r>
      <w:hyperlink r:id="rId1" w:history="1">
        <w:r w:rsidRPr="008417DB">
          <w:rPr>
            <w:rStyle w:val="Hyperlink"/>
            <w:rFonts w:ascii="Arial" w:hAnsi="Arial" w:cs="Arial"/>
            <w:sz w:val="20"/>
            <w:szCs w:val="20"/>
          </w:rPr>
          <w:t>https://occupationalinfo.org/</w:t>
        </w:r>
      </w:hyperlink>
    </w:p>
    <w:p w14:paraId="70D84E4D" w14:textId="46E37656" w:rsidR="009A1D3B" w:rsidRPr="000A2A15" w:rsidRDefault="009A1D3B">
      <w:pPr>
        <w:pStyle w:val="EndnoteText"/>
        <w:rPr>
          <w:sz w:val="20"/>
          <w:szCs w:val="20"/>
        </w:rPr>
      </w:pPr>
    </w:p>
  </w:endnote>
  <w:endnote w:id="19">
    <w:p w14:paraId="69A96DFC" w14:textId="55D7F406" w:rsidR="009A1D3B" w:rsidRPr="004D4668" w:rsidRDefault="009A1D3B">
      <w:pPr>
        <w:pStyle w:val="EndnoteText"/>
        <w:rPr>
          <w:sz w:val="20"/>
          <w:szCs w:val="20"/>
        </w:rPr>
      </w:pPr>
      <w:r w:rsidRPr="004D4668">
        <w:rPr>
          <w:rStyle w:val="EndnoteReference"/>
          <w:sz w:val="20"/>
          <w:szCs w:val="20"/>
        </w:rPr>
        <w:endnoteRef/>
      </w:r>
      <w:r w:rsidRPr="004D4668">
        <w:rPr>
          <w:sz w:val="20"/>
          <w:szCs w:val="20"/>
        </w:rPr>
        <w:t xml:space="preserve"> Jame</w:t>
      </w:r>
      <w:r>
        <w:rPr>
          <w:sz w:val="20"/>
          <w:szCs w:val="20"/>
        </w:rPr>
        <w:t xml:space="preserve">s Manyika and others, </w:t>
      </w:r>
      <w:r w:rsidRPr="004D4668">
        <w:rPr>
          <w:sz w:val="20"/>
          <w:szCs w:val="20"/>
        </w:rPr>
        <w:t>“A Future that Works: Automation, Employment, and Productivity</w:t>
      </w:r>
      <w:r>
        <w:rPr>
          <w:sz w:val="20"/>
          <w:szCs w:val="20"/>
        </w:rPr>
        <w:t>.” (San Francisco: McKinsey Global Institute, 2017).</w:t>
      </w:r>
    </w:p>
    <w:p w14:paraId="1A07CF9E" w14:textId="77777777" w:rsidR="009A1D3B" w:rsidRDefault="009A1D3B">
      <w:pPr>
        <w:pStyle w:val="EndnoteText"/>
      </w:pPr>
    </w:p>
  </w:endnote>
  <w:endnote w:id="20">
    <w:p w14:paraId="6FF1E9FE" w14:textId="6AF23835" w:rsidR="009A1D3B" w:rsidRPr="00BB26CB" w:rsidRDefault="009A1D3B">
      <w:pPr>
        <w:pStyle w:val="EndnoteText"/>
        <w:rPr>
          <w:rFonts w:eastAsia="Arial Unicode MS"/>
          <w:sz w:val="20"/>
          <w:szCs w:val="20"/>
        </w:rPr>
      </w:pPr>
      <w:r w:rsidRPr="000A2A15">
        <w:rPr>
          <w:rStyle w:val="EndnoteReference"/>
          <w:sz w:val="20"/>
          <w:szCs w:val="20"/>
        </w:rPr>
        <w:endnoteRef/>
      </w:r>
      <w:r w:rsidRPr="000A2A15">
        <w:rPr>
          <w:rFonts w:eastAsia="Arial Unicode MS"/>
          <w:sz w:val="20"/>
          <w:szCs w:val="20"/>
        </w:rPr>
        <w:t xml:space="preserve"> EMSI utilizes government data from the Bureau of Labor Statistics and Census Bureau, and makes certain enhancements for the level of geographic, occupational, and industry detail required for this work.</w:t>
      </w:r>
    </w:p>
    <w:p w14:paraId="696334EC" w14:textId="77777777" w:rsidR="009A1D3B" w:rsidRPr="00D22F71" w:rsidRDefault="009A1D3B">
      <w:pPr>
        <w:pStyle w:val="EndnoteText"/>
        <w:rPr>
          <w:sz w:val="20"/>
          <w:szCs w:val="20"/>
        </w:rPr>
      </w:pPr>
    </w:p>
  </w:endnote>
  <w:endnote w:id="21">
    <w:p w14:paraId="07BAECE6" w14:textId="2481E16C" w:rsidR="009A1D3B" w:rsidRPr="00BB26CB" w:rsidRDefault="009A1D3B">
      <w:pPr>
        <w:pStyle w:val="EndnoteText"/>
        <w:rPr>
          <w:rFonts w:eastAsia="Arial Unicode MS"/>
          <w:sz w:val="20"/>
          <w:szCs w:val="20"/>
        </w:rPr>
      </w:pPr>
      <w:r w:rsidRPr="000A2A15">
        <w:rPr>
          <w:rStyle w:val="EndnoteReference"/>
          <w:sz w:val="20"/>
          <w:szCs w:val="20"/>
        </w:rPr>
        <w:endnoteRef/>
      </w:r>
      <w:r w:rsidRPr="000A2A15">
        <w:rPr>
          <w:rFonts w:eastAsia="Arial Unicode MS"/>
          <w:sz w:val="20"/>
          <w:szCs w:val="20"/>
        </w:rPr>
        <w:t xml:space="preserve"> Note that EMSI’s data go back only to 2001 though our industry data begin in 2000. The EMSI data are used primarily for adjusting industry occupational employment composition across geographies. In that regard, we assume that occupational structure in 2000 is the same as in 2001.</w:t>
      </w:r>
    </w:p>
    <w:p w14:paraId="37488D2A" w14:textId="77777777" w:rsidR="009A1D3B" w:rsidRPr="00D22F71" w:rsidRDefault="009A1D3B">
      <w:pPr>
        <w:pStyle w:val="EndnoteText"/>
        <w:rPr>
          <w:sz w:val="20"/>
          <w:szCs w:val="20"/>
        </w:rPr>
      </w:pPr>
    </w:p>
  </w:endnote>
  <w:endnote w:id="22">
    <w:p w14:paraId="0E20AD4D" w14:textId="6BF31475" w:rsidR="009A1D3B" w:rsidRPr="004D4668" w:rsidRDefault="009A1D3B">
      <w:pPr>
        <w:pStyle w:val="EndnoteText"/>
        <w:rPr>
          <w:sz w:val="20"/>
        </w:rPr>
      </w:pPr>
      <w:r w:rsidRPr="004D4668">
        <w:rPr>
          <w:rStyle w:val="EndnoteReference"/>
          <w:sz w:val="20"/>
        </w:rPr>
        <w:endnoteRef/>
      </w:r>
      <w:r>
        <w:t xml:space="preserve"> </w:t>
      </w:r>
      <w:r>
        <w:rPr>
          <w:sz w:val="20"/>
        </w:rPr>
        <w:t xml:space="preserve">See Morgan Frank and others, “Small cities face greater impacts from automation.” </w:t>
      </w:r>
      <w:r>
        <w:rPr>
          <w:i/>
          <w:sz w:val="20"/>
        </w:rPr>
        <w:t xml:space="preserve">Journal of the Royal Society Interface </w:t>
      </w:r>
      <w:r>
        <w:rPr>
          <w:sz w:val="20"/>
        </w:rPr>
        <w:t xml:space="preserve">(2018); Molly Kinder, “Automation Potential for Jobs in Indianapolis.” New America (2018); and </w:t>
      </w:r>
      <w:hyperlink r:id="rId2" w:history="1">
        <w:r w:rsidRPr="00C57071">
          <w:rPr>
            <w:rStyle w:val="Hyperlink"/>
            <w:sz w:val="20"/>
          </w:rPr>
          <w:t>http://www.governing.com/gov-data/economy-finance/job-automation-metro-area-estimates.html</w:t>
        </w:r>
      </w:hyperlink>
      <w:r>
        <w:rPr>
          <w:sz w:val="20"/>
        </w:rPr>
        <w:t>.</w:t>
      </w:r>
    </w:p>
    <w:p w14:paraId="5C6BD24A" w14:textId="77777777" w:rsidR="009A1D3B" w:rsidRDefault="009A1D3B">
      <w:pPr>
        <w:pStyle w:val="EndnoteText"/>
      </w:pPr>
    </w:p>
  </w:endnote>
  <w:endnote w:id="23">
    <w:p w14:paraId="5B4B71B8" w14:textId="7EF4F0CA" w:rsidR="009A1D3B" w:rsidRDefault="009A1D3B">
      <w:pPr>
        <w:pStyle w:val="EndnoteText"/>
      </w:pPr>
      <w:r>
        <w:rPr>
          <w:rStyle w:val="EndnoteReference"/>
        </w:rPr>
        <w:endnoteRef/>
      </w:r>
      <w:r>
        <w:t xml:space="preserve"> </w:t>
      </w:r>
      <w:r>
        <w:rPr>
          <w:sz w:val="20"/>
          <w:szCs w:val="20"/>
        </w:rPr>
        <w:t xml:space="preserve">See </w:t>
      </w:r>
      <w:r w:rsidRPr="008417DB">
        <w:rPr>
          <w:sz w:val="20"/>
          <w:szCs w:val="20"/>
        </w:rPr>
        <w:t>Autor and Dorn</w:t>
      </w:r>
      <w:r>
        <w:rPr>
          <w:sz w:val="20"/>
          <w:szCs w:val="20"/>
        </w:rPr>
        <w:t>;</w:t>
      </w:r>
      <w:r w:rsidRPr="008417DB">
        <w:rPr>
          <w:sz w:val="20"/>
          <w:szCs w:val="20"/>
        </w:rPr>
        <w:t xml:space="preserve"> </w:t>
      </w:r>
      <w:r>
        <w:rPr>
          <w:sz w:val="20"/>
          <w:szCs w:val="20"/>
        </w:rPr>
        <w:t xml:space="preserve">Frey and Osborne; Daron Acemoglu and Pascual Restrepo, “Robots and Jobs: Evidence from U.S. Labor Markets.” NBER Working Paper no. 23285. 2017; </w:t>
      </w:r>
      <w:r>
        <w:rPr>
          <w:sz w:val="20"/>
        </w:rPr>
        <w:t xml:space="preserve">Frank and others; </w:t>
      </w:r>
      <w:r>
        <w:rPr>
          <w:sz w:val="20"/>
          <w:szCs w:val="20"/>
        </w:rPr>
        <w:t xml:space="preserve">Manyika and others, “A Future That Works; </w:t>
      </w:r>
      <w:r>
        <w:rPr>
          <w:sz w:val="20"/>
        </w:rPr>
        <w:t>Kinder; and National League of Cities, “Assessing the Future of Our Work.” (Washington: 2018).</w:t>
      </w:r>
    </w:p>
    <w:p w14:paraId="1AA7A94B" w14:textId="77777777" w:rsidR="009A1D3B" w:rsidRDefault="009A1D3B">
      <w:pPr>
        <w:pStyle w:val="EndnoteText"/>
      </w:pPr>
    </w:p>
  </w:endnote>
  <w:endnote w:id="24">
    <w:p w14:paraId="0B1B2540" w14:textId="6E5E88CA" w:rsidR="009A1D3B" w:rsidRPr="00BB26CB" w:rsidRDefault="009A1D3B">
      <w:pPr>
        <w:rPr>
          <w:rFonts w:ascii="Arial" w:eastAsia="Arial Unicode MS" w:hAnsi="Arial" w:cs="Arial"/>
          <w:color w:val="000000"/>
          <w:sz w:val="20"/>
          <w:szCs w:val="20"/>
          <w:u w:color="000000"/>
          <w:bdr w:val="nil"/>
        </w:rPr>
      </w:pPr>
      <w:r w:rsidRPr="008417DB">
        <w:rPr>
          <w:rStyle w:val="EndnoteReference"/>
          <w:rFonts w:ascii="Arial" w:hAnsi="Arial" w:cs="Arial"/>
          <w:sz w:val="20"/>
          <w:szCs w:val="20"/>
        </w:rPr>
        <w:endnoteRef/>
      </w:r>
      <w:r w:rsidRPr="008417DB">
        <w:rPr>
          <w:rFonts w:ascii="Arial" w:eastAsia="Arial Unicode MS" w:hAnsi="Arial" w:cs="Arial"/>
          <w:sz w:val="20"/>
          <w:szCs w:val="20"/>
        </w:rPr>
        <w:t xml:space="preserve"> See </w:t>
      </w:r>
      <w:r>
        <w:rPr>
          <w:rFonts w:ascii="Arial" w:eastAsia="Arial Unicode MS" w:hAnsi="Arial" w:cs="Arial"/>
          <w:sz w:val="20"/>
          <w:szCs w:val="20"/>
        </w:rPr>
        <w:t xml:space="preserve">Alexandra </w:t>
      </w:r>
      <w:r w:rsidRPr="000A2A15">
        <w:rPr>
          <w:rFonts w:ascii="Arial" w:eastAsia="Arial Unicode MS" w:hAnsi="Arial" w:cs="Arial"/>
          <w:color w:val="000000"/>
          <w:sz w:val="20"/>
          <w:szCs w:val="20"/>
          <w:u w:color="000000"/>
          <w:bdr w:val="nil"/>
        </w:rPr>
        <w:t>Spitz-Oener</w:t>
      </w:r>
      <w:r>
        <w:rPr>
          <w:rFonts w:ascii="Arial" w:eastAsia="Arial Unicode MS" w:hAnsi="Arial" w:cs="Arial"/>
          <w:color w:val="000000"/>
          <w:sz w:val="20"/>
          <w:szCs w:val="20"/>
          <w:u w:color="000000"/>
          <w:bdr w:val="nil"/>
        </w:rPr>
        <w:t>,</w:t>
      </w:r>
      <w:r w:rsidRPr="000A2A15">
        <w:rPr>
          <w:rFonts w:ascii="Arial" w:eastAsia="Arial Unicode MS" w:hAnsi="Arial" w:cs="Arial"/>
          <w:color w:val="000000"/>
          <w:sz w:val="20"/>
          <w:szCs w:val="20"/>
          <w:u w:color="000000"/>
          <w:bdr w:val="nil"/>
        </w:rPr>
        <w:t xml:space="preserve"> “Technical Change, Job Tasks, and Rising Educational Demands: Looking outside the Wage Structure,” </w:t>
      </w:r>
      <w:r w:rsidRPr="008417DB">
        <w:rPr>
          <w:rFonts w:ascii="Arial" w:eastAsia="Arial Unicode MS" w:hAnsi="Arial" w:cs="Arial"/>
          <w:i/>
          <w:color w:val="000000"/>
          <w:sz w:val="20"/>
          <w:szCs w:val="20"/>
          <w:u w:color="000000"/>
          <w:bdr w:val="nil"/>
        </w:rPr>
        <w:t>Journal of Labor Economics</w:t>
      </w:r>
      <w:r w:rsidRPr="000A2A15">
        <w:rPr>
          <w:rFonts w:ascii="Arial" w:eastAsia="Arial Unicode MS" w:hAnsi="Arial" w:cs="Arial"/>
          <w:color w:val="000000"/>
          <w:sz w:val="20"/>
          <w:szCs w:val="20"/>
          <w:u w:color="000000"/>
          <w:bdr w:val="nil"/>
        </w:rPr>
        <w:t>.</w:t>
      </w:r>
    </w:p>
    <w:p w14:paraId="3AA9AF08" w14:textId="5B802BD3" w:rsidR="009A1D3B" w:rsidRDefault="009A1D3B">
      <w:pPr>
        <w:pStyle w:val="EndnoteText"/>
        <w:rPr>
          <w:rFonts w:eastAsia="Arial Unicode MS"/>
          <w:sz w:val="20"/>
          <w:szCs w:val="20"/>
        </w:rPr>
      </w:pPr>
      <w:del w:id="162" w:author="david jackson" w:date="2018-12-19T14:26:00Z">
        <w:r w:rsidRPr="00FB5B01" w:rsidDel="00FB5B01">
          <w:rPr>
            <w:sz w:val="20"/>
            <w:szCs w:val="20"/>
            <w:highlight w:val="yellow"/>
            <w:rPrChange w:id="163" w:author="david jackson" w:date="2018-12-19T14:27:00Z">
              <w:rPr>
                <w:sz w:val="20"/>
                <w:szCs w:val="20"/>
              </w:rPr>
            </w:rPrChange>
          </w:rPr>
          <w:delText>John Maynard</w:delText>
        </w:r>
        <w:r w:rsidRPr="00D22F71" w:rsidDel="00FB5B01">
          <w:rPr>
            <w:rFonts w:eastAsia="Arial Unicode MS"/>
            <w:sz w:val="20"/>
            <w:szCs w:val="20"/>
          </w:rPr>
          <w:delText xml:space="preserve"> </w:delText>
        </w:r>
      </w:del>
    </w:p>
    <w:p w14:paraId="5F1E29B3" w14:textId="77777777" w:rsidR="009A1D3B" w:rsidRPr="008417DB" w:rsidRDefault="009A1D3B">
      <w:pPr>
        <w:pStyle w:val="EndnoteText"/>
        <w:rPr>
          <w:sz w:val="20"/>
          <w:szCs w:val="20"/>
        </w:rPr>
      </w:pPr>
    </w:p>
  </w:endnote>
  <w:endnote w:id="25">
    <w:p w14:paraId="0EB39232" w14:textId="77777777" w:rsidR="009A1D3B" w:rsidRPr="000A2A15" w:rsidRDefault="009A1D3B" w:rsidP="002100D9">
      <w:pPr>
        <w:pStyle w:val="Normal1"/>
        <w:spacing w:line="240" w:lineRule="auto"/>
        <w:rPr>
          <w:rFonts w:cs="Arial"/>
          <w:sz w:val="20"/>
          <w:szCs w:val="20"/>
        </w:rPr>
      </w:pPr>
      <w:r w:rsidRPr="000A2A15">
        <w:rPr>
          <w:rStyle w:val="EndnoteReference"/>
          <w:rFonts w:cs="Arial"/>
          <w:sz w:val="20"/>
          <w:szCs w:val="20"/>
        </w:rPr>
        <w:endnoteRef/>
      </w:r>
      <w:r w:rsidRPr="000A2A15">
        <w:rPr>
          <w:rFonts w:cs="Arial"/>
          <w:sz w:val="20"/>
          <w:szCs w:val="20"/>
        </w:rPr>
        <w:t xml:space="preserve"> See Acemoglu and Restrepo, “The Race Between Man and Machine.”</w:t>
      </w:r>
    </w:p>
    <w:p w14:paraId="19FC34F9" w14:textId="77777777" w:rsidR="009A1D3B" w:rsidRPr="00BB26CB" w:rsidRDefault="009A1D3B" w:rsidP="002100D9">
      <w:pPr>
        <w:pStyle w:val="Normal1"/>
        <w:spacing w:line="240" w:lineRule="auto"/>
        <w:rPr>
          <w:rFonts w:cs="Arial"/>
          <w:sz w:val="20"/>
          <w:szCs w:val="20"/>
        </w:rPr>
      </w:pPr>
    </w:p>
  </w:endnote>
  <w:endnote w:id="26">
    <w:p w14:paraId="20C90196" w14:textId="572EDACA" w:rsidR="009A1D3B" w:rsidRPr="004D4668" w:rsidRDefault="009A1D3B" w:rsidP="00034BD0">
      <w:pPr>
        <w:pStyle w:val="EndnoteText"/>
        <w:rPr>
          <w:sz w:val="20"/>
        </w:rPr>
      </w:pPr>
      <w:r w:rsidRPr="004D4668">
        <w:rPr>
          <w:rStyle w:val="EndnoteReference"/>
          <w:sz w:val="20"/>
        </w:rPr>
        <w:endnoteRef/>
      </w:r>
      <w:r w:rsidRPr="004D4668">
        <w:rPr>
          <w:sz w:val="20"/>
        </w:rPr>
        <w:t xml:space="preserve"> </w:t>
      </w:r>
      <w:r>
        <w:rPr>
          <w:sz w:val="20"/>
        </w:rPr>
        <w:t>Frey and Osborne’s (2013) original paper makes use of a 70 percent cutoff for identifying high risk occupations and others have followed their lead. See also Arntz and others “The Risk of Automation for Jobs in OECD Countries,” Richard Berriman and John Hawksworth, “Will robots steal our jobs? The potential impact of automation on the UK and other major economies,” UK Economic Outlook, March 2017 (London: PricewaterhouseCoopers, 2017), Hasan Bakhshi and Phillipe Schneider, “The Future of Skills: Employment in 2030,” (London: NESTA, 2017), Ljubica Nedelkoska and Glenda Quintini, “Automation, skills use and training,”</w:t>
      </w:r>
      <w:r w:rsidRPr="00120971">
        <w:rPr>
          <w:i/>
          <w:iCs/>
          <w:sz w:val="20"/>
          <w:szCs w:val="20"/>
        </w:rPr>
        <w:t xml:space="preserve"> </w:t>
      </w:r>
      <w:r w:rsidRPr="008417DB">
        <w:rPr>
          <w:i/>
          <w:iCs/>
          <w:sz w:val="20"/>
          <w:szCs w:val="20"/>
        </w:rPr>
        <w:t>Organization Economic Co-operation and Development Social, Employment and Migration Working Papers</w:t>
      </w:r>
      <w:r>
        <w:rPr>
          <w:iCs/>
          <w:sz w:val="20"/>
          <w:szCs w:val="20"/>
        </w:rPr>
        <w:t>, (Paris: OECD, 2018).</w:t>
      </w:r>
    </w:p>
    <w:p w14:paraId="5A4E965B" w14:textId="77777777" w:rsidR="009A1D3B" w:rsidRDefault="009A1D3B" w:rsidP="00034BD0">
      <w:pPr>
        <w:pStyle w:val="EndnoteText"/>
      </w:pPr>
    </w:p>
  </w:endnote>
  <w:endnote w:id="27">
    <w:p w14:paraId="0255BA06" w14:textId="259F69DC" w:rsidR="009A1D3B" w:rsidRDefault="009A1D3B">
      <w:pPr>
        <w:pStyle w:val="EndnoteText"/>
        <w:rPr>
          <w:sz w:val="20"/>
          <w:szCs w:val="20"/>
        </w:rPr>
      </w:pPr>
      <w:r w:rsidRPr="00B0632F">
        <w:rPr>
          <w:rStyle w:val="EndnoteReference"/>
          <w:sz w:val="20"/>
        </w:rPr>
        <w:endnoteRef/>
      </w:r>
      <w:r w:rsidRPr="00B0632F">
        <w:rPr>
          <w:sz w:val="20"/>
        </w:rPr>
        <w:t xml:space="preserve"> </w:t>
      </w:r>
      <w:r>
        <w:rPr>
          <w:sz w:val="20"/>
        </w:rPr>
        <w:t>The job-creation statistics comes from national Current Employment Statistics data that counts jobs, not workers.</w:t>
      </w:r>
      <w:r>
        <w:rPr>
          <w:sz w:val="20"/>
          <w:szCs w:val="20"/>
        </w:rPr>
        <w:t xml:space="preserve"> For background on the pace and extent of “digitalization” see Mark Muro and others, “Digitalization and the American Workforce” (Washington: Brookings Institution, 2017).</w:t>
      </w:r>
    </w:p>
    <w:p w14:paraId="010D8CCC" w14:textId="77777777" w:rsidR="009A1D3B" w:rsidRPr="00571E9A" w:rsidRDefault="009A1D3B">
      <w:pPr>
        <w:pStyle w:val="EndnoteText"/>
        <w:rPr>
          <w:sz w:val="20"/>
          <w:szCs w:val="20"/>
        </w:rPr>
      </w:pPr>
    </w:p>
  </w:endnote>
  <w:endnote w:id="28">
    <w:p w14:paraId="77C42F1C" w14:textId="0E3D3EA5" w:rsidR="009A1D3B" w:rsidRPr="00046C59" w:rsidRDefault="009A1D3B">
      <w:pPr>
        <w:pStyle w:val="Normal1"/>
        <w:spacing w:line="240" w:lineRule="auto"/>
        <w:rPr>
          <w:rFonts w:cs="Arial"/>
          <w:sz w:val="20"/>
          <w:szCs w:val="20"/>
        </w:rPr>
      </w:pPr>
      <w:r w:rsidRPr="008417DB">
        <w:rPr>
          <w:rStyle w:val="EndnoteReference"/>
          <w:rFonts w:cs="Arial"/>
          <w:sz w:val="20"/>
          <w:szCs w:val="20"/>
        </w:rPr>
        <w:endnoteRef/>
      </w:r>
      <w:r w:rsidRPr="000A2A15">
        <w:rPr>
          <w:rFonts w:cs="Arial"/>
          <w:sz w:val="20"/>
          <w:szCs w:val="20"/>
        </w:rPr>
        <w:t xml:space="preserve"> See </w:t>
      </w:r>
      <w:r>
        <w:rPr>
          <w:rFonts w:cs="Arial"/>
          <w:sz w:val="20"/>
          <w:szCs w:val="20"/>
        </w:rPr>
        <w:t xml:space="preserve">David Autor and David Dorn, “The Growth of Low-Skill Service Jobs and the Polarization of the U.S. Labor Market.” </w:t>
      </w:r>
      <w:r>
        <w:rPr>
          <w:rFonts w:cs="Arial"/>
          <w:i/>
          <w:sz w:val="20"/>
          <w:szCs w:val="20"/>
        </w:rPr>
        <w:t xml:space="preserve">American Economic </w:t>
      </w:r>
      <w:r w:rsidRPr="001F6CC0">
        <w:rPr>
          <w:rFonts w:cs="Arial"/>
          <w:sz w:val="20"/>
          <w:szCs w:val="20"/>
        </w:rPr>
        <w:t>Review</w:t>
      </w:r>
      <w:r>
        <w:rPr>
          <w:rFonts w:cs="Arial"/>
          <w:sz w:val="20"/>
          <w:szCs w:val="20"/>
        </w:rPr>
        <w:t xml:space="preserve">: 103 (5): 1553–1597; and </w:t>
      </w:r>
      <w:r w:rsidRPr="001F6CC0">
        <w:rPr>
          <w:rFonts w:cs="Arial"/>
          <w:sz w:val="20"/>
          <w:szCs w:val="20"/>
        </w:rPr>
        <w:t>David</w:t>
      </w:r>
      <w:r>
        <w:rPr>
          <w:rFonts w:cs="Arial"/>
          <w:sz w:val="20"/>
          <w:szCs w:val="20"/>
        </w:rPr>
        <w:t xml:space="preserve"> </w:t>
      </w:r>
      <w:r w:rsidRPr="000A2A15">
        <w:rPr>
          <w:rFonts w:cs="Arial"/>
          <w:sz w:val="20"/>
          <w:szCs w:val="20"/>
        </w:rPr>
        <w:t>Autor</w:t>
      </w:r>
      <w:r>
        <w:rPr>
          <w:rFonts w:cs="Arial"/>
          <w:sz w:val="20"/>
          <w:szCs w:val="20"/>
        </w:rPr>
        <w:t xml:space="preserve">, </w:t>
      </w:r>
      <w:r w:rsidRPr="00046C59">
        <w:rPr>
          <w:rFonts w:cs="Arial"/>
          <w:sz w:val="20"/>
          <w:szCs w:val="20"/>
        </w:rPr>
        <w:t xml:space="preserve">"Why Are There Still So Many Jobs? The History and Future of Workplace Automation," </w:t>
      </w:r>
      <w:r w:rsidRPr="001F6CC0">
        <w:rPr>
          <w:rFonts w:cs="Arial"/>
          <w:i/>
          <w:sz w:val="20"/>
          <w:szCs w:val="20"/>
        </w:rPr>
        <w:t>Journal of Economic Perspectives</w:t>
      </w:r>
      <w:r w:rsidRPr="00046C59">
        <w:rPr>
          <w:rFonts w:cs="Arial"/>
          <w:sz w:val="20"/>
          <w:szCs w:val="20"/>
        </w:rPr>
        <w:t xml:space="preserve"> 29(3): 3-30</w:t>
      </w:r>
      <w:r>
        <w:rPr>
          <w:rFonts w:cs="Arial"/>
          <w:sz w:val="20"/>
          <w:szCs w:val="20"/>
        </w:rPr>
        <w:t xml:space="preserve"> (2015b)</w:t>
      </w:r>
      <w:r w:rsidRPr="00BB26CB">
        <w:rPr>
          <w:rFonts w:cs="Arial"/>
          <w:sz w:val="20"/>
          <w:szCs w:val="20"/>
        </w:rPr>
        <w:t>.</w:t>
      </w:r>
      <w:r>
        <w:rPr>
          <w:rFonts w:cs="Arial"/>
          <w:sz w:val="20"/>
          <w:szCs w:val="20"/>
        </w:rPr>
        <w:t xml:space="preserve"> </w:t>
      </w:r>
    </w:p>
    <w:p w14:paraId="20D77B16" w14:textId="77777777" w:rsidR="009A1D3B" w:rsidRPr="008417DB" w:rsidRDefault="009A1D3B">
      <w:pPr>
        <w:pStyle w:val="Normal1"/>
        <w:spacing w:line="240" w:lineRule="auto"/>
        <w:rPr>
          <w:rFonts w:cs="Arial"/>
          <w:sz w:val="20"/>
          <w:szCs w:val="20"/>
        </w:rPr>
      </w:pPr>
    </w:p>
  </w:endnote>
  <w:endnote w:id="29">
    <w:p w14:paraId="2AB9C4DF" w14:textId="72B56902" w:rsidR="009A1D3B" w:rsidRDefault="009A1D3B" w:rsidP="008417DB">
      <w:pPr>
        <w:pStyle w:val="Normal1"/>
        <w:spacing w:line="240" w:lineRule="auto"/>
        <w:rPr>
          <w:rFonts w:cs="Arial"/>
          <w:sz w:val="20"/>
          <w:szCs w:val="20"/>
        </w:rPr>
      </w:pPr>
      <w:r w:rsidRPr="008417DB">
        <w:rPr>
          <w:rStyle w:val="EndnoteReference"/>
          <w:rFonts w:cs="Arial"/>
          <w:sz w:val="20"/>
          <w:szCs w:val="20"/>
        </w:rPr>
        <w:endnoteRef/>
      </w:r>
      <w:r w:rsidRPr="000A2A15">
        <w:rPr>
          <w:rFonts w:cs="Arial"/>
          <w:sz w:val="20"/>
          <w:szCs w:val="20"/>
        </w:rPr>
        <w:t xml:space="preserve"> </w:t>
      </w:r>
      <w:r w:rsidRPr="008417DB">
        <w:rPr>
          <w:rFonts w:cs="Arial"/>
          <w:sz w:val="20"/>
          <w:szCs w:val="20"/>
        </w:rPr>
        <w:t xml:space="preserve">See </w:t>
      </w:r>
      <w:r>
        <w:rPr>
          <w:rFonts w:cs="Arial"/>
          <w:sz w:val="20"/>
          <w:szCs w:val="20"/>
        </w:rPr>
        <w:t xml:space="preserve">Marten </w:t>
      </w:r>
      <w:r w:rsidRPr="008417DB">
        <w:rPr>
          <w:rFonts w:cs="Arial"/>
          <w:sz w:val="20"/>
          <w:szCs w:val="20"/>
        </w:rPr>
        <w:t>Goos and Alan Manning. “McJobs and MacJobs: The Growing Polarisation of Jobs in the UK,” The Labour Market Under New Labour (</w:t>
      </w:r>
      <w:r>
        <w:rPr>
          <w:rFonts w:cs="Arial"/>
          <w:sz w:val="20"/>
          <w:szCs w:val="20"/>
        </w:rPr>
        <w:t xml:space="preserve">London: </w:t>
      </w:r>
      <w:r w:rsidRPr="008417DB">
        <w:rPr>
          <w:rFonts w:cs="Arial"/>
          <w:sz w:val="20"/>
          <w:szCs w:val="20"/>
        </w:rPr>
        <w:t>Palgrave Macmillan</w:t>
      </w:r>
      <w:r>
        <w:rPr>
          <w:rFonts w:cs="Arial"/>
          <w:sz w:val="20"/>
          <w:szCs w:val="20"/>
        </w:rPr>
        <w:t>, 2003</w:t>
      </w:r>
      <w:r w:rsidRPr="008417DB">
        <w:rPr>
          <w:rFonts w:cs="Arial"/>
          <w:sz w:val="20"/>
          <w:szCs w:val="20"/>
        </w:rPr>
        <w:t>).</w:t>
      </w:r>
      <w:r>
        <w:rPr>
          <w:rFonts w:cs="Arial"/>
          <w:sz w:val="20"/>
          <w:szCs w:val="20"/>
        </w:rPr>
        <w:t xml:space="preserve"> See also Maarten </w:t>
      </w:r>
      <w:r w:rsidRPr="008417DB">
        <w:rPr>
          <w:rFonts w:cs="Arial"/>
          <w:sz w:val="20"/>
          <w:szCs w:val="20"/>
        </w:rPr>
        <w:t>Goos and Alan Manning</w:t>
      </w:r>
      <w:r>
        <w:rPr>
          <w:rFonts w:cs="Arial"/>
          <w:sz w:val="20"/>
          <w:szCs w:val="20"/>
        </w:rPr>
        <w:t>,</w:t>
      </w:r>
      <w:r w:rsidRPr="008417DB">
        <w:rPr>
          <w:rFonts w:cs="Arial"/>
          <w:sz w:val="20"/>
          <w:szCs w:val="20"/>
        </w:rPr>
        <w:t xml:space="preserve"> “Lousy and Lovely Jobs: The Rising Polarization of Work in Britain,” </w:t>
      </w:r>
      <w:r w:rsidRPr="00571E9A">
        <w:rPr>
          <w:rFonts w:cs="Arial"/>
          <w:i/>
          <w:sz w:val="20"/>
          <w:szCs w:val="20"/>
        </w:rPr>
        <w:t>The Review of Economics and Statistics</w:t>
      </w:r>
      <w:r>
        <w:rPr>
          <w:rFonts w:cs="Arial"/>
          <w:sz w:val="20"/>
          <w:szCs w:val="20"/>
        </w:rPr>
        <w:t xml:space="preserve"> </w:t>
      </w:r>
      <w:r w:rsidRPr="008417DB">
        <w:rPr>
          <w:rFonts w:cs="Arial"/>
          <w:sz w:val="20"/>
          <w:szCs w:val="20"/>
        </w:rPr>
        <w:t>89</w:t>
      </w:r>
      <w:r>
        <w:rPr>
          <w:rFonts w:cs="Arial"/>
          <w:sz w:val="20"/>
          <w:szCs w:val="20"/>
        </w:rPr>
        <w:t xml:space="preserve"> </w:t>
      </w:r>
      <w:r w:rsidRPr="008417DB">
        <w:rPr>
          <w:rFonts w:cs="Arial"/>
          <w:sz w:val="20"/>
          <w:szCs w:val="20"/>
        </w:rPr>
        <w:t xml:space="preserve">(1) (MIT Press: Cambridge, </w:t>
      </w:r>
      <w:r>
        <w:rPr>
          <w:rFonts w:cs="Arial"/>
          <w:sz w:val="20"/>
          <w:szCs w:val="20"/>
        </w:rPr>
        <w:t>2007</w:t>
      </w:r>
      <w:r w:rsidRPr="008417DB">
        <w:rPr>
          <w:rFonts w:cs="Arial"/>
          <w:sz w:val="20"/>
          <w:szCs w:val="20"/>
        </w:rPr>
        <w:t>)</w:t>
      </w:r>
      <w:r>
        <w:rPr>
          <w:rFonts w:cs="Arial"/>
          <w:sz w:val="20"/>
          <w:szCs w:val="20"/>
        </w:rPr>
        <w:t xml:space="preserve"> and Maarten </w:t>
      </w:r>
      <w:r w:rsidRPr="008417DB">
        <w:rPr>
          <w:rFonts w:cs="Arial"/>
          <w:sz w:val="20"/>
          <w:szCs w:val="20"/>
        </w:rPr>
        <w:t>Goos,</w:t>
      </w:r>
      <w:r>
        <w:rPr>
          <w:rFonts w:cs="Arial"/>
          <w:sz w:val="20"/>
          <w:szCs w:val="20"/>
        </w:rPr>
        <w:t xml:space="preserve"> </w:t>
      </w:r>
      <w:r w:rsidRPr="008417DB">
        <w:rPr>
          <w:rFonts w:cs="Arial"/>
          <w:sz w:val="20"/>
          <w:szCs w:val="20"/>
        </w:rPr>
        <w:t>Alan Manning, and Anna Salomons, “Explaining Job Polarization: Routine-Biased Technological Change and Offshoring</w:t>
      </w:r>
      <w:r>
        <w:rPr>
          <w:rFonts w:cs="Arial"/>
          <w:sz w:val="20"/>
          <w:szCs w:val="20"/>
        </w:rPr>
        <w:t>.</w:t>
      </w:r>
      <w:r w:rsidRPr="008417DB">
        <w:rPr>
          <w:rFonts w:cs="Arial"/>
          <w:sz w:val="20"/>
          <w:szCs w:val="20"/>
        </w:rPr>
        <w:t xml:space="preserve">” </w:t>
      </w:r>
      <w:r w:rsidRPr="00571E9A">
        <w:rPr>
          <w:rFonts w:cs="Arial"/>
          <w:i/>
          <w:sz w:val="20"/>
          <w:szCs w:val="20"/>
        </w:rPr>
        <w:t>American Economic Review</w:t>
      </w:r>
      <w:r w:rsidRPr="008417DB">
        <w:rPr>
          <w:rFonts w:cs="Arial"/>
          <w:sz w:val="20"/>
          <w:szCs w:val="20"/>
        </w:rPr>
        <w:t xml:space="preserve"> Vol 104</w:t>
      </w:r>
      <w:r>
        <w:rPr>
          <w:rFonts w:cs="Arial"/>
          <w:sz w:val="20"/>
          <w:szCs w:val="20"/>
        </w:rPr>
        <w:t xml:space="preserve"> </w:t>
      </w:r>
      <w:r w:rsidRPr="008417DB">
        <w:rPr>
          <w:rFonts w:cs="Arial"/>
          <w:sz w:val="20"/>
          <w:szCs w:val="20"/>
        </w:rPr>
        <w:t>(8)</w:t>
      </w:r>
      <w:r>
        <w:rPr>
          <w:rFonts w:cs="Arial"/>
          <w:sz w:val="20"/>
          <w:szCs w:val="20"/>
        </w:rPr>
        <w:t xml:space="preserve"> (2014)</w:t>
      </w:r>
      <w:r w:rsidRPr="008417DB">
        <w:rPr>
          <w:rFonts w:cs="Arial"/>
          <w:sz w:val="20"/>
          <w:szCs w:val="20"/>
        </w:rPr>
        <w:t>.</w:t>
      </w:r>
    </w:p>
    <w:p w14:paraId="5743DEA8" w14:textId="77777777" w:rsidR="009A1D3B" w:rsidRPr="008417DB" w:rsidRDefault="009A1D3B" w:rsidP="008417DB">
      <w:pPr>
        <w:pStyle w:val="Normal1"/>
        <w:spacing w:line="240" w:lineRule="auto"/>
        <w:rPr>
          <w:rFonts w:cs="Arial"/>
          <w:sz w:val="20"/>
          <w:szCs w:val="20"/>
        </w:rPr>
      </w:pPr>
    </w:p>
  </w:endnote>
  <w:endnote w:id="30">
    <w:p w14:paraId="5C8AE94E" w14:textId="07C7F8A5" w:rsidR="009A1D3B" w:rsidRPr="007C1D20" w:rsidRDefault="009A1D3B">
      <w:pPr>
        <w:pStyle w:val="EndnoteText"/>
        <w:rPr>
          <w:sz w:val="20"/>
        </w:rPr>
      </w:pPr>
      <w:r w:rsidRPr="002B4E09">
        <w:rPr>
          <w:rStyle w:val="EndnoteReference"/>
          <w:sz w:val="20"/>
        </w:rPr>
        <w:endnoteRef/>
      </w:r>
      <w:r>
        <w:t xml:space="preserve"> </w:t>
      </w:r>
      <w:r>
        <w:rPr>
          <w:sz w:val="20"/>
        </w:rPr>
        <w:t xml:space="preserve">Routine-intensive occupations, by virtue of the relative ease with which tasks can be codeified and disaggregated, have also been the easiest to offhshore. As global markets become more integrated in the last three decades, it was these jobs in particular that were most at risk for relocation overseas. See Frank Levy and Richard J. Murnane, </w:t>
      </w:r>
      <w:r>
        <w:rPr>
          <w:i/>
          <w:sz w:val="20"/>
        </w:rPr>
        <w:t>The New Division of Labor: How Computers are Creating the Next Job Market</w:t>
      </w:r>
      <w:r>
        <w:rPr>
          <w:sz w:val="20"/>
        </w:rPr>
        <w:t xml:space="preserve"> (Princeton, NJ: Princeton University Press, 2005).</w:t>
      </w:r>
    </w:p>
    <w:p w14:paraId="73828A6A" w14:textId="77777777" w:rsidR="009A1D3B" w:rsidRPr="002B4E09" w:rsidRDefault="009A1D3B">
      <w:pPr>
        <w:pStyle w:val="EndnoteText"/>
        <w:rPr>
          <w:sz w:val="16"/>
        </w:rPr>
      </w:pPr>
    </w:p>
  </w:endnote>
  <w:endnote w:id="31">
    <w:p w14:paraId="43E5B4A8" w14:textId="23CC77BE" w:rsidR="009A1D3B" w:rsidRPr="00376A2E" w:rsidRDefault="009A1D3B">
      <w:pPr>
        <w:pStyle w:val="EndnoteText"/>
        <w:rPr>
          <w:sz w:val="20"/>
        </w:rPr>
      </w:pPr>
      <w:r w:rsidRPr="002B4E09">
        <w:rPr>
          <w:rStyle w:val="EndnoteReference"/>
          <w:sz w:val="20"/>
        </w:rPr>
        <w:endnoteRef/>
      </w:r>
      <w:r w:rsidRPr="002B4E09">
        <w:rPr>
          <w:sz w:val="20"/>
        </w:rPr>
        <w:t xml:space="preserve"> </w:t>
      </w:r>
      <w:r>
        <w:rPr>
          <w:sz w:val="20"/>
        </w:rPr>
        <w:t>Bessen (2016) finds the correlation between computer adoption and the share of routine jobs in an industry weaking over the last two decades, leading him to suggest that while initially computerization may have targeted routine-intensive jobs, “subsequent innovations may have targeted more valuable opportunities in occupations that perform abstract tasks” (p. 21).</w:t>
      </w:r>
    </w:p>
    <w:p w14:paraId="6BE48D2D" w14:textId="77777777" w:rsidR="009A1D3B" w:rsidRDefault="009A1D3B">
      <w:pPr>
        <w:pStyle w:val="EndnoteText"/>
      </w:pPr>
    </w:p>
  </w:endnote>
  <w:endnote w:id="32">
    <w:p w14:paraId="5C0F7075" w14:textId="0831E5F9" w:rsidR="009A1D3B" w:rsidRDefault="009A1D3B">
      <w:pPr>
        <w:pStyle w:val="EndnoteText"/>
        <w:rPr>
          <w:sz w:val="20"/>
        </w:rPr>
      </w:pPr>
      <w:r w:rsidRPr="002B4E09">
        <w:rPr>
          <w:rStyle w:val="EndnoteReference"/>
          <w:sz w:val="20"/>
        </w:rPr>
        <w:endnoteRef/>
      </w:r>
      <w:r w:rsidRPr="002B4E09">
        <w:rPr>
          <w:sz w:val="20"/>
        </w:rPr>
        <w:t xml:space="preserve"> </w:t>
      </w:r>
      <w:r>
        <w:rPr>
          <w:sz w:val="20"/>
        </w:rPr>
        <w:t xml:space="preserve">We ran a nonlinear least-squares estimation of the exponential function </w:t>
      </w:r>
    </w:p>
    <w:p w14:paraId="4D7D18B2" w14:textId="77777777" w:rsidR="009A1D3B" w:rsidRDefault="009A1D3B">
      <w:pPr>
        <w:pStyle w:val="EndnoteText"/>
        <w:rPr>
          <w:sz w:val="20"/>
        </w:rPr>
      </w:pPr>
    </w:p>
    <w:p w14:paraId="5E85966D" w14:textId="604F73AD" w:rsidR="009A1D3B" w:rsidRDefault="009A1D3B" w:rsidP="006F72D2">
      <w:pPr>
        <w:pStyle w:val="EndnoteText"/>
        <w:ind w:left="720"/>
        <w:rPr>
          <w:sz w:val="20"/>
          <w:vertAlign w:val="superscript"/>
        </w:rPr>
      </w:pPr>
      <w:r>
        <w:rPr>
          <w:sz w:val="20"/>
        </w:rPr>
        <w:t>Manufacturing employment share in 1980 = b</w:t>
      </w:r>
      <w:r>
        <w:rPr>
          <w:sz w:val="20"/>
          <w:vertAlign w:val="subscript"/>
        </w:rPr>
        <w:t xml:space="preserve">0 </w:t>
      </w:r>
      <w:r>
        <w:rPr>
          <w:sz w:val="20"/>
        </w:rPr>
        <w:t>*</w:t>
      </w:r>
      <w:r>
        <w:rPr>
          <w:sz w:val="20"/>
          <w:vertAlign w:val="subscript"/>
        </w:rPr>
        <w:t xml:space="preserve"> </w:t>
      </w:r>
      <w:r>
        <w:rPr>
          <w:sz w:val="20"/>
        </w:rPr>
        <w:t>b</w:t>
      </w:r>
      <w:r>
        <w:rPr>
          <w:sz w:val="20"/>
          <w:vertAlign w:val="subscript"/>
        </w:rPr>
        <w:t>1</w:t>
      </w:r>
      <w:r>
        <w:rPr>
          <w:sz w:val="20"/>
          <w:vertAlign w:val="superscript"/>
        </w:rPr>
        <w:t>(Routine employment share in 1980)</w:t>
      </w:r>
    </w:p>
    <w:p w14:paraId="4C7BA1B7" w14:textId="1570C304" w:rsidR="009A1D3B" w:rsidRDefault="009A1D3B" w:rsidP="006F72D2">
      <w:pPr>
        <w:pStyle w:val="EndnoteText"/>
        <w:ind w:left="720"/>
        <w:rPr>
          <w:sz w:val="20"/>
          <w:vertAlign w:val="superscript"/>
        </w:rPr>
      </w:pPr>
    </w:p>
    <w:p w14:paraId="21F621D5" w14:textId="29B4F7C2" w:rsidR="009A1D3B" w:rsidRPr="002B4E09" w:rsidRDefault="009A1D3B" w:rsidP="006F72D2">
      <w:pPr>
        <w:pStyle w:val="EndnoteText"/>
        <w:rPr>
          <w:sz w:val="20"/>
        </w:rPr>
      </w:pPr>
      <w:r>
        <w:rPr>
          <w:sz w:val="20"/>
        </w:rPr>
        <w:t>The regression yielded an estimate of 707.85 for b</w:t>
      </w:r>
      <w:r>
        <w:rPr>
          <w:sz w:val="20"/>
          <w:vertAlign w:val="subscript"/>
        </w:rPr>
        <w:t>0</w:t>
      </w:r>
      <w:r>
        <w:rPr>
          <w:sz w:val="20"/>
        </w:rPr>
        <w:t xml:space="preserve"> and 0.033 for b</w:t>
      </w:r>
      <w:r>
        <w:rPr>
          <w:sz w:val="20"/>
          <w:vertAlign w:val="subscript"/>
        </w:rPr>
        <w:t>1</w:t>
      </w:r>
      <w:r>
        <w:rPr>
          <w:sz w:val="20"/>
        </w:rPr>
        <w:t>, both of which were highly significant (p &lt; 0.01, R</w:t>
      </w:r>
      <w:r>
        <w:rPr>
          <w:sz w:val="20"/>
          <w:vertAlign w:val="superscript"/>
        </w:rPr>
        <w:t>2</w:t>
      </w:r>
      <w:r>
        <w:rPr>
          <w:sz w:val="20"/>
        </w:rPr>
        <w:t xml:space="preserve"> = 0.867). </w:t>
      </w:r>
    </w:p>
  </w:endnote>
  <w:endnote w:id="33">
    <w:p w14:paraId="5060124C" w14:textId="77777777" w:rsidR="009A1D3B" w:rsidRDefault="009A1D3B">
      <w:pPr>
        <w:pStyle w:val="EndnoteText"/>
      </w:pPr>
    </w:p>
    <w:p w14:paraId="0F87FAD4" w14:textId="7276BDE6" w:rsidR="009A1D3B" w:rsidRDefault="009A1D3B">
      <w:pPr>
        <w:pStyle w:val="EndnoteText"/>
        <w:rPr>
          <w:sz w:val="20"/>
          <w:szCs w:val="20"/>
        </w:rPr>
      </w:pPr>
      <w:r w:rsidRPr="002B4E09">
        <w:rPr>
          <w:rStyle w:val="EndnoteReference"/>
          <w:sz w:val="20"/>
        </w:rPr>
        <w:endnoteRef/>
      </w:r>
      <w:r>
        <w:t xml:space="preserve"> </w:t>
      </w:r>
      <w:r>
        <w:rPr>
          <w:sz w:val="20"/>
          <w:szCs w:val="20"/>
        </w:rPr>
        <w:t>Muro and others, “Digitalization and the American Workforce”</w:t>
      </w:r>
    </w:p>
    <w:p w14:paraId="0A6E0FBE" w14:textId="77777777" w:rsidR="009A1D3B" w:rsidRDefault="009A1D3B">
      <w:pPr>
        <w:pStyle w:val="EndnoteText"/>
      </w:pPr>
    </w:p>
  </w:endnote>
  <w:endnote w:id="34">
    <w:p w14:paraId="4D104937" w14:textId="2891EA9B" w:rsidR="009A1D3B" w:rsidRPr="008417DB" w:rsidRDefault="009A1D3B">
      <w:pPr>
        <w:pStyle w:val="Normal1"/>
        <w:spacing w:line="240" w:lineRule="auto"/>
        <w:rPr>
          <w:rFonts w:cs="Arial"/>
          <w:sz w:val="20"/>
          <w:szCs w:val="20"/>
        </w:rPr>
      </w:pPr>
      <w:r w:rsidRPr="008417DB">
        <w:rPr>
          <w:rStyle w:val="EndnoteReference"/>
          <w:rFonts w:cs="Arial"/>
          <w:sz w:val="20"/>
          <w:szCs w:val="20"/>
        </w:rPr>
        <w:endnoteRef/>
      </w:r>
      <w:r w:rsidRPr="000A2A15">
        <w:rPr>
          <w:rFonts w:cs="Arial"/>
          <w:sz w:val="20"/>
          <w:szCs w:val="20"/>
        </w:rPr>
        <w:t xml:space="preserve"> </w:t>
      </w:r>
      <w:r>
        <w:rPr>
          <w:rFonts w:cs="Arial"/>
          <w:sz w:val="20"/>
          <w:szCs w:val="20"/>
        </w:rPr>
        <w:t xml:space="preserve">See, for example, </w:t>
      </w:r>
      <w:r w:rsidRPr="000A2A15">
        <w:rPr>
          <w:rFonts w:cs="Arial"/>
          <w:sz w:val="20"/>
          <w:szCs w:val="20"/>
        </w:rPr>
        <w:t xml:space="preserve">Carl Benedikt </w:t>
      </w:r>
      <w:r>
        <w:rPr>
          <w:rFonts w:cs="Arial"/>
          <w:sz w:val="20"/>
          <w:szCs w:val="20"/>
        </w:rPr>
        <w:t xml:space="preserve">Frey </w:t>
      </w:r>
      <w:r w:rsidRPr="000A2A15">
        <w:rPr>
          <w:rFonts w:cs="Arial"/>
          <w:sz w:val="20"/>
          <w:szCs w:val="20"/>
        </w:rPr>
        <w:t xml:space="preserve">and </w:t>
      </w:r>
      <w:r>
        <w:rPr>
          <w:rFonts w:cs="Arial"/>
          <w:sz w:val="20"/>
          <w:szCs w:val="20"/>
        </w:rPr>
        <w:t xml:space="preserve">Michael </w:t>
      </w:r>
      <w:r w:rsidRPr="000A2A15">
        <w:rPr>
          <w:rFonts w:cs="Arial"/>
          <w:sz w:val="20"/>
          <w:szCs w:val="20"/>
        </w:rPr>
        <w:t>Osborne “The Future of Employment: How Susceptible Are Jobs to Computerisation,” Oxford University Martin School</w:t>
      </w:r>
      <w:r>
        <w:rPr>
          <w:rFonts w:cs="Arial"/>
          <w:sz w:val="20"/>
          <w:szCs w:val="20"/>
        </w:rPr>
        <w:t xml:space="preserve"> (2013); Autor, “Polanyi’s Paradox and the Shape of Employment Growth;” </w:t>
      </w:r>
      <w:r w:rsidRPr="000A2A15">
        <w:rPr>
          <w:rFonts w:cs="Arial"/>
          <w:sz w:val="20"/>
          <w:szCs w:val="20"/>
        </w:rPr>
        <w:t>Autor, "Why Are There Still So Many Jobs</w:t>
      </w:r>
      <w:r>
        <w:rPr>
          <w:rFonts w:cs="Arial"/>
          <w:sz w:val="20"/>
          <w:szCs w:val="20"/>
        </w:rPr>
        <w:t xml:space="preserve">;” David </w:t>
      </w:r>
      <w:r w:rsidRPr="00046C59">
        <w:rPr>
          <w:rFonts w:cs="Arial"/>
          <w:sz w:val="20"/>
          <w:szCs w:val="20"/>
        </w:rPr>
        <w:t>Mindell</w:t>
      </w:r>
      <w:r>
        <w:rPr>
          <w:rFonts w:cs="Arial"/>
          <w:sz w:val="20"/>
          <w:szCs w:val="20"/>
        </w:rPr>
        <w:t>,</w:t>
      </w:r>
      <w:r w:rsidRPr="00046C59">
        <w:rPr>
          <w:rFonts w:cs="Arial"/>
          <w:sz w:val="20"/>
          <w:szCs w:val="20"/>
        </w:rPr>
        <w:t xml:space="preserve"> </w:t>
      </w:r>
      <w:r w:rsidRPr="008417DB">
        <w:rPr>
          <w:rFonts w:cs="Arial"/>
          <w:i/>
          <w:sz w:val="20"/>
          <w:szCs w:val="20"/>
        </w:rPr>
        <w:t>Our Robots, Ourselves: Robotics and the Myths of Autonom</w:t>
      </w:r>
      <w:r w:rsidRPr="00BB26CB">
        <w:rPr>
          <w:rFonts w:cs="Arial"/>
          <w:sz w:val="20"/>
          <w:szCs w:val="20"/>
        </w:rPr>
        <w:t>y</w:t>
      </w:r>
      <w:r>
        <w:rPr>
          <w:rFonts w:cs="Arial"/>
          <w:sz w:val="20"/>
          <w:szCs w:val="20"/>
        </w:rPr>
        <w:t xml:space="preserve"> </w:t>
      </w:r>
      <w:r w:rsidRPr="00046C59">
        <w:rPr>
          <w:rFonts w:cs="Arial"/>
          <w:sz w:val="20"/>
          <w:szCs w:val="20"/>
        </w:rPr>
        <w:t>(New York, New York: Viking</w:t>
      </w:r>
      <w:r>
        <w:rPr>
          <w:rFonts w:cs="Arial"/>
          <w:sz w:val="20"/>
          <w:szCs w:val="20"/>
        </w:rPr>
        <w:t>, 2015); and Bakhshi and Schneider, “The Future of Skills: Employment in 2030</w:t>
      </w:r>
      <w:r w:rsidRPr="00BB26CB">
        <w:rPr>
          <w:rFonts w:cs="Arial"/>
          <w:sz w:val="20"/>
          <w:szCs w:val="20"/>
        </w:rPr>
        <w:t>.</w:t>
      </w:r>
      <w:r>
        <w:rPr>
          <w:rFonts w:cs="Arial"/>
          <w:sz w:val="20"/>
          <w:szCs w:val="20"/>
        </w:rPr>
        <w:t xml:space="preserve">” </w:t>
      </w:r>
    </w:p>
    <w:p w14:paraId="3A3200D8" w14:textId="77777777" w:rsidR="009A1D3B" w:rsidRPr="008417DB" w:rsidRDefault="009A1D3B">
      <w:pPr>
        <w:pStyle w:val="Normal1"/>
        <w:spacing w:line="240" w:lineRule="auto"/>
        <w:rPr>
          <w:rFonts w:cs="Arial"/>
          <w:sz w:val="20"/>
          <w:szCs w:val="20"/>
        </w:rPr>
      </w:pPr>
    </w:p>
  </w:endnote>
  <w:endnote w:id="35">
    <w:p w14:paraId="7B0159F2" w14:textId="7A92B754" w:rsidR="009A1D3B" w:rsidRDefault="009A1D3B">
      <w:pPr>
        <w:pStyle w:val="EndnoteText"/>
        <w:rPr>
          <w:sz w:val="20"/>
        </w:rPr>
      </w:pPr>
      <w:r w:rsidRPr="00CF21B2">
        <w:rPr>
          <w:rStyle w:val="EndnoteReference"/>
          <w:sz w:val="20"/>
        </w:rPr>
        <w:endnoteRef/>
      </w:r>
      <w:r w:rsidRPr="00CF21B2">
        <w:rPr>
          <w:sz w:val="20"/>
        </w:rPr>
        <w:t xml:space="preserve"> </w:t>
      </w:r>
      <w:r>
        <w:rPr>
          <w:sz w:val="20"/>
        </w:rPr>
        <w:t xml:space="preserve">We follow Frey and Osborne (2013) and many others in their use of this bracketing to categorize occupations as having low, medium, or high automation potential, although, as we note in the Methodology section of this paper, there remains more work to be done in developing a more rigorous approach to determining what in fact constitutes a “high” level of task-level potential exposure. Note, however, that a fresh statistical check of the data employed here locates a distinct “break” in the automatability figures just above 70 percent, adding some empirical support to the high-end threshold. </w:t>
      </w:r>
    </w:p>
    <w:p w14:paraId="787325A3" w14:textId="77777777" w:rsidR="009A1D3B" w:rsidRDefault="009A1D3B">
      <w:pPr>
        <w:pStyle w:val="EndnoteText"/>
      </w:pPr>
    </w:p>
  </w:endnote>
  <w:endnote w:id="36">
    <w:p w14:paraId="3245CBB0" w14:textId="162D1722" w:rsidR="009A1D3B" w:rsidRDefault="009A1D3B">
      <w:pPr>
        <w:pStyle w:val="EndnoteText"/>
        <w:rPr>
          <w:sz w:val="20"/>
        </w:rPr>
      </w:pPr>
      <w:r w:rsidRPr="002B4E09">
        <w:rPr>
          <w:rStyle w:val="EndnoteReference"/>
          <w:sz w:val="20"/>
        </w:rPr>
        <w:endnoteRef/>
      </w:r>
      <w:r w:rsidRPr="002B4E09">
        <w:rPr>
          <w:sz w:val="20"/>
        </w:rPr>
        <w:t xml:space="preserve"> </w:t>
      </w:r>
      <w:r>
        <w:rPr>
          <w:sz w:val="20"/>
        </w:rPr>
        <w:t>Most notably, in-progress research by Michael Webb suggests the possibility that workers in more numerous abstract task-intensive jobs—which also pay more—may also see heightened levels of task automation as more “non-routine” jobs are exposed to artificial intelligence. See Michael Webb, “What Can Artificial Intelligence Do?” Unpublished manuscript (2018).</w:t>
      </w:r>
    </w:p>
    <w:p w14:paraId="15095CA5" w14:textId="77777777" w:rsidR="009A1D3B" w:rsidRDefault="009A1D3B">
      <w:pPr>
        <w:pStyle w:val="EndnoteText"/>
      </w:pPr>
    </w:p>
  </w:endnote>
  <w:endnote w:id="37">
    <w:p w14:paraId="634879A9" w14:textId="6A92F398" w:rsidR="009A1D3B" w:rsidRDefault="009A1D3B">
      <w:pPr>
        <w:pStyle w:val="Normal1"/>
        <w:spacing w:line="240" w:lineRule="auto"/>
        <w:rPr>
          <w:rFonts w:cs="Arial"/>
          <w:sz w:val="20"/>
          <w:szCs w:val="20"/>
        </w:rPr>
      </w:pPr>
      <w:r w:rsidRPr="008417DB">
        <w:rPr>
          <w:rStyle w:val="EndnoteReference"/>
          <w:rFonts w:cs="Arial"/>
          <w:sz w:val="20"/>
          <w:szCs w:val="20"/>
        </w:rPr>
        <w:endnoteRef/>
      </w:r>
      <w:r w:rsidRPr="000A2A15">
        <w:rPr>
          <w:rFonts w:cs="Arial"/>
          <w:sz w:val="20"/>
          <w:szCs w:val="20"/>
        </w:rPr>
        <w:t xml:space="preserve"> </w:t>
      </w:r>
      <w:del w:id="282" w:author="david jackson" w:date="2018-12-07T14:47:00Z">
        <w:r w:rsidRPr="000A2A15" w:rsidDel="007F1CD9">
          <w:rPr>
            <w:rFonts w:cs="Arial"/>
            <w:sz w:val="20"/>
            <w:szCs w:val="20"/>
          </w:rPr>
          <w:delText xml:space="preserve">Autor, </w:delText>
        </w:r>
      </w:del>
      <w:r w:rsidRPr="000A2A15">
        <w:rPr>
          <w:rFonts w:cs="Arial"/>
          <w:sz w:val="20"/>
          <w:szCs w:val="20"/>
        </w:rPr>
        <w:t xml:space="preserve">David </w:t>
      </w:r>
      <w:ins w:id="283" w:author="david jackson" w:date="2018-12-07T14:47:00Z">
        <w:r w:rsidR="007F1CD9">
          <w:rPr>
            <w:rFonts w:cs="Arial"/>
            <w:sz w:val="20"/>
            <w:szCs w:val="20"/>
          </w:rPr>
          <w:t xml:space="preserve">Autor </w:t>
        </w:r>
      </w:ins>
      <w:r w:rsidRPr="000A2A15">
        <w:rPr>
          <w:rFonts w:cs="Arial"/>
          <w:sz w:val="20"/>
          <w:szCs w:val="20"/>
        </w:rPr>
        <w:t>and Anna Salomons. 2017. “Does Productivity Growth Threaten Employment?” Working paper.</w:t>
      </w:r>
    </w:p>
    <w:p w14:paraId="79447069" w14:textId="77777777" w:rsidR="009A1D3B" w:rsidRPr="00397098" w:rsidRDefault="009A1D3B">
      <w:pPr>
        <w:pStyle w:val="Normal1"/>
        <w:spacing w:line="240" w:lineRule="auto"/>
        <w:rPr>
          <w:rFonts w:cs="Arial"/>
          <w:sz w:val="20"/>
          <w:szCs w:val="20"/>
        </w:rPr>
      </w:pPr>
    </w:p>
  </w:endnote>
  <w:endnote w:id="38">
    <w:p w14:paraId="6895FC27" w14:textId="0744B95A" w:rsidR="009A1D3B" w:rsidRPr="000C163D" w:rsidRDefault="009A1D3B">
      <w:pPr>
        <w:pStyle w:val="EndnoteText"/>
        <w:rPr>
          <w:sz w:val="20"/>
        </w:rPr>
      </w:pPr>
      <w:r w:rsidRPr="000C163D">
        <w:rPr>
          <w:rStyle w:val="EndnoteReference"/>
          <w:sz w:val="20"/>
        </w:rPr>
        <w:endnoteRef/>
      </w:r>
      <w:r w:rsidRPr="000C163D">
        <w:rPr>
          <w:sz w:val="20"/>
        </w:rPr>
        <w:t xml:space="preserve"> </w:t>
      </w:r>
      <w:r>
        <w:rPr>
          <w:sz w:val="20"/>
        </w:rPr>
        <w:t>See Ross Devol “Perspectives on Definining the American Heartland,” (Bentonville, AR: Walton Family Foundation, 2018).</w:t>
      </w:r>
    </w:p>
    <w:p w14:paraId="16D46030" w14:textId="77777777" w:rsidR="009A1D3B" w:rsidRDefault="009A1D3B">
      <w:pPr>
        <w:pStyle w:val="EndnoteText"/>
      </w:pPr>
    </w:p>
  </w:endnote>
  <w:endnote w:id="39">
    <w:p w14:paraId="55E20226" w14:textId="4AFD8697" w:rsidR="009A1D3B" w:rsidRDefault="009A1D3B">
      <w:pPr>
        <w:pStyle w:val="EndnoteText"/>
        <w:rPr>
          <w:sz w:val="20"/>
          <w:szCs w:val="20"/>
        </w:rPr>
      </w:pPr>
      <w:r w:rsidRPr="00EA0B19">
        <w:rPr>
          <w:rStyle w:val="EndnoteReference"/>
          <w:sz w:val="20"/>
          <w:szCs w:val="20"/>
        </w:rPr>
        <w:endnoteRef/>
      </w:r>
      <w:r w:rsidRPr="00EA0B19">
        <w:rPr>
          <w:sz w:val="20"/>
          <w:szCs w:val="20"/>
        </w:rPr>
        <w:t xml:space="preserve"> </w:t>
      </w:r>
      <w:r w:rsidRPr="00015A8B">
        <w:rPr>
          <w:sz w:val="20"/>
          <w:szCs w:val="20"/>
        </w:rPr>
        <w:t>Muro and others, “Digitalization and the American Workforce”</w:t>
      </w:r>
    </w:p>
    <w:p w14:paraId="7B2121DF" w14:textId="77777777" w:rsidR="009A1D3B" w:rsidRPr="00EA0B19" w:rsidRDefault="009A1D3B">
      <w:pPr>
        <w:pStyle w:val="EndnoteText"/>
        <w:rPr>
          <w:sz w:val="20"/>
          <w:szCs w:val="20"/>
        </w:rPr>
      </w:pPr>
    </w:p>
  </w:endnote>
  <w:endnote w:id="40">
    <w:p w14:paraId="7C2E649A" w14:textId="201FC31B" w:rsidR="009A1D3B" w:rsidRDefault="009A1D3B">
      <w:pPr>
        <w:pStyle w:val="EndnoteText"/>
        <w:rPr>
          <w:i/>
          <w:sz w:val="20"/>
          <w:szCs w:val="20"/>
        </w:rPr>
      </w:pPr>
      <w:r w:rsidRPr="008A5C48">
        <w:rPr>
          <w:rStyle w:val="EndnoteReference"/>
          <w:sz w:val="20"/>
          <w:szCs w:val="20"/>
        </w:rPr>
        <w:endnoteRef/>
      </w:r>
      <w:r>
        <w:t xml:space="preserve"> </w:t>
      </w:r>
      <w:r>
        <w:rPr>
          <w:sz w:val="20"/>
          <w:szCs w:val="20"/>
        </w:rPr>
        <w:t xml:space="preserve">Jed Kolko, now the chief economist at Indeed, provided early city-by-city estimates of automation exposure in a look at Republican- and Democratic-leaning counties. See Jed Kolko, “Republican-Leaning Counties Are at Greater Risk of Automation.” </w:t>
      </w:r>
      <w:r>
        <w:rPr>
          <w:i/>
          <w:sz w:val="20"/>
          <w:szCs w:val="20"/>
        </w:rPr>
        <w:t xml:space="preserve">538. </w:t>
      </w:r>
      <w:r w:rsidRPr="008A5C48">
        <w:rPr>
          <w:sz w:val="20"/>
          <w:szCs w:val="20"/>
        </w:rPr>
        <w:t>February 17. 2016</w:t>
      </w:r>
      <w:r>
        <w:rPr>
          <w:i/>
          <w:sz w:val="20"/>
          <w:szCs w:val="20"/>
        </w:rPr>
        <w:t>.</w:t>
      </w:r>
    </w:p>
    <w:p w14:paraId="7D8CA3FE" w14:textId="77777777" w:rsidR="009A1D3B" w:rsidRPr="00EA0B19" w:rsidRDefault="009A1D3B">
      <w:pPr>
        <w:pStyle w:val="EndnoteText"/>
        <w:rPr>
          <w:sz w:val="20"/>
          <w:szCs w:val="20"/>
        </w:rPr>
      </w:pPr>
    </w:p>
  </w:endnote>
  <w:endnote w:id="41">
    <w:p w14:paraId="64E080C4" w14:textId="57D6739D" w:rsidR="009A1D3B" w:rsidRPr="00EA0B19" w:rsidRDefault="009A1D3B">
      <w:pPr>
        <w:pStyle w:val="EndnoteText"/>
        <w:rPr>
          <w:sz w:val="20"/>
          <w:szCs w:val="20"/>
        </w:rPr>
      </w:pPr>
      <w:r w:rsidRPr="000C163D">
        <w:rPr>
          <w:rStyle w:val="EndnoteReference"/>
          <w:sz w:val="20"/>
        </w:rPr>
        <w:endnoteRef/>
      </w:r>
      <w:r w:rsidRPr="000C163D">
        <w:rPr>
          <w:sz w:val="20"/>
        </w:rPr>
        <w:t xml:space="preserve"> </w:t>
      </w:r>
      <w:r>
        <w:rPr>
          <w:sz w:val="20"/>
          <w:szCs w:val="20"/>
        </w:rPr>
        <w:t xml:space="preserve">For a powerful investigation of how educational attainment helps people and cities adapt to economic shocks see Edward Glaeser and Albert Saiz, “The Rise of the Skilled City.” Brookings-Wharton Papers on Urban Affairs 5 (2004): 47-94. </w:t>
      </w:r>
    </w:p>
  </w:endnote>
  <w:endnote w:id="42">
    <w:p w14:paraId="40762F43" w14:textId="77777777" w:rsidR="009A1D3B" w:rsidRDefault="009A1D3B" w:rsidP="002967DA">
      <w:pPr>
        <w:pStyle w:val="EndnoteText"/>
        <w:rPr>
          <w:sz w:val="20"/>
          <w:szCs w:val="20"/>
        </w:rPr>
      </w:pPr>
      <w:r>
        <w:rPr>
          <w:rStyle w:val="EndnoteReference"/>
          <w:sz w:val="20"/>
          <w:szCs w:val="20"/>
        </w:rPr>
        <w:endnoteRef/>
      </w:r>
      <w:r>
        <w:rPr>
          <w:sz w:val="20"/>
          <w:szCs w:val="20"/>
        </w:rPr>
        <w:t xml:space="preserve"> See, for example, Jared Bernstein, “The Importance of Strong Labor Demand” (Washington: The Hamilton Project, 2018); Josh Bivins, “Recommendations for Creating Jobs and Economic Security in the U.S.” (Washington: Economic Policy Institute, 2018); and Robert Atkinson, “Technological Innovation, Employment, and Workforce Adjustment Policies” (Washington: Information Technology and Innovation Foundation, 2018).</w:t>
      </w:r>
    </w:p>
    <w:p w14:paraId="11000485" w14:textId="77777777" w:rsidR="009A1D3B" w:rsidRDefault="009A1D3B" w:rsidP="002967DA">
      <w:pPr>
        <w:pStyle w:val="EndnoteText"/>
        <w:rPr>
          <w:sz w:val="20"/>
          <w:szCs w:val="20"/>
        </w:rPr>
      </w:pPr>
    </w:p>
  </w:endnote>
  <w:endnote w:id="43">
    <w:p w14:paraId="48BA1A5D" w14:textId="77777777" w:rsidR="009A1D3B" w:rsidRDefault="009A1D3B" w:rsidP="002967DA">
      <w:pPr>
        <w:pStyle w:val="EndnoteText"/>
        <w:rPr>
          <w:sz w:val="20"/>
          <w:szCs w:val="20"/>
        </w:rPr>
      </w:pPr>
      <w:r>
        <w:rPr>
          <w:rStyle w:val="EndnoteReference"/>
          <w:sz w:val="20"/>
          <w:szCs w:val="20"/>
        </w:rPr>
        <w:endnoteRef/>
      </w:r>
      <w:r>
        <w:rPr>
          <w:sz w:val="20"/>
          <w:szCs w:val="20"/>
        </w:rPr>
        <w:t xml:space="preserve"> See, for example, Dean Baker and Jared Bernstein, </w:t>
      </w:r>
      <w:r>
        <w:rPr>
          <w:i/>
          <w:sz w:val="20"/>
          <w:szCs w:val="20"/>
        </w:rPr>
        <w:t>Getting Back to Full Employment: A Better Bargain to Full Employment.</w:t>
      </w:r>
      <w:r>
        <w:rPr>
          <w:sz w:val="20"/>
          <w:szCs w:val="20"/>
        </w:rPr>
        <w:t xml:space="preserve"> (Washington: Center for Economic and Policy Research, 2013). </w:t>
      </w:r>
    </w:p>
    <w:p w14:paraId="26923688" w14:textId="77777777" w:rsidR="009A1D3B" w:rsidRDefault="009A1D3B" w:rsidP="002967DA">
      <w:pPr>
        <w:pStyle w:val="EndnoteText"/>
        <w:rPr>
          <w:sz w:val="20"/>
          <w:szCs w:val="20"/>
        </w:rPr>
      </w:pPr>
    </w:p>
  </w:endnote>
  <w:endnote w:id="44">
    <w:p w14:paraId="5242C397" w14:textId="77777777" w:rsidR="009A1D3B" w:rsidRDefault="009A1D3B" w:rsidP="002967DA">
      <w:pPr>
        <w:pStyle w:val="EndnoteText"/>
        <w:rPr>
          <w:sz w:val="20"/>
          <w:szCs w:val="20"/>
        </w:rPr>
      </w:pPr>
      <w:r>
        <w:rPr>
          <w:rStyle w:val="EndnoteReference"/>
          <w:sz w:val="20"/>
          <w:szCs w:val="20"/>
        </w:rPr>
        <w:endnoteRef/>
      </w:r>
      <w:r>
        <w:rPr>
          <w:sz w:val="20"/>
          <w:szCs w:val="20"/>
        </w:rPr>
        <w:t xml:space="preserve"> See Atkinson, “Technological Innovation, Employment, and Workforce Adjustment Policies;” Dean Baker, Sarah Rawlins, and David Stein, “The Full Employment Mandate of the Federal Reserve: Its Origins and Importance,” (Washington: Center for Economic and Policy Research, 2017); Josh Bivens, “The Federal Reserve, Full Employment, and Financial Stability,” </w:t>
      </w:r>
      <w:r>
        <w:rPr>
          <w:i/>
          <w:sz w:val="20"/>
          <w:szCs w:val="20"/>
        </w:rPr>
        <w:t>Working Economics Blog</w:t>
      </w:r>
      <w:r>
        <w:rPr>
          <w:sz w:val="20"/>
          <w:szCs w:val="20"/>
        </w:rPr>
        <w:t xml:space="preserve">, Economic Policy Institute, May 28, 2014; Thomas Palley, “The Federal Reserve and Shared Prosperity: Why Working Families Need a Fed that Works for Them,” (Washington: Economic Policy Institute, 2015); and Baker and Bernstein, </w:t>
      </w:r>
      <w:r>
        <w:rPr>
          <w:i/>
          <w:sz w:val="20"/>
          <w:szCs w:val="20"/>
        </w:rPr>
        <w:t>Getting Back to Full Employment</w:t>
      </w:r>
      <w:r>
        <w:rPr>
          <w:sz w:val="20"/>
          <w:szCs w:val="20"/>
        </w:rPr>
        <w:t>.</w:t>
      </w:r>
    </w:p>
    <w:p w14:paraId="66565CEF" w14:textId="77777777" w:rsidR="009A1D3B" w:rsidRDefault="009A1D3B" w:rsidP="002967DA">
      <w:pPr>
        <w:pStyle w:val="EndnoteText"/>
        <w:rPr>
          <w:sz w:val="20"/>
          <w:szCs w:val="20"/>
        </w:rPr>
      </w:pPr>
    </w:p>
  </w:endnote>
  <w:endnote w:id="45">
    <w:p w14:paraId="1A3817F1" w14:textId="77777777" w:rsidR="009A1D3B" w:rsidRDefault="009A1D3B" w:rsidP="002967DA">
      <w:pPr>
        <w:pStyle w:val="EndnoteText"/>
        <w:rPr>
          <w:sz w:val="20"/>
          <w:szCs w:val="20"/>
        </w:rPr>
      </w:pPr>
      <w:r>
        <w:rPr>
          <w:rStyle w:val="EndnoteReference"/>
          <w:sz w:val="20"/>
          <w:szCs w:val="20"/>
        </w:rPr>
        <w:endnoteRef/>
      </w:r>
      <w:r>
        <w:rPr>
          <w:sz w:val="20"/>
          <w:szCs w:val="20"/>
        </w:rPr>
        <w:t xml:space="preserve"> Atkinson, “Technological Innovation, Employment, and Workforce Adjustment Policies.”</w:t>
      </w:r>
    </w:p>
    <w:p w14:paraId="74FB273A" w14:textId="77777777" w:rsidR="009A1D3B" w:rsidRDefault="009A1D3B" w:rsidP="002967DA">
      <w:pPr>
        <w:pStyle w:val="EndnoteText"/>
        <w:rPr>
          <w:sz w:val="20"/>
          <w:szCs w:val="20"/>
        </w:rPr>
      </w:pPr>
    </w:p>
  </w:endnote>
  <w:endnote w:id="46">
    <w:p w14:paraId="621CE27D" w14:textId="77777777" w:rsidR="009A1D3B" w:rsidRDefault="009A1D3B" w:rsidP="002967DA">
      <w:pPr>
        <w:pStyle w:val="EndnoteText"/>
        <w:rPr>
          <w:sz w:val="20"/>
          <w:szCs w:val="20"/>
        </w:rPr>
      </w:pPr>
      <w:r>
        <w:rPr>
          <w:rStyle w:val="EndnoteReference"/>
          <w:sz w:val="20"/>
          <w:szCs w:val="20"/>
        </w:rPr>
        <w:endnoteRef/>
      </w:r>
      <w:r>
        <w:rPr>
          <w:sz w:val="20"/>
          <w:szCs w:val="20"/>
        </w:rPr>
        <w:t xml:space="preserve"> Bivins, “Recommendations for Creating Jobs and Economic Security in the U.S.”</w:t>
      </w:r>
    </w:p>
    <w:p w14:paraId="0929D085" w14:textId="77777777" w:rsidR="009A1D3B" w:rsidRDefault="009A1D3B" w:rsidP="002967DA">
      <w:pPr>
        <w:pStyle w:val="EndnoteText"/>
        <w:rPr>
          <w:sz w:val="20"/>
          <w:szCs w:val="20"/>
        </w:rPr>
      </w:pPr>
    </w:p>
  </w:endnote>
  <w:endnote w:id="47">
    <w:p w14:paraId="24314281" w14:textId="77777777" w:rsidR="009A1D3B" w:rsidRDefault="009A1D3B" w:rsidP="002967DA">
      <w:pPr>
        <w:pStyle w:val="EndnoteText"/>
        <w:rPr>
          <w:sz w:val="20"/>
          <w:szCs w:val="20"/>
        </w:rPr>
      </w:pPr>
      <w:r>
        <w:rPr>
          <w:rStyle w:val="EndnoteReference"/>
          <w:sz w:val="20"/>
          <w:szCs w:val="20"/>
        </w:rPr>
        <w:endnoteRef/>
      </w:r>
      <w:r>
        <w:rPr>
          <w:sz w:val="20"/>
          <w:szCs w:val="20"/>
        </w:rPr>
        <w:t xml:space="preserve"> Daron Acemoglu and Pascual Restrepo, “Artificial Intelligence, Automation, and Work.”</w:t>
      </w:r>
    </w:p>
    <w:p w14:paraId="10D10D95" w14:textId="77777777" w:rsidR="009A1D3B" w:rsidRDefault="009A1D3B" w:rsidP="002967DA">
      <w:pPr>
        <w:pStyle w:val="EndnoteText"/>
        <w:rPr>
          <w:sz w:val="20"/>
          <w:szCs w:val="20"/>
        </w:rPr>
      </w:pPr>
    </w:p>
  </w:endnote>
  <w:endnote w:id="48">
    <w:p w14:paraId="3F02C1E1" w14:textId="77777777" w:rsidR="009A1D3B" w:rsidRDefault="009A1D3B" w:rsidP="002967DA">
      <w:pPr>
        <w:pStyle w:val="EndnoteText"/>
        <w:rPr>
          <w:sz w:val="20"/>
          <w:szCs w:val="20"/>
        </w:rPr>
      </w:pPr>
      <w:r>
        <w:rPr>
          <w:rStyle w:val="EndnoteReference"/>
          <w:sz w:val="20"/>
          <w:szCs w:val="20"/>
        </w:rPr>
        <w:endnoteRef/>
      </w:r>
      <w:r>
        <w:rPr>
          <w:sz w:val="20"/>
          <w:szCs w:val="20"/>
        </w:rPr>
        <w:t xml:space="preserve"> See Mark Muro and others, “America’s Advanced Industries: What They Are, Where They Are, and Why They Matter.” (Washington: Brookings Institution, 2015) and Mark Muro and others, “Digitalization and the American Workforce” (Washington: Brookings Institution, 2017).</w:t>
      </w:r>
    </w:p>
    <w:p w14:paraId="67D4A9C8" w14:textId="77777777" w:rsidR="009A1D3B" w:rsidRDefault="009A1D3B" w:rsidP="002967DA">
      <w:pPr>
        <w:pStyle w:val="EndnoteText"/>
        <w:rPr>
          <w:sz w:val="20"/>
          <w:szCs w:val="20"/>
        </w:rPr>
      </w:pPr>
    </w:p>
  </w:endnote>
  <w:endnote w:id="49">
    <w:p w14:paraId="64823DB6" w14:textId="108F9D10" w:rsidR="009A1D3B" w:rsidRDefault="009A1D3B" w:rsidP="002967DA">
      <w:pPr>
        <w:pStyle w:val="EndnoteText"/>
        <w:rPr>
          <w:sz w:val="20"/>
          <w:szCs w:val="20"/>
        </w:rPr>
      </w:pPr>
      <w:r>
        <w:rPr>
          <w:rStyle w:val="EndnoteReference"/>
          <w:sz w:val="20"/>
          <w:szCs w:val="20"/>
        </w:rPr>
        <w:endnoteRef/>
      </w:r>
      <w:r>
        <w:rPr>
          <w:sz w:val="20"/>
          <w:szCs w:val="20"/>
        </w:rPr>
        <w:t xml:space="preserve"> China’s 2017 ”Next Generation AI Development Plan” describes AI as a “strategic technology” that has become “a focus of international competition.”</w:t>
      </w:r>
      <w:del w:id="474" w:author="david jackson" w:date="2018-11-29T14:33:00Z">
        <w:r w:rsidDel="00BE5ACE">
          <w:rPr>
            <w:sz w:val="20"/>
            <w:szCs w:val="20"/>
          </w:rPr>
          <w:delText xml:space="preserve">  </w:delText>
        </w:r>
      </w:del>
      <w:ins w:id="475" w:author="david jackson" w:date="2018-11-29T14:33:00Z">
        <w:r>
          <w:rPr>
            <w:sz w:val="20"/>
            <w:szCs w:val="20"/>
          </w:rPr>
          <w:t xml:space="preserve"> </w:t>
        </w:r>
      </w:ins>
      <w:r>
        <w:rPr>
          <w:sz w:val="20"/>
          <w:szCs w:val="20"/>
        </w:rPr>
        <w:t>According to the document, China will “firmly seize the strategic initiative” and reach “world leading levels” of AI investment by 2030, with over $150 billion in government funding.” See China State Council, “A Next Generation AI Development Plan.”</w:t>
      </w:r>
      <w:del w:id="476" w:author="david jackson" w:date="2018-11-29T14:33:00Z">
        <w:r w:rsidDel="00BE5ACE">
          <w:rPr>
            <w:sz w:val="20"/>
            <w:szCs w:val="20"/>
          </w:rPr>
          <w:delText xml:space="preserve">  </w:delText>
        </w:r>
      </w:del>
      <w:ins w:id="477" w:author="david jackson" w:date="2018-11-29T14:33:00Z">
        <w:r>
          <w:rPr>
            <w:sz w:val="20"/>
            <w:szCs w:val="20"/>
          </w:rPr>
          <w:t xml:space="preserve"> </w:t>
        </w:r>
      </w:ins>
      <w:r>
        <w:rPr>
          <w:sz w:val="20"/>
          <w:szCs w:val="20"/>
        </w:rPr>
        <w:t>Among the concerns Americans should have about ceding AI leadership to China are: weak Chinese ethics and safety histories; Chinese “data protectionism;” and the use of AI to further autocracy, as through “predictive policing,” high-tech surveillance, and state-of-the-art censorship.</w:t>
      </w:r>
      <w:del w:id="478" w:author="david jackson" w:date="2018-11-29T14:33:00Z">
        <w:r w:rsidDel="00BE5ACE">
          <w:rPr>
            <w:sz w:val="20"/>
            <w:szCs w:val="20"/>
          </w:rPr>
          <w:delText xml:space="preserve">  </w:delText>
        </w:r>
      </w:del>
      <w:ins w:id="479" w:author="david jackson" w:date="2018-11-29T14:33:00Z">
        <w:r>
          <w:rPr>
            <w:sz w:val="20"/>
            <w:szCs w:val="20"/>
          </w:rPr>
          <w:t xml:space="preserve"> </w:t>
        </w:r>
      </w:ins>
      <w:r>
        <w:rPr>
          <w:sz w:val="20"/>
          <w:szCs w:val="20"/>
        </w:rPr>
        <w:t xml:space="preserve">See, for example, “Why China’s AI push is worrying.” </w:t>
      </w:r>
      <w:r>
        <w:rPr>
          <w:i/>
          <w:sz w:val="20"/>
          <w:szCs w:val="20"/>
        </w:rPr>
        <w:t xml:space="preserve">The Economist. </w:t>
      </w:r>
      <w:r>
        <w:rPr>
          <w:sz w:val="20"/>
          <w:szCs w:val="20"/>
        </w:rPr>
        <w:t>July 27</w:t>
      </w:r>
      <w:r>
        <w:rPr>
          <w:sz w:val="20"/>
          <w:szCs w:val="20"/>
          <w:vertAlign w:val="superscript"/>
        </w:rPr>
        <w:t>th</w:t>
      </w:r>
      <w:r>
        <w:rPr>
          <w:sz w:val="20"/>
          <w:szCs w:val="20"/>
        </w:rPr>
        <w:t xml:space="preserve">, 2017 and Christina Larson, “China’s massive investment in artificial intelligence has an insidious downside.” </w:t>
      </w:r>
      <w:r>
        <w:rPr>
          <w:i/>
          <w:sz w:val="20"/>
          <w:szCs w:val="20"/>
        </w:rPr>
        <w:t xml:space="preserve">Science. </w:t>
      </w:r>
      <w:r>
        <w:rPr>
          <w:sz w:val="20"/>
          <w:szCs w:val="20"/>
        </w:rPr>
        <w:t>February 8, 2018.</w:t>
      </w:r>
    </w:p>
    <w:p w14:paraId="73866A12" w14:textId="77777777" w:rsidR="009A1D3B" w:rsidRDefault="009A1D3B" w:rsidP="002967DA">
      <w:pPr>
        <w:pStyle w:val="EndnoteText"/>
        <w:rPr>
          <w:sz w:val="20"/>
          <w:szCs w:val="20"/>
        </w:rPr>
      </w:pPr>
    </w:p>
  </w:endnote>
  <w:endnote w:id="50">
    <w:p w14:paraId="06A03784" w14:textId="77777777" w:rsidR="009A1D3B" w:rsidRDefault="009A1D3B" w:rsidP="002967DA">
      <w:pPr>
        <w:pStyle w:val="EndnoteText"/>
        <w:rPr>
          <w:sz w:val="20"/>
          <w:szCs w:val="20"/>
        </w:rPr>
      </w:pPr>
      <w:r>
        <w:rPr>
          <w:rStyle w:val="EndnoteReference"/>
          <w:sz w:val="20"/>
          <w:szCs w:val="20"/>
        </w:rPr>
        <w:endnoteRef/>
      </w:r>
      <w:r>
        <w:rPr>
          <w:sz w:val="20"/>
          <w:szCs w:val="20"/>
        </w:rPr>
        <w:t xml:space="preserve"> For solid overviews of existing and needed research priorities on defense and civilian automation, robotics, and artificial intelligence see, among others, John Sargent, “Federal Research and Development Funding (R&amp;D): FY2019.” (Washington : Congressional Research Service, 2018); National Science and Technology Council, “The National Artificial Intelligence Research and Development Strategic Plan.” (Washington: 2016); Executive Office of the President, “Preparing for the Future of Artificial Intelligence.” (Washington: National Science and Technology Council, 2016); Govini, “Artificial Intelligence, Big Data, and Cloud Taxonomy” (Washington: 2018); and Daniel Hoadley and Nathan Lewis, “Artificial Intelligence and National Security,” (Washington: Congressional Research Service, 2018).</w:t>
      </w:r>
    </w:p>
    <w:p w14:paraId="4B7E89E9" w14:textId="77777777" w:rsidR="009A1D3B" w:rsidRDefault="009A1D3B" w:rsidP="002967DA">
      <w:pPr>
        <w:pStyle w:val="EndnoteText"/>
        <w:rPr>
          <w:sz w:val="20"/>
          <w:szCs w:val="20"/>
        </w:rPr>
      </w:pPr>
    </w:p>
  </w:endnote>
  <w:endnote w:id="51">
    <w:p w14:paraId="507D8A02" w14:textId="77777777" w:rsidR="009A1D3B" w:rsidRDefault="009A1D3B" w:rsidP="002967DA">
      <w:pPr>
        <w:pStyle w:val="EndnoteText"/>
        <w:rPr>
          <w:sz w:val="20"/>
          <w:szCs w:val="20"/>
        </w:rPr>
      </w:pPr>
      <w:r>
        <w:rPr>
          <w:rStyle w:val="EndnoteReference"/>
          <w:sz w:val="20"/>
          <w:szCs w:val="20"/>
        </w:rPr>
        <w:endnoteRef/>
      </w:r>
      <w:r>
        <w:rPr>
          <w:sz w:val="20"/>
          <w:szCs w:val="20"/>
        </w:rPr>
        <w:t xml:space="preserve"> See National Science and Technology Council, “The National Artificial Intelligence Research and Development Strategic Plan.”</w:t>
      </w:r>
    </w:p>
    <w:p w14:paraId="7B244ACF" w14:textId="77777777" w:rsidR="009A1D3B" w:rsidRDefault="009A1D3B" w:rsidP="002967DA">
      <w:pPr>
        <w:pStyle w:val="EndnoteText"/>
        <w:rPr>
          <w:sz w:val="20"/>
          <w:szCs w:val="20"/>
        </w:rPr>
      </w:pPr>
    </w:p>
  </w:endnote>
  <w:endnote w:id="52">
    <w:p w14:paraId="3A56F078" w14:textId="77777777" w:rsidR="009A1D3B" w:rsidRDefault="009A1D3B" w:rsidP="002967DA">
      <w:pPr>
        <w:pStyle w:val="EndnoteText"/>
        <w:rPr>
          <w:sz w:val="20"/>
          <w:szCs w:val="20"/>
        </w:rPr>
      </w:pPr>
      <w:r>
        <w:rPr>
          <w:rStyle w:val="EndnoteReference"/>
          <w:sz w:val="20"/>
          <w:szCs w:val="20"/>
        </w:rPr>
        <w:endnoteRef/>
      </w:r>
      <w:r>
        <w:rPr>
          <w:sz w:val="20"/>
          <w:szCs w:val="20"/>
        </w:rPr>
        <w:t xml:space="preserve"> See </w:t>
      </w:r>
      <w:hyperlink r:id="rId3" w:anchor="visionmission" w:history="1">
        <w:r>
          <w:rPr>
            <w:rStyle w:val="Hyperlink"/>
            <w:sz w:val="20"/>
            <w:szCs w:val="20"/>
          </w:rPr>
          <w:t>https://vectorinstitute.ai/about/#visionmission</w:t>
        </w:r>
      </w:hyperlink>
      <w:r>
        <w:rPr>
          <w:sz w:val="20"/>
          <w:szCs w:val="20"/>
        </w:rPr>
        <w:t>.</w:t>
      </w:r>
    </w:p>
    <w:p w14:paraId="3453FC71" w14:textId="77777777" w:rsidR="009A1D3B" w:rsidRDefault="009A1D3B" w:rsidP="002967DA">
      <w:pPr>
        <w:pStyle w:val="EndnoteText"/>
        <w:rPr>
          <w:sz w:val="20"/>
          <w:szCs w:val="20"/>
        </w:rPr>
      </w:pPr>
    </w:p>
  </w:endnote>
  <w:endnote w:id="53">
    <w:p w14:paraId="15085485" w14:textId="77777777" w:rsidR="009A1D3B" w:rsidRDefault="009A1D3B" w:rsidP="002967DA">
      <w:pPr>
        <w:pStyle w:val="EndnoteText"/>
        <w:rPr>
          <w:sz w:val="20"/>
          <w:szCs w:val="20"/>
        </w:rPr>
      </w:pPr>
      <w:r>
        <w:rPr>
          <w:rStyle w:val="EndnoteReference"/>
          <w:sz w:val="20"/>
          <w:szCs w:val="20"/>
        </w:rPr>
        <w:endnoteRef/>
      </w:r>
      <w:r>
        <w:rPr>
          <w:sz w:val="20"/>
          <w:szCs w:val="20"/>
        </w:rPr>
        <w:t xml:space="preserve"> Mandy Kovacs, “Toronto’s Vector Institute expands its AI mission as it finishes assembling team,” </w:t>
      </w:r>
      <w:r>
        <w:rPr>
          <w:i/>
          <w:sz w:val="20"/>
          <w:szCs w:val="20"/>
        </w:rPr>
        <w:t>IT World Canada</w:t>
      </w:r>
      <w:r>
        <w:rPr>
          <w:sz w:val="20"/>
          <w:szCs w:val="20"/>
        </w:rPr>
        <w:t>, December 11, 2017.</w:t>
      </w:r>
    </w:p>
    <w:p w14:paraId="7B9F2125" w14:textId="77777777" w:rsidR="009A1D3B" w:rsidRDefault="009A1D3B" w:rsidP="002967DA">
      <w:pPr>
        <w:pStyle w:val="EndnoteText"/>
      </w:pPr>
    </w:p>
  </w:endnote>
  <w:endnote w:id="54">
    <w:p w14:paraId="22C77670" w14:textId="77777777" w:rsidR="009A1D3B" w:rsidRDefault="009A1D3B" w:rsidP="002967DA">
      <w:pPr>
        <w:pStyle w:val="EndnoteText"/>
        <w:rPr>
          <w:sz w:val="20"/>
          <w:szCs w:val="20"/>
        </w:rPr>
      </w:pPr>
      <w:r>
        <w:rPr>
          <w:rStyle w:val="EndnoteReference"/>
          <w:sz w:val="20"/>
          <w:szCs w:val="20"/>
        </w:rPr>
        <w:endnoteRef/>
      </w:r>
      <w:r>
        <w:rPr>
          <w:sz w:val="20"/>
          <w:szCs w:val="20"/>
        </w:rPr>
        <w:t xml:space="preserve"> Ibid.</w:t>
      </w:r>
    </w:p>
    <w:p w14:paraId="5917730A" w14:textId="77777777" w:rsidR="009A1D3B" w:rsidRDefault="009A1D3B" w:rsidP="002967DA">
      <w:pPr>
        <w:pStyle w:val="EndnoteText"/>
      </w:pPr>
    </w:p>
  </w:endnote>
  <w:endnote w:id="55">
    <w:p w14:paraId="73A523FE" w14:textId="77777777" w:rsidR="009A1D3B" w:rsidRDefault="009A1D3B" w:rsidP="002967DA">
      <w:pPr>
        <w:pStyle w:val="EndnoteText"/>
        <w:rPr>
          <w:sz w:val="20"/>
          <w:szCs w:val="20"/>
        </w:rPr>
      </w:pPr>
      <w:r>
        <w:rPr>
          <w:rStyle w:val="EndnoteReference"/>
          <w:sz w:val="20"/>
          <w:szCs w:val="20"/>
        </w:rPr>
        <w:endnoteRef/>
      </w:r>
      <w:r>
        <w:rPr>
          <w:sz w:val="20"/>
          <w:szCs w:val="20"/>
        </w:rPr>
        <w:t xml:space="preserve"> See </w:t>
      </w:r>
      <w:hyperlink r:id="rId4" w:history="1">
        <w:r>
          <w:rPr>
            <w:rStyle w:val="Hyperlink"/>
            <w:sz w:val="20"/>
            <w:szCs w:val="20"/>
          </w:rPr>
          <w:t>https://www.cifar.ca/ai/pan-canadian-artificial-intelligence-strategy</w:t>
        </w:r>
      </w:hyperlink>
      <w:r>
        <w:rPr>
          <w:sz w:val="20"/>
          <w:szCs w:val="20"/>
        </w:rPr>
        <w:t xml:space="preserve">. </w:t>
      </w:r>
    </w:p>
    <w:p w14:paraId="2162AD8E" w14:textId="77777777" w:rsidR="009A1D3B" w:rsidRDefault="009A1D3B" w:rsidP="002967DA">
      <w:pPr>
        <w:pStyle w:val="EndnoteText"/>
        <w:rPr>
          <w:sz w:val="20"/>
          <w:szCs w:val="20"/>
        </w:rPr>
      </w:pPr>
    </w:p>
  </w:endnote>
  <w:endnote w:id="56">
    <w:p w14:paraId="2D34101B" w14:textId="3627D62D"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Jozef Konings and Stijn Vanormelingen, “The Impact of Training on Productivity and Wages:</w:t>
      </w:r>
      <w:r>
        <w:rPr>
          <w:sz w:val="20"/>
          <w:szCs w:val="20"/>
        </w:rPr>
        <w:t xml:space="preserve"> </w:t>
      </w:r>
      <w:r w:rsidRPr="00797F9B">
        <w:rPr>
          <w:sz w:val="20"/>
          <w:szCs w:val="20"/>
        </w:rPr>
        <w:t xml:space="preserve">Firm-Level Evidence,” </w:t>
      </w:r>
      <w:r w:rsidRPr="00797F9B">
        <w:rPr>
          <w:i/>
          <w:sz w:val="20"/>
          <w:szCs w:val="20"/>
        </w:rPr>
        <w:t>Review of Economics and Statistics</w:t>
      </w:r>
      <w:r w:rsidRPr="00797F9B">
        <w:rPr>
          <w:sz w:val="20"/>
          <w:szCs w:val="20"/>
        </w:rPr>
        <w:t xml:space="preserve"> 97 (2) (2015): 485-497; see also Gérard Ballot, Fathi Fakhfakh,</w:t>
      </w:r>
      <w:r>
        <w:rPr>
          <w:sz w:val="20"/>
          <w:szCs w:val="20"/>
        </w:rPr>
        <w:t xml:space="preserve"> and</w:t>
      </w:r>
      <w:r w:rsidRPr="00797F9B">
        <w:rPr>
          <w:sz w:val="20"/>
          <w:szCs w:val="20"/>
        </w:rPr>
        <w:t xml:space="preserve"> Erol Taymaz, “Who benefits from training and R&amp;D, the firm or the workers?” </w:t>
      </w:r>
      <w:r w:rsidRPr="00797F9B">
        <w:rPr>
          <w:i/>
          <w:sz w:val="20"/>
          <w:szCs w:val="20"/>
        </w:rPr>
        <w:t>British Journal of Industrial Relations</w:t>
      </w:r>
      <w:r w:rsidRPr="00797F9B">
        <w:rPr>
          <w:sz w:val="20"/>
          <w:szCs w:val="20"/>
        </w:rPr>
        <w:t xml:space="preserve"> 44(3): 473-495; and Daron Acemoglu and Jörn-Steffen Pischke, “Beyond Becker: Training in Imperfect Labor Markets,” </w:t>
      </w:r>
      <w:r w:rsidRPr="00797F9B">
        <w:rPr>
          <w:i/>
          <w:sz w:val="20"/>
          <w:szCs w:val="20"/>
        </w:rPr>
        <w:t>The Economic Journal</w:t>
      </w:r>
      <w:r w:rsidRPr="00797F9B">
        <w:rPr>
          <w:sz w:val="20"/>
          <w:szCs w:val="20"/>
        </w:rPr>
        <w:t xml:space="preserve"> 109 (February) (1999): F112-F142.</w:t>
      </w:r>
    </w:p>
    <w:p w14:paraId="3150530A" w14:textId="77777777" w:rsidR="009A1D3B" w:rsidRPr="00797F9B" w:rsidRDefault="009A1D3B" w:rsidP="009805EB">
      <w:pPr>
        <w:pStyle w:val="EndnoteText"/>
        <w:rPr>
          <w:sz w:val="20"/>
          <w:szCs w:val="20"/>
        </w:rPr>
      </w:pPr>
    </w:p>
  </w:endnote>
  <w:endnote w:id="57">
    <w:p w14:paraId="415AA769" w14:textId="0D88EBC3" w:rsidR="009A1D3B" w:rsidRDefault="009A1D3B" w:rsidP="009805EB">
      <w:pPr>
        <w:pStyle w:val="EndnoteText"/>
        <w:rPr>
          <w:sz w:val="20"/>
          <w:szCs w:val="20"/>
        </w:rPr>
      </w:pPr>
      <w:r w:rsidRPr="006E701C">
        <w:rPr>
          <w:rStyle w:val="EndnoteReference"/>
          <w:sz w:val="20"/>
          <w:szCs w:val="20"/>
        </w:rPr>
        <w:endnoteRef/>
      </w:r>
      <w:r w:rsidRPr="006E701C">
        <w:rPr>
          <w:sz w:val="20"/>
          <w:szCs w:val="20"/>
        </w:rPr>
        <w:t xml:space="preserve"> </w:t>
      </w:r>
      <w:r>
        <w:rPr>
          <w:sz w:val="20"/>
          <w:szCs w:val="20"/>
        </w:rPr>
        <w:t xml:space="preserve">See Konings and </w:t>
      </w:r>
      <w:r w:rsidRPr="00797F9B">
        <w:rPr>
          <w:sz w:val="20"/>
          <w:szCs w:val="20"/>
        </w:rPr>
        <w:t>Vanormelingen, “The Impact of Training on Productivity and Wages</w:t>
      </w:r>
      <w:r>
        <w:rPr>
          <w:sz w:val="20"/>
          <w:szCs w:val="20"/>
        </w:rPr>
        <w:t>;</w:t>
      </w:r>
      <w:r w:rsidRPr="00797F9B">
        <w:rPr>
          <w:sz w:val="20"/>
          <w:szCs w:val="20"/>
        </w:rPr>
        <w:t xml:space="preserve">” </w:t>
      </w:r>
      <w:r>
        <w:rPr>
          <w:sz w:val="20"/>
          <w:szCs w:val="20"/>
        </w:rPr>
        <w:t xml:space="preserve">Ballot, </w:t>
      </w:r>
      <w:r w:rsidRPr="00797F9B">
        <w:rPr>
          <w:sz w:val="20"/>
          <w:szCs w:val="20"/>
        </w:rPr>
        <w:t xml:space="preserve">Fakhfakh, </w:t>
      </w:r>
      <w:r>
        <w:rPr>
          <w:sz w:val="20"/>
          <w:szCs w:val="20"/>
        </w:rPr>
        <w:t xml:space="preserve">and </w:t>
      </w:r>
      <w:r w:rsidRPr="00797F9B">
        <w:rPr>
          <w:sz w:val="20"/>
          <w:szCs w:val="20"/>
        </w:rPr>
        <w:t>Taymaz, “Who benefits from training and R&amp;D, the firm or the workers?”</w:t>
      </w:r>
      <w:r>
        <w:rPr>
          <w:sz w:val="20"/>
          <w:szCs w:val="20"/>
        </w:rPr>
        <w:t xml:space="preserve">; and </w:t>
      </w:r>
      <w:r w:rsidRPr="00797F9B">
        <w:rPr>
          <w:sz w:val="20"/>
          <w:szCs w:val="20"/>
        </w:rPr>
        <w:t>Acemoglu and Pischke, “Beyond Becker</w:t>
      </w:r>
      <w:r>
        <w:rPr>
          <w:sz w:val="20"/>
          <w:szCs w:val="20"/>
        </w:rPr>
        <w:t>.”</w:t>
      </w:r>
    </w:p>
    <w:p w14:paraId="58C94BC4" w14:textId="77777777" w:rsidR="009A1D3B" w:rsidRPr="00E558E7" w:rsidRDefault="009A1D3B" w:rsidP="009805EB">
      <w:pPr>
        <w:pStyle w:val="EndnoteText"/>
        <w:rPr>
          <w:sz w:val="20"/>
          <w:szCs w:val="20"/>
        </w:rPr>
      </w:pPr>
    </w:p>
  </w:endnote>
  <w:endnote w:id="58">
    <w:p w14:paraId="4DD54B8C" w14:textId="2247C8ED"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“Economic Report of the President Together with the Annual Report of the Council of Economic Advisers,” (Council of Economic Advisers, 2015).</w:t>
      </w:r>
    </w:p>
    <w:p w14:paraId="36F3E8DE" w14:textId="77777777" w:rsidR="009A1D3B" w:rsidRPr="00797F9B" w:rsidRDefault="009A1D3B" w:rsidP="009805EB">
      <w:pPr>
        <w:pStyle w:val="EndnoteText"/>
        <w:rPr>
          <w:sz w:val="20"/>
          <w:szCs w:val="20"/>
        </w:rPr>
      </w:pPr>
    </w:p>
  </w:endnote>
  <w:endnote w:id="59">
    <w:p w14:paraId="0AC022FD" w14:textId="758A2CE5"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National Skills Coalition, “The Business Case for Upskilling: How Companies Benefit when Service Workers Improve their Skills”; see also Kausik Rajgopal and Steve Westly, “How Tech Companies Can Help Upskill the U.S. Workforce,” </w:t>
      </w:r>
      <w:r w:rsidRPr="00797F9B">
        <w:rPr>
          <w:i/>
          <w:sz w:val="20"/>
          <w:szCs w:val="20"/>
        </w:rPr>
        <w:t>Harvard Business Review</w:t>
      </w:r>
      <w:r w:rsidRPr="00797F9B">
        <w:rPr>
          <w:sz w:val="20"/>
          <w:szCs w:val="20"/>
        </w:rPr>
        <w:t>, February 20, 2018.</w:t>
      </w:r>
    </w:p>
    <w:p w14:paraId="50E94CCB" w14:textId="77777777" w:rsidR="009A1D3B" w:rsidRPr="00797F9B" w:rsidRDefault="009A1D3B" w:rsidP="009805EB">
      <w:pPr>
        <w:pStyle w:val="EndnoteText"/>
        <w:rPr>
          <w:sz w:val="20"/>
          <w:szCs w:val="20"/>
        </w:rPr>
      </w:pPr>
    </w:p>
  </w:endnote>
  <w:endnote w:id="60">
    <w:p w14:paraId="080AF152" w14:textId="563A5AED"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Muro and others, “Digitalization and the American Workforce”; see also Robert D. Atkinson, “How to Reform Worker-Training and Adjustment Policies for an Era of Technological Change” (Washington: Information Technology and Innovation Foundation, 2018).</w:t>
      </w:r>
    </w:p>
    <w:p w14:paraId="17BF0AFF" w14:textId="77777777" w:rsidR="009A1D3B" w:rsidRPr="00797F9B" w:rsidRDefault="009A1D3B" w:rsidP="009805EB">
      <w:pPr>
        <w:pStyle w:val="EndnoteText"/>
        <w:rPr>
          <w:sz w:val="20"/>
          <w:szCs w:val="20"/>
        </w:rPr>
      </w:pPr>
    </w:p>
  </w:endnote>
  <w:endnote w:id="61">
    <w:p w14:paraId="26D88D1D" w14:textId="0316BC5A" w:rsidR="009A1D3B" w:rsidRDefault="009A1D3B" w:rsidP="009805EB">
      <w:pPr>
        <w:pStyle w:val="EndnoteText"/>
        <w:rPr>
          <w:sz w:val="20"/>
          <w:szCs w:val="20"/>
        </w:rPr>
      </w:pPr>
      <w:r w:rsidRPr="006E701C">
        <w:rPr>
          <w:rStyle w:val="EndnoteReference"/>
          <w:sz w:val="20"/>
        </w:rPr>
        <w:endnoteRef/>
      </w:r>
      <w:r w:rsidRPr="006E701C">
        <w:rPr>
          <w:sz w:val="20"/>
        </w:rPr>
        <w:t xml:space="preserve"> </w:t>
      </w:r>
      <w:r w:rsidRPr="00B5453F">
        <w:rPr>
          <w:sz w:val="20"/>
          <w:szCs w:val="20"/>
        </w:rPr>
        <w:t>For example, Oregon, in partnership with for-profit coding school Treehouse and the non-profit Worksystems Inc., developed an initiative known as Code Oregon, which provided free coding training to over 11,000 Portland-area residents from 2014 to 2016</w:t>
      </w:r>
      <w:r>
        <w:rPr>
          <w:sz w:val="20"/>
          <w:szCs w:val="20"/>
        </w:rPr>
        <w:t>, s</w:t>
      </w:r>
      <w:r w:rsidRPr="00B5453F">
        <w:rPr>
          <w:sz w:val="20"/>
          <w:szCs w:val="20"/>
        </w:rPr>
        <w:t xml:space="preserve">ee </w:t>
      </w:r>
      <w:hyperlink r:id="rId5" w:history="1">
        <w:r w:rsidRPr="00355ED0">
          <w:rPr>
            <w:rStyle w:val="Hyperlink"/>
            <w:sz w:val="20"/>
            <w:szCs w:val="20"/>
          </w:rPr>
          <w:t>http://codeoregon.org/PDFs/Code_Oregon_%201.0_Transition_%202016-02-25.pdf</w:t>
        </w:r>
      </w:hyperlink>
      <w:r>
        <w:rPr>
          <w:sz w:val="20"/>
          <w:szCs w:val="20"/>
        </w:rPr>
        <w:t>.</w:t>
      </w:r>
      <w:r w:rsidRPr="00B5453F">
        <w:rPr>
          <w:sz w:val="20"/>
          <w:szCs w:val="20"/>
        </w:rPr>
        <w:t xml:space="preserve"> Existing educational institutions are also pioneering affordable accelerated learning. For example, City College of Chicago is piloting free accelerated learning programs in both cybersecurity and iOS development, in partnership with the Department of Defens</w:t>
      </w:r>
      <w:r>
        <w:rPr>
          <w:sz w:val="20"/>
          <w:szCs w:val="20"/>
        </w:rPr>
        <w:t>e and Apple, respectively, s</w:t>
      </w:r>
      <w:r w:rsidRPr="00797F9B">
        <w:rPr>
          <w:sz w:val="20"/>
          <w:szCs w:val="20"/>
        </w:rPr>
        <w:t xml:space="preserve">ee Andreas Rekdal, “Community colleges launch free coding bootcamps to fill Chicago’s talent pipeline,” </w:t>
      </w:r>
      <w:r w:rsidRPr="00797F9B">
        <w:rPr>
          <w:i/>
          <w:sz w:val="20"/>
          <w:szCs w:val="20"/>
        </w:rPr>
        <w:t>Built in Chicago</w:t>
      </w:r>
      <w:r w:rsidRPr="00797F9B">
        <w:rPr>
          <w:sz w:val="20"/>
          <w:szCs w:val="20"/>
        </w:rPr>
        <w:t>, February 26, 2018</w:t>
      </w:r>
      <w:r>
        <w:rPr>
          <w:sz w:val="20"/>
          <w:szCs w:val="20"/>
        </w:rPr>
        <w:t>.</w:t>
      </w:r>
    </w:p>
    <w:p w14:paraId="1A4477FA" w14:textId="77777777" w:rsidR="009A1D3B" w:rsidRDefault="009A1D3B" w:rsidP="009805EB">
      <w:pPr>
        <w:pStyle w:val="EndnoteText"/>
      </w:pPr>
    </w:p>
  </w:endnote>
  <w:endnote w:id="62">
    <w:p w14:paraId="5CAA5F76" w14:textId="33BA48B7" w:rsidR="009A1D3B" w:rsidRDefault="009A1D3B" w:rsidP="009805EB">
      <w:pPr>
        <w:pStyle w:val="EndnoteText"/>
        <w:rPr>
          <w:rStyle w:val="Hyperlink"/>
          <w:sz w:val="20"/>
          <w:szCs w:val="20"/>
        </w:rPr>
      </w:pPr>
      <w:r w:rsidRPr="006E701C">
        <w:rPr>
          <w:rStyle w:val="EndnoteReference"/>
          <w:sz w:val="20"/>
        </w:rPr>
        <w:endnoteRef/>
      </w:r>
      <w:r w:rsidRPr="006E701C">
        <w:rPr>
          <w:sz w:val="20"/>
        </w:rPr>
        <w:t xml:space="preserve"> </w:t>
      </w:r>
      <w:r w:rsidRPr="00797F9B">
        <w:rPr>
          <w:sz w:val="20"/>
          <w:szCs w:val="20"/>
        </w:rPr>
        <w:t xml:space="preserve">As an example of ongoing federal efforts, in 2016 the Obama Administration pioneered the Educational Quality through Innovative Partnerships (EQUIP) program, a pilot program at the Department of Education evaluating federally-funded partnerships between colleges and non-traditional education providers. The eight pilots, which participating individuals were able to pay for using federal student aid dollars, include partnerships with coding schools such as The Flatiron School, online course providers such as Study.com, and major U.S. employers such as GE. The federal government should ensure that the results of this pilot program are rigorously assessed, and help scale up models that are shown to be effective. For more information, see: </w:t>
      </w:r>
      <w:hyperlink r:id="rId6" w:history="1">
        <w:r w:rsidRPr="00797F9B">
          <w:rPr>
            <w:rStyle w:val="Hyperlink"/>
            <w:sz w:val="20"/>
            <w:szCs w:val="20"/>
          </w:rPr>
          <w:t>https://tech.ed.gov/equip/</w:t>
        </w:r>
      </w:hyperlink>
    </w:p>
    <w:p w14:paraId="0C846089" w14:textId="77777777" w:rsidR="009A1D3B" w:rsidRDefault="009A1D3B" w:rsidP="009805EB">
      <w:pPr>
        <w:pStyle w:val="EndnoteText"/>
      </w:pPr>
    </w:p>
  </w:endnote>
  <w:endnote w:id="63">
    <w:p w14:paraId="0F1D081D" w14:textId="3F18B60E"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Interview with Jeffrey Mazur; see also </w:t>
      </w:r>
      <w:hyperlink r:id="rId7" w:history="1">
        <w:r w:rsidRPr="00797F9B">
          <w:rPr>
            <w:rStyle w:val="Hyperlink"/>
            <w:sz w:val="20"/>
            <w:szCs w:val="20"/>
          </w:rPr>
          <w:t>https://www.launchcode.org</w:t>
        </w:r>
      </w:hyperlink>
      <w:r w:rsidRPr="00797F9B">
        <w:rPr>
          <w:sz w:val="20"/>
          <w:szCs w:val="20"/>
        </w:rPr>
        <w:t xml:space="preserve"> </w:t>
      </w:r>
    </w:p>
    <w:p w14:paraId="320D072F" w14:textId="77777777" w:rsidR="009A1D3B" w:rsidRPr="00797F9B" w:rsidRDefault="009A1D3B" w:rsidP="009805EB">
      <w:pPr>
        <w:pStyle w:val="EndnoteText"/>
        <w:rPr>
          <w:sz w:val="20"/>
          <w:szCs w:val="20"/>
        </w:rPr>
      </w:pPr>
    </w:p>
  </w:endnote>
  <w:endnote w:id="64">
    <w:p w14:paraId="67CCF6A2" w14:textId="272DE148"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w:t>
      </w:r>
      <w:hyperlink r:id="rId8" w:history="1">
        <w:r w:rsidRPr="00797F9B">
          <w:rPr>
            <w:rStyle w:val="Hyperlink"/>
            <w:sz w:val="20"/>
            <w:szCs w:val="20"/>
          </w:rPr>
          <w:t>https://generalassemb.ly/corporate-digital-training</w:t>
        </w:r>
      </w:hyperlink>
      <w:r w:rsidRPr="00797F9B">
        <w:rPr>
          <w:sz w:val="20"/>
          <w:szCs w:val="20"/>
        </w:rPr>
        <w:t xml:space="preserve"> </w:t>
      </w:r>
    </w:p>
    <w:p w14:paraId="26285994" w14:textId="77777777" w:rsidR="009A1D3B" w:rsidRPr="00797F9B" w:rsidRDefault="009A1D3B" w:rsidP="009805EB">
      <w:pPr>
        <w:pStyle w:val="EndnoteText"/>
        <w:rPr>
          <w:sz w:val="20"/>
          <w:szCs w:val="20"/>
        </w:rPr>
      </w:pPr>
    </w:p>
  </w:endnote>
  <w:endnote w:id="65">
    <w:p w14:paraId="3D1E843C" w14:textId="29C5FF4D" w:rsidR="009A1D3B" w:rsidRDefault="009A1D3B" w:rsidP="009805EB">
      <w:pPr>
        <w:pStyle w:val="EndnoteText1"/>
        <w:rPr>
          <w:rFonts w:ascii="Arial" w:hAnsi="Arial" w:cs="Arial"/>
        </w:rPr>
      </w:pPr>
      <w:r w:rsidRPr="00CF622A">
        <w:rPr>
          <w:rStyle w:val="EndnoteReference"/>
        </w:rPr>
        <w:endnoteRef/>
      </w:r>
      <w:r w:rsidRPr="00CF622A">
        <w:rPr>
          <w:rFonts w:ascii="Arial" w:hAnsi="Arial" w:cs="Arial"/>
        </w:rPr>
        <w:t xml:space="preserve"> See Muro and others, “Digitalization and the American Workforce”; see also Atkinson, “How to Reform Worker-Training and Adjustment Policies for an Era of Technological Change.”</w:t>
      </w:r>
      <w:r>
        <w:rPr>
          <w:rFonts w:ascii="Arial" w:hAnsi="Arial" w:cs="Arial"/>
        </w:rPr>
        <w:t xml:space="preserve"> As an illustrative example, </w:t>
      </w:r>
      <w:r w:rsidRPr="00CF622A">
        <w:rPr>
          <w:rFonts w:ascii="Arial" w:hAnsi="Arial" w:cs="Arial"/>
        </w:rPr>
        <w:t>Colorado has pioneered this effort through its partnership with the Markle Foundation’s Skillful initiative, and governors in 20 states are now partnering to implement this approach more broadly across the U.S.</w:t>
      </w:r>
      <w:r>
        <w:rPr>
          <w:rFonts w:ascii="Arial" w:hAnsi="Arial" w:cs="Arial"/>
        </w:rPr>
        <w:t>, s</w:t>
      </w:r>
      <w:r w:rsidRPr="00CF622A">
        <w:rPr>
          <w:rFonts w:ascii="Arial" w:hAnsi="Arial" w:cs="Arial"/>
        </w:rPr>
        <w:t xml:space="preserve">ee </w:t>
      </w:r>
      <w:hyperlink r:id="rId9" w:history="1">
        <w:r w:rsidRPr="00355ED0">
          <w:rPr>
            <w:rStyle w:val="Hyperlink"/>
            <w:rFonts w:ascii="Arial" w:hAnsi="Arial" w:cs="Arial"/>
          </w:rPr>
          <w:t>https://www.markle.org/rework-america/skillful</w:t>
        </w:r>
      </w:hyperlink>
      <w:r>
        <w:rPr>
          <w:rFonts w:ascii="Arial" w:hAnsi="Arial" w:cs="Arial"/>
        </w:rPr>
        <w:t xml:space="preserve"> </w:t>
      </w:r>
      <w:r w:rsidRPr="00CF622A">
        <w:rPr>
          <w:rFonts w:ascii="Arial" w:hAnsi="Arial" w:cs="Arial"/>
        </w:rPr>
        <w:t xml:space="preserve">and </w:t>
      </w:r>
      <w:hyperlink r:id="rId10" w:history="1">
        <w:r w:rsidRPr="00355ED0">
          <w:rPr>
            <w:rStyle w:val="Hyperlink"/>
            <w:rFonts w:ascii="Arial" w:hAnsi="Arial" w:cs="Arial"/>
          </w:rPr>
          <w:t>https://www.markle.org/about-markle/media-release/skillful-state-network</w:t>
        </w:r>
      </w:hyperlink>
      <w:r w:rsidRPr="00CF622A">
        <w:rPr>
          <w:rFonts w:ascii="Arial" w:hAnsi="Arial" w:cs="Arial"/>
        </w:rPr>
        <w:t>; see also Steve Lohr, “A New Kind of Tech Job Emphasizes Skills, Not a College Degree,” The New York Times, June 28, 2017.</w:t>
      </w:r>
    </w:p>
    <w:p w14:paraId="2BDFE35F" w14:textId="77777777" w:rsidR="009A1D3B" w:rsidRPr="006E701C" w:rsidRDefault="009A1D3B" w:rsidP="006E701C">
      <w:pPr>
        <w:pStyle w:val="EndnoteText"/>
      </w:pPr>
    </w:p>
  </w:endnote>
  <w:endnote w:id="66">
    <w:p w14:paraId="56C3D467" w14:textId="2A2A6CA0" w:rsidR="009A1D3B" w:rsidRPr="006E701C" w:rsidRDefault="009A1D3B" w:rsidP="009805EB">
      <w:pPr>
        <w:pStyle w:val="EndnoteText1"/>
        <w:rPr>
          <w:rFonts w:ascii="Arial" w:hAnsi="Arial" w:cs="Arial"/>
        </w:rPr>
      </w:pPr>
      <w:r w:rsidRPr="006E701C">
        <w:rPr>
          <w:rStyle w:val="EndnoteReference"/>
          <w:rFonts w:ascii="Arial" w:hAnsi="Arial" w:cs="Arial"/>
        </w:rPr>
        <w:endnoteRef/>
      </w:r>
      <w:r w:rsidRPr="006E701C">
        <w:rPr>
          <w:rFonts w:ascii="Arial" w:hAnsi="Arial" w:cs="Arial"/>
        </w:rPr>
        <w:t xml:space="preserve"> See Edward Alden and others, “The Work Ahead: Machines, Skills, and U.S. Leadership in the Twenty-First Century” (Washington: Council on Foreign Relations, 2018).</w:t>
      </w:r>
    </w:p>
    <w:p w14:paraId="3895FD62" w14:textId="77777777" w:rsidR="009A1D3B" w:rsidRPr="006E701C" w:rsidRDefault="009A1D3B" w:rsidP="006E701C">
      <w:pPr>
        <w:pStyle w:val="EndnoteText"/>
      </w:pPr>
    </w:p>
  </w:endnote>
  <w:endnote w:id="67">
    <w:p w14:paraId="31B84EC2" w14:textId="3913D038"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Ballot, Fakhfakh, and Taymaz, “Who benefits from training and R&amp;D, the firm or the workers?; see also Acemoglu and Pischke, “Beyond Becker.”</w:t>
      </w:r>
    </w:p>
    <w:p w14:paraId="4827D66D" w14:textId="77777777" w:rsidR="009A1D3B" w:rsidRPr="00797F9B" w:rsidRDefault="009A1D3B" w:rsidP="009805EB">
      <w:pPr>
        <w:pStyle w:val="EndnoteText"/>
        <w:rPr>
          <w:sz w:val="20"/>
          <w:szCs w:val="20"/>
        </w:rPr>
      </w:pPr>
    </w:p>
  </w:endnote>
  <w:endnote w:id="68">
    <w:p w14:paraId="06B22C11" w14:textId="02FA0070"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Alastair Fitzpayne and Ethan Pollack, “Worker Training Tax Credit: Promoting Employer Investments in the Workforce” (Washington: The Aspen Institute, 2017).</w:t>
      </w:r>
    </w:p>
    <w:p w14:paraId="4BEF83BB" w14:textId="77777777" w:rsidR="009A1D3B" w:rsidRPr="00797F9B" w:rsidRDefault="009A1D3B" w:rsidP="009805EB">
      <w:pPr>
        <w:pStyle w:val="EndnoteText"/>
        <w:rPr>
          <w:sz w:val="20"/>
          <w:szCs w:val="20"/>
        </w:rPr>
      </w:pPr>
    </w:p>
  </w:endnote>
  <w:endnote w:id="69">
    <w:p w14:paraId="7C513581" w14:textId="127E45C2"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Ibid.</w:t>
      </w:r>
    </w:p>
    <w:p w14:paraId="1146D382" w14:textId="77777777" w:rsidR="009A1D3B" w:rsidRPr="00797F9B" w:rsidRDefault="009A1D3B" w:rsidP="009805EB">
      <w:pPr>
        <w:pStyle w:val="EndnoteText"/>
        <w:rPr>
          <w:sz w:val="20"/>
          <w:szCs w:val="20"/>
        </w:rPr>
      </w:pPr>
    </w:p>
  </w:endnote>
  <w:endnote w:id="70">
    <w:p w14:paraId="527E91F2" w14:textId="6B775297" w:rsidR="009A1D3B" w:rsidRDefault="009A1D3B" w:rsidP="009805EB">
      <w:pPr>
        <w:pStyle w:val="EndnoteText"/>
        <w:rPr>
          <w:sz w:val="20"/>
          <w:szCs w:val="20"/>
        </w:rPr>
      </w:pPr>
      <w:r w:rsidRPr="0035696C">
        <w:rPr>
          <w:rStyle w:val="EndnoteReference"/>
          <w:sz w:val="20"/>
          <w:szCs w:val="20"/>
        </w:rPr>
        <w:endnoteRef/>
      </w:r>
      <w:r w:rsidRPr="0035696C">
        <w:rPr>
          <w:sz w:val="20"/>
          <w:szCs w:val="20"/>
        </w:rPr>
        <w:t xml:space="preserve"> Lifelong learning accounts have been piloted in Maine and Washington State</w:t>
      </w:r>
      <w:r>
        <w:rPr>
          <w:sz w:val="20"/>
          <w:szCs w:val="20"/>
        </w:rPr>
        <w:t>. In Maine’s pilot</w:t>
      </w:r>
      <w:r w:rsidRPr="00FF66F9">
        <w:rPr>
          <w:rFonts w:eastAsia="Arial Unicode MS"/>
          <w:sz w:val="20"/>
          <w:szCs w:val="20"/>
        </w:rPr>
        <w:t>, 40 percent of contributions were made by employees, another 38 percent came from employers, and 22 percent from state matching g</w:t>
      </w:r>
      <w:r>
        <w:rPr>
          <w:rFonts w:eastAsia="Arial Unicode MS"/>
          <w:sz w:val="20"/>
          <w:szCs w:val="20"/>
        </w:rPr>
        <w:t>rants and other outside sources. S</w:t>
      </w:r>
      <w:r w:rsidRPr="00797F9B">
        <w:rPr>
          <w:sz w:val="20"/>
          <w:szCs w:val="20"/>
        </w:rPr>
        <w:t>ee "Lifelong Learning Accounts: Working Together for a Better Future" (Maine Department of Labor and Maine Bureau of Employment Services, 2009).</w:t>
      </w:r>
    </w:p>
    <w:p w14:paraId="5BA86357" w14:textId="77777777" w:rsidR="009A1D3B" w:rsidRDefault="009A1D3B" w:rsidP="009805EB">
      <w:pPr>
        <w:pStyle w:val="EndnoteText"/>
      </w:pPr>
    </w:p>
  </w:endnote>
  <w:endnote w:id="71">
    <w:p w14:paraId="5CB1C2F6" w14:textId="7118946A" w:rsidR="009A1D3B" w:rsidRDefault="009A1D3B" w:rsidP="009805EB">
      <w:pPr>
        <w:pStyle w:val="EndnoteText"/>
        <w:rPr>
          <w:sz w:val="20"/>
          <w:szCs w:val="20"/>
        </w:rPr>
      </w:pPr>
      <w:r w:rsidRPr="007D3703">
        <w:rPr>
          <w:rStyle w:val="EndnoteReference"/>
          <w:sz w:val="20"/>
          <w:szCs w:val="20"/>
        </w:rPr>
        <w:endnoteRef/>
      </w:r>
      <w:r w:rsidRPr="007D3703">
        <w:rPr>
          <w:sz w:val="20"/>
          <w:szCs w:val="20"/>
        </w:rPr>
        <w:t xml:space="preserve"> For </w:t>
      </w:r>
      <w:r>
        <w:rPr>
          <w:sz w:val="20"/>
          <w:szCs w:val="20"/>
        </w:rPr>
        <w:t xml:space="preserve">an </w:t>
      </w:r>
      <w:r w:rsidRPr="007D3703">
        <w:rPr>
          <w:sz w:val="20"/>
          <w:szCs w:val="20"/>
        </w:rPr>
        <w:t>example</w:t>
      </w:r>
      <w:r>
        <w:rPr>
          <w:sz w:val="20"/>
          <w:szCs w:val="20"/>
        </w:rPr>
        <w:t xml:space="preserve"> of direct government contributions to lifelong learning accounts</w:t>
      </w:r>
      <w:r w:rsidRPr="007D3703">
        <w:rPr>
          <w:sz w:val="20"/>
          <w:szCs w:val="20"/>
        </w:rPr>
        <w:t xml:space="preserve">, as part </w:t>
      </w:r>
      <w:r>
        <w:rPr>
          <w:sz w:val="20"/>
          <w:szCs w:val="20"/>
        </w:rPr>
        <w:t>o</w:t>
      </w:r>
      <w:r w:rsidRPr="007D3703">
        <w:rPr>
          <w:sz w:val="20"/>
          <w:szCs w:val="20"/>
        </w:rPr>
        <w:t>f its SkillsFuture program, the government of Singapore provides all Singaporeans aged 25 and older a credit of S$500</w:t>
      </w:r>
      <w:r>
        <w:rPr>
          <w:sz w:val="20"/>
          <w:szCs w:val="20"/>
        </w:rPr>
        <w:t xml:space="preserve"> (U.S. </w:t>
      </w:r>
      <w:r w:rsidRPr="007D3703">
        <w:rPr>
          <w:sz w:val="20"/>
          <w:szCs w:val="20"/>
        </w:rPr>
        <w:t xml:space="preserve">$360), which is topped up at regular intervals. The credit remains in the individual’s SkillsFuture Credit account for life, so they can use them at any time to pay for education or training of their choice. See: </w:t>
      </w:r>
      <w:hyperlink r:id="rId11" w:history="1">
        <w:r w:rsidRPr="007D3703">
          <w:rPr>
            <w:rStyle w:val="Hyperlink"/>
            <w:sz w:val="20"/>
            <w:szCs w:val="20"/>
          </w:rPr>
          <w:t>http://www.skillsfuture.sg/Credit</w:t>
        </w:r>
      </w:hyperlink>
      <w:r w:rsidRPr="007D3703">
        <w:rPr>
          <w:sz w:val="20"/>
          <w:szCs w:val="20"/>
        </w:rPr>
        <w:t xml:space="preserve"> </w:t>
      </w:r>
    </w:p>
    <w:p w14:paraId="57029B2C" w14:textId="77777777" w:rsidR="009A1D3B" w:rsidRPr="007D3703" w:rsidRDefault="009A1D3B" w:rsidP="009805EB">
      <w:pPr>
        <w:pStyle w:val="EndnoteText"/>
        <w:rPr>
          <w:sz w:val="20"/>
          <w:szCs w:val="20"/>
        </w:rPr>
      </w:pPr>
    </w:p>
  </w:endnote>
  <w:endnote w:id="72">
    <w:p w14:paraId="2A912D3D" w14:textId="5B7AB489" w:rsidR="009A1D3B" w:rsidRDefault="009A1D3B" w:rsidP="009805EB">
      <w:pPr>
        <w:pStyle w:val="EndnoteText"/>
        <w:rPr>
          <w:sz w:val="20"/>
          <w:szCs w:val="20"/>
        </w:rPr>
      </w:pPr>
      <w:r w:rsidRPr="007D3703">
        <w:rPr>
          <w:rStyle w:val="EndnoteReference"/>
          <w:sz w:val="20"/>
          <w:szCs w:val="20"/>
        </w:rPr>
        <w:endnoteRef/>
      </w:r>
      <w:r w:rsidRPr="007D3703">
        <w:rPr>
          <w:sz w:val="20"/>
          <w:szCs w:val="20"/>
        </w:rPr>
        <w:t xml:space="preserve"> See Atkinson, “How to Reform Worker-Training and Adjustment Policies for an Era of Technological Change”; see also Alden and others, “The Work Ahead.”</w:t>
      </w:r>
    </w:p>
    <w:p w14:paraId="0D6CCE4E" w14:textId="77777777" w:rsidR="009A1D3B" w:rsidRPr="007D3703" w:rsidRDefault="009A1D3B" w:rsidP="009805EB">
      <w:pPr>
        <w:pStyle w:val="EndnoteText"/>
        <w:rPr>
          <w:sz w:val="20"/>
          <w:szCs w:val="20"/>
        </w:rPr>
      </w:pPr>
    </w:p>
  </w:endnote>
  <w:endnote w:id="73">
    <w:p w14:paraId="1E8136C8" w14:textId="301C37D9" w:rsidR="009A1D3B" w:rsidRDefault="009A1D3B" w:rsidP="009805EB">
      <w:pPr>
        <w:pStyle w:val="EndnoteText"/>
        <w:rPr>
          <w:sz w:val="20"/>
          <w:szCs w:val="20"/>
        </w:rPr>
      </w:pPr>
      <w:r w:rsidRPr="007D3703">
        <w:rPr>
          <w:rStyle w:val="EndnoteReference"/>
          <w:sz w:val="20"/>
          <w:szCs w:val="20"/>
        </w:rPr>
        <w:endnoteRef/>
      </w:r>
      <w:r w:rsidRPr="007D3703">
        <w:rPr>
          <w:sz w:val="20"/>
          <w:szCs w:val="20"/>
        </w:rPr>
        <w:t xml:space="preserve"> Muro and others, “Digitalization and the American Workforce.”</w:t>
      </w:r>
    </w:p>
    <w:p w14:paraId="45973D20" w14:textId="77777777" w:rsidR="009A1D3B" w:rsidRPr="007D3703" w:rsidRDefault="009A1D3B" w:rsidP="009805EB">
      <w:pPr>
        <w:pStyle w:val="EndnoteText"/>
        <w:rPr>
          <w:sz w:val="20"/>
          <w:szCs w:val="20"/>
        </w:rPr>
      </w:pPr>
    </w:p>
  </w:endnote>
  <w:endnote w:id="74">
    <w:p w14:paraId="5E1F6448" w14:textId="764CB0AE" w:rsidR="009A1D3B" w:rsidRDefault="009A1D3B" w:rsidP="009805EB">
      <w:pPr>
        <w:pStyle w:val="EndnoteText"/>
        <w:rPr>
          <w:sz w:val="20"/>
          <w:szCs w:val="20"/>
        </w:rPr>
      </w:pPr>
      <w:r w:rsidRPr="007D3703">
        <w:rPr>
          <w:rStyle w:val="EndnoteReference"/>
          <w:sz w:val="20"/>
          <w:szCs w:val="20"/>
        </w:rPr>
        <w:endnoteRef/>
      </w:r>
      <w:r w:rsidRPr="007D3703">
        <w:rPr>
          <w:sz w:val="20"/>
          <w:szCs w:val="20"/>
        </w:rPr>
        <w:t xml:space="preserve"> Ibid.</w:t>
      </w:r>
    </w:p>
    <w:p w14:paraId="7722EAC2" w14:textId="77777777" w:rsidR="009A1D3B" w:rsidRPr="007D3703" w:rsidRDefault="009A1D3B" w:rsidP="009805EB">
      <w:pPr>
        <w:pStyle w:val="EndnoteText"/>
        <w:rPr>
          <w:sz w:val="20"/>
          <w:szCs w:val="20"/>
        </w:rPr>
      </w:pPr>
    </w:p>
  </w:endnote>
  <w:endnote w:id="75">
    <w:p w14:paraId="7556FEE3" w14:textId="724837F4" w:rsidR="009A1D3B" w:rsidRDefault="009A1D3B" w:rsidP="009805EB">
      <w:pPr>
        <w:pStyle w:val="EndnoteText"/>
        <w:rPr>
          <w:sz w:val="20"/>
          <w:szCs w:val="20"/>
        </w:rPr>
      </w:pPr>
      <w:r w:rsidRPr="007D3703">
        <w:rPr>
          <w:rStyle w:val="EndnoteReference"/>
          <w:sz w:val="20"/>
          <w:szCs w:val="20"/>
        </w:rPr>
        <w:endnoteRef/>
      </w:r>
      <w:r w:rsidRPr="007D3703">
        <w:rPr>
          <w:sz w:val="20"/>
          <w:szCs w:val="20"/>
        </w:rPr>
        <w:t xml:space="preserve"> </w:t>
      </w:r>
      <w:r w:rsidRPr="007D3703">
        <w:rPr>
          <w:rFonts w:eastAsia="Calibri"/>
          <w:sz w:val="20"/>
          <w:szCs w:val="20"/>
        </w:rPr>
        <w:t xml:space="preserve">According to the market analytics firm Burning Glass, liberal arts students with technical skills, such as data analysis or computer programming, can double the number of jobs available upon graduation, as well as earn a salary premium of $6,000 over students without those skills, see </w:t>
      </w:r>
      <w:r w:rsidRPr="007D3703">
        <w:rPr>
          <w:sz w:val="20"/>
          <w:szCs w:val="20"/>
        </w:rPr>
        <w:t>Burning Glass, “The Art of Employment: How Liberal Arts Graduates can Improve their Labor Market Prospects” (2013).</w:t>
      </w:r>
    </w:p>
    <w:p w14:paraId="57977F67" w14:textId="77777777" w:rsidR="009A1D3B" w:rsidRPr="007D3703" w:rsidRDefault="009A1D3B" w:rsidP="009805EB">
      <w:pPr>
        <w:pStyle w:val="EndnoteText"/>
        <w:rPr>
          <w:sz w:val="20"/>
          <w:szCs w:val="20"/>
        </w:rPr>
      </w:pPr>
    </w:p>
  </w:endnote>
  <w:endnote w:id="76">
    <w:p w14:paraId="257D376A" w14:textId="67F10498" w:rsidR="009A1D3B" w:rsidRDefault="009A1D3B" w:rsidP="009805EB">
      <w:pPr>
        <w:pStyle w:val="EndnoteText"/>
        <w:rPr>
          <w:sz w:val="20"/>
          <w:szCs w:val="20"/>
        </w:rPr>
      </w:pPr>
      <w:r w:rsidRPr="007D3703">
        <w:rPr>
          <w:rStyle w:val="EndnoteReference"/>
          <w:sz w:val="20"/>
          <w:szCs w:val="20"/>
        </w:rPr>
        <w:endnoteRef/>
      </w:r>
      <w:r w:rsidRPr="007D3703">
        <w:rPr>
          <w:sz w:val="20"/>
          <w:szCs w:val="20"/>
        </w:rPr>
        <w:t xml:space="preserve"> See Claire Cain</w:t>
      </w:r>
      <w:r w:rsidRPr="00797F9B">
        <w:rPr>
          <w:sz w:val="20"/>
          <w:szCs w:val="20"/>
        </w:rPr>
        <w:t xml:space="preserve"> Miller, “Making Computer Science More Inviting: A Look at What Works,” </w:t>
      </w:r>
      <w:r w:rsidRPr="00797F9B">
        <w:rPr>
          <w:i/>
          <w:sz w:val="20"/>
          <w:szCs w:val="20"/>
        </w:rPr>
        <w:t>The New York Times</w:t>
      </w:r>
      <w:r w:rsidRPr="00797F9B">
        <w:rPr>
          <w:sz w:val="20"/>
          <w:szCs w:val="20"/>
        </w:rPr>
        <w:t>, May 21, 2015.</w:t>
      </w:r>
    </w:p>
    <w:p w14:paraId="244A1BE1" w14:textId="77777777" w:rsidR="009A1D3B" w:rsidRPr="00797F9B" w:rsidRDefault="009A1D3B" w:rsidP="009805EB">
      <w:pPr>
        <w:pStyle w:val="EndnoteText"/>
        <w:rPr>
          <w:sz w:val="20"/>
          <w:szCs w:val="20"/>
        </w:rPr>
      </w:pPr>
    </w:p>
  </w:endnote>
  <w:endnote w:id="77">
    <w:p w14:paraId="4FC3952E" w14:textId="6E7FFF68"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For additional discussion on expanding tech minors, certification, and other relevant learning experiences see: PriceWaterhouseCoopers and the Business-Higher Education Forum, “Investing in America’s data science and analytics talent: The case for action” (2017); Mark Schneider and Matthew Sigelman, “Saving the Liberal Arts: Making the Bachelor’s Degree a Better Path To Labor Market Success” (Washington: American Enterprise Institute and Burning Glass, 2018); Burning Glass, “How to Double Job Opportunities for Biology &amp; Psychology Majors” (2016); and Scott Bittle, “Don’t Forget the Spreadsheet: Picking Up Job Skills That Pay Off in the Labor Market,” Burning Glass blog, April 19, 2016.</w:t>
      </w:r>
    </w:p>
    <w:p w14:paraId="3F7636E3" w14:textId="77777777" w:rsidR="009A1D3B" w:rsidRPr="00797F9B" w:rsidRDefault="009A1D3B" w:rsidP="009805EB">
      <w:pPr>
        <w:pStyle w:val="EndnoteText"/>
        <w:rPr>
          <w:sz w:val="20"/>
          <w:szCs w:val="20"/>
        </w:rPr>
      </w:pPr>
    </w:p>
  </w:endnote>
  <w:endnote w:id="78">
    <w:p w14:paraId="1D3EDDFB" w14:textId="36719B72"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The Economy League of Greater Philadelphia, “Driving Tech Talent Growth in PHL - Technical Report” (2017); see also Felix W. Ortiz III, “Why Tech Companies and Community Colleges Should Form Deeper Partnerships,” </w:t>
      </w:r>
      <w:r w:rsidRPr="00797F9B">
        <w:rPr>
          <w:i/>
          <w:sz w:val="20"/>
          <w:szCs w:val="20"/>
        </w:rPr>
        <w:t>Huffington Post</w:t>
      </w:r>
      <w:r w:rsidRPr="00797F9B">
        <w:rPr>
          <w:sz w:val="20"/>
          <w:szCs w:val="20"/>
        </w:rPr>
        <w:t xml:space="preserve">, April 14, 2015; and Sheila Edwards Lange, “Look to community colleges for diverse tech-industry talent,” </w:t>
      </w:r>
      <w:r w:rsidRPr="00797F9B">
        <w:rPr>
          <w:i/>
          <w:sz w:val="20"/>
          <w:szCs w:val="20"/>
        </w:rPr>
        <w:t>The Seattle Times</w:t>
      </w:r>
      <w:r w:rsidRPr="00797F9B">
        <w:rPr>
          <w:sz w:val="20"/>
          <w:szCs w:val="20"/>
        </w:rPr>
        <w:t>, December 7, 2017.</w:t>
      </w:r>
    </w:p>
    <w:p w14:paraId="3F65449F" w14:textId="77777777" w:rsidR="009A1D3B" w:rsidRPr="00797F9B" w:rsidRDefault="009A1D3B" w:rsidP="009805EB">
      <w:pPr>
        <w:pStyle w:val="EndnoteText"/>
        <w:rPr>
          <w:sz w:val="20"/>
          <w:szCs w:val="20"/>
        </w:rPr>
      </w:pPr>
    </w:p>
  </w:endnote>
  <w:endnote w:id="79">
    <w:p w14:paraId="0FD6989D" w14:textId="77969A0F" w:rsidR="009A1D3B" w:rsidRDefault="009A1D3B" w:rsidP="009805EB">
      <w:pPr>
        <w:pStyle w:val="EndnoteText"/>
        <w:rPr>
          <w:rFonts w:eastAsia="Calibri"/>
          <w:sz w:val="20"/>
          <w:szCs w:val="22"/>
        </w:rPr>
      </w:pPr>
      <w:r w:rsidRPr="00797F9B">
        <w:rPr>
          <w:rStyle w:val="EndnoteReference"/>
          <w:sz w:val="20"/>
          <w:szCs w:val="20"/>
        </w:rPr>
        <w:endnoteRef/>
      </w:r>
      <w:r>
        <w:rPr>
          <w:sz w:val="20"/>
          <w:szCs w:val="20"/>
        </w:rPr>
        <w:t xml:space="preserve"> See Code.org footnote: </w:t>
      </w:r>
      <w:hyperlink r:id="rId12" w:anchor="h.khy2cje7n74" w:history="1">
        <w:r w:rsidRPr="00797F9B">
          <w:rPr>
            <w:rStyle w:val="Hyperlink"/>
            <w:sz w:val="20"/>
            <w:szCs w:val="20"/>
          </w:rPr>
          <w:t>https://docs.google.com/document/d/1gySkItxiJn_vwb8HIIKNXqen184mRtzDX12cux0ZgZk/pub#h.khy2cje7n74</w:t>
        </w:r>
      </w:hyperlink>
      <w:r>
        <w:rPr>
          <w:sz w:val="20"/>
          <w:szCs w:val="20"/>
        </w:rPr>
        <w:t xml:space="preserve">. </w:t>
      </w:r>
      <w:r w:rsidRPr="004C338F">
        <w:rPr>
          <w:rFonts w:eastAsia="Calibri"/>
          <w:sz w:val="20"/>
          <w:szCs w:val="22"/>
        </w:rPr>
        <w:t>Some states—including Arkansas, West Virginia, and Virginia—are embarking on urgent efforts to expand equitable CS education, including by implementing many of the policies recommended by the non-profit Code.org and its partners, such as requiring CS instruction at K-12 schools and counting computer scie</w:t>
      </w:r>
      <w:r>
        <w:rPr>
          <w:rFonts w:eastAsia="Calibri"/>
          <w:sz w:val="20"/>
          <w:szCs w:val="22"/>
        </w:rPr>
        <w:t>nce as a graduation requirement, s</w:t>
      </w:r>
      <w:r w:rsidRPr="004C338F">
        <w:rPr>
          <w:rFonts w:eastAsia="Calibri"/>
          <w:sz w:val="20"/>
          <w:szCs w:val="22"/>
        </w:rPr>
        <w:t>ee Jim Stanton and others, “State of the States Landscape Report: State-Level Policies Supporting Equitable K–12 Computer Science Education” (Boston: Education Development Center, Inc., 2017).</w:t>
      </w:r>
    </w:p>
    <w:p w14:paraId="552B6791" w14:textId="77777777" w:rsidR="009A1D3B" w:rsidRPr="00797F9B" w:rsidRDefault="009A1D3B" w:rsidP="009805EB">
      <w:pPr>
        <w:pStyle w:val="EndnoteText"/>
        <w:rPr>
          <w:sz w:val="20"/>
          <w:szCs w:val="20"/>
        </w:rPr>
      </w:pPr>
    </w:p>
  </w:endnote>
  <w:endnote w:id="80">
    <w:p w14:paraId="36A97BE1" w14:textId="5C7F1365" w:rsidR="009A1D3B" w:rsidRDefault="009A1D3B" w:rsidP="009805EB">
      <w:pPr>
        <w:pStyle w:val="EndnoteText"/>
        <w:rPr>
          <w:sz w:val="20"/>
          <w:szCs w:val="20"/>
        </w:rPr>
      </w:pPr>
      <w:r w:rsidRPr="009C3C59">
        <w:rPr>
          <w:rStyle w:val="EndnoteReference"/>
          <w:sz w:val="20"/>
          <w:szCs w:val="20"/>
        </w:rPr>
        <w:endnoteRef/>
      </w:r>
      <w:r w:rsidRPr="009C3C59">
        <w:rPr>
          <w:sz w:val="20"/>
          <w:szCs w:val="20"/>
        </w:rPr>
        <w:t xml:space="preserve"> David Kosbie, Andrew W. Moore, and Mark Stehlik, “How to Prepare the Next Generation for Jobs in the AI Economy,” </w:t>
      </w:r>
      <w:r w:rsidRPr="009C3C59">
        <w:rPr>
          <w:i/>
          <w:sz w:val="20"/>
          <w:szCs w:val="20"/>
        </w:rPr>
        <w:t>Harvard Business Review</w:t>
      </w:r>
      <w:r w:rsidRPr="009C3C59">
        <w:rPr>
          <w:sz w:val="20"/>
          <w:szCs w:val="20"/>
        </w:rPr>
        <w:t>, June 5, 2017.</w:t>
      </w:r>
    </w:p>
    <w:p w14:paraId="1217E2EF" w14:textId="77777777" w:rsidR="009A1D3B" w:rsidRPr="009C3C59" w:rsidRDefault="009A1D3B" w:rsidP="009805EB">
      <w:pPr>
        <w:pStyle w:val="EndnoteText"/>
        <w:rPr>
          <w:sz w:val="20"/>
          <w:szCs w:val="20"/>
        </w:rPr>
      </w:pPr>
    </w:p>
  </w:endnote>
  <w:endnote w:id="81">
    <w:p w14:paraId="1F022D19" w14:textId="0AD60018"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Alison DeNisco Rayome, “The state of women in computer science: An investigative report,” </w:t>
      </w:r>
      <w:r w:rsidRPr="00797F9B">
        <w:rPr>
          <w:i/>
          <w:sz w:val="20"/>
          <w:szCs w:val="20"/>
        </w:rPr>
        <w:t>Tech Republic</w:t>
      </w:r>
      <w:r w:rsidRPr="00797F9B">
        <w:rPr>
          <w:sz w:val="20"/>
          <w:szCs w:val="20"/>
        </w:rPr>
        <w:t xml:space="preserve">, September 29, 2017; see also </w:t>
      </w:r>
      <w:hyperlink r:id="rId13" w:anchor="demographics" w:history="1">
        <w:r w:rsidRPr="00797F9B">
          <w:rPr>
            <w:rStyle w:val="Hyperlink"/>
            <w:sz w:val="20"/>
            <w:szCs w:val="20"/>
          </w:rPr>
          <w:t>https://datausa.io/profile/cip/110701/#demographics</w:t>
        </w:r>
      </w:hyperlink>
      <w:r w:rsidRPr="00797F9B">
        <w:rPr>
          <w:sz w:val="20"/>
          <w:szCs w:val="20"/>
        </w:rPr>
        <w:t>, access July 2, 2018.</w:t>
      </w:r>
    </w:p>
    <w:p w14:paraId="4ECE54BC" w14:textId="77777777" w:rsidR="009A1D3B" w:rsidRPr="00797F9B" w:rsidRDefault="009A1D3B" w:rsidP="009805EB">
      <w:pPr>
        <w:pStyle w:val="EndnoteText"/>
        <w:rPr>
          <w:sz w:val="20"/>
          <w:szCs w:val="20"/>
        </w:rPr>
      </w:pPr>
    </w:p>
  </w:endnote>
  <w:endnote w:id="82">
    <w:p w14:paraId="3188E110" w14:textId="0255F346"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Muro and others, “Digitalization and the American Workforce.”</w:t>
      </w:r>
    </w:p>
    <w:p w14:paraId="36626C84" w14:textId="77777777" w:rsidR="009A1D3B" w:rsidRPr="00797F9B" w:rsidRDefault="009A1D3B" w:rsidP="009805EB">
      <w:pPr>
        <w:pStyle w:val="EndnoteText"/>
        <w:rPr>
          <w:sz w:val="20"/>
          <w:szCs w:val="20"/>
        </w:rPr>
      </w:pPr>
    </w:p>
  </w:endnote>
  <w:endnote w:id="83">
    <w:p w14:paraId="6B2EF981" w14:textId="494A39C2" w:rsidR="009A1D3B" w:rsidRDefault="009A1D3B" w:rsidP="009805EB">
      <w:pPr>
        <w:pStyle w:val="EndnoteText"/>
        <w:rPr>
          <w:sz w:val="20"/>
          <w:szCs w:val="20"/>
        </w:rPr>
      </w:pPr>
      <w:r>
        <w:rPr>
          <w:rStyle w:val="EndnoteReference"/>
        </w:rPr>
        <w:endnoteRef/>
      </w:r>
      <w:r>
        <w:t xml:space="preserve"> </w:t>
      </w:r>
      <w:r w:rsidRPr="00797F9B">
        <w:rPr>
          <w:sz w:val="20"/>
          <w:szCs w:val="20"/>
        </w:rPr>
        <w:t>Miller, “Making Computer Science More Inviting</w:t>
      </w:r>
      <w:r>
        <w:rPr>
          <w:sz w:val="20"/>
          <w:szCs w:val="20"/>
        </w:rPr>
        <w:t>.”</w:t>
      </w:r>
    </w:p>
    <w:p w14:paraId="3F96B0E7" w14:textId="77777777" w:rsidR="009A1D3B" w:rsidRDefault="009A1D3B" w:rsidP="009805EB">
      <w:pPr>
        <w:pStyle w:val="EndnoteText"/>
      </w:pPr>
    </w:p>
  </w:endnote>
  <w:endnote w:id="84">
    <w:p w14:paraId="0426A9C7" w14:textId="228B043F"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Auon, </w:t>
      </w:r>
      <w:r w:rsidRPr="00797F9B">
        <w:rPr>
          <w:i/>
          <w:sz w:val="20"/>
          <w:szCs w:val="20"/>
        </w:rPr>
        <w:t>Robot-Proof</w:t>
      </w:r>
      <w:r w:rsidRPr="00797F9B">
        <w:rPr>
          <w:sz w:val="20"/>
          <w:szCs w:val="20"/>
        </w:rPr>
        <w:t>.</w:t>
      </w:r>
    </w:p>
    <w:p w14:paraId="4A2E9C42" w14:textId="77777777" w:rsidR="009A1D3B" w:rsidRPr="00797F9B" w:rsidRDefault="009A1D3B" w:rsidP="009805EB">
      <w:pPr>
        <w:pStyle w:val="EndnoteText"/>
        <w:rPr>
          <w:sz w:val="20"/>
          <w:szCs w:val="20"/>
        </w:rPr>
      </w:pPr>
    </w:p>
  </w:endnote>
  <w:endnote w:id="85">
    <w:p w14:paraId="5A4BD796" w14:textId="32E3972C"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Ibid.</w:t>
      </w:r>
    </w:p>
    <w:p w14:paraId="602B4A59" w14:textId="77777777" w:rsidR="009A1D3B" w:rsidRPr="00797F9B" w:rsidRDefault="009A1D3B" w:rsidP="009805EB">
      <w:pPr>
        <w:pStyle w:val="EndnoteText"/>
        <w:rPr>
          <w:sz w:val="20"/>
          <w:szCs w:val="20"/>
        </w:rPr>
      </w:pPr>
    </w:p>
  </w:endnote>
  <w:endnote w:id="86">
    <w:p w14:paraId="2A9A7A59" w14:textId="77777777" w:rsidR="009A1D3B" w:rsidRPr="00797F9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Mona Mourshed and others, “Education to Employment: Designing a System that Works” (Washington: McKinsey Center for Government, 2013); see also Auon, </w:t>
      </w:r>
      <w:r w:rsidRPr="00797F9B">
        <w:rPr>
          <w:i/>
          <w:sz w:val="20"/>
          <w:szCs w:val="20"/>
        </w:rPr>
        <w:t>Robot-Proof</w:t>
      </w:r>
      <w:r w:rsidRPr="00797F9B">
        <w:rPr>
          <w:sz w:val="20"/>
          <w:szCs w:val="20"/>
        </w:rPr>
        <w:t>.</w:t>
      </w:r>
    </w:p>
  </w:endnote>
  <w:endnote w:id="87">
    <w:p w14:paraId="03546E8B" w14:textId="3DB768B7"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Iram Siraj, “Teaching kids 21st century skills early will help prepare them for their future,” </w:t>
      </w:r>
      <w:r w:rsidRPr="00797F9B">
        <w:rPr>
          <w:i/>
          <w:sz w:val="20"/>
          <w:szCs w:val="20"/>
        </w:rPr>
        <w:t>The Conversation</w:t>
      </w:r>
      <w:r w:rsidRPr="00797F9B">
        <w:rPr>
          <w:sz w:val="20"/>
          <w:szCs w:val="20"/>
        </w:rPr>
        <w:t>, November 13, 2017, an edited extract from Iram Siraj, “Nurturing ‘21</w:t>
      </w:r>
      <w:r w:rsidRPr="00797F9B">
        <w:rPr>
          <w:sz w:val="20"/>
          <w:szCs w:val="20"/>
          <w:vertAlign w:val="superscript"/>
        </w:rPr>
        <w:t>st</w:t>
      </w:r>
      <w:r w:rsidRPr="00797F9B">
        <w:rPr>
          <w:sz w:val="20"/>
          <w:szCs w:val="20"/>
        </w:rPr>
        <w:t xml:space="preserve"> Century Skills’ in Early Childhood Education and Care.” In Leslie Loble, Tish Creenaune, and Jackie Hayes, ed. </w:t>
      </w:r>
      <w:r w:rsidRPr="00797F9B">
        <w:rPr>
          <w:i/>
          <w:sz w:val="20"/>
          <w:szCs w:val="20"/>
        </w:rPr>
        <w:t xml:space="preserve">Future Frontiers: </w:t>
      </w:r>
      <w:r w:rsidRPr="00FD3F50">
        <w:rPr>
          <w:i/>
          <w:sz w:val="20"/>
          <w:szCs w:val="20"/>
        </w:rPr>
        <w:t>Education for an AI World</w:t>
      </w:r>
      <w:r w:rsidRPr="00FD3F50">
        <w:rPr>
          <w:sz w:val="20"/>
          <w:szCs w:val="20"/>
        </w:rPr>
        <w:t xml:space="preserve"> (Melbourne: Melbourne University Press, 2017).</w:t>
      </w:r>
    </w:p>
    <w:p w14:paraId="4039088D" w14:textId="77777777" w:rsidR="009A1D3B" w:rsidRPr="00FD3F50" w:rsidRDefault="009A1D3B" w:rsidP="009805EB">
      <w:pPr>
        <w:pStyle w:val="EndnoteText"/>
        <w:rPr>
          <w:sz w:val="20"/>
          <w:szCs w:val="20"/>
        </w:rPr>
      </w:pPr>
    </w:p>
  </w:endnote>
  <w:endnote w:id="88">
    <w:p w14:paraId="5921858A" w14:textId="653DC6DF" w:rsidR="009A1D3B" w:rsidRDefault="009A1D3B" w:rsidP="009805EB">
      <w:pPr>
        <w:pStyle w:val="EndnoteText1"/>
        <w:rPr>
          <w:rFonts w:ascii="Arial" w:hAnsi="Arial" w:cs="Arial"/>
        </w:rPr>
      </w:pPr>
      <w:r w:rsidRPr="00FD3F50">
        <w:rPr>
          <w:rStyle w:val="EndnoteReference"/>
        </w:rPr>
        <w:endnoteRef/>
      </w:r>
      <w:r w:rsidRPr="00FD3F50">
        <w:rPr>
          <w:rFonts w:ascii="Arial" w:hAnsi="Arial" w:cs="Arial"/>
        </w:rPr>
        <w:t xml:space="preserve"> Heather Long, “By age 3, inequality is clear: Rich kids attend school. Poor kids stay with a grandparent,” </w:t>
      </w:r>
      <w:r w:rsidRPr="00FD3F50">
        <w:rPr>
          <w:rFonts w:ascii="Arial" w:hAnsi="Arial" w:cs="Arial"/>
          <w:i/>
        </w:rPr>
        <w:t>The Washington Post</w:t>
      </w:r>
      <w:r w:rsidRPr="00FD3F50">
        <w:rPr>
          <w:rFonts w:ascii="Arial" w:hAnsi="Arial" w:cs="Arial"/>
        </w:rPr>
        <w:t xml:space="preserve">, September 26, 2017; see also: “Preschool and Kindergarten Enrollment,” </w:t>
      </w:r>
      <w:hyperlink r:id="rId14" w:history="1">
        <w:r w:rsidRPr="00FD3F50">
          <w:rPr>
            <w:rStyle w:val="Hyperlink"/>
            <w:rFonts w:ascii="Arial" w:hAnsi="Arial" w:cs="Arial"/>
          </w:rPr>
          <w:t>https://nces.ed.gov/programs/coe/indicator_cfa.asp</w:t>
        </w:r>
      </w:hyperlink>
      <w:r w:rsidRPr="00FD3F50">
        <w:rPr>
          <w:rFonts w:ascii="Arial" w:hAnsi="Arial" w:cs="Arial"/>
        </w:rPr>
        <w:t>, accessed May 11, 2018.</w:t>
      </w:r>
      <w:r>
        <w:rPr>
          <w:rFonts w:ascii="Arial" w:hAnsi="Arial" w:cs="Arial"/>
        </w:rPr>
        <w:t xml:space="preserve"> </w:t>
      </w:r>
      <w:r w:rsidRPr="00FD3F50">
        <w:rPr>
          <w:rFonts w:ascii="Arial" w:hAnsi="Arial" w:cs="Arial"/>
        </w:rPr>
        <w:t xml:space="preserve">For information on variations in state-by-state enrollment and funding, as well as disparities in access to early childhood education by race, see: “A Matter of Equity: Preschool in America” (Department of Education, 2015); Rutgers Graduate School of Education, “The State of Preschool 2017: State Preschool Yearbook” (2018); and Claudio Sanchez and Elissa Nadworny, “Preschool, A State-By-State Update,” </w:t>
      </w:r>
      <w:r w:rsidRPr="00FD3F50">
        <w:rPr>
          <w:rFonts w:ascii="Arial" w:hAnsi="Arial" w:cs="Arial"/>
          <w:i/>
        </w:rPr>
        <w:t>National Public Radio</w:t>
      </w:r>
      <w:r w:rsidRPr="00FD3F50">
        <w:rPr>
          <w:rFonts w:ascii="Arial" w:hAnsi="Arial" w:cs="Arial"/>
        </w:rPr>
        <w:t>, May 24, 2017.</w:t>
      </w:r>
    </w:p>
    <w:p w14:paraId="0E034151" w14:textId="77777777" w:rsidR="009A1D3B" w:rsidRPr="006E701C" w:rsidRDefault="009A1D3B" w:rsidP="006E701C">
      <w:pPr>
        <w:pStyle w:val="EndnoteText"/>
      </w:pPr>
    </w:p>
  </w:endnote>
  <w:endnote w:id="89">
    <w:p w14:paraId="760CDE11" w14:textId="08BE93D4"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Andrew McAfree and Erik Brynjolfsson, </w:t>
      </w:r>
      <w:r w:rsidRPr="00797F9B">
        <w:rPr>
          <w:i/>
          <w:sz w:val="20"/>
          <w:szCs w:val="20"/>
        </w:rPr>
        <w:t>Machine Platform Crowd: Harnessing Our Digital Future</w:t>
      </w:r>
      <w:r w:rsidRPr="00797F9B">
        <w:rPr>
          <w:sz w:val="20"/>
          <w:szCs w:val="20"/>
        </w:rPr>
        <w:t xml:space="preserve"> (New York: W.W. Norton, 2017).</w:t>
      </w:r>
    </w:p>
    <w:p w14:paraId="1239E963" w14:textId="77777777" w:rsidR="009A1D3B" w:rsidRPr="00797F9B" w:rsidRDefault="009A1D3B" w:rsidP="009805EB">
      <w:pPr>
        <w:pStyle w:val="EndnoteText"/>
        <w:rPr>
          <w:sz w:val="20"/>
          <w:szCs w:val="20"/>
        </w:rPr>
      </w:pPr>
    </w:p>
  </w:endnote>
  <w:endnote w:id="90">
    <w:p w14:paraId="66B02856" w14:textId="561CB67A" w:rsidR="009A1D3B" w:rsidRDefault="009A1D3B" w:rsidP="009805EB">
      <w:pPr>
        <w:pStyle w:val="EndnoteText"/>
        <w:rPr>
          <w:sz w:val="20"/>
          <w:szCs w:val="20"/>
        </w:rPr>
      </w:pPr>
      <w:r w:rsidRPr="00FD3F50">
        <w:rPr>
          <w:rStyle w:val="EndnoteReference"/>
          <w:sz w:val="20"/>
          <w:szCs w:val="20"/>
        </w:rPr>
        <w:endnoteRef/>
      </w:r>
      <w:r w:rsidRPr="00FD3F50">
        <w:rPr>
          <w:sz w:val="20"/>
          <w:szCs w:val="20"/>
        </w:rPr>
        <w:t xml:space="preserve"> For background on evidence that “soft” or “noncognititive</w:t>
      </w:r>
      <w:r w:rsidRPr="00797F9B">
        <w:rPr>
          <w:sz w:val="20"/>
          <w:szCs w:val="20"/>
        </w:rPr>
        <w:t xml:space="preserve">” skills like social awareness or leadership skills—as opposed to cognitive skills like math or reading that are measured by standardized tests—strongly improve labor market outcomes see, Diane Whitmore Schanzanbach and others, “Seven Facts on Noncognititive Skills from Education to the Labor Market” (Washington: Hamilton Project, 2016). </w:t>
      </w:r>
    </w:p>
    <w:p w14:paraId="26914C99" w14:textId="77777777" w:rsidR="009A1D3B" w:rsidRPr="00797F9B" w:rsidRDefault="009A1D3B" w:rsidP="009805EB">
      <w:pPr>
        <w:pStyle w:val="EndnoteText"/>
        <w:rPr>
          <w:sz w:val="20"/>
          <w:szCs w:val="20"/>
        </w:rPr>
      </w:pPr>
    </w:p>
  </w:endnote>
  <w:endnote w:id="91">
    <w:p w14:paraId="0F085651" w14:textId="559CAB61"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See James Walker, “Adaptability in the Workplace: An Exploratory Study on Adaptive Performance in the Workplace Using a Scenario-Based Tool.” Dissertation. University of Pennsylvania, 2015 and Manuel London, “Lifelong Learning: Introduction and the Committee on Information Technology, Automation, and the U.S. Workforce.”</w:t>
      </w:r>
    </w:p>
    <w:p w14:paraId="766789F1" w14:textId="77777777" w:rsidR="009A1D3B" w:rsidRPr="00797F9B" w:rsidRDefault="009A1D3B" w:rsidP="009805EB">
      <w:pPr>
        <w:pStyle w:val="EndnoteText"/>
        <w:rPr>
          <w:sz w:val="20"/>
          <w:szCs w:val="20"/>
        </w:rPr>
      </w:pPr>
    </w:p>
  </w:endnote>
  <w:endnote w:id="92">
    <w:p w14:paraId="4DE42A8E" w14:textId="063E3BA4" w:rsidR="009A1D3B" w:rsidRDefault="009A1D3B" w:rsidP="009805EB">
      <w:pPr>
        <w:pStyle w:val="EndnoteText"/>
        <w:rPr>
          <w:sz w:val="20"/>
          <w:szCs w:val="20"/>
        </w:rPr>
      </w:pPr>
      <w:r w:rsidRPr="00797F9B">
        <w:rPr>
          <w:rStyle w:val="EndnoteReference"/>
          <w:sz w:val="20"/>
          <w:szCs w:val="20"/>
        </w:rPr>
        <w:endnoteRef/>
      </w:r>
      <w:r w:rsidRPr="00797F9B">
        <w:rPr>
          <w:sz w:val="20"/>
          <w:szCs w:val="20"/>
        </w:rPr>
        <w:t xml:space="preserve"> In the business school realm Ed Hess writes that: “What is needed is a new definition of being smart, one that promotes higher levels of human thinking and emotional engagement. The New smart will be determined not by what or how you know but by the quality of your thinking, listening, relating, collaborating, and learning.”</w:t>
      </w:r>
      <w:del w:id="549" w:author="david jackson" w:date="2018-11-29T14:33:00Z">
        <w:r w:rsidRPr="00797F9B" w:rsidDel="00BE5ACE">
          <w:rPr>
            <w:sz w:val="20"/>
            <w:szCs w:val="20"/>
          </w:rPr>
          <w:delText xml:space="preserve">  </w:delText>
        </w:r>
      </w:del>
      <w:ins w:id="550" w:author="david jackson" w:date="2018-11-29T14:33:00Z">
        <w:r>
          <w:rPr>
            <w:sz w:val="20"/>
            <w:szCs w:val="20"/>
          </w:rPr>
          <w:t xml:space="preserve"> </w:t>
        </w:r>
      </w:ins>
      <w:r w:rsidRPr="00797F9B">
        <w:rPr>
          <w:sz w:val="20"/>
          <w:szCs w:val="20"/>
        </w:rPr>
        <w:t xml:space="preserve">See Ed Hess, “In the AI Age, `Being Smart’ Will Mean Something Completely Different.” (Boston: </w:t>
      </w:r>
      <w:r w:rsidRPr="00797F9B">
        <w:rPr>
          <w:i/>
          <w:sz w:val="20"/>
          <w:szCs w:val="20"/>
        </w:rPr>
        <w:t>Harvard Business Review</w:t>
      </w:r>
      <w:r w:rsidRPr="00797F9B">
        <w:rPr>
          <w:sz w:val="20"/>
          <w:szCs w:val="20"/>
        </w:rPr>
        <w:t>, 2017).</w:t>
      </w:r>
      <w:del w:id="551" w:author="david jackson" w:date="2018-11-29T14:33:00Z">
        <w:r w:rsidRPr="00797F9B" w:rsidDel="00BE5ACE">
          <w:rPr>
            <w:sz w:val="20"/>
            <w:szCs w:val="20"/>
          </w:rPr>
          <w:delText xml:space="preserve">  </w:delText>
        </w:r>
      </w:del>
      <w:ins w:id="552" w:author="david jackson" w:date="2018-11-29T14:33:00Z">
        <w:r>
          <w:rPr>
            <w:sz w:val="20"/>
            <w:szCs w:val="20"/>
          </w:rPr>
          <w:t xml:space="preserve"> </w:t>
        </w:r>
      </w:ins>
      <w:r w:rsidRPr="00797F9B">
        <w:rPr>
          <w:sz w:val="20"/>
          <w:szCs w:val="20"/>
        </w:rPr>
        <w:t>On the development if teams’ emotional intelligence through design thinking see Brian Romer, “How the Practice of Design Enhances Artificial Intelligence” (Boston: Thompson Reuters Labs, 2018).</w:t>
      </w:r>
      <w:del w:id="553" w:author="david jackson" w:date="2018-11-29T14:33:00Z">
        <w:r w:rsidRPr="00797F9B" w:rsidDel="00BE5ACE">
          <w:rPr>
            <w:sz w:val="20"/>
            <w:szCs w:val="20"/>
          </w:rPr>
          <w:delText xml:space="preserve">  </w:delText>
        </w:r>
      </w:del>
      <w:ins w:id="554" w:author="david jackson" w:date="2018-11-29T14:33:00Z">
        <w:r>
          <w:rPr>
            <w:sz w:val="20"/>
            <w:szCs w:val="20"/>
          </w:rPr>
          <w:t xml:space="preserve"> </w:t>
        </w:r>
      </w:ins>
      <w:r w:rsidRPr="00797F9B">
        <w:rPr>
          <w:sz w:val="20"/>
          <w:szCs w:val="20"/>
        </w:rPr>
        <w:t xml:space="preserve">And for background on recent thinking on “human skills” in education see Paul Tough, </w:t>
      </w:r>
      <w:r w:rsidRPr="00797F9B">
        <w:rPr>
          <w:i/>
          <w:sz w:val="20"/>
          <w:szCs w:val="20"/>
        </w:rPr>
        <w:t>How Children Succeed</w:t>
      </w:r>
      <w:r w:rsidRPr="00797F9B">
        <w:rPr>
          <w:sz w:val="20"/>
          <w:szCs w:val="20"/>
        </w:rPr>
        <w:t xml:space="preserve"> (Boston: Mariner, 2012) and Paul Tough, </w:t>
      </w:r>
      <w:r w:rsidRPr="00797F9B">
        <w:rPr>
          <w:i/>
          <w:sz w:val="20"/>
          <w:szCs w:val="20"/>
        </w:rPr>
        <w:t>Helping Children Succeed: What Works and Why</w:t>
      </w:r>
      <w:r w:rsidRPr="00797F9B">
        <w:rPr>
          <w:sz w:val="20"/>
          <w:szCs w:val="20"/>
        </w:rPr>
        <w:t xml:space="preserve"> (Boston: Houghton Mifflin, 2016).</w:t>
      </w:r>
    </w:p>
    <w:p w14:paraId="22AE661A" w14:textId="77777777" w:rsidR="009A1D3B" w:rsidRPr="00797F9B" w:rsidRDefault="009A1D3B" w:rsidP="009805EB">
      <w:pPr>
        <w:pStyle w:val="EndnoteText"/>
        <w:rPr>
          <w:sz w:val="20"/>
          <w:szCs w:val="20"/>
        </w:rPr>
      </w:pPr>
    </w:p>
  </w:endnote>
  <w:endnote w:id="93">
    <w:p w14:paraId="463A68AB" w14:textId="459D99E0"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Daron Acemoglu and Pascual Restrepo, “Artificial Intelligence, Automation and Work” NBER Working Paper No. 24196.</w:t>
      </w:r>
    </w:p>
    <w:p w14:paraId="4A24FDD1" w14:textId="77777777" w:rsidR="009A1D3B" w:rsidRPr="00797F9B" w:rsidRDefault="009A1D3B" w:rsidP="00A67A61">
      <w:pPr>
        <w:pStyle w:val="EndnoteText"/>
        <w:rPr>
          <w:sz w:val="20"/>
          <w:szCs w:val="20"/>
        </w:rPr>
      </w:pPr>
    </w:p>
  </w:endnote>
  <w:endnote w:id="94">
    <w:p w14:paraId="49CE427C" w14:textId="4462067D"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Edward Alden, </w:t>
      </w:r>
      <w:r w:rsidRPr="00797F9B">
        <w:rPr>
          <w:i/>
          <w:sz w:val="20"/>
          <w:szCs w:val="20"/>
        </w:rPr>
        <w:t>Failure to Adjust: How Americans Got Left Behind in the Global Economy</w:t>
      </w:r>
      <w:r w:rsidRPr="00797F9B">
        <w:rPr>
          <w:sz w:val="20"/>
          <w:szCs w:val="20"/>
        </w:rPr>
        <w:t xml:space="preserve"> (Lanham, Md.: Roman &amp; Littlefield, 2017).</w:t>
      </w:r>
    </w:p>
    <w:p w14:paraId="7F9FD561" w14:textId="77777777" w:rsidR="009A1D3B" w:rsidRPr="00797F9B" w:rsidRDefault="009A1D3B" w:rsidP="00A67A61">
      <w:pPr>
        <w:pStyle w:val="EndnoteText"/>
        <w:rPr>
          <w:sz w:val="20"/>
          <w:szCs w:val="20"/>
        </w:rPr>
      </w:pPr>
    </w:p>
  </w:endnote>
  <w:endnote w:id="95">
    <w:p w14:paraId="08D96B23" w14:textId="1C82B130" w:rsidR="009A1D3B" w:rsidRDefault="009A1D3B" w:rsidP="00A67A61">
      <w:pPr>
        <w:pStyle w:val="EndnoteText"/>
        <w:rPr>
          <w:sz w:val="20"/>
          <w:szCs w:val="20"/>
        </w:rPr>
      </w:pPr>
      <w:r w:rsidRPr="00961246">
        <w:rPr>
          <w:rStyle w:val="EndnoteReference"/>
          <w:sz w:val="20"/>
          <w:szCs w:val="20"/>
        </w:rPr>
        <w:endnoteRef/>
      </w:r>
      <w:r w:rsidRPr="00961246">
        <w:rPr>
          <w:sz w:val="20"/>
          <w:szCs w:val="20"/>
        </w:rPr>
        <w:t xml:space="preserve"> For the official Bureau of Labor Statistics definition of displaced workers, see: </w:t>
      </w:r>
      <w:hyperlink r:id="rId15" w:history="1">
        <w:r w:rsidRPr="00961246">
          <w:rPr>
            <w:rStyle w:val="Hyperlink"/>
            <w:sz w:val="20"/>
            <w:szCs w:val="20"/>
          </w:rPr>
          <w:t>https://www.bls.gov/news.release/disp.tn.htm</w:t>
        </w:r>
      </w:hyperlink>
      <w:del w:id="572" w:author="david jackson" w:date="2018-11-29T14:33:00Z">
        <w:r w:rsidRPr="00961246" w:rsidDel="00BE5ACE">
          <w:rPr>
            <w:sz w:val="20"/>
            <w:szCs w:val="20"/>
          </w:rPr>
          <w:delText xml:space="preserve">  </w:delText>
        </w:r>
      </w:del>
      <w:ins w:id="573" w:author="david jackson" w:date="2018-11-29T14:33:00Z">
        <w:r>
          <w:rPr>
            <w:sz w:val="20"/>
            <w:szCs w:val="20"/>
          </w:rPr>
          <w:t xml:space="preserve"> </w:t>
        </w:r>
      </w:ins>
    </w:p>
    <w:p w14:paraId="4BF7FACE" w14:textId="77777777" w:rsidR="009A1D3B" w:rsidRPr="00961246" w:rsidRDefault="009A1D3B" w:rsidP="00A67A61">
      <w:pPr>
        <w:pStyle w:val="EndnoteText"/>
        <w:rPr>
          <w:sz w:val="20"/>
          <w:szCs w:val="20"/>
        </w:rPr>
      </w:pPr>
    </w:p>
  </w:endnote>
  <w:endnote w:id="96">
    <w:p w14:paraId="17EFDA42" w14:textId="357CD258" w:rsidR="009A1D3B" w:rsidRPr="00797F9B" w:rsidRDefault="009A1D3B" w:rsidP="00A67A61">
      <w:pPr>
        <w:pStyle w:val="EndnoteText"/>
        <w:rPr>
          <w:sz w:val="20"/>
          <w:szCs w:val="20"/>
        </w:rPr>
      </w:pPr>
      <w:r w:rsidRPr="00797F9B">
        <w:rPr>
          <w:rStyle w:val="EndnoteReference"/>
          <w:sz w:val="20"/>
          <w:szCs w:val="20"/>
        </w:rPr>
        <w:endnoteRef/>
      </w:r>
      <w:r w:rsidRPr="00797F9B">
        <w:rPr>
          <w:sz w:val="20"/>
          <w:szCs w:val="20"/>
        </w:rPr>
        <w:t xml:space="preserve"> WIOA’s </w:t>
      </w:r>
      <w:del w:id="575" w:author="david jackson" w:date="2018-12-19T14:33:00Z">
        <w:r w:rsidRPr="00797F9B" w:rsidDel="00F142B4">
          <w:rPr>
            <w:sz w:val="20"/>
            <w:szCs w:val="20"/>
          </w:rPr>
          <w:delText xml:space="preserve">Dislocated </w:delText>
        </w:r>
      </w:del>
      <w:ins w:id="576" w:author="david jackson" w:date="2018-12-19T14:33:00Z">
        <w:r w:rsidR="00F142B4">
          <w:rPr>
            <w:sz w:val="20"/>
            <w:szCs w:val="20"/>
          </w:rPr>
          <w:t>d</w:t>
        </w:r>
        <w:r w:rsidR="00F142B4" w:rsidRPr="00797F9B">
          <w:rPr>
            <w:sz w:val="20"/>
            <w:szCs w:val="20"/>
          </w:rPr>
          <w:t xml:space="preserve">islocated </w:t>
        </w:r>
      </w:ins>
      <w:del w:id="577" w:author="david jackson" w:date="2018-12-19T14:33:00Z">
        <w:r w:rsidRPr="00797F9B" w:rsidDel="00F142B4">
          <w:rPr>
            <w:sz w:val="20"/>
            <w:szCs w:val="20"/>
          </w:rPr>
          <w:delText>W</w:delText>
        </w:r>
      </w:del>
      <w:ins w:id="578" w:author="david jackson" w:date="2018-12-19T14:33:00Z">
        <w:r w:rsidR="00F142B4">
          <w:rPr>
            <w:sz w:val="20"/>
            <w:szCs w:val="20"/>
          </w:rPr>
          <w:t>w</w:t>
        </w:r>
      </w:ins>
      <w:r w:rsidRPr="00797F9B">
        <w:rPr>
          <w:sz w:val="20"/>
          <w:szCs w:val="20"/>
        </w:rPr>
        <w:t>orkers program does not have an eligibility requirement related to cause of dislocation. However, workers must meet the following requirements in order to receive benefits under this program:</w:t>
      </w:r>
    </w:p>
    <w:p w14:paraId="6794E6D2" w14:textId="77777777" w:rsidR="009A1D3B" w:rsidRPr="00797F9B" w:rsidRDefault="009A1D3B" w:rsidP="00A67A61">
      <w:pPr>
        <w:pStyle w:val="EndnoteText"/>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797F9B">
        <w:rPr>
          <w:sz w:val="20"/>
          <w:szCs w:val="20"/>
        </w:rPr>
        <w:t>Has been terminated or laid off, or has been notified of a termination or layoff;</w:t>
      </w:r>
    </w:p>
    <w:p w14:paraId="5668061E" w14:textId="77777777" w:rsidR="009A1D3B" w:rsidRPr="00797F9B" w:rsidRDefault="009A1D3B" w:rsidP="00A67A61">
      <w:pPr>
        <w:pStyle w:val="EndnoteText"/>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797F9B">
        <w:rPr>
          <w:sz w:val="20"/>
          <w:szCs w:val="20"/>
        </w:rPr>
        <w:t>Is sufficiently attached to the workforce, demonstrated with through eligibility for/exhaustion of unemployment compensation or through other means; and</w:t>
      </w:r>
    </w:p>
    <w:p w14:paraId="6FBF8217" w14:textId="77777777" w:rsidR="009A1D3B" w:rsidRPr="00797F9B" w:rsidRDefault="009A1D3B" w:rsidP="00A67A61">
      <w:pPr>
        <w:pStyle w:val="EndnoteText"/>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797F9B">
        <w:rPr>
          <w:sz w:val="20"/>
          <w:szCs w:val="20"/>
        </w:rPr>
        <w:t>Is unlikely to return to their previous industry or occupation</w:t>
      </w:r>
    </w:p>
    <w:p w14:paraId="20EE9A5A" w14:textId="46C38375" w:rsidR="009A1D3B" w:rsidRDefault="009A1D3B" w:rsidP="00A67A61">
      <w:pPr>
        <w:pStyle w:val="EndnoteText"/>
        <w:rPr>
          <w:sz w:val="20"/>
          <w:szCs w:val="20"/>
        </w:rPr>
      </w:pPr>
      <w:r w:rsidRPr="00797F9B">
        <w:rPr>
          <w:sz w:val="20"/>
          <w:szCs w:val="20"/>
        </w:rPr>
        <w:t>There is also flexibility in applying these criteria, e.g. in the case of an anticipated facility closing or for self-employed workers. Workers who do not meet these three criteria may be eligible to receive many of the same services as part of the WIOA Adult program. For more information, see: David H. Bradley, “The Workforce Innovation and Opportunity Act and the One-Stop Delivery System” (Congressional Research Service, 2015).</w:t>
      </w:r>
    </w:p>
    <w:p w14:paraId="5596E9C2" w14:textId="77777777" w:rsidR="009A1D3B" w:rsidRPr="00797F9B" w:rsidRDefault="009A1D3B" w:rsidP="00A67A61">
      <w:pPr>
        <w:pStyle w:val="EndnoteText"/>
        <w:rPr>
          <w:sz w:val="20"/>
          <w:szCs w:val="20"/>
        </w:rPr>
      </w:pPr>
    </w:p>
  </w:endnote>
  <w:endnote w:id="97">
    <w:p w14:paraId="7CA43B0B" w14:textId="5488FA4F" w:rsidR="009A1D3B" w:rsidRDefault="009A1D3B" w:rsidP="00A67A61">
      <w:pPr>
        <w:pStyle w:val="EndnoteText"/>
        <w:rPr>
          <w:sz w:val="20"/>
          <w:szCs w:val="20"/>
        </w:rPr>
      </w:pPr>
      <w:r w:rsidRPr="006E701C">
        <w:rPr>
          <w:rStyle w:val="EndnoteReference"/>
          <w:sz w:val="20"/>
        </w:rPr>
        <w:endnoteRef/>
      </w:r>
      <w:r w:rsidRPr="006E701C">
        <w:rPr>
          <w:sz w:val="20"/>
        </w:rPr>
        <w:t xml:space="preserve"> </w:t>
      </w:r>
      <w:r w:rsidRPr="00797F9B">
        <w:rPr>
          <w:sz w:val="20"/>
          <w:szCs w:val="20"/>
        </w:rPr>
        <w:t>According to the U.S. Bureau of Labor Statistics, from 2013</w:t>
      </w:r>
      <w:ins w:id="579" w:author="david jackson" w:date="2018-12-19T14:34:00Z">
        <w:r w:rsidR="00B564CA">
          <w:rPr>
            <w:sz w:val="20"/>
            <w:szCs w:val="20"/>
          </w:rPr>
          <w:t>–</w:t>
        </w:r>
      </w:ins>
      <w:del w:id="580" w:author="david jackson" w:date="2018-12-19T14:33:00Z">
        <w:r w:rsidRPr="00797F9B" w:rsidDel="00B564CA">
          <w:rPr>
            <w:sz w:val="20"/>
            <w:szCs w:val="20"/>
          </w:rPr>
          <w:delText>-</w:delText>
        </w:r>
      </w:del>
      <w:r w:rsidRPr="00797F9B">
        <w:rPr>
          <w:sz w:val="20"/>
          <w:szCs w:val="20"/>
        </w:rPr>
        <w:t xml:space="preserve">2015 (the most recent period that reporting is available) there were 7.4 million workers displaced in the U.S. economy. However, during that time, </w:t>
      </w:r>
      <w:r w:rsidRPr="005E0D26">
        <w:rPr>
          <w:sz w:val="20"/>
          <w:szCs w:val="20"/>
        </w:rPr>
        <w:t xml:space="preserve">the WIOA Displaced Workers Program </w:t>
      </w:r>
      <w:r>
        <w:rPr>
          <w:sz w:val="20"/>
          <w:szCs w:val="20"/>
        </w:rPr>
        <w:t xml:space="preserve">served </w:t>
      </w:r>
      <w:r w:rsidRPr="00797F9B">
        <w:rPr>
          <w:sz w:val="20"/>
          <w:szCs w:val="20"/>
        </w:rPr>
        <w:t xml:space="preserve">fewer than 2 million </w:t>
      </w:r>
      <w:r>
        <w:rPr>
          <w:sz w:val="20"/>
          <w:szCs w:val="20"/>
        </w:rPr>
        <w:t>participants, and only 3.7 million participants received support beyond self-service resources from the WIOA Adult program</w:t>
      </w:r>
      <w:r w:rsidRPr="00797F9B">
        <w:rPr>
          <w:sz w:val="20"/>
          <w:szCs w:val="20"/>
        </w:rPr>
        <w:t>.</w:t>
      </w:r>
      <w:r>
        <w:rPr>
          <w:sz w:val="20"/>
          <w:szCs w:val="20"/>
        </w:rPr>
        <w:t xml:space="preserve"> Furthermore, both of these numbers are likely to double-count individual workers across years and programs.</w:t>
      </w:r>
      <w:r w:rsidRPr="00797F9B">
        <w:rPr>
          <w:sz w:val="20"/>
          <w:szCs w:val="20"/>
        </w:rPr>
        <w:t xml:space="preserve"> For more information on the number of displaced workers in the U.S. economy, see: </w:t>
      </w:r>
      <w:hyperlink r:id="rId16" w:history="1">
        <w:r w:rsidRPr="00797F9B">
          <w:rPr>
            <w:rStyle w:val="Hyperlink"/>
            <w:sz w:val="20"/>
            <w:szCs w:val="20"/>
          </w:rPr>
          <w:t>https://www.bls.gov/news.release/archives/disp_08252016.pdf</w:t>
        </w:r>
      </w:hyperlink>
      <w:r w:rsidRPr="00797F9B">
        <w:rPr>
          <w:sz w:val="20"/>
          <w:szCs w:val="20"/>
        </w:rPr>
        <w:t xml:space="preserve">; for more information on access to WIOA programs, see: </w:t>
      </w:r>
      <w:hyperlink r:id="rId17" w:history="1">
        <w:r w:rsidRPr="00797F9B">
          <w:rPr>
            <w:rStyle w:val="Hyperlink"/>
            <w:sz w:val="20"/>
            <w:szCs w:val="20"/>
          </w:rPr>
          <w:t>https://www.doleta.gov/performance/results/WIASRD_state_data_archive.cfm</w:t>
        </w:r>
      </w:hyperlink>
      <w:r w:rsidRPr="00797F9B">
        <w:rPr>
          <w:sz w:val="20"/>
          <w:szCs w:val="20"/>
        </w:rPr>
        <w:t xml:space="preserve">. </w:t>
      </w:r>
    </w:p>
    <w:p w14:paraId="34A2032B" w14:textId="77777777" w:rsidR="009A1D3B" w:rsidRPr="005B1F5A" w:rsidRDefault="009A1D3B" w:rsidP="00A67A61">
      <w:pPr>
        <w:pStyle w:val="EndnoteText"/>
        <w:rPr>
          <w:sz w:val="20"/>
          <w:szCs w:val="20"/>
        </w:rPr>
      </w:pPr>
    </w:p>
  </w:endnote>
  <w:endnote w:id="98">
    <w:p w14:paraId="437A18B8" w14:textId="77777777" w:rsidR="009A1D3B" w:rsidRPr="0066598E" w:rsidRDefault="009A1D3B" w:rsidP="00A67A61">
      <w:pPr>
        <w:pStyle w:val="EndnoteText"/>
        <w:rPr>
          <w:sz w:val="20"/>
          <w:szCs w:val="20"/>
        </w:rPr>
      </w:pPr>
      <w:r w:rsidRPr="0066598E">
        <w:rPr>
          <w:rStyle w:val="EndnoteReference"/>
          <w:sz w:val="20"/>
          <w:szCs w:val="20"/>
        </w:rPr>
        <w:endnoteRef/>
      </w:r>
      <w:r w:rsidRPr="0066598E">
        <w:rPr>
          <w:sz w:val="20"/>
          <w:szCs w:val="20"/>
        </w:rPr>
        <w:t xml:space="preserve"> See Mark Muro and Joseph Parilla, “Maladjusted: It’s time to reimagine economic ‘adjustment’ programs,” </w:t>
      </w:r>
      <w:r w:rsidRPr="0066598E">
        <w:rPr>
          <w:i/>
          <w:sz w:val="20"/>
          <w:szCs w:val="20"/>
        </w:rPr>
        <w:t>The Avenue</w:t>
      </w:r>
      <w:r w:rsidRPr="0066598E">
        <w:rPr>
          <w:sz w:val="20"/>
          <w:szCs w:val="20"/>
        </w:rPr>
        <w:t>, January 10, 2017.</w:t>
      </w:r>
    </w:p>
  </w:endnote>
  <w:endnote w:id="99">
    <w:p w14:paraId="3E133145" w14:textId="4BB0A3D7"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President Clinton proposed several workforce development reform bills, including the Reemployment Act of 1994, which called for a single, universal displaced worker assistance program including income support. For more on that program see: </w:t>
      </w:r>
      <w:hyperlink r:id="rId18" w:history="1">
        <w:r w:rsidRPr="00797F9B">
          <w:rPr>
            <w:rStyle w:val="Hyperlink"/>
            <w:sz w:val="20"/>
            <w:szCs w:val="20"/>
          </w:rPr>
          <w:t>https://aging.ny.gov/ProvidersandStaff/Issuances/Archives/1994/IM/94-IM-40-Proposed-Reemployment-Act-of-1994.pdf</w:t>
        </w:r>
      </w:hyperlink>
      <w:r w:rsidRPr="00797F9B">
        <w:rPr>
          <w:sz w:val="20"/>
          <w:szCs w:val="20"/>
        </w:rPr>
        <w:t xml:space="preserve"> and </w:t>
      </w:r>
      <w:hyperlink r:id="rId19" w:history="1">
        <w:r w:rsidRPr="00797F9B">
          <w:rPr>
            <w:rStyle w:val="Hyperlink"/>
            <w:sz w:val="20"/>
            <w:szCs w:val="20"/>
          </w:rPr>
          <w:t>https://www.congress.gov/bill/103rd-congress/house-bill/4050</w:t>
        </w:r>
      </w:hyperlink>
      <w:r w:rsidRPr="00797F9B">
        <w:rPr>
          <w:sz w:val="20"/>
          <w:szCs w:val="20"/>
        </w:rPr>
        <w:t xml:space="preserve">. President Obama proposed a Universal Displaced Worker program as part of his FY 2013 budget proposal. Information on the Obama Administration’s Universal Displaced Worker program can be found here: </w:t>
      </w:r>
      <w:hyperlink r:id="rId20" w:history="1">
        <w:r w:rsidRPr="00797F9B">
          <w:rPr>
            <w:rStyle w:val="Hyperlink"/>
            <w:sz w:val="20"/>
            <w:szCs w:val="20"/>
          </w:rPr>
          <w:t>https://obamawhitehouse.archives.gov/the-press-office/2012/03/12/white-house-announces-details-president-s-plan-provide-americans-job-tra</w:t>
        </w:r>
      </w:hyperlink>
      <w:r w:rsidRPr="00797F9B">
        <w:rPr>
          <w:sz w:val="20"/>
          <w:szCs w:val="20"/>
        </w:rPr>
        <w:t>.</w:t>
      </w:r>
    </w:p>
    <w:p w14:paraId="528A542F" w14:textId="77777777" w:rsidR="009A1D3B" w:rsidRPr="00797F9B" w:rsidRDefault="009A1D3B" w:rsidP="00A67A61">
      <w:pPr>
        <w:pStyle w:val="EndnoteText"/>
        <w:rPr>
          <w:sz w:val="20"/>
          <w:szCs w:val="20"/>
        </w:rPr>
      </w:pPr>
    </w:p>
  </w:endnote>
  <w:endnote w:id="100">
    <w:p w14:paraId="01560986" w14:textId="67CFF561"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“Active Labor Market Policies: Theory and Evidence for What Works” (Council of Economic Advisers, 2016); see also: “Artificial Intelligence, Automation, and the Economy,” (Executive Office of the President, 2016); see also Marios Michaelides and others, “Impact of the Reemployment and Eligibility Assessment (REA) Initiative in Nevada” (Columbia, Md.: IMPAQ International, 2012).</w:t>
      </w:r>
    </w:p>
    <w:p w14:paraId="30057709" w14:textId="77777777" w:rsidR="009A1D3B" w:rsidRPr="00797F9B" w:rsidRDefault="009A1D3B" w:rsidP="00A67A61">
      <w:pPr>
        <w:pStyle w:val="EndnoteText"/>
        <w:rPr>
          <w:sz w:val="20"/>
          <w:szCs w:val="20"/>
        </w:rPr>
      </w:pPr>
    </w:p>
  </w:endnote>
  <w:endnote w:id="101">
    <w:p w14:paraId="5CB80AE8" w14:textId="133FA384"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See Alden and others, “The Work Ahead” and Atkinson, “How to Reform Worker-Training and Adjustment Policies for an Era of Technological Change.”</w:t>
      </w:r>
    </w:p>
    <w:p w14:paraId="0B70BF2C" w14:textId="77777777" w:rsidR="009A1D3B" w:rsidRPr="00797F9B" w:rsidRDefault="009A1D3B" w:rsidP="00A67A61">
      <w:pPr>
        <w:pStyle w:val="EndnoteText"/>
        <w:rPr>
          <w:sz w:val="20"/>
          <w:szCs w:val="20"/>
        </w:rPr>
      </w:pPr>
    </w:p>
  </w:endnote>
  <w:endnote w:id="102">
    <w:p w14:paraId="1B874D16" w14:textId="2DDF2D84"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This includes 883,920 exiters from the WIOA Adult program, 81 percent of whom were either not employed or had received a layoff notice, and 426,001 participants in the WIOA Dislocated Worker program, 93 percent of whom were either not employed or had received a layoff notice. Only 11 percent of workers in the Adult program, and only 14 percent of workers in the Dislocated Worker program received training services. Note: some workers received services from both programs. See: Social Policy Research Associates, “PY 2015 WIOA Trends Over Time” (2016).</w:t>
      </w:r>
    </w:p>
    <w:p w14:paraId="65E1E73C" w14:textId="77777777" w:rsidR="009A1D3B" w:rsidRPr="00797F9B" w:rsidRDefault="009A1D3B" w:rsidP="00A67A61">
      <w:pPr>
        <w:pStyle w:val="EndnoteText"/>
        <w:rPr>
          <w:sz w:val="20"/>
          <w:szCs w:val="20"/>
        </w:rPr>
      </w:pPr>
    </w:p>
  </w:endnote>
  <w:endnote w:id="103">
    <w:p w14:paraId="30A50C07" w14:textId="10766667"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w:t>
      </w:r>
      <w:r>
        <w:rPr>
          <w:sz w:val="20"/>
          <w:szCs w:val="20"/>
        </w:rPr>
        <w:t xml:space="preserve">This is applicable for both FY 2015 and FY 2016, the two most recent years with data available, see </w:t>
      </w:r>
      <w:r w:rsidRPr="00797F9B">
        <w:rPr>
          <w:sz w:val="20"/>
          <w:szCs w:val="20"/>
        </w:rPr>
        <w:t>“Trade Adjustment Assistance for Workers Program: Fiscal Year 201</w:t>
      </w:r>
      <w:r>
        <w:rPr>
          <w:sz w:val="20"/>
          <w:szCs w:val="20"/>
        </w:rPr>
        <w:t>5</w:t>
      </w:r>
      <w:r w:rsidRPr="00797F9B">
        <w:rPr>
          <w:sz w:val="20"/>
          <w:szCs w:val="20"/>
        </w:rPr>
        <w:t>” (U.S. Department of Labor, 201</w:t>
      </w:r>
      <w:r>
        <w:rPr>
          <w:sz w:val="20"/>
          <w:szCs w:val="20"/>
        </w:rPr>
        <w:t>5</w:t>
      </w:r>
      <w:r w:rsidRPr="00797F9B">
        <w:rPr>
          <w:sz w:val="20"/>
          <w:szCs w:val="20"/>
        </w:rPr>
        <w:t>).</w:t>
      </w:r>
      <w:r>
        <w:rPr>
          <w:sz w:val="20"/>
          <w:szCs w:val="20"/>
        </w:rPr>
        <w:t xml:space="preserve">; see also </w:t>
      </w:r>
      <w:r w:rsidRPr="00797F9B">
        <w:rPr>
          <w:sz w:val="20"/>
          <w:szCs w:val="20"/>
        </w:rPr>
        <w:t>“Trade Adjustment Assistance for Workers Program: Fiscal Year 2016” (U.S. Department of Labor, 2016).</w:t>
      </w:r>
    </w:p>
    <w:p w14:paraId="29432E0C" w14:textId="77777777" w:rsidR="009A1D3B" w:rsidRPr="00797F9B" w:rsidRDefault="009A1D3B" w:rsidP="00A67A61">
      <w:pPr>
        <w:pStyle w:val="EndnoteText"/>
        <w:rPr>
          <w:sz w:val="20"/>
          <w:szCs w:val="20"/>
        </w:rPr>
      </w:pPr>
    </w:p>
  </w:endnote>
  <w:endnote w:id="104">
    <w:p w14:paraId="46CB2383" w14:textId="715BAA30"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Selingo, “The False Promises of Worker Retraining.”</w:t>
      </w:r>
    </w:p>
    <w:p w14:paraId="649CE10E" w14:textId="77777777" w:rsidR="009A1D3B" w:rsidRPr="00797F9B" w:rsidRDefault="009A1D3B" w:rsidP="00A67A61">
      <w:pPr>
        <w:pStyle w:val="EndnoteText"/>
        <w:rPr>
          <w:sz w:val="20"/>
          <w:szCs w:val="20"/>
        </w:rPr>
      </w:pPr>
    </w:p>
  </w:endnote>
  <w:endnote w:id="105">
    <w:p w14:paraId="7A1E308D" w14:textId="331C304A"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Ibid.; see also: Chana Joffe-Walt, “Unfit for Work: The startling rise of disability in America,” </w:t>
      </w:r>
      <w:r w:rsidRPr="00797F9B">
        <w:rPr>
          <w:i/>
          <w:sz w:val="20"/>
          <w:szCs w:val="20"/>
        </w:rPr>
        <w:t>National Public Radio</w:t>
      </w:r>
      <w:r w:rsidRPr="00797F9B">
        <w:rPr>
          <w:sz w:val="20"/>
          <w:szCs w:val="20"/>
        </w:rPr>
        <w:t>, 2013.</w:t>
      </w:r>
    </w:p>
    <w:p w14:paraId="5B7563DE" w14:textId="77777777" w:rsidR="009A1D3B" w:rsidRPr="00797F9B" w:rsidRDefault="009A1D3B" w:rsidP="00A67A61">
      <w:pPr>
        <w:pStyle w:val="EndnoteText"/>
        <w:rPr>
          <w:sz w:val="20"/>
          <w:szCs w:val="20"/>
        </w:rPr>
      </w:pPr>
    </w:p>
  </w:endnote>
  <w:endnote w:id="106">
    <w:p w14:paraId="73399ADD" w14:textId="6455A90C"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Selingo, “The False Promises of Worker Retraining”; see also Lawrence F. Katz, “Discussion of Alan Krueger’s “Where Have All the Workers Gone?”” (Washington: Brookings Institution, 2017).</w:t>
      </w:r>
    </w:p>
    <w:p w14:paraId="454325F3" w14:textId="77777777" w:rsidR="009A1D3B" w:rsidRPr="00797F9B" w:rsidRDefault="009A1D3B" w:rsidP="00A67A61">
      <w:pPr>
        <w:pStyle w:val="EndnoteText"/>
        <w:rPr>
          <w:sz w:val="20"/>
          <w:szCs w:val="20"/>
        </w:rPr>
      </w:pPr>
    </w:p>
  </w:endnote>
  <w:endnote w:id="107">
    <w:p w14:paraId="03F7040E" w14:textId="3BE21D8C"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Selingo, “The False Promises of Worker Retraining”; see also Atkinson, “How to Reform Worker-Training and Adjustment Policies for an Era of Technological Change.”</w:t>
      </w:r>
    </w:p>
    <w:p w14:paraId="6C946231" w14:textId="77777777" w:rsidR="009A1D3B" w:rsidRPr="00797F9B" w:rsidRDefault="009A1D3B" w:rsidP="00A67A61">
      <w:pPr>
        <w:pStyle w:val="EndnoteText"/>
        <w:rPr>
          <w:sz w:val="20"/>
          <w:szCs w:val="20"/>
        </w:rPr>
      </w:pPr>
    </w:p>
  </w:endnote>
  <w:endnote w:id="108">
    <w:p w14:paraId="366332A0" w14:textId="65A918D0"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Louis S. Jacobson, Robert J. LaLonde, and Daniel G. Sullivan, “Policies to Reduce High-Tenured Displaced Workers’ Earnings Losses Through Retraining” (Washington: The Hamilton Project, 2011).</w:t>
      </w:r>
    </w:p>
    <w:p w14:paraId="2329E378" w14:textId="77777777" w:rsidR="009A1D3B" w:rsidRPr="00797F9B" w:rsidRDefault="009A1D3B" w:rsidP="00A67A61">
      <w:pPr>
        <w:pStyle w:val="EndnoteText"/>
        <w:rPr>
          <w:sz w:val="20"/>
          <w:szCs w:val="20"/>
        </w:rPr>
      </w:pPr>
    </w:p>
  </w:endnote>
  <w:endnote w:id="109">
    <w:p w14:paraId="1699FE0B" w14:textId="0F5530EC"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See: </w:t>
      </w:r>
      <w:hyperlink r:id="rId21" w:history="1">
        <w:r w:rsidRPr="00797F9B">
          <w:rPr>
            <w:rStyle w:val="Hyperlink"/>
            <w:sz w:val="20"/>
            <w:szCs w:val="20"/>
          </w:rPr>
          <w:t>http://www.oecd.org/employment/activation.htm</w:t>
        </w:r>
      </w:hyperlink>
      <w:r w:rsidRPr="00797F9B">
        <w:rPr>
          <w:sz w:val="20"/>
          <w:szCs w:val="20"/>
        </w:rPr>
        <w:t>; see also Atkinson, “How to Reform Worker-Training and Adjustment Policies for an Era of Technological Change.”</w:t>
      </w:r>
    </w:p>
    <w:p w14:paraId="52427A64" w14:textId="77777777" w:rsidR="009A1D3B" w:rsidRPr="00797F9B" w:rsidRDefault="009A1D3B" w:rsidP="00A67A61">
      <w:pPr>
        <w:pStyle w:val="EndnoteText"/>
        <w:rPr>
          <w:sz w:val="20"/>
          <w:szCs w:val="20"/>
        </w:rPr>
      </w:pPr>
    </w:p>
  </w:endnote>
  <w:endnote w:id="110">
    <w:p w14:paraId="2CB39E46" w14:textId="2A0C4420"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Chad Stone and William Chen, “Introduction to Unemployment Insurance” (Washington: Center on Budget and Policy Priorities, 2014); see also: </w:t>
      </w:r>
      <w:hyperlink r:id="rId22" w:history="1">
        <w:r w:rsidRPr="00797F9B">
          <w:rPr>
            <w:rStyle w:val="Hyperlink"/>
            <w:sz w:val="20"/>
            <w:szCs w:val="20"/>
          </w:rPr>
          <w:t>https://oui.doleta.gov/unemploy/ui_replacement_rates.asp</w:t>
        </w:r>
      </w:hyperlink>
      <w:r w:rsidRPr="00797F9B">
        <w:rPr>
          <w:sz w:val="20"/>
          <w:szCs w:val="20"/>
        </w:rPr>
        <w:t xml:space="preserve"> </w:t>
      </w:r>
    </w:p>
    <w:p w14:paraId="339E3A12" w14:textId="77777777" w:rsidR="009A1D3B" w:rsidRPr="00797F9B" w:rsidRDefault="009A1D3B" w:rsidP="00A67A61">
      <w:pPr>
        <w:pStyle w:val="EndnoteText"/>
        <w:rPr>
          <w:sz w:val="20"/>
          <w:szCs w:val="20"/>
        </w:rPr>
      </w:pPr>
    </w:p>
  </w:endnote>
  <w:endnote w:id="111">
    <w:p w14:paraId="01CBB8B4" w14:textId="0F79FC9A" w:rsidR="009A1D3B" w:rsidRDefault="009A1D3B" w:rsidP="00A67A61">
      <w:pPr>
        <w:pStyle w:val="EndnoteText"/>
        <w:rPr>
          <w:rFonts w:eastAsia="Arial Unicode MS"/>
          <w:sz w:val="20"/>
          <w:szCs w:val="20"/>
        </w:rPr>
      </w:pPr>
      <w:r w:rsidRPr="00797F9B">
        <w:rPr>
          <w:rStyle w:val="EndnoteReference"/>
          <w:sz w:val="20"/>
          <w:szCs w:val="20"/>
        </w:rPr>
        <w:endnoteRef/>
      </w:r>
      <w:r w:rsidRPr="00797F9B">
        <w:rPr>
          <w:sz w:val="20"/>
          <w:szCs w:val="20"/>
        </w:rPr>
        <w:t xml:space="preserve"> </w:t>
      </w:r>
      <w:r>
        <w:rPr>
          <w:sz w:val="20"/>
          <w:szCs w:val="20"/>
        </w:rPr>
        <w:t xml:space="preserve">See </w:t>
      </w:r>
      <w:r w:rsidRPr="00797F9B">
        <w:rPr>
          <w:sz w:val="20"/>
          <w:szCs w:val="20"/>
        </w:rPr>
        <w:t xml:space="preserve">“Comparison of State Unemployment Laws 2018: Monetary Entitlement” (Department of Labor, 2018); see also: Center for Budget and Policy </w:t>
      </w:r>
      <w:r w:rsidRPr="00B9586A">
        <w:rPr>
          <w:sz w:val="20"/>
          <w:szCs w:val="20"/>
        </w:rPr>
        <w:t xml:space="preserve">Priorities, “Policy Basics: How Many Weeks of Unemployment Compensation Are Available?” (2018). </w:t>
      </w:r>
      <w:r w:rsidRPr="00B9586A">
        <w:rPr>
          <w:rFonts w:eastAsia="Arial Unicode MS"/>
          <w:sz w:val="20"/>
          <w:szCs w:val="20"/>
        </w:rPr>
        <w:t>A</w:t>
      </w:r>
      <w:r>
        <w:rPr>
          <w:rFonts w:eastAsia="Arial Unicode MS"/>
          <w:sz w:val="20"/>
          <w:szCs w:val="20"/>
        </w:rPr>
        <w:t>nd while</w:t>
      </w:r>
      <w:r w:rsidRPr="00B9586A">
        <w:rPr>
          <w:rFonts w:eastAsia="Arial Unicode MS"/>
          <w:sz w:val="20"/>
          <w:szCs w:val="20"/>
        </w:rPr>
        <w:t xml:space="preserve"> there is a federal Extended Benefits program that lengthens the amount of time that workers can receive income support, it is only available during times of high unemployment or a rapid increase in unemployment. As a result, workers displaced when the unemployment rate is lower cannot</w:t>
      </w:r>
      <w:r>
        <w:rPr>
          <w:rFonts w:eastAsia="Arial Unicode MS"/>
          <w:sz w:val="20"/>
          <w:szCs w:val="20"/>
        </w:rPr>
        <w:t xml:space="preserve"> access it; see Julie M. Whittaker and Katelin P. Isaacs, “</w:t>
      </w:r>
      <w:r w:rsidRPr="00B9586A">
        <w:rPr>
          <w:rFonts w:eastAsia="Arial Unicode MS"/>
          <w:sz w:val="20"/>
          <w:szCs w:val="20"/>
        </w:rPr>
        <w:t>Unemployment Insurance: Programs</w:t>
      </w:r>
      <w:r>
        <w:rPr>
          <w:rFonts w:eastAsia="Arial Unicode MS"/>
          <w:sz w:val="20"/>
          <w:szCs w:val="20"/>
        </w:rPr>
        <w:t xml:space="preserve"> </w:t>
      </w:r>
      <w:r w:rsidRPr="00B9586A">
        <w:rPr>
          <w:rFonts w:eastAsia="Arial Unicode MS"/>
          <w:sz w:val="20"/>
          <w:szCs w:val="20"/>
        </w:rPr>
        <w:t>and</w:t>
      </w:r>
      <w:r>
        <w:rPr>
          <w:rFonts w:eastAsia="Arial Unicode MS"/>
          <w:sz w:val="20"/>
          <w:szCs w:val="20"/>
        </w:rPr>
        <w:t xml:space="preserve"> </w:t>
      </w:r>
      <w:r w:rsidRPr="00B9586A">
        <w:rPr>
          <w:rFonts w:eastAsia="Arial Unicode MS"/>
          <w:sz w:val="20"/>
          <w:szCs w:val="20"/>
        </w:rPr>
        <w:t>Benefits</w:t>
      </w:r>
      <w:r>
        <w:rPr>
          <w:rFonts w:eastAsia="Arial Unicode MS"/>
          <w:sz w:val="20"/>
          <w:szCs w:val="20"/>
        </w:rPr>
        <w:t xml:space="preserve">” </w:t>
      </w:r>
      <w:r w:rsidRPr="00B9586A">
        <w:rPr>
          <w:rFonts w:eastAsia="Arial Unicode MS"/>
          <w:sz w:val="20"/>
          <w:szCs w:val="20"/>
        </w:rPr>
        <w:t>(Cong</w:t>
      </w:r>
      <w:r>
        <w:rPr>
          <w:rFonts w:eastAsia="Arial Unicode MS"/>
          <w:sz w:val="20"/>
          <w:szCs w:val="20"/>
        </w:rPr>
        <w:t>ressional Research Service, 2016</w:t>
      </w:r>
      <w:r w:rsidRPr="00B9586A">
        <w:rPr>
          <w:rFonts w:eastAsia="Arial Unicode MS"/>
          <w:sz w:val="20"/>
          <w:szCs w:val="20"/>
        </w:rPr>
        <w:t>).</w:t>
      </w:r>
    </w:p>
    <w:p w14:paraId="55DC519F" w14:textId="77777777" w:rsidR="009A1D3B" w:rsidRPr="00797F9B" w:rsidRDefault="009A1D3B" w:rsidP="00A67A61">
      <w:pPr>
        <w:pStyle w:val="EndnoteText"/>
        <w:rPr>
          <w:sz w:val="20"/>
          <w:szCs w:val="20"/>
        </w:rPr>
      </w:pPr>
    </w:p>
  </w:endnote>
  <w:endnote w:id="112">
    <w:p w14:paraId="7F7979A0" w14:textId="7453D75E"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Atkinson, “How to Reform Worker-Training and Adjustment Policies for an Era of Technological </w:t>
      </w:r>
      <w:r w:rsidRPr="00C41616">
        <w:rPr>
          <w:sz w:val="20"/>
          <w:szCs w:val="20"/>
        </w:rPr>
        <w:t>Change.”</w:t>
      </w:r>
    </w:p>
    <w:p w14:paraId="4F7A35C5" w14:textId="77777777" w:rsidR="009A1D3B" w:rsidRPr="00C41616" w:rsidRDefault="009A1D3B" w:rsidP="00A67A61">
      <w:pPr>
        <w:pStyle w:val="EndnoteText"/>
        <w:rPr>
          <w:sz w:val="20"/>
          <w:szCs w:val="20"/>
        </w:rPr>
      </w:pPr>
    </w:p>
  </w:endnote>
  <w:endnote w:id="113">
    <w:p w14:paraId="723BDDB8" w14:textId="414DC484"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Nordic Council of Ministers, “Labour Market Mobility in Nordic Welfare States” (2010).</w:t>
      </w:r>
    </w:p>
    <w:p w14:paraId="5F78C60E" w14:textId="77777777" w:rsidR="009A1D3B" w:rsidRPr="00C41616" w:rsidRDefault="009A1D3B" w:rsidP="00A67A61">
      <w:pPr>
        <w:pStyle w:val="EndnoteText"/>
        <w:rPr>
          <w:sz w:val="20"/>
          <w:szCs w:val="20"/>
        </w:rPr>
      </w:pPr>
    </w:p>
  </w:endnote>
  <w:endnote w:id="114">
    <w:p w14:paraId="7DB5D0A7" w14:textId="242640E0"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Catherine Stephan, “Ins-and-outs of the Danish flexicurity model” (Paris: BNP Paribas, 2017).</w:t>
      </w:r>
    </w:p>
    <w:p w14:paraId="6A938898" w14:textId="77777777" w:rsidR="009A1D3B" w:rsidRPr="00C41616" w:rsidRDefault="009A1D3B" w:rsidP="00A67A61">
      <w:pPr>
        <w:pStyle w:val="EndnoteText"/>
        <w:rPr>
          <w:sz w:val="20"/>
          <w:szCs w:val="20"/>
        </w:rPr>
      </w:pPr>
    </w:p>
  </w:endnote>
  <w:endnote w:id="115">
    <w:p w14:paraId="43129DC4" w14:textId="63B8EC4C"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Salmon, “The Future of Work in New Zealand: Education and Training – Lessons from Denmark.”</w:t>
      </w:r>
    </w:p>
    <w:p w14:paraId="484E1BEA" w14:textId="77777777" w:rsidR="009A1D3B" w:rsidRPr="00C41616" w:rsidRDefault="009A1D3B" w:rsidP="00A67A61">
      <w:pPr>
        <w:pStyle w:val="EndnoteText"/>
        <w:rPr>
          <w:sz w:val="20"/>
          <w:szCs w:val="20"/>
        </w:rPr>
      </w:pPr>
    </w:p>
  </w:endnote>
  <w:endnote w:id="116">
    <w:p w14:paraId="3C3B2EDC" w14:textId="1930C500"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Nordic Council of Ministers, “Labour Market Mobility.”</w:t>
      </w:r>
    </w:p>
    <w:p w14:paraId="7F025063" w14:textId="77777777" w:rsidR="009A1D3B" w:rsidRPr="00C41616" w:rsidRDefault="009A1D3B" w:rsidP="00A67A61">
      <w:pPr>
        <w:pStyle w:val="EndnoteText"/>
        <w:rPr>
          <w:sz w:val="20"/>
          <w:szCs w:val="20"/>
        </w:rPr>
      </w:pPr>
    </w:p>
  </w:endnote>
  <w:endnote w:id="117">
    <w:p w14:paraId="458192C6" w14:textId="4CDD75BB"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Jan Hendeliowitz, “Danish Employment Policy National Target Setting, Regional Performance Management and Local Delivery” (Copenhagen: Danish National Labour Market Authority, 2008).</w:t>
      </w:r>
    </w:p>
    <w:p w14:paraId="66FA7587" w14:textId="77777777" w:rsidR="009A1D3B" w:rsidRPr="00C41616" w:rsidRDefault="009A1D3B" w:rsidP="00A67A61">
      <w:pPr>
        <w:pStyle w:val="EndnoteText"/>
        <w:rPr>
          <w:sz w:val="20"/>
          <w:szCs w:val="20"/>
        </w:rPr>
      </w:pPr>
    </w:p>
  </w:endnote>
  <w:endnote w:id="118">
    <w:p w14:paraId="16E8A281" w14:textId="1511C779"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Eurostat via the Google Public Data portal, accessed April 17, 2018</w:t>
      </w:r>
      <w:r>
        <w:rPr>
          <w:sz w:val="20"/>
          <w:szCs w:val="20"/>
        </w:rPr>
        <w:t>.</w:t>
      </w:r>
    </w:p>
    <w:p w14:paraId="1C024FB8" w14:textId="77777777" w:rsidR="009A1D3B" w:rsidRPr="00C41616" w:rsidRDefault="009A1D3B" w:rsidP="00A67A61">
      <w:pPr>
        <w:pStyle w:val="EndnoteText"/>
        <w:rPr>
          <w:color w:val="FF0000"/>
          <w:sz w:val="20"/>
          <w:szCs w:val="20"/>
        </w:rPr>
      </w:pPr>
    </w:p>
  </w:endnote>
  <w:endnote w:id="119">
    <w:p w14:paraId="75AEE9E7" w14:textId="3F221434"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w:t>
      </w:r>
      <w:hyperlink r:id="rId23" w:history="1">
        <w:r w:rsidRPr="00C41616">
          <w:rPr>
            <w:rStyle w:val="Hyperlink"/>
            <w:sz w:val="20"/>
            <w:szCs w:val="20"/>
          </w:rPr>
          <w:t>https://data.oecd.org/emp/employment-rate.htm</w:t>
        </w:r>
      </w:hyperlink>
      <w:r w:rsidRPr="00C41616">
        <w:rPr>
          <w:sz w:val="20"/>
          <w:szCs w:val="20"/>
        </w:rPr>
        <w:t>, accessed April 17, 2018.</w:t>
      </w:r>
    </w:p>
    <w:p w14:paraId="196DF68E" w14:textId="77777777" w:rsidR="009A1D3B" w:rsidRPr="00C41616" w:rsidRDefault="009A1D3B" w:rsidP="00A67A61">
      <w:pPr>
        <w:pStyle w:val="EndnoteText"/>
        <w:rPr>
          <w:sz w:val="20"/>
          <w:szCs w:val="20"/>
        </w:rPr>
      </w:pPr>
    </w:p>
  </w:endnote>
  <w:endnote w:id="120">
    <w:p w14:paraId="52504837" w14:textId="5677AC47" w:rsidR="009A1D3B" w:rsidRDefault="009A1D3B" w:rsidP="00A67A61">
      <w:pPr>
        <w:pStyle w:val="EndnoteText"/>
        <w:rPr>
          <w:sz w:val="20"/>
          <w:szCs w:val="20"/>
        </w:rPr>
      </w:pPr>
      <w:r w:rsidRPr="00884203">
        <w:rPr>
          <w:rStyle w:val="EndnoteReference"/>
          <w:sz w:val="20"/>
          <w:szCs w:val="20"/>
        </w:rPr>
        <w:endnoteRef/>
      </w:r>
      <w:r w:rsidRPr="00884203">
        <w:rPr>
          <w:sz w:val="20"/>
          <w:szCs w:val="20"/>
        </w:rPr>
        <w:t xml:space="preserve"> See “GDP per hour worked,” OECD </w:t>
      </w:r>
      <w:hyperlink r:id="rId24" w:history="1">
        <w:r w:rsidRPr="00884203">
          <w:rPr>
            <w:rStyle w:val="Hyperlink"/>
            <w:sz w:val="20"/>
            <w:szCs w:val="20"/>
          </w:rPr>
          <w:t>https://data.oecd.org/lprdty/gdp-per-hour-worked.htm</w:t>
        </w:r>
      </w:hyperlink>
      <w:r w:rsidRPr="00884203">
        <w:rPr>
          <w:sz w:val="20"/>
          <w:szCs w:val="20"/>
        </w:rPr>
        <w:t xml:space="preserve"> </w:t>
      </w:r>
    </w:p>
    <w:p w14:paraId="4819120F" w14:textId="77777777" w:rsidR="009A1D3B" w:rsidRPr="00884203" w:rsidRDefault="009A1D3B" w:rsidP="00A67A61">
      <w:pPr>
        <w:pStyle w:val="EndnoteText"/>
        <w:rPr>
          <w:sz w:val="20"/>
          <w:szCs w:val="20"/>
        </w:rPr>
      </w:pPr>
    </w:p>
  </w:endnote>
  <w:endnote w:id="121">
    <w:p w14:paraId="6CEF4536" w14:textId="143E9EF5" w:rsidR="009A1D3B" w:rsidRDefault="009A1D3B" w:rsidP="00A67A61">
      <w:pPr>
        <w:pStyle w:val="EndnoteText"/>
        <w:rPr>
          <w:sz w:val="20"/>
          <w:szCs w:val="20"/>
        </w:rPr>
      </w:pPr>
      <w:r w:rsidRPr="00884203">
        <w:rPr>
          <w:rStyle w:val="EndnoteReference"/>
          <w:sz w:val="20"/>
          <w:szCs w:val="20"/>
        </w:rPr>
        <w:endnoteRef/>
      </w:r>
      <w:r w:rsidRPr="00884203">
        <w:rPr>
          <w:sz w:val="20"/>
          <w:szCs w:val="20"/>
        </w:rPr>
        <w:t xml:space="preserve"> See </w:t>
      </w:r>
      <w:hyperlink r:id="rId25" w:history="1">
        <w:r w:rsidRPr="00884203">
          <w:rPr>
            <w:rStyle w:val="Hyperlink"/>
            <w:sz w:val="20"/>
            <w:szCs w:val="20"/>
          </w:rPr>
          <w:t>http://thegedi.org/global-entrepreneurship-and-development-index/</w:t>
        </w:r>
      </w:hyperlink>
      <w:r w:rsidRPr="00884203">
        <w:rPr>
          <w:sz w:val="20"/>
          <w:szCs w:val="20"/>
        </w:rPr>
        <w:t xml:space="preserve"> </w:t>
      </w:r>
    </w:p>
    <w:p w14:paraId="4164E3E3" w14:textId="77777777" w:rsidR="009A1D3B" w:rsidRPr="00884203" w:rsidRDefault="009A1D3B" w:rsidP="00A67A61">
      <w:pPr>
        <w:pStyle w:val="EndnoteText"/>
        <w:rPr>
          <w:sz w:val="20"/>
          <w:szCs w:val="20"/>
        </w:rPr>
      </w:pPr>
    </w:p>
  </w:endnote>
  <w:endnote w:id="122">
    <w:p w14:paraId="323F23A7" w14:textId="63AB6E90" w:rsidR="009A1D3B" w:rsidRDefault="009A1D3B" w:rsidP="00A67A61">
      <w:pPr>
        <w:pStyle w:val="EndnoteText"/>
        <w:rPr>
          <w:sz w:val="20"/>
          <w:szCs w:val="20"/>
        </w:rPr>
      </w:pPr>
      <w:r w:rsidRPr="00786C28">
        <w:rPr>
          <w:rStyle w:val="EndnoteReference"/>
          <w:sz w:val="20"/>
          <w:szCs w:val="20"/>
        </w:rPr>
        <w:endnoteRef/>
      </w:r>
      <w:r w:rsidRPr="00786C28">
        <w:rPr>
          <w:sz w:val="20"/>
          <w:szCs w:val="20"/>
        </w:rPr>
        <w:t xml:space="preserve"> For discussions around the relationship between flexicurity and worker risk-taking in Denmark, see Thomas Bredgaard and Flemming Larsen, “Comparing Flexicurity in Denmark and Japan,” (Aalborg, Denmark: Centre for Labour Market Research at Aalborg University, 2018); Thomas Bredgaard and Arthur Daemmrich, “The Welfare State as an Investment Strategy: Denmark’s Flexicurity Policies,” in A</w:t>
      </w:r>
      <w:r>
        <w:rPr>
          <w:sz w:val="20"/>
          <w:szCs w:val="20"/>
        </w:rPr>
        <w:t>shok Bardhan, Dwight</w:t>
      </w:r>
      <w:r w:rsidRPr="00786C28">
        <w:rPr>
          <w:sz w:val="20"/>
          <w:szCs w:val="20"/>
        </w:rPr>
        <w:t xml:space="preserve"> Jaffee, and C</w:t>
      </w:r>
      <w:r>
        <w:rPr>
          <w:sz w:val="20"/>
          <w:szCs w:val="20"/>
        </w:rPr>
        <w:t>ynthia</w:t>
      </w:r>
      <w:r w:rsidRPr="00786C28">
        <w:rPr>
          <w:sz w:val="20"/>
          <w:szCs w:val="20"/>
        </w:rPr>
        <w:t xml:space="preserve"> Kroll,</w:t>
      </w:r>
      <w:r>
        <w:rPr>
          <w:sz w:val="20"/>
          <w:szCs w:val="20"/>
        </w:rPr>
        <w:t xml:space="preserve"> </w:t>
      </w:r>
      <w:r w:rsidRPr="00786C28">
        <w:rPr>
          <w:sz w:val="20"/>
          <w:szCs w:val="20"/>
        </w:rPr>
        <w:t xml:space="preserve">ed. </w:t>
      </w:r>
      <w:r w:rsidRPr="00786C28">
        <w:rPr>
          <w:i/>
          <w:sz w:val="20"/>
          <w:szCs w:val="20"/>
        </w:rPr>
        <w:t xml:space="preserve">The Oxford Handbook of Offshoring and Global Employment </w:t>
      </w:r>
      <w:r w:rsidRPr="00786C28">
        <w:rPr>
          <w:sz w:val="20"/>
          <w:szCs w:val="20"/>
        </w:rPr>
        <w:t xml:space="preserve">(Oxford: Oxford University Press, 2013); Daemmrich, Arthur A., and Benjamin Kramarz. "Denmark: Globalization and the Welfare State" (Cambridge: Harvard Business School, 2009, revised 2012); and Thomas Bredgaard, Flemming Larsen, and Per Kongshøj Madsen, “Opportunities and challenges for flexicurity – The Danish example,” </w:t>
      </w:r>
      <w:r w:rsidRPr="00786C28">
        <w:rPr>
          <w:i/>
          <w:sz w:val="20"/>
          <w:szCs w:val="20"/>
        </w:rPr>
        <w:t>Transfer: European Review of Labour and Research</w:t>
      </w:r>
      <w:r w:rsidRPr="00786C28">
        <w:rPr>
          <w:sz w:val="20"/>
          <w:szCs w:val="20"/>
        </w:rPr>
        <w:t>, 12 (1) (2006): 61–82.</w:t>
      </w:r>
    </w:p>
    <w:p w14:paraId="42BD6A72" w14:textId="77777777" w:rsidR="009A1D3B" w:rsidRPr="00786C28" w:rsidRDefault="009A1D3B" w:rsidP="00A67A61">
      <w:pPr>
        <w:pStyle w:val="EndnoteText"/>
        <w:rPr>
          <w:sz w:val="20"/>
          <w:szCs w:val="20"/>
        </w:rPr>
      </w:pPr>
    </w:p>
  </w:endnote>
  <w:endnote w:id="123">
    <w:p w14:paraId="3B477B09" w14:textId="48DF70AD"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Geoff Williams, “The Hidden Costs of Moving,” </w:t>
      </w:r>
      <w:r w:rsidRPr="00C41616">
        <w:rPr>
          <w:i/>
          <w:sz w:val="20"/>
          <w:szCs w:val="20"/>
        </w:rPr>
        <w:t>U.S. News and World Report</w:t>
      </w:r>
      <w:r w:rsidRPr="00C41616">
        <w:rPr>
          <w:sz w:val="20"/>
          <w:szCs w:val="20"/>
        </w:rPr>
        <w:t>, April 30, 2014.</w:t>
      </w:r>
    </w:p>
    <w:p w14:paraId="3EF275F0" w14:textId="77777777" w:rsidR="009A1D3B" w:rsidRPr="00C41616" w:rsidRDefault="009A1D3B" w:rsidP="00A67A61">
      <w:pPr>
        <w:pStyle w:val="EndnoteText"/>
        <w:rPr>
          <w:sz w:val="20"/>
          <w:szCs w:val="20"/>
        </w:rPr>
      </w:pPr>
    </w:p>
  </w:endnote>
  <w:endnote w:id="124">
    <w:p w14:paraId="4047D90B" w14:textId="2C795FA4" w:rsidR="009A1D3B" w:rsidRDefault="009A1D3B" w:rsidP="00A67A61">
      <w:pPr>
        <w:pStyle w:val="EndnoteText"/>
        <w:rPr>
          <w:sz w:val="20"/>
          <w:szCs w:val="20"/>
        </w:rPr>
      </w:pPr>
      <w:r w:rsidRPr="00C41616">
        <w:rPr>
          <w:rStyle w:val="EndnoteReference"/>
          <w:sz w:val="20"/>
          <w:szCs w:val="20"/>
        </w:rPr>
        <w:endnoteRef/>
      </w:r>
      <w:r w:rsidRPr="00C41616">
        <w:rPr>
          <w:sz w:val="20"/>
          <w:szCs w:val="20"/>
        </w:rPr>
        <w:t xml:space="preserve"> Alden and others, “The Work Ahead”; see also Mihir Desai, “Move Americans to Jobs, Not the Other Way Around</w:t>
      </w:r>
      <w:r w:rsidRPr="00797F9B">
        <w:rPr>
          <w:sz w:val="20"/>
          <w:szCs w:val="20"/>
        </w:rPr>
        <w:t>,” Bloomberg View, August 28, 2017.</w:t>
      </w:r>
    </w:p>
    <w:p w14:paraId="4756DC09" w14:textId="77777777" w:rsidR="009A1D3B" w:rsidRPr="00797F9B" w:rsidRDefault="009A1D3B" w:rsidP="00A67A61">
      <w:pPr>
        <w:pStyle w:val="EndnoteText"/>
        <w:rPr>
          <w:sz w:val="20"/>
          <w:szCs w:val="20"/>
        </w:rPr>
      </w:pPr>
    </w:p>
  </w:endnote>
  <w:endnote w:id="125">
    <w:p w14:paraId="1F5E4D7F" w14:textId="4143B3D6"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w:t>
      </w:r>
      <w:r w:rsidRPr="006E3065">
        <w:rPr>
          <w:sz w:val="20"/>
          <w:szCs w:val="20"/>
        </w:rPr>
        <w:t>See Indivar Dutta-Gupta and others, “Lessons Learned from 40 Years of Subsidized Employment Programs” (Washington: Georgetown Law Center on Poverty and Inequality, 2016); see also Rachel West, Rebecca Vallas, and Melissa Boteach, “A Subsidized Jobs Program for the 21st Century” (Washington: Center for American Progress, 2015).</w:t>
      </w:r>
    </w:p>
    <w:p w14:paraId="5D56F128" w14:textId="77777777" w:rsidR="009A1D3B" w:rsidRPr="00797F9B" w:rsidRDefault="009A1D3B" w:rsidP="00A67A61">
      <w:pPr>
        <w:pStyle w:val="EndnoteText"/>
        <w:rPr>
          <w:sz w:val="20"/>
          <w:szCs w:val="20"/>
        </w:rPr>
      </w:pPr>
    </w:p>
  </w:endnote>
  <w:endnote w:id="126">
    <w:p w14:paraId="7FCFB416" w14:textId="41DDC630"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For information on the WOTC, see </w:t>
      </w:r>
      <w:hyperlink r:id="rId26" w:history="1">
        <w:r w:rsidRPr="00797F9B">
          <w:rPr>
            <w:rStyle w:val="Hyperlink"/>
            <w:sz w:val="20"/>
            <w:szCs w:val="20"/>
          </w:rPr>
          <w:t>https://www.doleta.gov/business/incentives/opptax/</w:t>
        </w:r>
      </w:hyperlink>
      <w:r w:rsidRPr="00797F9B">
        <w:rPr>
          <w:sz w:val="20"/>
          <w:szCs w:val="20"/>
        </w:rPr>
        <w:t>; see also Elizabeth Lower-Basch, “Rethinking Work Opportunity: From Tax Credits to Subsidized Job Placements” (Washington: Center for Law and Social Policy, 2011).</w:t>
      </w:r>
    </w:p>
    <w:p w14:paraId="7408E81D" w14:textId="77777777" w:rsidR="009A1D3B" w:rsidRDefault="009A1D3B" w:rsidP="00A67A61">
      <w:pPr>
        <w:pStyle w:val="EndnoteText"/>
        <w:rPr>
          <w:sz w:val="20"/>
          <w:szCs w:val="20"/>
        </w:rPr>
      </w:pPr>
    </w:p>
    <w:p w14:paraId="186F781B" w14:textId="77777777" w:rsidR="009A1D3B" w:rsidRPr="00797F9B" w:rsidRDefault="009A1D3B" w:rsidP="00A67A61">
      <w:pPr>
        <w:pStyle w:val="EndnoteText"/>
        <w:rPr>
          <w:sz w:val="20"/>
          <w:szCs w:val="20"/>
        </w:rPr>
      </w:pPr>
    </w:p>
  </w:endnote>
  <w:endnote w:id="127">
    <w:p w14:paraId="5E3C9D9C" w14:textId="19446B41" w:rsidR="009A1D3B" w:rsidRDefault="009A1D3B" w:rsidP="00A67A61">
      <w:pPr>
        <w:pStyle w:val="EndnoteText"/>
        <w:rPr>
          <w:sz w:val="20"/>
          <w:szCs w:val="20"/>
        </w:rPr>
      </w:pPr>
      <w:r w:rsidRPr="00797F9B">
        <w:rPr>
          <w:rStyle w:val="EndnoteReference"/>
          <w:sz w:val="20"/>
          <w:szCs w:val="20"/>
        </w:rPr>
        <w:endnoteRef/>
      </w:r>
      <w:r w:rsidRPr="00797F9B">
        <w:rPr>
          <w:sz w:val="20"/>
          <w:szCs w:val="20"/>
        </w:rPr>
        <w:t xml:space="preserve"> See Lower-Basch, “Rethinking Work Opportunity,” and Dutta-Gupta and others, “Lessons Learned from 40 Years of Subsidized Employment Programs.”</w:t>
      </w:r>
    </w:p>
    <w:p w14:paraId="70D35661" w14:textId="77777777" w:rsidR="009A1D3B" w:rsidRPr="00797F9B" w:rsidRDefault="009A1D3B" w:rsidP="00A67A61">
      <w:pPr>
        <w:pStyle w:val="EndnoteText"/>
        <w:rPr>
          <w:sz w:val="20"/>
          <w:szCs w:val="20"/>
        </w:rPr>
      </w:pPr>
    </w:p>
  </w:endnote>
  <w:endnote w:id="128">
    <w:p w14:paraId="49E9401F" w14:textId="65C070D5"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“Policy Basics: The Earned Income Tax Credit,” (Washington: Center on Budget and Policy Priorities, 2018).</w:t>
      </w:r>
    </w:p>
    <w:p w14:paraId="22B5785E" w14:textId="77777777" w:rsidR="009A1D3B" w:rsidRPr="00797F9B" w:rsidRDefault="009A1D3B" w:rsidP="00D011E1">
      <w:pPr>
        <w:pStyle w:val="EndnoteText"/>
        <w:rPr>
          <w:color w:val="FF0000"/>
          <w:sz w:val="20"/>
          <w:szCs w:val="20"/>
        </w:rPr>
      </w:pPr>
    </w:p>
  </w:endnote>
  <w:endnote w:id="129">
    <w:p w14:paraId="144DB344" w14:textId="46CDB7EA"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w:t>
      </w:r>
      <w:r w:rsidRPr="00441052">
        <w:rPr>
          <w:sz w:val="20"/>
          <w:szCs w:val="20"/>
        </w:rPr>
        <w:t>Congress has proposed several plans to expand the EITC in recent years, but none have yet passed. One of the most ambitious plans to expand the EITC comes from Rep</w:t>
      </w:r>
      <w:ins w:id="659" w:author="david jackson" w:date="2018-12-14T15:33:00Z">
        <w:r w:rsidR="003C6518">
          <w:rPr>
            <w:sz w:val="20"/>
            <w:szCs w:val="20"/>
          </w:rPr>
          <w:t>.</w:t>
        </w:r>
      </w:ins>
      <w:del w:id="660" w:author="david jackson" w:date="2018-12-14T15:33:00Z">
        <w:r w:rsidRPr="00441052" w:rsidDel="003C6518">
          <w:rPr>
            <w:sz w:val="20"/>
            <w:szCs w:val="20"/>
          </w:rPr>
          <w:delText>resentative</w:delText>
        </w:r>
      </w:del>
      <w:r w:rsidRPr="00441052">
        <w:rPr>
          <w:sz w:val="20"/>
          <w:szCs w:val="20"/>
        </w:rPr>
        <w:t xml:space="preserve"> Ro Khanna </w:t>
      </w:r>
      <w:del w:id="661" w:author="david jackson" w:date="2018-12-14T15:34:00Z">
        <w:r w:rsidRPr="00441052" w:rsidDel="00BD089C">
          <w:rPr>
            <w:sz w:val="20"/>
            <w:szCs w:val="20"/>
          </w:rPr>
          <w:delText xml:space="preserve">of </w:delText>
        </w:r>
      </w:del>
      <w:ins w:id="662" w:author="david jackson" w:date="2018-12-14T15:34:00Z">
        <w:r w:rsidR="00BD089C">
          <w:rPr>
            <w:sz w:val="20"/>
            <w:szCs w:val="20"/>
          </w:rPr>
          <w:t>(D-</w:t>
        </w:r>
      </w:ins>
      <w:r w:rsidRPr="00441052">
        <w:rPr>
          <w:sz w:val="20"/>
          <w:szCs w:val="20"/>
        </w:rPr>
        <w:t>Calif</w:t>
      </w:r>
      <w:ins w:id="663" w:author="david jackson" w:date="2018-12-14T15:34:00Z">
        <w:r w:rsidR="00BD089C">
          <w:rPr>
            <w:sz w:val="20"/>
            <w:szCs w:val="20"/>
          </w:rPr>
          <w:t>.)</w:t>
        </w:r>
      </w:ins>
      <w:del w:id="664" w:author="david jackson" w:date="2018-12-14T15:34:00Z">
        <w:r w:rsidRPr="00441052" w:rsidDel="00BD089C">
          <w:rPr>
            <w:sz w:val="20"/>
            <w:szCs w:val="20"/>
          </w:rPr>
          <w:delText>ornia</w:delText>
        </w:r>
      </w:del>
      <w:r w:rsidRPr="00441052">
        <w:rPr>
          <w:sz w:val="20"/>
          <w:szCs w:val="20"/>
        </w:rPr>
        <w:t xml:space="preserve"> and Sen</w:t>
      </w:r>
      <w:ins w:id="665" w:author="david jackson" w:date="2018-12-14T15:33:00Z">
        <w:r w:rsidR="00BA57E3">
          <w:rPr>
            <w:sz w:val="20"/>
            <w:szCs w:val="20"/>
          </w:rPr>
          <w:t>.</w:t>
        </w:r>
      </w:ins>
      <w:del w:id="666" w:author="david jackson" w:date="2018-12-14T15:33:00Z">
        <w:r w:rsidRPr="00441052" w:rsidDel="00BA57E3">
          <w:rPr>
            <w:sz w:val="20"/>
            <w:szCs w:val="20"/>
          </w:rPr>
          <w:delText>ato</w:delText>
        </w:r>
      </w:del>
      <w:r w:rsidRPr="00441052">
        <w:rPr>
          <w:sz w:val="20"/>
          <w:szCs w:val="20"/>
        </w:rPr>
        <w:t xml:space="preserve">r Sherrod Brown </w:t>
      </w:r>
      <w:del w:id="667" w:author="david jackson" w:date="2018-12-14T15:33:00Z">
        <w:r w:rsidRPr="00441052" w:rsidDel="00BA57E3">
          <w:rPr>
            <w:sz w:val="20"/>
            <w:szCs w:val="20"/>
          </w:rPr>
          <w:delText xml:space="preserve">of </w:delText>
        </w:r>
      </w:del>
      <w:ins w:id="668" w:author="david jackson" w:date="2018-12-14T15:33:00Z">
        <w:r w:rsidR="00BA57E3">
          <w:rPr>
            <w:sz w:val="20"/>
            <w:szCs w:val="20"/>
          </w:rPr>
          <w:t>(D-</w:t>
        </w:r>
      </w:ins>
      <w:r w:rsidRPr="00441052">
        <w:rPr>
          <w:sz w:val="20"/>
          <w:szCs w:val="20"/>
        </w:rPr>
        <w:t>Ohio</w:t>
      </w:r>
      <w:ins w:id="669" w:author="david jackson" w:date="2018-12-14T15:33:00Z">
        <w:r w:rsidR="00BA57E3">
          <w:rPr>
            <w:sz w:val="20"/>
            <w:szCs w:val="20"/>
          </w:rPr>
          <w:t>)</w:t>
        </w:r>
      </w:ins>
      <w:r w:rsidRPr="00441052">
        <w:rPr>
          <w:sz w:val="20"/>
          <w:szCs w:val="20"/>
        </w:rPr>
        <w:t>. Their proposal incorporates several reforms that will make the EITC more effective as a</w:t>
      </w:r>
      <w:r>
        <w:rPr>
          <w:sz w:val="20"/>
          <w:szCs w:val="20"/>
        </w:rPr>
        <w:t>utomation pushes a</w:t>
      </w:r>
      <w:r w:rsidRPr="00441052">
        <w:rPr>
          <w:sz w:val="20"/>
          <w:szCs w:val="20"/>
        </w:rPr>
        <w:t xml:space="preserve"> larger portion of the workforce into lower-wage jobs, including increasing the payments provided to workers, including childless workers, as well as raising the maximum income threshold.</w:t>
      </w:r>
      <w:r>
        <w:rPr>
          <w:sz w:val="20"/>
          <w:szCs w:val="20"/>
        </w:rPr>
        <w:t xml:space="preserve"> See </w:t>
      </w:r>
      <w:r w:rsidRPr="00797F9B">
        <w:rPr>
          <w:sz w:val="20"/>
          <w:szCs w:val="20"/>
        </w:rPr>
        <w:t>Ferenstein, “Wages are stagnating, robots are taking our jobs. This Democrat has a $1.4 trillion solution.”</w:t>
      </w:r>
    </w:p>
    <w:p w14:paraId="7C0279FF" w14:textId="77777777" w:rsidR="009A1D3B" w:rsidRPr="00797F9B" w:rsidRDefault="009A1D3B" w:rsidP="00D011E1">
      <w:pPr>
        <w:pStyle w:val="EndnoteText"/>
        <w:rPr>
          <w:sz w:val="20"/>
          <w:szCs w:val="20"/>
        </w:rPr>
      </w:pPr>
    </w:p>
  </w:endnote>
  <w:endnote w:id="130">
    <w:p w14:paraId="03E2EE8E" w14:textId="71DC3BE8"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w:t>
      </w:r>
      <w:r w:rsidRPr="00441052">
        <w:rPr>
          <w:sz w:val="20"/>
          <w:szCs w:val="20"/>
        </w:rPr>
        <w:t>The IRS has already developed the infrastructure for making regular tax credit payments through the monthly tax credits it provides to offset medical insurance premiums bought through the Affordable Care Act (ACA) exchanges. This infrastructure could be levied to make similar payments to workers that qualify for the EITC</w:t>
      </w:r>
      <w:r>
        <w:rPr>
          <w:sz w:val="20"/>
          <w:szCs w:val="20"/>
        </w:rPr>
        <w:t>. S</w:t>
      </w:r>
      <w:r w:rsidRPr="00797F9B">
        <w:rPr>
          <w:sz w:val="20"/>
          <w:szCs w:val="20"/>
        </w:rPr>
        <w:t xml:space="preserve">ee: Steve Holt, “Periodic payment of the Earned Income Tax Credit revisited,” (Washington: Brookings Institution, 2015); see also: Alan Berube, “Want to help the working class? Pay the EITC differently,” </w:t>
      </w:r>
      <w:r w:rsidRPr="00797F9B">
        <w:rPr>
          <w:i/>
          <w:sz w:val="20"/>
          <w:szCs w:val="20"/>
        </w:rPr>
        <w:t>The Avenue</w:t>
      </w:r>
      <w:r>
        <w:rPr>
          <w:sz w:val="20"/>
          <w:szCs w:val="20"/>
        </w:rPr>
        <w:t>, June 28, 2017.</w:t>
      </w:r>
    </w:p>
    <w:p w14:paraId="28F32E64" w14:textId="77777777" w:rsidR="009A1D3B" w:rsidRPr="00797F9B" w:rsidRDefault="009A1D3B" w:rsidP="00D011E1">
      <w:pPr>
        <w:pStyle w:val="EndnoteText"/>
        <w:rPr>
          <w:sz w:val="20"/>
          <w:szCs w:val="20"/>
        </w:rPr>
      </w:pPr>
    </w:p>
  </w:endnote>
  <w:endnote w:id="131">
    <w:p w14:paraId="33E66F90" w14:textId="292E1E81"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w:t>
      </w:r>
      <w:hyperlink r:id="rId27" w:history="1">
        <w:r w:rsidRPr="00797F9B">
          <w:rPr>
            <w:rStyle w:val="Hyperlink"/>
            <w:sz w:val="20"/>
            <w:szCs w:val="20"/>
          </w:rPr>
          <w:t>https://www.bls.gov/news.release/disp.t07.htm</w:t>
        </w:r>
      </w:hyperlink>
      <w:r w:rsidRPr="00797F9B">
        <w:rPr>
          <w:sz w:val="20"/>
          <w:szCs w:val="20"/>
        </w:rPr>
        <w:t xml:space="preserve"> </w:t>
      </w:r>
    </w:p>
    <w:p w14:paraId="69550D48" w14:textId="77777777" w:rsidR="009A1D3B" w:rsidRPr="00797F9B" w:rsidRDefault="009A1D3B" w:rsidP="00D011E1">
      <w:pPr>
        <w:pStyle w:val="EndnoteText"/>
        <w:rPr>
          <w:sz w:val="20"/>
          <w:szCs w:val="20"/>
        </w:rPr>
      </w:pPr>
    </w:p>
  </w:endnote>
  <w:endnote w:id="132">
    <w:p w14:paraId="2A52C713" w14:textId="4038CE01"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Benjamin Collins, “Trade Adjustment Assistance for Workers and the TAA Reauthorization Act of 2015” (Congressional Research Service, 2016).</w:t>
      </w:r>
    </w:p>
    <w:p w14:paraId="5E43DBAC" w14:textId="77777777" w:rsidR="009A1D3B" w:rsidRPr="00797F9B" w:rsidRDefault="009A1D3B" w:rsidP="00D011E1">
      <w:pPr>
        <w:pStyle w:val="EndnoteText"/>
        <w:rPr>
          <w:sz w:val="20"/>
          <w:szCs w:val="20"/>
        </w:rPr>
      </w:pPr>
    </w:p>
  </w:endnote>
  <w:endnote w:id="133">
    <w:p w14:paraId="44ABDCA0" w14:textId="4F9C22D7"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Rob Valletta, “Involuntary Part-Time Work: Yes, It’s Here to Sta</w:t>
      </w:r>
      <w:r>
        <w:rPr>
          <w:sz w:val="20"/>
          <w:szCs w:val="20"/>
        </w:rPr>
        <w:t>y,” SF Fed Blog, April 11, 2018; see also Martha Gimbel, “</w:t>
      </w:r>
      <w:r w:rsidRPr="00FA4E9E">
        <w:rPr>
          <w:sz w:val="20"/>
          <w:szCs w:val="20"/>
        </w:rPr>
        <w:t>October Jobs Report Preview: Many of Today’s Part-Time Workers Are Hoping to Find Full-Time Jobs</w:t>
      </w:r>
      <w:r>
        <w:rPr>
          <w:sz w:val="20"/>
          <w:szCs w:val="20"/>
        </w:rPr>
        <w:t xml:space="preserve">,” Indeed Hiring Lab </w:t>
      </w:r>
      <w:r w:rsidRPr="00FA4E9E">
        <w:rPr>
          <w:i/>
          <w:sz w:val="20"/>
          <w:szCs w:val="20"/>
        </w:rPr>
        <w:t>State of the Labor Market</w:t>
      </w:r>
      <w:r>
        <w:rPr>
          <w:sz w:val="20"/>
          <w:szCs w:val="20"/>
        </w:rPr>
        <w:t>, October 29, 2018.</w:t>
      </w:r>
    </w:p>
    <w:p w14:paraId="33F177EF" w14:textId="77777777" w:rsidR="009A1D3B" w:rsidRPr="00797F9B" w:rsidRDefault="009A1D3B" w:rsidP="00D011E1">
      <w:pPr>
        <w:pStyle w:val="EndnoteText"/>
        <w:rPr>
          <w:sz w:val="20"/>
          <w:szCs w:val="20"/>
        </w:rPr>
      </w:pPr>
    </w:p>
  </w:endnote>
  <w:endnote w:id="134">
    <w:p w14:paraId="103BACDC" w14:textId="1DBC2B17"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Andrew Stettner, Michael Cassidy And George Wentworth, “A New Safety Net for An Era of Unstable Earnings” (Washington: The Century Foundation, 2016).</w:t>
      </w:r>
    </w:p>
    <w:p w14:paraId="56CDCD12" w14:textId="77777777" w:rsidR="009A1D3B" w:rsidRPr="00797F9B" w:rsidRDefault="009A1D3B" w:rsidP="00D011E1">
      <w:pPr>
        <w:pStyle w:val="EndnoteText"/>
        <w:rPr>
          <w:sz w:val="20"/>
          <w:szCs w:val="20"/>
        </w:rPr>
      </w:pPr>
    </w:p>
  </w:endnote>
  <w:endnote w:id="135">
    <w:p w14:paraId="5C633961" w14:textId="5AB05E83"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Mark Muro and Clara Hendrickson, “Gouging the Safety Net is Especially Untimely Now.” </w:t>
      </w:r>
      <w:r w:rsidRPr="00797F9B">
        <w:rPr>
          <w:i/>
          <w:sz w:val="20"/>
          <w:szCs w:val="20"/>
        </w:rPr>
        <w:t xml:space="preserve">The Avenue, </w:t>
      </w:r>
      <w:r w:rsidRPr="00797F9B">
        <w:rPr>
          <w:sz w:val="20"/>
          <w:szCs w:val="20"/>
        </w:rPr>
        <w:t>December 20, 2017.</w:t>
      </w:r>
    </w:p>
    <w:p w14:paraId="3B26B3F0" w14:textId="77777777" w:rsidR="009A1D3B" w:rsidRPr="00797F9B" w:rsidRDefault="009A1D3B" w:rsidP="00D011E1">
      <w:pPr>
        <w:pStyle w:val="EndnoteText"/>
        <w:rPr>
          <w:sz w:val="20"/>
          <w:szCs w:val="20"/>
        </w:rPr>
      </w:pPr>
    </w:p>
  </w:endnote>
  <w:endnote w:id="136">
    <w:p w14:paraId="659D26B0" w14:textId="39EFFB27" w:rsidR="009A1D3B" w:rsidRDefault="009A1D3B" w:rsidP="00D011E1">
      <w:pPr>
        <w:pStyle w:val="EndnoteText"/>
        <w:rPr>
          <w:sz w:val="20"/>
          <w:szCs w:val="20"/>
        </w:rPr>
      </w:pPr>
      <w:r w:rsidRPr="006E701C">
        <w:rPr>
          <w:rStyle w:val="EndnoteReference"/>
          <w:sz w:val="20"/>
        </w:rPr>
        <w:endnoteRef/>
      </w:r>
      <w:r w:rsidRPr="006E701C">
        <w:rPr>
          <w:sz w:val="20"/>
        </w:rPr>
        <w:t xml:space="preserve"> </w:t>
      </w:r>
      <w:r w:rsidRPr="00797F9B">
        <w:rPr>
          <w:sz w:val="20"/>
          <w:szCs w:val="20"/>
        </w:rPr>
        <w:t>See: J. Mark Iwry and David C. John, “Pursuing Universal Retirement Security Through Automatic IRAs” (Washington: Brookings Institution, 2009); see also David C. John, “Automatic IRA Builds Retirement Security” (Washington: The Heritage Foundation, 2010) and David C. John, “The Automatic IRA</w:t>
      </w:r>
      <w:r w:rsidRPr="00EA2B7E">
        <w:rPr>
          <w:sz w:val="20"/>
          <w:szCs w:val="20"/>
        </w:rPr>
        <w:t xml:space="preserve">: A Conservative Way to Build Retirement Security,” </w:t>
      </w:r>
      <w:r w:rsidRPr="00EA2B7E">
        <w:rPr>
          <w:i/>
          <w:sz w:val="20"/>
          <w:szCs w:val="20"/>
        </w:rPr>
        <w:t>The Daily Signal</w:t>
      </w:r>
      <w:r w:rsidRPr="00EA2B7E">
        <w:rPr>
          <w:sz w:val="20"/>
          <w:szCs w:val="20"/>
        </w:rPr>
        <w:t>, August 13, 2010.</w:t>
      </w:r>
    </w:p>
    <w:p w14:paraId="4682E95D" w14:textId="77777777" w:rsidR="009A1D3B" w:rsidRPr="00EA2B7E" w:rsidRDefault="009A1D3B" w:rsidP="00D011E1">
      <w:pPr>
        <w:pStyle w:val="EndnoteText"/>
        <w:rPr>
          <w:sz w:val="20"/>
          <w:szCs w:val="20"/>
        </w:rPr>
      </w:pPr>
    </w:p>
  </w:endnote>
  <w:endnote w:id="137">
    <w:p w14:paraId="58E20FB8" w14:textId="448200A2" w:rsidR="009A1D3B" w:rsidRDefault="009A1D3B" w:rsidP="00D011E1">
      <w:pPr>
        <w:pStyle w:val="EndnoteText"/>
        <w:rPr>
          <w:sz w:val="20"/>
          <w:szCs w:val="20"/>
        </w:rPr>
      </w:pPr>
      <w:r w:rsidRPr="00EA2B7E">
        <w:rPr>
          <w:rStyle w:val="EndnoteReference"/>
          <w:sz w:val="20"/>
          <w:szCs w:val="20"/>
        </w:rPr>
        <w:endnoteRef/>
      </w:r>
      <w:r w:rsidRPr="00EA2B7E">
        <w:rPr>
          <w:sz w:val="20"/>
          <w:szCs w:val="20"/>
        </w:rPr>
        <w:t xml:space="preserve"> Mark Muro, “Failure to adjust: The case of the </w:t>
      </w:r>
      <w:r w:rsidRPr="00AF52FF">
        <w:rPr>
          <w:sz w:val="20"/>
          <w:szCs w:val="20"/>
        </w:rPr>
        <w:t xml:space="preserve">auto-IRA,” </w:t>
      </w:r>
      <w:r w:rsidRPr="00AF52FF">
        <w:rPr>
          <w:i/>
          <w:sz w:val="20"/>
          <w:szCs w:val="20"/>
        </w:rPr>
        <w:t>The Avenue</w:t>
      </w:r>
      <w:r w:rsidRPr="00AF52FF">
        <w:rPr>
          <w:sz w:val="20"/>
          <w:szCs w:val="20"/>
        </w:rPr>
        <w:t>, May 8, 2017.</w:t>
      </w:r>
    </w:p>
    <w:p w14:paraId="4A5F1C6B" w14:textId="77777777" w:rsidR="009A1D3B" w:rsidRPr="00AF52FF" w:rsidRDefault="009A1D3B" w:rsidP="00D011E1">
      <w:pPr>
        <w:pStyle w:val="EndnoteText"/>
        <w:rPr>
          <w:sz w:val="20"/>
          <w:szCs w:val="20"/>
        </w:rPr>
      </w:pPr>
    </w:p>
  </w:endnote>
  <w:endnote w:id="138">
    <w:p w14:paraId="7381E141" w14:textId="78C07C2F" w:rsidR="009A1D3B" w:rsidRDefault="009A1D3B" w:rsidP="00D011E1">
      <w:pPr>
        <w:pStyle w:val="EndnoteText"/>
        <w:rPr>
          <w:sz w:val="20"/>
          <w:szCs w:val="20"/>
        </w:rPr>
      </w:pPr>
      <w:r w:rsidRPr="00AF52FF">
        <w:rPr>
          <w:rStyle w:val="EndnoteReference"/>
          <w:sz w:val="20"/>
          <w:szCs w:val="20"/>
        </w:rPr>
        <w:endnoteRef/>
      </w:r>
      <w:r w:rsidRPr="00AF52FF">
        <w:rPr>
          <w:sz w:val="20"/>
          <w:szCs w:val="20"/>
        </w:rPr>
        <w:t xml:space="preserve"> Robert Steyer, “Oregon treasurer, in from the start, follows through on auto-IRA plan,” </w:t>
      </w:r>
      <w:r w:rsidRPr="00AF52FF">
        <w:rPr>
          <w:i/>
          <w:sz w:val="20"/>
          <w:szCs w:val="20"/>
        </w:rPr>
        <w:t>Pensions &amp; Investments Online</w:t>
      </w:r>
      <w:r w:rsidRPr="00AF52FF">
        <w:rPr>
          <w:sz w:val="20"/>
          <w:szCs w:val="20"/>
        </w:rPr>
        <w:t>, October 29, 2018.</w:t>
      </w:r>
    </w:p>
    <w:p w14:paraId="0B68FCFB" w14:textId="77777777" w:rsidR="009A1D3B" w:rsidRPr="00AF52FF" w:rsidRDefault="009A1D3B" w:rsidP="00D011E1">
      <w:pPr>
        <w:pStyle w:val="EndnoteText"/>
        <w:rPr>
          <w:sz w:val="20"/>
          <w:szCs w:val="20"/>
        </w:rPr>
      </w:pPr>
    </w:p>
  </w:endnote>
  <w:endnote w:id="139">
    <w:p w14:paraId="58AB6B87" w14:textId="54B2E8BF" w:rsidR="009A1D3B" w:rsidRDefault="009A1D3B" w:rsidP="00D011E1">
      <w:pPr>
        <w:pStyle w:val="EndnoteText"/>
        <w:rPr>
          <w:sz w:val="20"/>
          <w:szCs w:val="20"/>
        </w:rPr>
      </w:pPr>
      <w:r w:rsidRPr="00AF52FF">
        <w:rPr>
          <w:rStyle w:val="EndnoteReference"/>
          <w:sz w:val="20"/>
          <w:szCs w:val="20"/>
        </w:rPr>
        <w:endnoteRef/>
      </w:r>
      <w:r w:rsidRPr="00AF52FF">
        <w:rPr>
          <w:sz w:val="20"/>
          <w:szCs w:val="20"/>
        </w:rPr>
        <w:t xml:space="preserve"> Ibid.; see also Pew Charitable Trusts, “Early Participation Levels for Oregon Retirement Savings Program Indicate Promising Start,” March 13, 2018</w:t>
      </w:r>
      <w:r>
        <w:rPr>
          <w:sz w:val="20"/>
          <w:szCs w:val="20"/>
        </w:rPr>
        <w:t>.</w:t>
      </w:r>
    </w:p>
    <w:p w14:paraId="6E97CB0A" w14:textId="77777777" w:rsidR="009A1D3B" w:rsidRPr="00EA2B7E" w:rsidRDefault="009A1D3B" w:rsidP="00D011E1">
      <w:pPr>
        <w:pStyle w:val="EndnoteText"/>
        <w:rPr>
          <w:sz w:val="20"/>
          <w:szCs w:val="20"/>
        </w:rPr>
      </w:pPr>
    </w:p>
  </w:endnote>
  <w:endnote w:id="140">
    <w:p w14:paraId="4349100E" w14:textId="1D302552" w:rsidR="009A1D3B" w:rsidRDefault="009A1D3B" w:rsidP="00D011E1">
      <w:pPr>
        <w:pStyle w:val="EndnoteText"/>
        <w:rPr>
          <w:sz w:val="20"/>
          <w:szCs w:val="20"/>
        </w:rPr>
      </w:pPr>
      <w:r w:rsidRPr="00EA2B7E">
        <w:rPr>
          <w:rStyle w:val="EndnoteReference"/>
          <w:sz w:val="20"/>
          <w:szCs w:val="20"/>
        </w:rPr>
        <w:endnoteRef/>
      </w:r>
      <w:r w:rsidRPr="00EA2B7E">
        <w:rPr>
          <w:sz w:val="20"/>
          <w:szCs w:val="20"/>
        </w:rPr>
        <w:t xml:space="preserve"> See “2018 Survey of Oregonians: OregonSaves Program,” </w:t>
      </w:r>
      <w:hyperlink r:id="rId28" w:history="1">
        <w:r w:rsidRPr="00EA2B7E">
          <w:rPr>
            <w:rStyle w:val="Hyperlink"/>
            <w:sz w:val="20"/>
            <w:szCs w:val="20"/>
          </w:rPr>
          <w:t>https://www.aarp.org/research/topics/economics/info-2018/oregon-retirement-savings.html</w:t>
        </w:r>
      </w:hyperlink>
      <w:r w:rsidRPr="00EA2B7E">
        <w:rPr>
          <w:sz w:val="20"/>
          <w:szCs w:val="20"/>
        </w:rPr>
        <w:t xml:space="preserve"> </w:t>
      </w:r>
    </w:p>
    <w:p w14:paraId="5B146D97" w14:textId="77777777" w:rsidR="009A1D3B" w:rsidRPr="00EA2B7E" w:rsidRDefault="009A1D3B" w:rsidP="00D011E1">
      <w:pPr>
        <w:pStyle w:val="EndnoteText"/>
        <w:rPr>
          <w:sz w:val="20"/>
          <w:szCs w:val="20"/>
        </w:rPr>
      </w:pPr>
    </w:p>
  </w:endnote>
  <w:endnote w:id="141">
    <w:p w14:paraId="7E9CFCC3" w14:textId="77777777" w:rsidR="009A1D3B" w:rsidRDefault="009A1D3B" w:rsidP="00D011E1">
      <w:pPr>
        <w:pStyle w:val="EndnoteText"/>
        <w:rPr>
          <w:sz w:val="20"/>
          <w:szCs w:val="20"/>
        </w:rPr>
      </w:pPr>
      <w:r w:rsidRPr="00EA2B7E">
        <w:rPr>
          <w:rStyle w:val="EndnoteReference"/>
          <w:sz w:val="20"/>
          <w:szCs w:val="20"/>
        </w:rPr>
        <w:endnoteRef/>
      </w:r>
      <w:r w:rsidRPr="00EA2B7E">
        <w:rPr>
          <w:sz w:val="20"/>
          <w:szCs w:val="20"/>
        </w:rPr>
        <w:t xml:space="preserve"> See Bureau of Labor</w:t>
      </w:r>
      <w:r w:rsidRPr="00797F9B">
        <w:rPr>
          <w:sz w:val="20"/>
          <w:szCs w:val="20"/>
        </w:rPr>
        <w:t xml:space="preserve"> Statistics Employee Benefits Survey, </w:t>
      </w:r>
      <w:hyperlink r:id="rId29" w:anchor="data" w:history="1">
        <w:r w:rsidRPr="00797F9B">
          <w:rPr>
            <w:rStyle w:val="Hyperlink"/>
            <w:sz w:val="20"/>
            <w:szCs w:val="20"/>
          </w:rPr>
          <w:t>https://www.bls.gov/ncs/ebs/#data</w:t>
        </w:r>
      </w:hyperlink>
      <w:r w:rsidRPr="00797F9B">
        <w:rPr>
          <w:sz w:val="20"/>
          <w:szCs w:val="20"/>
        </w:rPr>
        <w:t xml:space="preserve">. The federal Family and Medical Leave Act (FMLA) does not guarantee paid leave, merely 12 weeks of unpaid leave for workers. However, because FMLA only applies to companies with 50 or more employees, many workers in the service industry, which has many small businesses, do not even get those protections. Paid family leave has been a stated priority of the Trump Administration, but federal efforts to date have stalled. However, five states and Washington, DC have paid family leave policies. Meanwhile, an additional nine states and over 30 municipalities have enacted paid sick leave. See </w:t>
      </w:r>
      <w:hyperlink r:id="rId30" w:history="1">
        <w:r w:rsidRPr="00797F9B">
          <w:rPr>
            <w:rStyle w:val="Hyperlink"/>
            <w:sz w:val="20"/>
            <w:szCs w:val="20"/>
          </w:rPr>
          <w:t>http://www.ncsl.org/research/labor-and-employment/paid-family-leave-resources.aspx</w:t>
        </w:r>
      </w:hyperlink>
      <w:r w:rsidRPr="00797F9B">
        <w:rPr>
          <w:sz w:val="20"/>
          <w:szCs w:val="20"/>
        </w:rPr>
        <w:t xml:space="preserve"> and </w:t>
      </w:r>
      <w:hyperlink r:id="rId31" w:history="1">
        <w:r w:rsidRPr="00797F9B">
          <w:rPr>
            <w:rStyle w:val="Hyperlink"/>
            <w:sz w:val="20"/>
            <w:szCs w:val="20"/>
          </w:rPr>
          <w:t>https://www.shrm.org/resourcesandtools/legal-and-compliance/state-and-local-updates/pages/paid-sick-leave-laws-by-state.aspx</w:t>
        </w:r>
      </w:hyperlink>
      <w:r w:rsidRPr="00797F9B">
        <w:rPr>
          <w:sz w:val="20"/>
          <w:szCs w:val="20"/>
        </w:rPr>
        <w:t>.</w:t>
      </w:r>
    </w:p>
    <w:p w14:paraId="64F9C625" w14:textId="5DAE310F" w:rsidR="009A1D3B" w:rsidRPr="00797F9B" w:rsidRDefault="009A1D3B" w:rsidP="00D011E1">
      <w:pPr>
        <w:pStyle w:val="EndnoteText"/>
        <w:rPr>
          <w:sz w:val="20"/>
          <w:szCs w:val="20"/>
        </w:rPr>
      </w:pPr>
      <w:r w:rsidRPr="00797F9B">
        <w:rPr>
          <w:sz w:val="20"/>
          <w:szCs w:val="20"/>
        </w:rPr>
        <w:t xml:space="preserve"> </w:t>
      </w:r>
    </w:p>
  </w:endnote>
  <w:endnote w:id="142">
    <w:p w14:paraId="5D336A35" w14:textId="374C38AE"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For a review of the U.S. government’s definition of contingent work see </w:t>
      </w:r>
      <w:hyperlink r:id="rId32" w:history="1">
        <w:r w:rsidRPr="00797F9B">
          <w:rPr>
            <w:rStyle w:val="Hyperlink"/>
            <w:sz w:val="20"/>
            <w:szCs w:val="20"/>
          </w:rPr>
          <w:t>https://www.bls.gov/cps/contingent-and-alternative-arrangements-faqs.htm</w:t>
        </w:r>
      </w:hyperlink>
      <w:r w:rsidRPr="00797F9B">
        <w:rPr>
          <w:sz w:val="20"/>
          <w:szCs w:val="20"/>
        </w:rPr>
        <w:t>; for a broader assessment of contingent work in the economy see: Annette Bernhardt, “Labor Standards and the Reorganization of Work: Gaps in Data and Research” (Berkeley: Institute for Research and Labor Employment, 2014). Despite a variety of recent efforts, it is difficult to quantify the exact size of the contingent economy. By some measures, the contingent economy is growing. For example, Census Bureau data shows that “nonemployer firms,” or firms that have no employees and mostly constitute unincorporated self-employed freelancers, have increased by nearly 10 million since 1997. Nonemployer firms are also increasing relative to traditional payroll employment – while in 1997 there were 8.3 payroll workers for every nonemployer firm, by 2016 that ratio had fallen to 6 payroll workers for every nonemployer firm. For more information, see Robert Maxim and Mark Muro, “Rethinking worker benefits for an economy in flux,” The Avenue, March 30, 2018; see also: Ian Hathaway and Mark Muro, “Tracking the gig economy: New Numbers,” The Avenue, October 13, 2016. Other analyses have shown similar trends, including a widely cited study by Lawrence F. Katz and Alan B. Krueger that found alternative work arrangements increased from 10.7 percent of the workforce in 2005 to 15.8 percent in 2015; see Lawrence F. Katz and Alan B. Krueger, “The Rise and Nature of Alternative Work Arrangements in the United States, 1995-2015” NBER Working Paper No. 22667. Conversely, the Bureau of Labor Statistics’ 2018 Contingent Worker Survey showed that a smaller proportion of Americans now use alternative work arrangements as their primary source of income, dropping from 10.7 percent of the workforce in 2005, to 10.1 percent in 2017, some 15.5 million workers; see Bureau of Labor Statistics, “Contingent and Alternative Employment Arrangements – May 2017” (Department of Labor, 2018).</w:t>
      </w:r>
    </w:p>
    <w:p w14:paraId="02274AD3" w14:textId="77777777" w:rsidR="009A1D3B" w:rsidRPr="00797F9B" w:rsidRDefault="009A1D3B" w:rsidP="00D011E1">
      <w:pPr>
        <w:pStyle w:val="EndnoteText"/>
        <w:rPr>
          <w:sz w:val="20"/>
          <w:szCs w:val="20"/>
        </w:rPr>
      </w:pPr>
    </w:p>
  </w:endnote>
  <w:endnote w:id="143">
    <w:p w14:paraId="187E5B42" w14:textId="1EBB78A5"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Libby Reder and others, “Portable Benefits Resource Guide” (Washington: The Aspen Institute, 2016).</w:t>
      </w:r>
    </w:p>
    <w:p w14:paraId="1910081E" w14:textId="77777777" w:rsidR="009A1D3B" w:rsidRPr="00797F9B" w:rsidRDefault="009A1D3B" w:rsidP="00D011E1">
      <w:pPr>
        <w:pStyle w:val="EndnoteText"/>
        <w:rPr>
          <w:sz w:val="20"/>
          <w:szCs w:val="20"/>
        </w:rPr>
      </w:pPr>
    </w:p>
  </w:endnote>
  <w:endnote w:id="144">
    <w:p w14:paraId="427FAAF3" w14:textId="2FC6E406"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Bridget Ansel, “The pitfalls of just-in-time-scheduling” (Washington: Washington Center for Equitable Growth); and National Partnership for Women and Families, “Schedules That Work” (2017).</w:t>
      </w:r>
    </w:p>
    <w:p w14:paraId="7C267C1D" w14:textId="77777777" w:rsidR="009A1D3B" w:rsidRPr="00797F9B" w:rsidRDefault="009A1D3B" w:rsidP="00D011E1">
      <w:pPr>
        <w:pStyle w:val="EndnoteText"/>
        <w:rPr>
          <w:sz w:val="20"/>
          <w:szCs w:val="20"/>
        </w:rPr>
      </w:pPr>
    </w:p>
  </w:endnote>
  <w:endnote w:id="145">
    <w:p w14:paraId="36CDFA0E" w14:textId="63F3B4D9"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For a more in-depth discussion of the impacts of paycheck uncertainty, see Mark Muro and Clara Hendrickson, “Managing uncertainty: Paycheck volatility demands new responses,” </w:t>
      </w:r>
      <w:r w:rsidRPr="00797F9B">
        <w:rPr>
          <w:i/>
          <w:sz w:val="20"/>
          <w:szCs w:val="20"/>
        </w:rPr>
        <w:t>The Avenue</w:t>
      </w:r>
      <w:r w:rsidRPr="00797F9B">
        <w:rPr>
          <w:sz w:val="20"/>
          <w:szCs w:val="20"/>
        </w:rPr>
        <w:t>, March 1, 2018.</w:t>
      </w:r>
    </w:p>
    <w:p w14:paraId="176DD1CF" w14:textId="77777777" w:rsidR="009A1D3B" w:rsidRPr="00797F9B" w:rsidRDefault="009A1D3B" w:rsidP="00D011E1">
      <w:pPr>
        <w:pStyle w:val="EndnoteText"/>
        <w:rPr>
          <w:sz w:val="20"/>
          <w:szCs w:val="20"/>
        </w:rPr>
      </w:pPr>
    </w:p>
  </w:endnote>
  <w:endnote w:id="146">
    <w:p w14:paraId="16FEB365" w14:textId="1288EA44"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Joan C. Williams and others, “Stable Scheduling Increases Productivity and Sales: The Stable Scheduling Study” (San Francisco: The Center for WorkLife Law, 2018).</w:t>
      </w:r>
    </w:p>
    <w:p w14:paraId="298FFB03" w14:textId="77777777" w:rsidR="009A1D3B" w:rsidRPr="00797F9B" w:rsidRDefault="009A1D3B" w:rsidP="00D011E1">
      <w:pPr>
        <w:pStyle w:val="EndnoteText"/>
        <w:rPr>
          <w:sz w:val="20"/>
          <w:szCs w:val="20"/>
        </w:rPr>
      </w:pPr>
    </w:p>
  </w:endnote>
  <w:endnote w:id="147">
    <w:p w14:paraId="4B2CC152" w14:textId="77777777"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For a brief overview of the Economic Adjustment Program, see here: </w:t>
      </w:r>
      <w:hyperlink r:id="rId33" w:history="1">
        <w:r w:rsidRPr="00797F9B">
          <w:rPr>
            <w:rStyle w:val="Hyperlink"/>
            <w:sz w:val="20"/>
            <w:szCs w:val="20"/>
          </w:rPr>
          <w:t>https://www.eda.gov/pdf/about/Economic-Adjustment-Assistance-Program-1-Pager.pdf</w:t>
        </w:r>
      </w:hyperlink>
      <w:r w:rsidRPr="00797F9B">
        <w:rPr>
          <w:sz w:val="20"/>
          <w:szCs w:val="20"/>
        </w:rPr>
        <w:t xml:space="preserve">; a more comprehensive overview can be found in the Department of Commerce Fiscal Year 2017 Congressional Budget Request: </w:t>
      </w:r>
      <w:hyperlink r:id="rId34" w:history="1">
        <w:r w:rsidRPr="00797F9B">
          <w:rPr>
            <w:rStyle w:val="Hyperlink"/>
            <w:sz w:val="20"/>
            <w:szCs w:val="20"/>
          </w:rPr>
          <w:t>http://www.osec.doc.gov/bmi/budget/FY17CBJ/EDA%20FY%202017%20Congressional%20Submission%202-8-16%20OMB%20cleared%20508%20Compliant.pdf</w:t>
        </w:r>
      </w:hyperlink>
      <w:r w:rsidRPr="00797F9B">
        <w:rPr>
          <w:sz w:val="20"/>
          <w:szCs w:val="20"/>
        </w:rPr>
        <w:t xml:space="preserve">. For an overview on the TAA for Firms program, see Rachel F. Fefer, “Trade Adjustment Assistance for Firms” (Congressional Research Service, 2011). Additional information on both programs can be found in their respective annual reports, available here: </w:t>
      </w:r>
      <w:hyperlink r:id="rId35" w:history="1">
        <w:r w:rsidRPr="00797F9B">
          <w:rPr>
            <w:rStyle w:val="Hyperlink"/>
            <w:sz w:val="20"/>
            <w:szCs w:val="20"/>
          </w:rPr>
          <w:t>https://www.eda.gov/annual-reports/</w:t>
        </w:r>
      </w:hyperlink>
      <w:r w:rsidRPr="00797F9B">
        <w:rPr>
          <w:sz w:val="20"/>
          <w:szCs w:val="20"/>
        </w:rPr>
        <w:t xml:space="preserve">. </w:t>
      </w:r>
    </w:p>
    <w:p w14:paraId="0F013518" w14:textId="77777777" w:rsidR="009A1D3B" w:rsidRPr="00797F9B" w:rsidRDefault="009A1D3B" w:rsidP="00D011E1">
      <w:pPr>
        <w:pStyle w:val="EndnoteText"/>
        <w:rPr>
          <w:sz w:val="20"/>
          <w:szCs w:val="20"/>
        </w:rPr>
      </w:pPr>
    </w:p>
  </w:endnote>
  <w:endnote w:id="148">
    <w:p w14:paraId="3C5E8614" w14:textId="5CD4312A"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For an overview of the work of the Appalachian Regional Commission, see: </w:t>
      </w:r>
      <w:hyperlink r:id="rId36" w:history="1">
        <w:r w:rsidRPr="00797F9B">
          <w:rPr>
            <w:rStyle w:val="Hyperlink"/>
            <w:sz w:val="20"/>
            <w:szCs w:val="20"/>
          </w:rPr>
          <w:t>https://www.arc.gov/about/</w:t>
        </w:r>
      </w:hyperlink>
      <w:r w:rsidRPr="00797F9B">
        <w:rPr>
          <w:sz w:val="20"/>
          <w:szCs w:val="20"/>
        </w:rPr>
        <w:t xml:space="preserve">; for an overview of work by the Delta Regional Authority, see: </w:t>
      </w:r>
      <w:hyperlink r:id="rId37" w:history="1">
        <w:r w:rsidRPr="00797F9B">
          <w:rPr>
            <w:rStyle w:val="Hyperlink"/>
            <w:sz w:val="20"/>
            <w:szCs w:val="20"/>
          </w:rPr>
          <w:t>http://dra.gov/about-dra/mission-and-vision/</w:t>
        </w:r>
      </w:hyperlink>
      <w:r w:rsidRPr="00797F9B">
        <w:rPr>
          <w:sz w:val="20"/>
          <w:szCs w:val="20"/>
        </w:rPr>
        <w:t>.</w:t>
      </w:r>
      <w:del w:id="729" w:author="david jackson" w:date="2018-11-29T14:33:00Z">
        <w:r w:rsidRPr="00797F9B" w:rsidDel="00BE5ACE">
          <w:rPr>
            <w:sz w:val="20"/>
            <w:szCs w:val="20"/>
          </w:rPr>
          <w:delText xml:space="preserve">  </w:delText>
        </w:r>
      </w:del>
      <w:ins w:id="730" w:author="david jackson" w:date="2018-11-29T14:33:00Z">
        <w:r>
          <w:rPr>
            <w:sz w:val="20"/>
            <w:szCs w:val="20"/>
          </w:rPr>
          <w:t xml:space="preserve"> </w:t>
        </w:r>
      </w:ins>
    </w:p>
    <w:p w14:paraId="114A7520" w14:textId="77777777" w:rsidR="009A1D3B" w:rsidRPr="00797F9B" w:rsidRDefault="009A1D3B" w:rsidP="00D011E1">
      <w:pPr>
        <w:pStyle w:val="EndnoteText"/>
        <w:rPr>
          <w:sz w:val="20"/>
          <w:szCs w:val="20"/>
        </w:rPr>
      </w:pPr>
    </w:p>
  </w:endnote>
  <w:endnote w:id="149">
    <w:p w14:paraId="707C0784" w14:textId="77777777" w:rsidR="009A1D3B" w:rsidRDefault="009A1D3B" w:rsidP="00D011E1">
      <w:pPr>
        <w:pStyle w:val="EndnoteText"/>
        <w:rPr>
          <w:sz w:val="20"/>
          <w:szCs w:val="20"/>
        </w:rPr>
      </w:pPr>
      <w:r w:rsidRPr="00235F2B">
        <w:rPr>
          <w:rStyle w:val="EndnoteReference"/>
          <w:sz w:val="20"/>
          <w:szCs w:val="20"/>
        </w:rPr>
        <w:endnoteRef/>
      </w:r>
      <w:r w:rsidRPr="00235F2B">
        <w:rPr>
          <w:sz w:val="20"/>
          <w:szCs w:val="20"/>
        </w:rPr>
        <w:t xml:space="preserve"> See Mark Muro, “Economic Cluster Policy Begins to Work,” </w:t>
      </w:r>
      <w:r w:rsidRPr="00235F2B">
        <w:rPr>
          <w:i/>
          <w:sz w:val="20"/>
          <w:szCs w:val="20"/>
        </w:rPr>
        <w:t>The Avenue</w:t>
      </w:r>
      <w:r w:rsidRPr="00235F2B">
        <w:rPr>
          <w:sz w:val="20"/>
          <w:szCs w:val="20"/>
        </w:rPr>
        <w:t>, July 9, 2013.</w:t>
      </w:r>
    </w:p>
    <w:p w14:paraId="61394A50" w14:textId="77777777" w:rsidR="009A1D3B" w:rsidRPr="00235F2B" w:rsidRDefault="009A1D3B" w:rsidP="00D011E1">
      <w:pPr>
        <w:pStyle w:val="EndnoteText"/>
        <w:rPr>
          <w:sz w:val="20"/>
          <w:szCs w:val="20"/>
        </w:rPr>
      </w:pPr>
    </w:p>
  </w:endnote>
  <w:endnote w:id="150">
    <w:p w14:paraId="6DE4C689" w14:textId="64F44F6E"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Assessments of the economic impacts of different regional development programs show that these programs can </w:t>
      </w:r>
      <w:del w:id="733" w:author="david jackson" w:date="2018-12-19T14:36:00Z">
        <w:r w:rsidRPr="00797F9B" w:rsidDel="005D5F70">
          <w:rPr>
            <w:sz w:val="20"/>
            <w:szCs w:val="20"/>
          </w:rPr>
          <w:delText xml:space="preserve">play </w:delText>
        </w:r>
      </w:del>
      <w:ins w:id="734" w:author="david jackson" w:date="2018-12-19T14:36:00Z">
        <w:r w:rsidR="005D5F70">
          <w:rPr>
            <w:sz w:val="20"/>
            <w:szCs w:val="20"/>
          </w:rPr>
          <w:t>have</w:t>
        </w:r>
        <w:r w:rsidR="005D5F70" w:rsidRPr="00797F9B">
          <w:rPr>
            <w:sz w:val="20"/>
            <w:szCs w:val="20"/>
          </w:rPr>
          <w:t xml:space="preserve"> </w:t>
        </w:r>
      </w:ins>
      <w:r w:rsidRPr="00797F9B">
        <w:rPr>
          <w:sz w:val="20"/>
          <w:szCs w:val="20"/>
        </w:rPr>
        <w:t xml:space="preserve">a positive impact, but that additional evaluation is needed to determine which types of interventions are the most </w:t>
      </w:r>
      <w:del w:id="735" w:author="david jackson" w:date="2018-12-19T14:36:00Z">
        <w:r w:rsidRPr="00797F9B" w:rsidDel="00E74C5C">
          <w:rPr>
            <w:sz w:val="20"/>
            <w:szCs w:val="20"/>
          </w:rPr>
          <w:delText>impactful</w:delText>
        </w:r>
      </w:del>
      <w:ins w:id="736" w:author="david jackson" w:date="2018-12-19T14:36:00Z">
        <w:r w:rsidR="00E74C5C">
          <w:rPr>
            <w:sz w:val="20"/>
            <w:szCs w:val="20"/>
          </w:rPr>
          <w:t>effective</w:t>
        </w:r>
      </w:ins>
      <w:r w:rsidRPr="00797F9B">
        <w:rPr>
          <w:sz w:val="20"/>
          <w:szCs w:val="20"/>
        </w:rPr>
        <w:t xml:space="preserve">. An assessment by the Upjohn Institute notes that EDA programs tend to have a positive impact on job creation, but evidence around generating positive impacts on income, local tax revenues, reemploying workers, and attracting firms are more mixed; see: Brad R. Watts and others, “What Should EDA Fund? Developing a Model for Pre-Assessment of Economic Development Investments” (Kalamazoo, MI: W.E. Upjohn Institute for Employment Research, 2009). A comprehensive assessment of the Appalachian Regional Commission found that Appalachia had faster income and population growth relative to a control group over its history, see: Andrew Isserman and Terance Rephann, “The Economic Effects of the Appalachian Regional Commission: An Empirical Assessment of 26 Years of Regional Development Planning,” </w:t>
      </w:r>
      <w:r w:rsidRPr="00797F9B">
        <w:rPr>
          <w:i/>
          <w:sz w:val="20"/>
          <w:szCs w:val="20"/>
        </w:rPr>
        <w:t>Journal of the American Planning Association</w:t>
      </w:r>
      <w:r w:rsidRPr="00797F9B">
        <w:rPr>
          <w:sz w:val="20"/>
          <w:szCs w:val="20"/>
        </w:rPr>
        <w:t xml:space="preserve"> 61:3 (1995): 345-364. An assessment by the Department of Agriculture’s Economic Research Service found the Delta Regional Authority had positive effects on income in the region, see: John Pender and Richard Reeder, “Per Capita Income Grows Faster in Delta Regional Authority Counties” (Department of Agriculture, 2012). However, a Government Accountability Office (GAO) report found that as a whole, federal economic development programs tend to be duplicative, see: “Efficiency and Effectiveness of Fragmented Economic Development Programs Are Unclear” (Government Accountability Office, 2011). Another GAO report found that the TAA for </w:t>
      </w:r>
      <w:del w:id="737" w:author="david jackson" w:date="2018-12-19T14:36:00Z">
        <w:r w:rsidRPr="00797F9B" w:rsidDel="00022DD1">
          <w:rPr>
            <w:sz w:val="20"/>
            <w:szCs w:val="20"/>
          </w:rPr>
          <w:delText>F</w:delText>
        </w:r>
      </w:del>
      <w:ins w:id="738" w:author="david jackson" w:date="2018-12-19T14:37:00Z">
        <w:r w:rsidR="00022DD1">
          <w:rPr>
            <w:sz w:val="20"/>
            <w:szCs w:val="20"/>
          </w:rPr>
          <w:t>f</w:t>
        </w:r>
      </w:ins>
      <w:r w:rsidRPr="00797F9B">
        <w:rPr>
          <w:sz w:val="20"/>
          <w:szCs w:val="20"/>
        </w:rPr>
        <w:t>irms program had positive impacts, but that measurement and data collection could improve, see: “Commerce Program Has Helped Manufacturing and Services Firms, but Measures, Data, and Funding Formula Could Improve” (Government Accountability Office, 2012).</w:t>
      </w:r>
    </w:p>
    <w:p w14:paraId="7CA1700D" w14:textId="77777777" w:rsidR="009A1D3B" w:rsidRPr="00797F9B" w:rsidRDefault="009A1D3B" w:rsidP="00D011E1">
      <w:pPr>
        <w:pStyle w:val="EndnoteText"/>
        <w:rPr>
          <w:sz w:val="20"/>
          <w:szCs w:val="20"/>
        </w:rPr>
      </w:pPr>
    </w:p>
  </w:endnote>
  <w:endnote w:id="151">
    <w:p w14:paraId="58548D58" w14:textId="77777777"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For discussions on better linking workforce development policies to broader economic development, see: Bipartisan Policy Center, “The Appalachia Initiative: A Bipartisan Approach for the 21st Century” (2017); see also Aspen Institute, “Where Labor Supply Meets Labor Demand: Connecting Workforce Development to Economic Development in Local Labor Markets” (2011). For a more recent discussion on the goals of WIOA in improving linkages between economic development and workforce development, see: Lauren Eyster, “Coordinating Workforce and Economic Development under WIOA” (Washington: Urban Institute, 2015). </w:t>
      </w:r>
    </w:p>
    <w:p w14:paraId="3EBF5517" w14:textId="77777777" w:rsidR="009A1D3B" w:rsidRPr="00797F9B" w:rsidRDefault="009A1D3B" w:rsidP="00D011E1">
      <w:pPr>
        <w:pStyle w:val="EndnoteText"/>
        <w:rPr>
          <w:sz w:val="20"/>
          <w:szCs w:val="20"/>
        </w:rPr>
      </w:pPr>
    </w:p>
  </w:endnote>
  <w:endnote w:id="152">
    <w:p w14:paraId="4D303151" w14:textId="491B9B68"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For an example of improving place-based policies for distressed communities, see Bartik, “Bringing Jobs to People: How Federal Policy Can Target Job Creation for Economically Distressed Areas.” Additional assessments exist for improving the impact of place</w:t>
      </w:r>
      <w:ins w:id="750" w:author="david jackson" w:date="2018-12-19T14:40:00Z">
        <w:r w:rsidR="00E675ED">
          <w:rPr>
            <w:sz w:val="20"/>
            <w:szCs w:val="20"/>
          </w:rPr>
          <w:t>-</w:t>
        </w:r>
      </w:ins>
      <w:del w:id="751" w:author="david jackson" w:date="2018-12-19T14:40:00Z">
        <w:r w:rsidRPr="00797F9B" w:rsidDel="00E675ED">
          <w:rPr>
            <w:sz w:val="20"/>
            <w:szCs w:val="20"/>
          </w:rPr>
          <w:delText xml:space="preserve"> </w:delText>
        </w:r>
      </w:del>
      <w:r w:rsidRPr="00797F9B">
        <w:rPr>
          <w:sz w:val="20"/>
          <w:szCs w:val="20"/>
        </w:rPr>
        <w:t>based strategies, for example, see: Amy Liu and Alan Berube, “Matching Place-Based Strategies to the Scale of the Market,” The Avenue, January 21, 2015; Rolf Pendall and others, “Revitalizing Neighborhoods: The Federal Role” (Washington: Urban Institute, 2016); and Promoting Place-Based Strategies to Address Poverty: Exploring the Governor’s Role” (Washington: National Governor’s Association, 2017). For broader discussions on how to improve economic development programs in the U.S., see: Ann Markusen and Amy Glasmeier, “Overhauling and Revitalizing Federal Economic Development Programs” Economic Development Quarterly 22:2 (2008): 83-91; and: Timothy J. Bartik, “What Works in Economic Development” (Kalamazoo, MI: The Upjohn Institute for Employment Research, 2016).</w:t>
      </w:r>
    </w:p>
    <w:p w14:paraId="4CE0C1B9" w14:textId="77777777" w:rsidR="009A1D3B" w:rsidRPr="00797F9B" w:rsidRDefault="009A1D3B" w:rsidP="00D011E1">
      <w:pPr>
        <w:pStyle w:val="EndnoteText"/>
        <w:rPr>
          <w:sz w:val="20"/>
          <w:szCs w:val="20"/>
        </w:rPr>
      </w:pPr>
    </w:p>
  </w:endnote>
  <w:endnote w:id="153">
    <w:p w14:paraId="6574B31E" w14:textId="77777777"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Trade Adjustment Assistance included a TAA for Communities program from 1974-1982, and again from 2009-2011. In the most recent iteration, the program provided a variety of grants to trade-impacted communities, including strategic planning grants, as well as grants to community colleges to fill the education and skills gap of workers in those communities. The latter program operated through September 2018. For an overview of the TAA for Communities program as a whole, see Eugene Boyd and Cassandria Dortch, “Trade Adjustment Assistance for Communities: The Law and Its Implementation” (Congressional Research Service, 2011), and Alden, </w:t>
      </w:r>
      <w:r w:rsidRPr="00797F9B">
        <w:rPr>
          <w:i/>
          <w:sz w:val="20"/>
          <w:szCs w:val="20"/>
        </w:rPr>
        <w:t>Failure to Adjust</w:t>
      </w:r>
      <w:r w:rsidRPr="00797F9B">
        <w:rPr>
          <w:sz w:val="20"/>
          <w:szCs w:val="20"/>
        </w:rPr>
        <w:t xml:space="preserve">. For a more detailed assessment of the TAA grants to community colleges, see: </w:t>
      </w:r>
      <w:hyperlink r:id="rId38" w:history="1">
        <w:r w:rsidRPr="00797F9B">
          <w:rPr>
            <w:rStyle w:val="Hyperlink"/>
            <w:sz w:val="20"/>
            <w:szCs w:val="20"/>
          </w:rPr>
          <w:t>https://doleta.gov/taaccct/</w:t>
        </w:r>
      </w:hyperlink>
      <w:r w:rsidRPr="00797F9B">
        <w:rPr>
          <w:sz w:val="20"/>
          <w:szCs w:val="20"/>
        </w:rPr>
        <w:t xml:space="preserve">. </w:t>
      </w:r>
      <w:r>
        <w:rPr>
          <w:sz w:val="20"/>
          <w:szCs w:val="20"/>
        </w:rPr>
        <w:t xml:space="preserve">For information on the Department of Defense’s adjustment programs, operated through the Office of Economic Adjustment, see: </w:t>
      </w:r>
      <w:hyperlink r:id="rId39" w:history="1">
        <w:r w:rsidRPr="003B53DB">
          <w:rPr>
            <w:rStyle w:val="Hyperlink"/>
            <w:sz w:val="20"/>
            <w:szCs w:val="20"/>
          </w:rPr>
          <w:t>http://www.oea.gov/</w:t>
        </w:r>
      </w:hyperlink>
      <w:r>
        <w:rPr>
          <w:sz w:val="20"/>
          <w:szCs w:val="20"/>
        </w:rPr>
        <w:t>.</w:t>
      </w:r>
    </w:p>
    <w:p w14:paraId="490868BB" w14:textId="77777777" w:rsidR="009A1D3B" w:rsidRPr="00797F9B" w:rsidRDefault="009A1D3B" w:rsidP="00D011E1">
      <w:pPr>
        <w:pStyle w:val="EndnoteText"/>
        <w:rPr>
          <w:sz w:val="20"/>
          <w:szCs w:val="20"/>
        </w:rPr>
      </w:pPr>
    </w:p>
  </w:endnote>
  <w:endnote w:id="154">
    <w:p w14:paraId="62A697D0" w14:textId="77777777" w:rsidR="009A1D3B" w:rsidRPr="002A7196"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for example, </w:t>
      </w:r>
      <w:bookmarkStart w:id="757" w:name="_Hlk518628345"/>
      <w:r w:rsidRPr="00797F9B">
        <w:rPr>
          <w:sz w:val="20"/>
          <w:szCs w:val="20"/>
        </w:rPr>
        <w:t>Benjamin Austin, Edward Glaeser, and Lawrence Summers, “Saving the Heartland: Place-Based Policies in 21</w:t>
      </w:r>
      <w:r w:rsidRPr="00144CD5">
        <w:rPr>
          <w:sz w:val="20"/>
          <w:szCs w:val="20"/>
          <w:rPrChange w:id="758" w:author="david jackson" w:date="2018-12-19T14:41:00Z">
            <w:rPr>
              <w:sz w:val="20"/>
              <w:szCs w:val="20"/>
              <w:vertAlign w:val="superscript"/>
            </w:rPr>
          </w:rPrChange>
        </w:rPr>
        <w:t>st</w:t>
      </w:r>
      <w:r w:rsidRPr="00797F9B">
        <w:rPr>
          <w:sz w:val="20"/>
          <w:szCs w:val="20"/>
        </w:rPr>
        <w:t xml:space="preserve"> Century America.” (Washington: Brookings Papers on Economic Activity, forthcoming). See also Neil Irwin, “One Country Thrives. The Next One Over Struggles. Economists Take Note,” </w:t>
      </w:r>
      <w:r w:rsidRPr="00797F9B">
        <w:rPr>
          <w:i/>
          <w:sz w:val="20"/>
          <w:szCs w:val="20"/>
        </w:rPr>
        <w:t xml:space="preserve">The New York Times, </w:t>
      </w:r>
      <w:r w:rsidRPr="00797F9B">
        <w:rPr>
          <w:sz w:val="20"/>
          <w:szCs w:val="20"/>
        </w:rPr>
        <w:t>June 29, 2018.</w:t>
      </w:r>
      <w:bookmarkEnd w:id="757"/>
      <w:r>
        <w:rPr>
          <w:sz w:val="20"/>
          <w:szCs w:val="20"/>
        </w:rPr>
        <w:t xml:space="preserve"> For an overview of the spatial distribution of robots in workplaces, see Mark Muro, “</w:t>
      </w:r>
      <w:r w:rsidRPr="002A7196">
        <w:rPr>
          <w:sz w:val="20"/>
          <w:szCs w:val="20"/>
        </w:rPr>
        <w:t>Where the robots are</w:t>
      </w:r>
      <w:r>
        <w:rPr>
          <w:sz w:val="20"/>
          <w:szCs w:val="20"/>
        </w:rPr>
        <w:t xml:space="preserve">,” </w:t>
      </w:r>
      <w:r>
        <w:rPr>
          <w:i/>
          <w:sz w:val="20"/>
          <w:szCs w:val="20"/>
        </w:rPr>
        <w:t>The Avenue</w:t>
      </w:r>
      <w:r>
        <w:rPr>
          <w:sz w:val="20"/>
          <w:szCs w:val="20"/>
        </w:rPr>
        <w:t>, August 14, 2017.</w:t>
      </w:r>
    </w:p>
    <w:p w14:paraId="2C1AE426" w14:textId="77777777" w:rsidR="009A1D3B" w:rsidRPr="002A7196" w:rsidRDefault="009A1D3B" w:rsidP="00D011E1">
      <w:pPr>
        <w:pStyle w:val="EndnoteText"/>
        <w:rPr>
          <w:sz w:val="20"/>
          <w:szCs w:val="20"/>
        </w:rPr>
      </w:pPr>
    </w:p>
  </w:endnote>
  <w:endnote w:id="155">
    <w:p w14:paraId="1EAF5AA0" w14:textId="77777777" w:rsidR="009A1D3B" w:rsidRPr="002A7196" w:rsidRDefault="009A1D3B" w:rsidP="00D011E1">
      <w:pPr>
        <w:pStyle w:val="EndnoteText"/>
        <w:rPr>
          <w:sz w:val="20"/>
          <w:szCs w:val="20"/>
        </w:rPr>
      </w:pPr>
      <w:r w:rsidRPr="002A7196">
        <w:rPr>
          <w:rStyle w:val="EndnoteReference"/>
          <w:sz w:val="20"/>
          <w:szCs w:val="20"/>
        </w:rPr>
        <w:endnoteRef/>
      </w:r>
      <w:r w:rsidRPr="002A7196">
        <w:rPr>
          <w:sz w:val="20"/>
          <w:szCs w:val="20"/>
        </w:rPr>
        <w:t xml:space="preserve"> See </w:t>
      </w:r>
      <w:hyperlink r:id="rId40" w:history="1">
        <w:r w:rsidRPr="002A7196">
          <w:rPr>
            <w:rStyle w:val="Hyperlink"/>
            <w:sz w:val="20"/>
            <w:szCs w:val="20"/>
          </w:rPr>
          <w:t>https://cuyahogacounty.us/development/businesses/skillup</w:t>
        </w:r>
      </w:hyperlink>
      <w:r w:rsidRPr="002A7196">
        <w:rPr>
          <w:sz w:val="20"/>
          <w:szCs w:val="20"/>
        </w:rPr>
        <w:t xml:space="preserve">; see also Thomas A. Steward and others, “Help Wanted: How Middle Market Companies Can Address Workforce Challenges to Find and Develop the Talent They Need to Grow (Washington: Brookings Instituion, </w:t>
      </w:r>
    </w:p>
    <w:p w14:paraId="48347747" w14:textId="77777777" w:rsidR="009A1D3B" w:rsidRDefault="009A1D3B" w:rsidP="00D011E1">
      <w:pPr>
        <w:pStyle w:val="EndnoteText"/>
      </w:pPr>
    </w:p>
  </w:endnote>
  <w:endnote w:id="156">
    <w:p w14:paraId="1FD0BFC1" w14:textId="77777777"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Timothy J. Bartik, “Bringing Jobs to People: How Federal Policy Can Target Job Creation for Economically Distressed Areas” (Washington: The Hamilton Project, 2010).</w:t>
      </w:r>
    </w:p>
    <w:p w14:paraId="2659043D" w14:textId="77777777" w:rsidR="009A1D3B" w:rsidRPr="00797F9B" w:rsidRDefault="009A1D3B" w:rsidP="00D011E1">
      <w:pPr>
        <w:pStyle w:val="EndnoteText"/>
        <w:rPr>
          <w:sz w:val="20"/>
          <w:szCs w:val="20"/>
        </w:rPr>
      </w:pPr>
    </w:p>
  </w:endnote>
  <w:endnote w:id="157">
    <w:p w14:paraId="400469AF" w14:textId="77777777" w:rsidR="009A1D3B" w:rsidRPr="00F94B6A" w:rsidRDefault="009A1D3B" w:rsidP="00D011E1">
      <w:pPr>
        <w:pStyle w:val="EndnoteText"/>
        <w:rPr>
          <w:sz w:val="20"/>
          <w:szCs w:val="20"/>
        </w:rPr>
      </w:pPr>
      <w:r w:rsidRPr="00F94B6A">
        <w:rPr>
          <w:rStyle w:val="EndnoteReference"/>
          <w:sz w:val="20"/>
          <w:szCs w:val="20"/>
        </w:rPr>
        <w:endnoteRef/>
      </w:r>
      <w:r w:rsidRPr="00F94B6A">
        <w:rPr>
          <w:sz w:val="20"/>
          <w:szCs w:val="20"/>
        </w:rPr>
        <w:t xml:space="preserve"> See </w:t>
      </w:r>
      <w:hyperlink r:id="rId41" w:history="1">
        <w:r w:rsidRPr="00F94B6A">
          <w:rPr>
            <w:rStyle w:val="Hyperlink"/>
            <w:sz w:val="20"/>
            <w:szCs w:val="20"/>
          </w:rPr>
          <w:t>http://www.skillful.com/policymakers</w:t>
        </w:r>
      </w:hyperlink>
      <w:r w:rsidRPr="00F94B6A">
        <w:rPr>
          <w:sz w:val="20"/>
          <w:szCs w:val="20"/>
        </w:rPr>
        <w:t xml:space="preserve"> </w:t>
      </w:r>
    </w:p>
    <w:p w14:paraId="04572A08" w14:textId="77777777" w:rsidR="009A1D3B" w:rsidRDefault="009A1D3B" w:rsidP="00D011E1">
      <w:pPr>
        <w:pStyle w:val="EndnoteText"/>
      </w:pPr>
    </w:p>
  </w:endnote>
  <w:endnote w:id="158">
    <w:p w14:paraId="1EF42503" w14:textId="536EF0F9" w:rsidR="009A1D3B" w:rsidRPr="00797F9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w:t>
      </w:r>
      <w:hyperlink r:id="rId42" w:history="1">
        <w:r w:rsidRPr="00797F9B">
          <w:rPr>
            <w:rStyle w:val="Hyperlink"/>
            <w:sz w:val="20"/>
            <w:szCs w:val="20"/>
          </w:rPr>
          <w:t>www.nist.gov/mep</w:t>
        </w:r>
      </w:hyperlink>
      <w:r w:rsidRPr="00797F9B">
        <w:rPr>
          <w:sz w:val="20"/>
          <w:szCs w:val="20"/>
        </w:rPr>
        <w:t>.</w:t>
      </w:r>
      <w:del w:id="774" w:author="david jackson" w:date="2018-11-29T14:33:00Z">
        <w:r w:rsidRPr="00797F9B" w:rsidDel="00BE5ACE">
          <w:rPr>
            <w:sz w:val="20"/>
            <w:szCs w:val="20"/>
          </w:rPr>
          <w:delText xml:space="preserve">  </w:delText>
        </w:r>
      </w:del>
      <w:ins w:id="775" w:author="david jackson" w:date="2018-11-29T14:33:00Z">
        <w:r>
          <w:rPr>
            <w:sz w:val="20"/>
            <w:szCs w:val="20"/>
          </w:rPr>
          <w:t xml:space="preserve"> </w:t>
        </w:r>
      </w:ins>
      <w:r w:rsidRPr="00797F9B">
        <w:rPr>
          <w:sz w:val="20"/>
          <w:szCs w:val="20"/>
        </w:rPr>
        <w:t>For a recent evaluation see Clifford Lipscomb and others, “Evaluating the Long-Term Effect of NIST MEP Services on Establishment Performance.” (Washington: Center for Economic Studies, 2015).</w:t>
      </w:r>
    </w:p>
    <w:p w14:paraId="173CAF19" w14:textId="77777777" w:rsidR="009A1D3B" w:rsidRPr="00797F9B" w:rsidRDefault="009A1D3B" w:rsidP="00D011E1">
      <w:pPr>
        <w:pStyle w:val="EndnoteText"/>
        <w:rPr>
          <w:sz w:val="20"/>
          <w:szCs w:val="20"/>
        </w:rPr>
      </w:pPr>
    </w:p>
  </w:endnote>
  <w:endnote w:id="159">
    <w:p w14:paraId="0E15FEBE" w14:textId="77777777" w:rsidR="009A1D3B" w:rsidRPr="00797F9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w:t>
      </w:r>
      <w:hyperlink r:id="rId43" w:history="1">
        <w:r w:rsidRPr="00797F9B">
          <w:rPr>
            <w:rStyle w:val="Hyperlink"/>
            <w:sz w:val="20"/>
            <w:szCs w:val="20"/>
          </w:rPr>
          <w:t>http://arminstitute.org/</w:t>
        </w:r>
      </w:hyperlink>
      <w:r w:rsidRPr="00797F9B">
        <w:rPr>
          <w:sz w:val="20"/>
          <w:szCs w:val="20"/>
        </w:rPr>
        <w:t xml:space="preserve"> and </w:t>
      </w:r>
      <w:hyperlink r:id="rId44" w:history="1">
        <w:r w:rsidRPr="00797F9B">
          <w:rPr>
            <w:rStyle w:val="Hyperlink"/>
            <w:sz w:val="20"/>
            <w:szCs w:val="20"/>
          </w:rPr>
          <w:t>www.uilabs.org/innovation-platforms/manufacturing/</w:t>
        </w:r>
      </w:hyperlink>
      <w:r>
        <w:rPr>
          <w:rStyle w:val="Hyperlink"/>
          <w:sz w:val="20"/>
          <w:szCs w:val="20"/>
        </w:rPr>
        <w:t>.</w:t>
      </w:r>
    </w:p>
    <w:p w14:paraId="7CDA7C63" w14:textId="77777777" w:rsidR="009A1D3B" w:rsidRPr="00797F9B" w:rsidRDefault="009A1D3B" w:rsidP="00D011E1">
      <w:pPr>
        <w:pStyle w:val="EndnoteText"/>
        <w:rPr>
          <w:sz w:val="20"/>
          <w:szCs w:val="20"/>
        </w:rPr>
      </w:pPr>
    </w:p>
  </w:endnote>
  <w:endnote w:id="160">
    <w:p w14:paraId="64E2D919" w14:textId="77777777"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For preliminary assessments of the Manufacturing USA institutes see Deloitte, “Manufacturing USA: A Third Party Evaluation of Design and Progress” (New York: 2017) and David Hart and Peter Singer, “Manufacturing USA at DOE: Supporting Energy Innocation.” (Washington: Information Technology and Innovation Institute, 2018).</w:t>
      </w:r>
    </w:p>
    <w:p w14:paraId="6DAF8D17" w14:textId="77777777" w:rsidR="009A1D3B" w:rsidRPr="00797F9B" w:rsidRDefault="009A1D3B" w:rsidP="00D011E1">
      <w:pPr>
        <w:pStyle w:val="EndnoteText"/>
        <w:rPr>
          <w:sz w:val="20"/>
          <w:szCs w:val="20"/>
        </w:rPr>
      </w:pPr>
    </w:p>
  </w:endnote>
  <w:endnote w:id="161">
    <w:p w14:paraId="02C4929C" w14:textId="77777777" w:rsidR="009A1D3B" w:rsidRPr="007C1328" w:rsidRDefault="009A1D3B" w:rsidP="00D011E1">
      <w:pPr>
        <w:pStyle w:val="EndnoteText"/>
        <w:rPr>
          <w:sz w:val="20"/>
          <w:szCs w:val="20"/>
        </w:rPr>
      </w:pPr>
      <w:r w:rsidRPr="007C1328">
        <w:rPr>
          <w:rStyle w:val="EndnoteReference"/>
          <w:sz w:val="20"/>
          <w:szCs w:val="20"/>
        </w:rPr>
        <w:endnoteRef/>
      </w:r>
      <w:r w:rsidRPr="007C1328">
        <w:rPr>
          <w:sz w:val="20"/>
          <w:szCs w:val="20"/>
        </w:rPr>
        <w:t xml:space="preserve"> For a succinct overview of U.S. economic adjustment programs, see Mark Muro and Joseph Parilla, “Maladjusted: It’s time to reimagine economic ‘adjustment’ programs,” </w:t>
      </w:r>
      <w:r w:rsidRPr="007C1328">
        <w:rPr>
          <w:i/>
          <w:sz w:val="20"/>
          <w:szCs w:val="20"/>
        </w:rPr>
        <w:t>The Avenue</w:t>
      </w:r>
      <w:r w:rsidRPr="007C1328">
        <w:rPr>
          <w:sz w:val="20"/>
          <w:szCs w:val="20"/>
        </w:rPr>
        <w:t>, January 10, 2017.</w:t>
      </w:r>
    </w:p>
    <w:p w14:paraId="4A3929D6" w14:textId="77777777" w:rsidR="009A1D3B" w:rsidRPr="007C1328" w:rsidRDefault="009A1D3B" w:rsidP="00D011E1">
      <w:pPr>
        <w:pStyle w:val="EndnoteText"/>
      </w:pPr>
    </w:p>
  </w:endnote>
  <w:endnote w:id="162">
    <w:p w14:paraId="0E06D54F" w14:textId="77777777" w:rsidR="009A1D3B" w:rsidRPr="00797F9B" w:rsidRDefault="009A1D3B" w:rsidP="00D011E1">
      <w:pPr>
        <w:pStyle w:val="EndnoteText"/>
        <w:rPr>
          <w:sz w:val="20"/>
          <w:szCs w:val="20"/>
        </w:rPr>
      </w:pPr>
      <w:r w:rsidRPr="00797F9B">
        <w:rPr>
          <w:rStyle w:val="EndnoteReference"/>
          <w:sz w:val="20"/>
          <w:szCs w:val="20"/>
        </w:rPr>
        <w:endnoteRef/>
      </w:r>
      <w:r w:rsidRPr="00797F9B">
        <w:rPr>
          <w:sz w:val="20"/>
          <w:szCs w:val="20"/>
        </w:rPr>
        <w:t xml:space="preserve"> Mark Muro and Amy Liu, “Beyond ‘Amazon Idol’ toward a real regional growth strategy.” </w:t>
      </w:r>
      <w:r w:rsidRPr="00797F9B">
        <w:rPr>
          <w:i/>
          <w:sz w:val="20"/>
          <w:szCs w:val="20"/>
        </w:rPr>
        <w:t>The Avenue,</w:t>
      </w:r>
      <w:r w:rsidRPr="00797F9B">
        <w:rPr>
          <w:sz w:val="20"/>
          <w:szCs w:val="20"/>
        </w:rPr>
        <w:t xml:space="preserve"> September 22, 2017. </w:t>
      </w:r>
    </w:p>
    <w:p w14:paraId="3731E4A8" w14:textId="77777777" w:rsidR="009A1D3B" w:rsidRPr="00797F9B" w:rsidRDefault="009A1D3B" w:rsidP="00D011E1">
      <w:pPr>
        <w:pStyle w:val="EndnoteText"/>
        <w:rPr>
          <w:sz w:val="20"/>
          <w:szCs w:val="20"/>
        </w:rPr>
      </w:pPr>
    </w:p>
  </w:endnote>
  <w:endnote w:id="163">
    <w:p w14:paraId="101DDA46" w14:textId="77777777" w:rsidR="009A1D3B" w:rsidRPr="00797F9B" w:rsidRDefault="009A1D3B" w:rsidP="00D011E1">
      <w:pPr>
        <w:pStyle w:val="EndnoteText"/>
        <w:rPr>
          <w:sz w:val="20"/>
          <w:szCs w:val="20"/>
        </w:rPr>
      </w:pPr>
      <w:r w:rsidRPr="00797F9B">
        <w:rPr>
          <w:rStyle w:val="EndnoteReference"/>
          <w:sz w:val="20"/>
          <w:szCs w:val="20"/>
        </w:rPr>
        <w:endnoteRef/>
      </w:r>
      <w:r w:rsidRPr="00797F9B">
        <w:rPr>
          <w:sz w:val="20"/>
          <w:szCs w:val="20"/>
        </w:rPr>
        <w:t xml:space="preserve"> Ibid.</w:t>
      </w:r>
    </w:p>
    <w:p w14:paraId="644B6FB7" w14:textId="77777777" w:rsidR="009A1D3B" w:rsidRPr="00797F9B" w:rsidRDefault="009A1D3B" w:rsidP="00D011E1">
      <w:pPr>
        <w:pStyle w:val="EndnoteText"/>
        <w:rPr>
          <w:sz w:val="20"/>
          <w:szCs w:val="20"/>
        </w:rPr>
      </w:pPr>
    </w:p>
  </w:endnote>
  <w:endnote w:id="164">
    <w:p w14:paraId="3D09B9D7" w14:textId="77777777" w:rsidR="009A1D3B" w:rsidRPr="00797F9B" w:rsidRDefault="009A1D3B" w:rsidP="00D011E1">
      <w:pPr>
        <w:pStyle w:val="EndnoteText"/>
        <w:rPr>
          <w:sz w:val="20"/>
          <w:szCs w:val="20"/>
        </w:rPr>
      </w:pPr>
      <w:r w:rsidRPr="00797F9B">
        <w:rPr>
          <w:rStyle w:val="EndnoteReference"/>
          <w:sz w:val="20"/>
          <w:szCs w:val="20"/>
        </w:rPr>
        <w:endnoteRef/>
      </w:r>
      <w:r w:rsidRPr="00797F9B">
        <w:rPr>
          <w:sz w:val="20"/>
          <w:szCs w:val="20"/>
        </w:rPr>
        <w:t xml:space="preserve"> Ibid.</w:t>
      </w:r>
    </w:p>
    <w:p w14:paraId="392B3856" w14:textId="77777777" w:rsidR="009A1D3B" w:rsidRPr="00797F9B" w:rsidRDefault="009A1D3B" w:rsidP="00D011E1">
      <w:pPr>
        <w:pStyle w:val="EndnoteText"/>
        <w:rPr>
          <w:sz w:val="20"/>
          <w:szCs w:val="20"/>
        </w:rPr>
      </w:pPr>
    </w:p>
  </w:endnote>
  <w:endnote w:id="165">
    <w:p w14:paraId="4A1CFCCE" w14:textId="11D24DD9" w:rsidR="009A1D3B" w:rsidRPr="006E701C" w:rsidRDefault="009A1D3B" w:rsidP="00D011E1">
      <w:pPr>
        <w:pStyle w:val="EndnoteText"/>
        <w:rPr>
          <w:color w:val="auto"/>
          <w:sz w:val="20"/>
          <w:szCs w:val="20"/>
        </w:rPr>
      </w:pPr>
      <w:r w:rsidRPr="006E701C">
        <w:rPr>
          <w:rStyle w:val="EndnoteReference"/>
          <w:color w:val="auto"/>
          <w:sz w:val="20"/>
          <w:szCs w:val="20"/>
        </w:rPr>
        <w:endnoteRef/>
      </w:r>
      <w:r w:rsidRPr="006E701C">
        <w:rPr>
          <w:color w:val="auto"/>
          <w:sz w:val="20"/>
          <w:szCs w:val="20"/>
        </w:rPr>
        <w:t xml:space="preserve"> See Mark Muro, William Galston, and Clara Hendrickson, “Stemming the tide of spatial divergence: neither nostalgia nor neglect will alleviate the geography of discontent,” forthcoming</w:t>
      </w:r>
      <w:ins w:id="798" w:author="david jackson" w:date="2018-12-19T14:41:00Z">
        <w:r w:rsidR="006C4064">
          <w:rPr>
            <w:color w:val="auto"/>
            <w:sz w:val="20"/>
            <w:szCs w:val="20"/>
          </w:rPr>
          <w:t xml:space="preserve">, </w:t>
        </w:r>
        <w:r w:rsidR="006C4064" w:rsidRPr="006C4064">
          <w:rPr>
            <w:color w:val="auto"/>
            <w:sz w:val="20"/>
            <w:szCs w:val="20"/>
            <w:highlight w:val="yellow"/>
            <w:rPrChange w:id="799" w:author="david jackson" w:date="2018-12-19T14:42:00Z">
              <w:rPr>
                <w:color w:val="auto"/>
                <w:sz w:val="20"/>
                <w:szCs w:val="20"/>
              </w:rPr>
            </w:rPrChange>
          </w:rPr>
          <w:t>2019</w:t>
        </w:r>
      </w:ins>
      <w:r w:rsidRPr="006C4064">
        <w:rPr>
          <w:color w:val="auto"/>
          <w:sz w:val="20"/>
          <w:szCs w:val="20"/>
          <w:highlight w:val="yellow"/>
          <w:rPrChange w:id="800" w:author="david jackson" w:date="2018-12-19T14:42:00Z">
            <w:rPr>
              <w:color w:val="auto"/>
              <w:sz w:val="20"/>
              <w:szCs w:val="20"/>
            </w:rPr>
          </w:rPrChange>
        </w:rPr>
        <w:t>.</w:t>
      </w:r>
    </w:p>
    <w:p w14:paraId="551B4234" w14:textId="77777777" w:rsidR="009A1D3B" w:rsidRDefault="009A1D3B" w:rsidP="00D011E1">
      <w:pPr>
        <w:pStyle w:val="EndnoteText"/>
      </w:pPr>
    </w:p>
  </w:endnote>
  <w:endnote w:id="166">
    <w:p w14:paraId="11C796CA" w14:textId="77777777" w:rsidR="009A1D3B" w:rsidRDefault="009A1D3B" w:rsidP="00D011E1">
      <w:pPr>
        <w:pStyle w:val="EndnoteText"/>
        <w:rPr>
          <w:sz w:val="20"/>
          <w:szCs w:val="20"/>
        </w:rPr>
      </w:pPr>
      <w:r w:rsidRPr="00577993">
        <w:rPr>
          <w:rStyle w:val="EndnoteReference"/>
          <w:sz w:val="20"/>
          <w:szCs w:val="20"/>
        </w:rPr>
        <w:endnoteRef/>
      </w:r>
      <w:r w:rsidRPr="00577993">
        <w:rPr>
          <w:sz w:val="20"/>
          <w:szCs w:val="20"/>
        </w:rPr>
        <w:t xml:space="preserve"> </w:t>
      </w:r>
      <w:r>
        <w:rPr>
          <w:sz w:val="20"/>
          <w:szCs w:val="20"/>
        </w:rPr>
        <w:t xml:space="preserve">See </w:t>
      </w:r>
      <w:r>
        <w:rPr>
          <w:i/>
          <w:sz w:val="20"/>
          <w:szCs w:val="20"/>
        </w:rPr>
        <w:t>Defense Infrastructure: Communities Need Additional Guidance and Information to Improve Their Ability to Adjust to DOD Installation Closure or Growth</w:t>
      </w:r>
      <w:r>
        <w:rPr>
          <w:sz w:val="20"/>
          <w:szCs w:val="20"/>
        </w:rPr>
        <w:t xml:space="preserve">, (Government Accountability Office, 2013); see also </w:t>
      </w:r>
      <w:hyperlink r:id="rId45" w:history="1">
        <w:r w:rsidRPr="008562F2">
          <w:rPr>
            <w:rStyle w:val="Hyperlink"/>
            <w:sz w:val="20"/>
            <w:szCs w:val="20"/>
          </w:rPr>
          <w:t>http://www.oea.gov/</w:t>
        </w:r>
      </w:hyperlink>
      <w:r>
        <w:rPr>
          <w:sz w:val="20"/>
          <w:szCs w:val="20"/>
        </w:rPr>
        <w:t>.</w:t>
      </w:r>
    </w:p>
    <w:p w14:paraId="30F08B51" w14:textId="77777777" w:rsidR="009A1D3B" w:rsidRPr="00577993" w:rsidRDefault="009A1D3B" w:rsidP="00D011E1">
      <w:pPr>
        <w:pStyle w:val="EndnoteText"/>
        <w:rPr>
          <w:sz w:val="20"/>
          <w:szCs w:val="20"/>
        </w:rPr>
      </w:pPr>
    </w:p>
  </w:endnote>
  <w:endnote w:id="167">
    <w:p w14:paraId="171D644A" w14:textId="77777777" w:rsidR="009A1D3B" w:rsidRPr="003D72DA" w:rsidRDefault="009A1D3B" w:rsidP="00D011E1">
      <w:pPr>
        <w:pStyle w:val="EndnoteText"/>
        <w:rPr>
          <w:sz w:val="20"/>
          <w:szCs w:val="20"/>
        </w:rPr>
      </w:pPr>
      <w:r w:rsidRPr="00577993">
        <w:rPr>
          <w:rStyle w:val="EndnoteReference"/>
          <w:sz w:val="20"/>
          <w:szCs w:val="20"/>
        </w:rPr>
        <w:endnoteRef/>
      </w:r>
      <w:r w:rsidRPr="00577993">
        <w:rPr>
          <w:sz w:val="20"/>
          <w:szCs w:val="20"/>
        </w:rPr>
        <w:t xml:space="preserve"> Government Accountability Office, </w:t>
      </w:r>
      <w:r w:rsidRPr="00577993">
        <w:rPr>
          <w:i/>
          <w:sz w:val="20"/>
          <w:szCs w:val="20"/>
        </w:rPr>
        <w:t>Defense Infrastructure</w:t>
      </w:r>
      <w:r>
        <w:rPr>
          <w:sz w:val="20"/>
          <w:szCs w:val="20"/>
        </w:rPr>
        <w:t>.</w:t>
      </w:r>
    </w:p>
    <w:p w14:paraId="5D9D37C2" w14:textId="77777777" w:rsidR="009A1D3B" w:rsidRPr="00577993" w:rsidRDefault="009A1D3B" w:rsidP="00D011E1">
      <w:pPr>
        <w:pStyle w:val="EndnoteText"/>
        <w:rPr>
          <w:sz w:val="20"/>
          <w:szCs w:val="20"/>
        </w:rPr>
      </w:pPr>
    </w:p>
  </w:endnote>
  <w:endnote w:id="168">
    <w:p w14:paraId="7370F540" w14:textId="621F5CB1" w:rsidR="009A1D3B" w:rsidRDefault="009A1D3B" w:rsidP="00D011E1">
      <w:pPr>
        <w:pStyle w:val="EndnoteText"/>
        <w:rPr>
          <w:sz w:val="20"/>
          <w:szCs w:val="20"/>
        </w:rPr>
      </w:pPr>
      <w:r w:rsidRPr="00797F9B">
        <w:rPr>
          <w:rStyle w:val="EndnoteReference"/>
          <w:sz w:val="20"/>
          <w:szCs w:val="20"/>
        </w:rPr>
        <w:endnoteRef/>
      </w:r>
      <w:r w:rsidRPr="00797F9B">
        <w:rPr>
          <w:sz w:val="20"/>
          <w:szCs w:val="20"/>
        </w:rPr>
        <w:t xml:space="preserve"> See, for example, Austin, Glaeser, and Summers, “Saving the Heartland;” </w:t>
      </w:r>
      <w:bookmarkStart w:id="811" w:name="_Hlk518632376"/>
      <w:r w:rsidRPr="00797F9B">
        <w:rPr>
          <w:sz w:val="20"/>
          <w:szCs w:val="20"/>
        </w:rPr>
        <w:t xml:space="preserve">Robert Litan, “Metting the Automation Challenge to the Middle Class and the American Project” (Washington: Brookings Institution, 2018); </w:t>
      </w:r>
      <w:bookmarkEnd w:id="811"/>
      <w:r w:rsidRPr="00797F9B">
        <w:rPr>
          <w:sz w:val="20"/>
          <w:szCs w:val="20"/>
        </w:rPr>
        <w:t>and Neumark, “Rebuilding Communities Job Subsidies.”</w:t>
      </w:r>
      <w:del w:id="812" w:author="david jackson" w:date="2018-11-29T14:33:00Z">
        <w:r w:rsidRPr="00797F9B" w:rsidDel="00BE5ACE">
          <w:rPr>
            <w:sz w:val="20"/>
            <w:szCs w:val="20"/>
          </w:rPr>
          <w:delText xml:space="preserve">  </w:delText>
        </w:r>
      </w:del>
      <w:ins w:id="813" w:author="david jackson" w:date="2018-11-29T14:33:00Z">
        <w:r>
          <w:rPr>
            <w:sz w:val="20"/>
            <w:szCs w:val="20"/>
          </w:rPr>
          <w:t xml:space="preserve"> </w:t>
        </w:r>
      </w:ins>
    </w:p>
    <w:p w14:paraId="4F7D880B" w14:textId="77777777" w:rsidR="009A1D3B" w:rsidRPr="00797F9B" w:rsidRDefault="009A1D3B" w:rsidP="00D011E1">
      <w:pPr>
        <w:pStyle w:val="EndnoteText"/>
        <w:rPr>
          <w:sz w:val="20"/>
          <w:szCs w:val="20"/>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LTUOOR+Interstate-Light">
    <w:altName w:val="LTUOOR+Interstate-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62F44" w14:textId="77777777" w:rsidR="0054506E" w:rsidRDefault="0054506E" w:rsidP="00BA4551">
      <w:r>
        <w:separator/>
      </w:r>
    </w:p>
  </w:footnote>
  <w:footnote w:type="continuationSeparator" w:id="0">
    <w:p w14:paraId="0BDB0CF9" w14:textId="77777777" w:rsidR="0054506E" w:rsidRDefault="0054506E" w:rsidP="00BA4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120530"/>
      <w:docPartObj>
        <w:docPartGallery w:val="Page Numbers (Top of Page)"/>
        <w:docPartUnique/>
      </w:docPartObj>
    </w:sdtPr>
    <w:sdtEndPr>
      <w:rPr>
        <w:rFonts w:ascii="Arial" w:hAnsi="Arial" w:cs="Arial"/>
        <w:noProof/>
        <w:sz w:val="20"/>
      </w:rPr>
    </w:sdtEndPr>
    <w:sdtContent>
      <w:p w14:paraId="7EF84B2C" w14:textId="37144814" w:rsidR="009A1D3B" w:rsidRPr="005E0CF4" w:rsidRDefault="009A1D3B">
        <w:pPr>
          <w:pStyle w:val="Header"/>
          <w:jc w:val="right"/>
          <w:rPr>
            <w:rFonts w:ascii="Arial" w:hAnsi="Arial" w:cs="Arial"/>
            <w:sz w:val="20"/>
          </w:rPr>
        </w:pPr>
        <w:r w:rsidRPr="005E0CF4">
          <w:rPr>
            <w:rFonts w:ascii="Arial" w:hAnsi="Arial" w:cs="Arial"/>
            <w:sz w:val="20"/>
          </w:rPr>
          <w:fldChar w:fldCharType="begin"/>
        </w:r>
        <w:r w:rsidRPr="005E0CF4">
          <w:rPr>
            <w:rFonts w:ascii="Arial" w:hAnsi="Arial" w:cs="Arial"/>
            <w:sz w:val="20"/>
          </w:rPr>
          <w:instrText xml:space="preserve"> PAGE   \* MERGEFORMAT </w:instrText>
        </w:r>
        <w:r w:rsidRPr="005E0CF4">
          <w:rPr>
            <w:rFonts w:ascii="Arial" w:hAnsi="Arial" w:cs="Arial"/>
            <w:sz w:val="20"/>
          </w:rPr>
          <w:fldChar w:fldCharType="separate"/>
        </w:r>
        <w:r w:rsidR="00175D6B">
          <w:rPr>
            <w:rFonts w:ascii="Arial" w:hAnsi="Arial" w:cs="Arial"/>
            <w:noProof/>
            <w:sz w:val="20"/>
          </w:rPr>
          <w:t>1</w:t>
        </w:r>
        <w:r w:rsidRPr="005E0CF4">
          <w:rPr>
            <w:rFonts w:ascii="Arial" w:hAnsi="Arial" w:cs="Arial"/>
            <w:noProof/>
            <w:sz w:val="20"/>
          </w:rPr>
          <w:fldChar w:fldCharType="end"/>
        </w:r>
      </w:p>
    </w:sdtContent>
  </w:sdt>
  <w:p w14:paraId="69574A92" w14:textId="77777777" w:rsidR="009A1D3B" w:rsidRDefault="009A1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33C20"/>
    <w:multiLevelType w:val="hybridMultilevel"/>
    <w:tmpl w:val="9B2EB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01949"/>
    <w:multiLevelType w:val="hybridMultilevel"/>
    <w:tmpl w:val="82A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13DEC"/>
    <w:multiLevelType w:val="hybridMultilevel"/>
    <w:tmpl w:val="7498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CBB"/>
    <w:multiLevelType w:val="hybridMultilevel"/>
    <w:tmpl w:val="C0F28A76"/>
    <w:lvl w:ilvl="0" w:tplc="E338A04A">
      <w:numFmt w:val="bullet"/>
      <w:lvlText w:val="—"/>
      <w:lvlJc w:val="left"/>
      <w:pPr>
        <w:ind w:left="810" w:hanging="45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F012A"/>
    <w:multiLevelType w:val="hybridMultilevel"/>
    <w:tmpl w:val="D05848D2"/>
    <w:styleLink w:val="ImportedStyle3"/>
    <w:lvl w:ilvl="0" w:tplc="25AECDF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90682E6">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A64DE">
      <w:start w:val="1"/>
      <w:numFmt w:val="lowerRoman"/>
      <w:lvlText w:val="%3."/>
      <w:lvlJc w:val="left"/>
      <w:pPr>
        <w:ind w:left="2160" w:hanging="4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BF83FF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34CFDE2">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444EE4">
      <w:start w:val="1"/>
      <w:numFmt w:val="lowerRoman"/>
      <w:lvlText w:val="%6."/>
      <w:lvlJc w:val="left"/>
      <w:pPr>
        <w:ind w:left="4320" w:hanging="4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1C6D80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1AFB0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9D08D68">
      <w:start w:val="1"/>
      <w:numFmt w:val="lowerRoman"/>
      <w:lvlText w:val="%9."/>
      <w:lvlJc w:val="left"/>
      <w:pPr>
        <w:ind w:left="6480" w:hanging="4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139579D8"/>
    <w:multiLevelType w:val="hybridMultilevel"/>
    <w:tmpl w:val="3786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013FD"/>
    <w:multiLevelType w:val="hybridMultilevel"/>
    <w:tmpl w:val="2D56C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D73BB"/>
    <w:multiLevelType w:val="hybridMultilevel"/>
    <w:tmpl w:val="1684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25F58"/>
    <w:multiLevelType w:val="hybridMultilevel"/>
    <w:tmpl w:val="E2D0D04C"/>
    <w:lvl w:ilvl="0" w:tplc="5664C16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71647D"/>
    <w:multiLevelType w:val="hybridMultilevel"/>
    <w:tmpl w:val="96745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33517"/>
    <w:multiLevelType w:val="hybridMultilevel"/>
    <w:tmpl w:val="0908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585214"/>
    <w:multiLevelType w:val="hybridMultilevel"/>
    <w:tmpl w:val="4D029874"/>
    <w:lvl w:ilvl="0" w:tplc="56C403FC">
      <w:numFmt w:val="bullet"/>
      <w:lvlText w:val="—"/>
      <w:lvlJc w:val="left"/>
      <w:pPr>
        <w:ind w:left="810" w:hanging="450"/>
      </w:pPr>
      <w:rPr>
        <w:rFonts w:ascii="Arial" w:eastAsia="Arial Unicode MS"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D505E"/>
    <w:multiLevelType w:val="hybridMultilevel"/>
    <w:tmpl w:val="A5B80DF0"/>
    <w:lvl w:ilvl="0" w:tplc="9D2C0E52">
      <w:numFmt w:val="bullet"/>
      <w:lvlText w:val="—"/>
      <w:lvlJc w:val="left"/>
      <w:pPr>
        <w:ind w:left="810" w:hanging="450"/>
      </w:pPr>
      <w:rPr>
        <w:rFonts w:ascii="Arial" w:eastAsia="Arial Unicode MS"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C05E8"/>
    <w:multiLevelType w:val="hybridMultilevel"/>
    <w:tmpl w:val="6C3C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25344B"/>
    <w:multiLevelType w:val="hybridMultilevel"/>
    <w:tmpl w:val="D67E2DB4"/>
    <w:lvl w:ilvl="0" w:tplc="5664C16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32669"/>
    <w:multiLevelType w:val="hybridMultilevel"/>
    <w:tmpl w:val="A0D69AE0"/>
    <w:lvl w:ilvl="0" w:tplc="5664C16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303A9"/>
    <w:multiLevelType w:val="hybridMultilevel"/>
    <w:tmpl w:val="247281E8"/>
    <w:lvl w:ilvl="0" w:tplc="29365068">
      <w:start w:val="1"/>
      <w:numFmt w:val="decimal"/>
      <w:lvlText w:val="%1."/>
      <w:lvlJc w:val="left"/>
      <w:pPr>
        <w:ind w:left="90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92011"/>
    <w:multiLevelType w:val="hybridMultilevel"/>
    <w:tmpl w:val="A65E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A04963"/>
    <w:multiLevelType w:val="hybridMultilevel"/>
    <w:tmpl w:val="DF484BA4"/>
    <w:lvl w:ilvl="0" w:tplc="E338A04A">
      <w:numFmt w:val="bullet"/>
      <w:lvlText w:val="—"/>
      <w:lvlJc w:val="left"/>
      <w:pPr>
        <w:ind w:left="810" w:hanging="45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A20EAC"/>
    <w:multiLevelType w:val="hybridMultilevel"/>
    <w:tmpl w:val="10F02280"/>
    <w:lvl w:ilvl="0" w:tplc="F7AADF7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2013C8"/>
    <w:multiLevelType w:val="hybridMultilevel"/>
    <w:tmpl w:val="38D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F81F99"/>
    <w:multiLevelType w:val="hybridMultilevel"/>
    <w:tmpl w:val="B6CC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B9F36CB"/>
    <w:multiLevelType w:val="hybridMultilevel"/>
    <w:tmpl w:val="730E39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2E9372D"/>
    <w:multiLevelType w:val="hybridMultilevel"/>
    <w:tmpl w:val="E3D88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6E1563"/>
    <w:multiLevelType w:val="hybridMultilevel"/>
    <w:tmpl w:val="6D64352E"/>
    <w:styleLink w:val="ImportedStyle4"/>
    <w:lvl w:ilvl="0" w:tplc="B31A7EB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B6F4D6">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A1C4E5A">
      <w:start w:val="1"/>
      <w:numFmt w:val="lowerRoman"/>
      <w:lvlText w:val="%3."/>
      <w:lvlJc w:val="left"/>
      <w:pPr>
        <w:ind w:left="2160" w:hanging="4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506568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AD66DBE">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B664E80">
      <w:start w:val="1"/>
      <w:numFmt w:val="lowerRoman"/>
      <w:lvlText w:val="%6."/>
      <w:lvlJc w:val="left"/>
      <w:pPr>
        <w:ind w:left="4320" w:hanging="4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A8B7EA">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B1880CC">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44D01C">
      <w:start w:val="1"/>
      <w:numFmt w:val="lowerRoman"/>
      <w:lvlText w:val="%9."/>
      <w:lvlJc w:val="left"/>
      <w:pPr>
        <w:ind w:left="6480" w:hanging="4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BFE147D"/>
    <w:multiLevelType w:val="hybridMultilevel"/>
    <w:tmpl w:val="095A2632"/>
    <w:lvl w:ilvl="0" w:tplc="B14EAF9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C5D475E"/>
    <w:multiLevelType w:val="hybridMultilevel"/>
    <w:tmpl w:val="4DC60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F74D9"/>
    <w:multiLevelType w:val="hybridMultilevel"/>
    <w:tmpl w:val="FFC4CA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23"/>
  </w:num>
  <w:num w:numId="3">
    <w:abstractNumId w:val="4"/>
  </w:num>
  <w:num w:numId="4">
    <w:abstractNumId w:val="24"/>
  </w:num>
  <w:num w:numId="5">
    <w:abstractNumId w:val="17"/>
  </w:num>
  <w:num w:numId="6">
    <w:abstractNumId w:val="20"/>
  </w:num>
  <w:num w:numId="7">
    <w:abstractNumId w:val="1"/>
  </w:num>
  <w:num w:numId="8">
    <w:abstractNumId w:val="27"/>
  </w:num>
  <w:num w:numId="9">
    <w:abstractNumId w:val="22"/>
  </w:num>
  <w:num w:numId="10">
    <w:abstractNumId w:val="19"/>
  </w:num>
  <w:num w:numId="11">
    <w:abstractNumId w:val="8"/>
  </w:num>
  <w:num w:numId="12">
    <w:abstractNumId w:val="15"/>
  </w:num>
  <w:num w:numId="13">
    <w:abstractNumId w:val="14"/>
  </w:num>
  <w:num w:numId="14">
    <w:abstractNumId w:val="6"/>
  </w:num>
  <w:num w:numId="15">
    <w:abstractNumId w:val="12"/>
  </w:num>
  <w:num w:numId="16">
    <w:abstractNumId w:val="11"/>
  </w:num>
  <w:num w:numId="17">
    <w:abstractNumId w:val="16"/>
  </w:num>
  <w:num w:numId="18">
    <w:abstractNumId w:val="21"/>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5"/>
  </w:num>
  <w:num w:numId="22">
    <w:abstractNumId w:val="2"/>
  </w:num>
  <w:num w:numId="23">
    <w:abstractNumId w:val="0"/>
  </w:num>
  <w:num w:numId="24">
    <w:abstractNumId w:val="10"/>
  </w:num>
  <w:num w:numId="25">
    <w:abstractNumId w:val="7"/>
  </w:num>
  <w:num w:numId="26">
    <w:abstractNumId w:val="25"/>
  </w:num>
  <w:num w:numId="27">
    <w:abstractNumId w:val="26"/>
  </w:num>
  <w:num w:numId="28">
    <w:abstractNumId w:val="18"/>
  </w:num>
  <w:num w:numId="29">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jackson">
    <w15:presenceInfo w15:providerId="Windows Live" w15:userId="e38bc6cf5c6ea348"/>
  </w15:person>
  <w15:person w15:author="Mark Muro">
    <w15:presenceInfo w15:providerId="AD" w15:userId="S-1-5-21-941978686-1815096360-3273509800-2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C3F"/>
    <w:rsid w:val="00001151"/>
    <w:rsid w:val="00001896"/>
    <w:rsid w:val="00001A2F"/>
    <w:rsid w:val="00001F26"/>
    <w:rsid w:val="0000225D"/>
    <w:rsid w:val="0000348D"/>
    <w:rsid w:val="0000372A"/>
    <w:rsid w:val="00003D12"/>
    <w:rsid w:val="000053D4"/>
    <w:rsid w:val="0000597C"/>
    <w:rsid w:val="00006443"/>
    <w:rsid w:val="00006489"/>
    <w:rsid w:val="00007226"/>
    <w:rsid w:val="00007737"/>
    <w:rsid w:val="00011653"/>
    <w:rsid w:val="00011C41"/>
    <w:rsid w:val="00011F27"/>
    <w:rsid w:val="0001318B"/>
    <w:rsid w:val="000134C6"/>
    <w:rsid w:val="000148FF"/>
    <w:rsid w:val="00015A8B"/>
    <w:rsid w:val="00015D9A"/>
    <w:rsid w:val="00021E2D"/>
    <w:rsid w:val="000220F2"/>
    <w:rsid w:val="0002252B"/>
    <w:rsid w:val="00022CDB"/>
    <w:rsid w:val="00022DD1"/>
    <w:rsid w:val="0002337B"/>
    <w:rsid w:val="00027553"/>
    <w:rsid w:val="00030105"/>
    <w:rsid w:val="00034AC8"/>
    <w:rsid w:val="00034B94"/>
    <w:rsid w:val="00034BD0"/>
    <w:rsid w:val="00035DAF"/>
    <w:rsid w:val="00042364"/>
    <w:rsid w:val="000428AC"/>
    <w:rsid w:val="00042E87"/>
    <w:rsid w:val="00046C59"/>
    <w:rsid w:val="00046F26"/>
    <w:rsid w:val="00047F40"/>
    <w:rsid w:val="0005083A"/>
    <w:rsid w:val="00050C0C"/>
    <w:rsid w:val="00050D9C"/>
    <w:rsid w:val="0005206D"/>
    <w:rsid w:val="0005444E"/>
    <w:rsid w:val="00054ED4"/>
    <w:rsid w:val="000551DD"/>
    <w:rsid w:val="000563DA"/>
    <w:rsid w:val="00056409"/>
    <w:rsid w:val="000600D7"/>
    <w:rsid w:val="00060A99"/>
    <w:rsid w:val="00061089"/>
    <w:rsid w:val="00061238"/>
    <w:rsid w:val="000612C4"/>
    <w:rsid w:val="00062315"/>
    <w:rsid w:val="00062F2F"/>
    <w:rsid w:val="00065B30"/>
    <w:rsid w:val="000673D5"/>
    <w:rsid w:val="00067424"/>
    <w:rsid w:val="00067467"/>
    <w:rsid w:val="000716F9"/>
    <w:rsid w:val="00071CB2"/>
    <w:rsid w:val="00071CDC"/>
    <w:rsid w:val="000739CB"/>
    <w:rsid w:val="00075E23"/>
    <w:rsid w:val="00077B41"/>
    <w:rsid w:val="00082A18"/>
    <w:rsid w:val="00083763"/>
    <w:rsid w:val="00083E6D"/>
    <w:rsid w:val="00085090"/>
    <w:rsid w:val="00085C18"/>
    <w:rsid w:val="00085CFC"/>
    <w:rsid w:val="00091586"/>
    <w:rsid w:val="00092CCF"/>
    <w:rsid w:val="00093BFD"/>
    <w:rsid w:val="00093D65"/>
    <w:rsid w:val="00093DDB"/>
    <w:rsid w:val="00095150"/>
    <w:rsid w:val="00095358"/>
    <w:rsid w:val="000956CF"/>
    <w:rsid w:val="00095ED8"/>
    <w:rsid w:val="00096993"/>
    <w:rsid w:val="00096BE0"/>
    <w:rsid w:val="00097501"/>
    <w:rsid w:val="000A11EE"/>
    <w:rsid w:val="000A221C"/>
    <w:rsid w:val="000A2A15"/>
    <w:rsid w:val="000A2F7A"/>
    <w:rsid w:val="000A35F4"/>
    <w:rsid w:val="000A3A8D"/>
    <w:rsid w:val="000B3F80"/>
    <w:rsid w:val="000B4A58"/>
    <w:rsid w:val="000B5009"/>
    <w:rsid w:val="000B749A"/>
    <w:rsid w:val="000C03FE"/>
    <w:rsid w:val="000C05C0"/>
    <w:rsid w:val="000C1502"/>
    <w:rsid w:val="000C163D"/>
    <w:rsid w:val="000C22F0"/>
    <w:rsid w:val="000C360F"/>
    <w:rsid w:val="000C451B"/>
    <w:rsid w:val="000C58D9"/>
    <w:rsid w:val="000C6719"/>
    <w:rsid w:val="000D23C9"/>
    <w:rsid w:val="000D2537"/>
    <w:rsid w:val="000D287F"/>
    <w:rsid w:val="000D3EF9"/>
    <w:rsid w:val="000D51B3"/>
    <w:rsid w:val="000E0B04"/>
    <w:rsid w:val="000E0C18"/>
    <w:rsid w:val="000E2326"/>
    <w:rsid w:val="000E2507"/>
    <w:rsid w:val="000E453D"/>
    <w:rsid w:val="000E6B74"/>
    <w:rsid w:val="000E7541"/>
    <w:rsid w:val="000F1B28"/>
    <w:rsid w:val="000F2473"/>
    <w:rsid w:val="000F4904"/>
    <w:rsid w:val="000F6491"/>
    <w:rsid w:val="000F6E01"/>
    <w:rsid w:val="000F7B9A"/>
    <w:rsid w:val="0010117E"/>
    <w:rsid w:val="00101A7A"/>
    <w:rsid w:val="00104F00"/>
    <w:rsid w:val="001064D7"/>
    <w:rsid w:val="00106B77"/>
    <w:rsid w:val="00106FB2"/>
    <w:rsid w:val="001109C6"/>
    <w:rsid w:val="001125F6"/>
    <w:rsid w:val="00113BCF"/>
    <w:rsid w:val="001204D1"/>
    <w:rsid w:val="00120971"/>
    <w:rsid w:val="00120C2A"/>
    <w:rsid w:val="00120DFD"/>
    <w:rsid w:val="00121EE4"/>
    <w:rsid w:val="0012205F"/>
    <w:rsid w:val="00123FDD"/>
    <w:rsid w:val="00124A2A"/>
    <w:rsid w:val="00125098"/>
    <w:rsid w:val="001253CB"/>
    <w:rsid w:val="00126AAD"/>
    <w:rsid w:val="00126B54"/>
    <w:rsid w:val="001314CA"/>
    <w:rsid w:val="001316CD"/>
    <w:rsid w:val="00132A1A"/>
    <w:rsid w:val="001335F2"/>
    <w:rsid w:val="00134261"/>
    <w:rsid w:val="00134A3E"/>
    <w:rsid w:val="0013758B"/>
    <w:rsid w:val="00137BAD"/>
    <w:rsid w:val="00141095"/>
    <w:rsid w:val="00144CD5"/>
    <w:rsid w:val="00147009"/>
    <w:rsid w:val="00147C38"/>
    <w:rsid w:val="00150D2D"/>
    <w:rsid w:val="001512B6"/>
    <w:rsid w:val="00152CD2"/>
    <w:rsid w:val="00153089"/>
    <w:rsid w:val="00156060"/>
    <w:rsid w:val="001564F7"/>
    <w:rsid w:val="00156900"/>
    <w:rsid w:val="00156925"/>
    <w:rsid w:val="00160FA0"/>
    <w:rsid w:val="0016111C"/>
    <w:rsid w:val="00164DDB"/>
    <w:rsid w:val="00171A6C"/>
    <w:rsid w:val="001720D8"/>
    <w:rsid w:val="00175B09"/>
    <w:rsid w:val="00175D6B"/>
    <w:rsid w:val="0018002C"/>
    <w:rsid w:val="0018151A"/>
    <w:rsid w:val="00181926"/>
    <w:rsid w:val="001848CA"/>
    <w:rsid w:val="00184C02"/>
    <w:rsid w:val="00184D31"/>
    <w:rsid w:val="001851F5"/>
    <w:rsid w:val="00185394"/>
    <w:rsid w:val="00185F55"/>
    <w:rsid w:val="00186307"/>
    <w:rsid w:val="00187584"/>
    <w:rsid w:val="00190A05"/>
    <w:rsid w:val="0019137E"/>
    <w:rsid w:val="001919E8"/>
    <w:rsid w:val="001938A5"/>
    <w:rsid w:val="001939E6"/>
    <w:rsid w:val="001941D7"/>
    <w:rsid w:val="001A1544"/>
    <w:rsid w:val="001A240D"/>
    <w:rsid w:val="001A5968"/>
    <w:rsid w:val="001A61E6"/>
    <w:rsid w:val="001A6A60"/>
    <w:rsid w:val="001A75A1"/>
    <w:rsid w:val="001A79E9"/>
    <w:rsid w:val="001B3042"/>
    <w:rsid w:val="001B3D5B"/>
    <w:rsid w:val="001B46C7"/>
    <w:rsid w:val="001B5C91"/>
    <w:rsid w:val="001B5F0B"/>
    <w:rsid w:val="001C074D"/>
    <w:rsid w:val="001C0F6E"/>
    <w:rsid w:val="001C3708"/>
    <w:rsid w:val="001C621D"/>
    <w:rsid w:val="001C6670"/>
    <w:rsid w:val="001C6CD6"/>
    <w:rsid w:val="001D1A96"/>
    <w:rsid w:val="001D2088"/>
    <w:rsid w:val="001D3320"/>
    <w:rsid w:val="001D335A"/>
    <w:rsid w:val="001D3B54"/>
    <w:rsid w:val="001D57DA"/>
    <w:rsid w:val="001D7440"/>
    <w:rsid w:val="001D7B82"/>
    <w:rsid w:val="001D7CE0"/>
    <w:rsid w:val="001E0C51"/>
    <w:rsid w:val="001E1F63"/>
    <w:rsid w:val="001E3193"/>
    <w:rsid w:val="001E544E"/>
    <w:rsid w:val="001F225D"/>
    <w:rsid w:val="001F3630"/>
    <w:rsid w:val="001F5302"/>
    <w:rsid w:val="001F6CC0"/>
    <w:rsid w:val="001F6EF5"/>
    <w:rsid w:val="001F7CF0"/>
    <w:rsid w:val="002002A6"/>
    <w:rsid w:val="00201E8F"/>
    <w:rsid w:val="00203760"/>
    <w:rsid w:val="00203A00"/>
    <w:rsid w:val="002056B5"/>
    <w:rsid w:val="002060FA"/>
    <w:rsid w:val="00206535"/>
    <w:rsid w:val="0020678D"/>
    <w:rsid w:val="002100D9"/>
    <w:rsid w:val="0021186B"/>
    <w:rsid w:val="002129CA"/>
    <w:rsid w:val="00213323"/>
    <w:rsid w:val="0021363A"/>
    <w:rsid w:val="00215D8B"/>
    <w:rsid w:val="00220223"/>
    <w:rsid w:val="00221607"/>
    <w:rsid w:val="00221FD8"/>
    <w:rsid w:val="00222609"/>
    <w:rsid w:val="0022343C"/>
    <w:rsid w:val="00223583"/>
    <w:rsid w:val="00224DD4"/>
    <w:rsid w:val="002258E9"/>
    <w:rsid w:val="00226096"/>
    <w:rsid w:val="002260A2"/>
    <w:rsid w:val="002271B1"/>
    <w:rsid w:val="0022740A"/>
    <w:rsid w:val="0023005B"/>
    <w:rsid w:val="00230715"/>
    <w:rsid w:val="00232E04"/>
    <w:rsid w:val="00233A88"/>
    <w:rsid w:val="00236F14"/>
    <w:rsid w:val="00241077"/>
    <w:rsid w:val="00242292"/>
    <w:rsid w:val="00242707"/>
    <w:rsid w:val="00247688"/>
    <w:rsid w:val="00251AA5"/>
    <w:rsid w:val="002525F4"/>
    <w:rsid w:val="002528D3"/>
    <w:rsid w:val="002547BB"/>
    <w:rsid w:val="00256E51"/>
    <w:rsid w:val="00260268"/>
    <w:rsid w:val="002609C7"/>
    <w:rsid w:val="00260A3B"/>
    <w:rsid w:val="00261AD3"/>
    <w:rsid w:val="002637EC"/>
    <w:rsid w:val="002647F8"/>
    <w:rsid w:val="002651EA"/>
    <w:rsid w:val="0026529C"/>
    <w:rsid w:val="002659E5"/>
    <w:rsid w:val="00265D17"/>
    <w:rsid w:val="002665C0"/>
    <w:rsid w:val="002673B8"/>
    <w:rsid w:val="0027202D"/>
    <w:rsid w:val="00272379"/>
    <w:rsid w:val="002756E4"/>
    <w:rsid w:val="0027675B"/>
    <w:rsid w:val="00276E1C"/>
    <w:rsid w:val="0027799A"/>
    <w:rsid w:val="00280AD5"/>
    <w:rsid w:val="00280B71"/>
    <w:rsid w:val="0028208A"/>
    <w:rsid w:val="00282EFC"/>
    <w:rsid w:val="00283659"/>
    <w:rsid w:val="002879FC"/>
    <w:rsid w:val="00292372"/>
    <w:rsid w:val="00292A09"/>
    <w:rsid w:val="002939BD"/>
    <w:rsid w:val="002943C3"/>
    <w:rsid w:val="00294D60"/>
    <w:rsid w:val="00295D1E"/>
    <w:rsid w:val="002967DA"/>
    <w:rsid w:val="00297264"/>
    <w:rsid w:val="00297968"/>
    <w:rsid w:val="002A2275"/>
    <w:rsid w:val="002A25DF"/>
    <w:rsid w:val="002A2700"/>
    <w:rsid w:val="002A31DD"/>
    <w:rsid w:val="002A36AF"/>
    <w:rsid w:val="002A4CF4"/>
    <w:rsid w:val="002A592C"/>
    <w:rsid w:val="002A6649"/>
    <w:rsid w:val="002A788F"/>
    <w:rsid w:val="002A7DE4"/>
    <w:rsid w:val="002B0263"/>
    <w:rsid w:val="002B05E0"/>
    <w:rsid w:val="002B0943"/>
    <w:rsid w:val="002B0FE7"/>
    <w:rsid w:val="002B1190"/>
    <w:rsid w:val="002B2702"/>
    <w:rsid w:val="002B2B36"/>
    <w:rsid w:val="002B4585"/>
    <w:rsid w:val="002B4E09"/>
    <w:rsid w:val="002B7453"/>
    <w:rsid w:val="002C232E"/>
    <w:rsid w:val="002C2B7F"/>
    <w:rsid w:val="002C2C02"/>
    <w:rsid w:val="002C2F1B"/>
    <w:rsid w:val="002C3EBB"/>
    <w:rsid w:val="002C4A73"/>
    <w:rsid w:val="002C672A"/>
    <w:rsid w:val="002C6869"/>
    <w:rsid w:val="002C718C"/>
    <w:rsid w:val="002D1366"/>
    <w:rsid w:val="002D16CC"/>
    <w:rsid w:val="002D2141"/>
    <w:rsid w:val="002D21F5"/>
    <w:rsid w:val="002D2B9B"/>
    <w:rsid w:val="002D49C4"/>
    <w:rsid w:val="002D4E4D"/>
    <w:rsid w:val="002D59C1"/>
    <w:rsid w:val="002D6507"/>
    <w:rsid w:val="002D71CE"/>
    <w:rsid w:val="002D765B"/>
    <w:rsid w:val="002D7C0A"/>
    <w:rsid w:val="002E183E"/>
    <w:rsid w:val="002E4EFB"/>
    <w:rsid w:val="002F244A"/>
    <w:rsid w:val="002F2526"/>
    <w:rsid w:val="002F6A45"/>
    <w:rsid w:val="002F7422"/>
    <w:rsid w:val="00300052"/>
    <w:rsid w:val="00301A5F"/>
    <w:rsid w:val="00304633"/>
    <w:rsid w:val="00304E98"/>
    <w:rsid w:val="00307475"/>
    <w:rsid w:val="00307E57"/>
    <w:rsid w:val="00311631"/>
    <w:rsid w:val="00313049"/>
    <w:rsid w:val="00313299"/>
    <w:rsid w:val="00313410"/>
    <w:rsid w:val="00314186"/>
    <w:rsid w:val="003143F2"/>
    <w:rsid w:val="00314763"/>
    <w:rsid w:val="00314832"/>
    <w:rsid w:val="0031492D"/>
    <w:rsid w:val="003153D3"/>
    <w:rsid w:val="00315ADD"/>
    <w:rsid w:val="00317996"/>
    <w:rsid w:val="00320AB9"/>
    <w:rsid w:val="003219D6"/>
    <w:rsid w:val="00322179"/>
    <w:rsid w:val="00322B0B"/>
    <w:rsid w:val="00323413"/>
    <w:rsid w:val="00324367"/>
    <w:rsid w:val="00324EEF"/>
    <w:rsid w:val="00325EC4"/>
    <w:rsid w:val="0032688A"/>
    <w:rsid w:val="0033108D"/>
    <w:rsid w:val="00332DD4"/>
    <w:rsid w:val="00334013"/>
    <w:rsid w:val="003343A1"/>
    <w:rsid w:val="00334A4B"/>
    <w:rsid w:val="003350D4"/>
    <w:rsid w:val="0033546A"/>
    <w:rsid w:val="00340761"/>
    <w:rsid w:val="00340FF4"/>
    <w:rsid w:val="003421BD"/>
    <w:rsid w:val="003465F9"/>
    <w:rsid w:val="00346E46"/>
    <w:rsid w:val="003502CB"/>
    <w:rsid w:val="003528EE"/>
    <w:rsid w:val="00353FDA"/>
    <w:rsid w:val="003561B2"/>
    <w:rsid w:val="00357067"/>
    <w:rsid w:val="00360B0A"/>
    <w:rsid w:val="00360B86"/>
    <w:rsid w:val="00361059"/>
    <w:rsid w:val="003616E7"/>
    <w:rsid w:val="00361B1E"/>
    <w:rsid w:val="003630E5"/>
    <w:rsid w:val="00365020"/>
    <w:rsid w:val="00366C34"/>
    <w:rsid w:val="00366D16"/>
    <w:rsid w:val="00370465"/>
    <w:rsid w:val="00373B0A"/>
    <w:rsid w:val="00376A2E"/>
    <w:rsid w:val="00377FA1"/>
    <w:rsid w:val="003802CD"/>
    <w:rsid w:val="00382095"/>
    <w:rsid w:val="00382A64"/>
    <w:rsid w:val="00383389"/>
    <w:rsid w:val="00383488"/>
    <w:rsid w:val="003872EC"/>
    <w:rsid w:val="00387A31"/>
    <w:rsid w:val="00390128"/>
    <w:rsid w:val="00390DB6"/>
    <w:rsid w:val="00390F4B"/>
    <w:rsid w:val="00390FCC"/>
    <w:rsid w:val="00391571"/>
    <w:rsid w:val="00392961"/>
    <w:rsid w:val="00392D19"/>
    <w:rsid w:val="00393473"/>
    <w:rsid w:val="0039432E"/>
    <w:rsid w:val="0039457A"/>
    <w:rsid w:val="00394EC8"/>
    <w:rsid w:val="0039577D"/>
    <w:rsid w:val="00397098"/>
    <w:rsid w:val="00397C3F"/>
    <w:rsid w:val="003A106F"/>
    <w:rsid w:val="003A1DB3"/>
    <w:rsid w:val="003A1F02"/>
    <w:rsid w:val="003A3AE1"/>
    <w:rsid w:val="003A4765"/>
    <w:rsid w:val="003A693D"/>
    <w:rsid w:val="003A7083"/>
    <w:rsid w:val="003A751E"/>
    <w:rsid w:val="003A7F84"/>
    <w:rsid w:val="003B03FD"/>
    <w:rsid w:val="003B38D9"/>
    <w:rsid w:val="003B3D19"/>
    <w:rsid w:val="003B45C1"/>
    <w:rsid w:val="003B4EFD"/>
    <w:rsid w:val="003B5214"/>
    <w:rsid w:val="003B6975"/>
    <w:rsid w:val="003B6CB4"/>
    <w:rsid w:val="003B7C75"/>
    <w:rsid w:val="003C0C7D"/>
    <w:rsid w:val="003C1A4A"/>
    <w:rsid w:val="003C1C9F"/>
    <w:rsid w:val="003C1DDD"/>
    <w:rsid w:val="003C3641"/>
    <w:rsid w:val="003C578C"/>
    <w:rsid w:val="003C5D46"/>
    <w:rsid w:val="003C6518"/>
    <w:rsid w:val="003D0DC3"/>
    <w:rsid w:val="003D1080"/>
    <w:rsid w:val="003D2B77"/>
    <w:rsid w:val="003D5AEC"/>
    <w:rsid w:val="003D5DA8"/>
    <w:rsid w:val="003D7889"/>
    <w:rsid w:val="003D7E3E"/>
    <w:rsid w:val="003E1F35"/>
    <w:rsid w:val="003E24B1"/>
    <w:rsid w:val="003E28F7"/>
    <w:rsid w:val="003E334A"/>
    <w:rsid w:val="003E4784"/>
    <w:rsid w:val="003E564A"/>
    <w:rsid w:val="003E5F4B"/>
    <w:rsid w:val="003E62A6"/>
    <w:rsid w:val="003E7012"/>
    <w:rsid w:val="003F14A2"/>
    <w:rsid w:val="003F16BA"/>
    <w:rsid w:val="003F1F0D"/>
    <w:rsid w:val="003F2062"/>
    <w:rsid w:val="003F2077"/>
    <w:rsid w:val="003F3226"/>
    <w:rsid w:val="003F513A"/>
    <w:rsid w:val="003F528E"/>
    <w:rsid w:val="003F594D"/>
    <w:rsid w:val="003F706A"/>
    <w:rsid w:val="00401C38"/>
    <w:rsid w:val="004027B6"/>
    <w:rsid w:val="004045FA"/>
    <w:rsid w:val="0040500E"/>
    <w:rsid w:val="00405406"/>
    <w:rsid w:val="00406950"/>
    <w:rsid w:val="004075C1"/>
    <w:rsid w:val="0041007F"/>
    <w:rsid w:val="004104C6"/>
    <w:rsid w:val="00411295"/>
    <w:rsid w:val="00411DF3"/>
    <w:rsid w:val="0041264C"/>
    <w:rsid w:val="004145F9"/>
    <w:rsid w:val="00414FDE"/>
    <w:rsid w:val="00415C6C"/>
    <w:rsid w:val="00417860"/>
    <w:rsid w:val="00420E5D"/>
    <w:rsid w:val="004219C3"/>
    <w:rsid w:val="00421CD0"/>
    <w:rsid w:val="0042381A"/>
    <w:rsid w:val="0042478C"/>
    <w:rsid w:val="00424E5A"/>
    <w:rsid w:val="00424FCD"/>
    <w:rsid w:val="004268B8"/>
    <w:rsid w:val="004275E5"/>
    <w:rsid w:val="0043084F"/>
    <w:rsid w:val="00431083"/>
    <w:rsid w:val="00431460"/>
    <w:rsid w:val="00432365"/>
    <w:rsid w:val="00432BD2"/>
    <w:rsid w:val="00432F00"/>
    <w:rsid w:val="004337B0"/>
    <w:rsid w:val="00433EDE"/>
    <w:rsid w:val="0043573D"/>
    <w:rsid w:val="00437468"/>
    <w:rsid w:val="00440993"/>
    <w:rsid w:val="00442450"/>
    <w:rsid w:val="00445CC7"/>
    <w:rsid w:val="00446363"/>
    <w:rsid w:val="00450A4A"/>
    <w:rsid w:val="00450BB4"/>
    <w:rsid w:val="00451067"/>
    <w:rsid w:val="00452275"/>
    <w:rsid w:val="00452B03"/>
    <w:rsid w:val="00453841"/>
    <w:rsid w:val="004539BA"/>
    <w:rsid w:val="00455B46"/>
    <w:rsid w:val="004570DE"/>
    <w:rsid w:val="00457AFF"/>
    <w:rsid w:val="00457BDC"/>
    <w:rsid w:val="00460821"/>
    <w:rsid w:val="004615FF"/>
    <w:rsid w:val="004641CB"/>
    <w:rsid w:val="00464D9E"/>
    <w:rsid w:val="00466300"/>
    <w:rsid w:val="00467AF5"/>
    <w:rsid w:val="004718F5"/>
    <w:rsid w:val="0047372D"/>
    <w:rsid w:val="00474F05"/>
    <w:rsid w:val="004761B9"/>
    <w:rsid w:val="0047644C"/>
    <w:rsid w:val="00476D66"/>
    <w:rsid w:val="004773D1"/>
    <w:rsid w:val="00477439"/>
    <w:rsid w:val="00480106"/>
    <w:rsid w:val="0048419E"/>
    <w:rsid w:val="00484302"/>
    <w:rsid w:val="0048445F"/>
    <w:rsid w:val="00484F08"/>
    <w:rsid w:val="00485456"/>
    <w:rsid w:val="004856AC"/>
    <w:rsid w:val="004856B2"/>
    <w:rsid w:val="00487017"/>
    <w:rsid w:val="00493AD8"/>
    <w:rsid w:val="00494052"/>
    <w:rsid w:val="0049436C"/>
    <w:rsid w:val="00494687"/>
    <w:rsid w:val="00494814"/>
    <w:rsid w:val="004957B6"/>
    <w:rsid w:val="0049597B"/>
    <w:rsid w:val="00495994"/>
    <w:rsid w:val="00497687"/>
    <w:rsid w:val="004976FE"/>
    <w:rsid w:val="00497753"/>
    <w:rsid w:val="004A35B1"/>
    <w:rsid w:val="004A3989"/>
    <w:rsid w:val="004A48DC"/>
    <w:rsid w:val="004A5129"/>
    <w:rsid w:val="004A5143"/>
    <w:rsid w:val="004A5B6B"/>
    <w:rsid w:val="004A6F14"/>
    <w:rsid w:val="004B0EE4"/>
    <w:rsid w:val="004B2203"/>
    <w:rsid w:val="004B2B9C"/>
    <w:rsid w:val="004B44ED"/>
    <w:rsid w:val="004B7153"/>
    <w:rsid w:val="004B76E1"/>
    <w:rsid w:val="004B7AFE"/>
    <w:rsid w:val="004C0635"/>
    <w:rsid w:val="004C320C"/>
    <w:rsid w:val="004C373B"/>
    <w:rsid w:val="004C3DC7"/>
    <w:rsid w:val="004C3E3E"/>
    <w:rsid w:val="004C639C"/>
    <w:rsid w:val="004C657A"/>
    <w:rsid w:val="004C67A2"/>
    <w:rsid w:val="004C72EC"/>
    <w:rsid w:val="004C7687"/>
    <w:rsid w:val="004D06B3"/>
    <w:rsid w:val="004D0CF6"/>
    <w:rsid w:val="004D1018"/>
    <w:rsid w:val="004D2BFC"/>
    <w:rsid w:val="004D4668"/>
    <w:rsid w:val="004D52AF"/>
    <w:rsid w:val="004E02E6"/>
    <w:rsid w:val="004E06F1"/>
    <w:rsid w:val="004E134D"/>
    <w:rsid w:val="004E1855"/>
    <w:rsid w:val="004E1C6E"/>
    <w:rsid w:val="004E29A7"/>
    <w:rsid w:val="004E3C16"/>
    <w:rsid w:val="004E528B"/>
    <w:rsid w:val="004E6208"/>
    <w:rsid w:val="004F2AF1"/>
    <w:rsid w:val="004F392D"/>
    <w:rsid w:val="004F5F8C"/>
    <w:rsid w:val="004F7AD4"/>
    <w:rsid w:val="004F7CEF"/>
    <w:rsid w:val="00500B3A"/>
    <w:rsid w:val="0050119E"/>
    <w:rsid w:val="00501831"/>
    <w:rsid w:val="00501B36"/>
    <w:rsid w:val="00501C47"/>
    <w:rsid w:val="00501C8D"/>
    <w:rsid w:val="00502DD2"/>
    <w:rsid w:val="005041D0"/>
    <w:rsid w:val="00504B35"/>
    <w:rsid w:val="00510134"/>
    <w:rsid w:val="00510663"/>
    <w:rsid w:val="005109C5"/>
    <w:rsid w:val="00510C87"/>
    <w:rsid w:val="00511F95"/>
    <w:rsid w:val="005144F5"/>
    <w:rsid w:val="005150AF"/>
    <w:rsid w:val="005152A4"/>
    <w:rsid w:val="005153EE"/>
    <w:rsid w:val="00516679"/>
    <w:rsid w:val="005166B8"/>
    <w:rsid w:val="00517E54"/>
    <w:rsid w:val="005249B4"/>
    <w:rsid w:val="0052563E"/>
    <w:rsid w:val="00525B45"/>
    <w:rsid w:val="005276B2"/>
    <w:rsid w:val="005310D5"/>
    <w:rsid w:val="005329BD"/>
    <w:rsid w:val="00533F5D"/>
    <w:rsid w:val="00534D8C"/>
    <w:rsid w:val="0053736E"/>
    <w:rsid w:val="00540FEB"/>
    <w:rsid w:val="00543976"/>
    <w:rsid w:val="0054506E"/>
    <w:rsid w:val="0054550A"/>
    <w:rsid w:val="00545937"/>
    <w:rsid w:val="00546578"/>
    <w:rsid w:val="00547648"/>
    <w:rsid w:val="00550841"/>
    <w:rsid w:val="005508FF"/>
    <w:rsid w:val="005509A9"/>
    <w:rsid w:val="00551A98"/>
    <w:rsid w:val="00551CD8"/>
    <w:rsid w:val="005527E4"/>
    <w:rsid w:val="00552E3E"/>
    <w:rsid w:val="00557338"/>
    <w:rsid w:val="005576E8"/>
    <w:rsid w:val="00560B64"/>
    <w:rsid w:val="00560F9C"/>
    <w:rsid w:val="0056328B"/>
    <w:rsid w:val="00564ECB"/>
    <w:rsid w:val="00565C90"/>
    <w:rsid w:val="00566C54"/>
    <w:rsid w:val="00570224"/>
    <w:rsid w:val="00571DE5"/>
    <w:rsid w:val="00571E9A"/>
    <w:rsid w:val="005725F2"/>
    <w:rsid w:val="00572DF2"/>
    <w:rsid w:val="00573B3E"/>
    <w:rsid w:val="00575183"/>
    <w:rsid w:val="005763F8"/>
    <w:rsid w:val="005769F0"/>
    <w:rsid w:val="00577A8D"/>
    <w:rsid w:val="00580643"/>
    <w:rsid w:val="00582913"/>
    <w:rsid w:val="00582ADA"/>
    <w:rsid w:val="00584934"/>
    <w:rsid w:val="005854F4"/>
    <w:rsid w:val="0058733E"/>
    <w:rsid w:val="00590F69"/>
    <w:rsid w:val="0059109C"/>
    <w:rsid w:val="00591837"/>
    <w:rsid w:val="00592248"/>
    <w:rsid w:val="005922E3"/>
    <w:rsid w:val="0059411F"/>
    <w:rsid w:val="00596920"/>
    <w:rsid w:val="00596B58"/>
    <w:rsid w:val="00597A3E"/>
    <w:rsid w:val="005A14E9"/>
    <w:rsid w:val="005A2BD6"/>
    <w:rsid w:val="005A2D00"/>
    <w:rsid w:val="005A2F5D"/>
    <w:rsid w:val="005A4A10"/>
    <w:rsid w:val="005A4BEA"/>
    <w:rsid w:val="005A56CD"/>
    <w:rsid w:val="005B02DD"/>
    <w:rsid w:val="005B03C0"/>
    <w:rsid w:val="005B1601"/>
    <w:rsid w:val="005B1FE3"/>
    <w:rsid w:val="005B2011"/>
    <w:rsid w:val="005B258A"/>
    <w:rsid w:val="005B2989"/>
    <w:rsid w:val="005B311A"/>
    <w:rsid w:val="005B3170"/>
    <w:rsid w:val="005B5A1D"/>
    <w:rsid w:val="005B6A78"/>
    <w:rsid w:val="005C0E11"/>
    <w:rsid w:val="005C253D"/>
    <w:rsid w:val="005C3A0A"/>
    <w:rsid w:val="005C5FD6"/>
    <w:rsid w:val="005C666F"/>
    <w:rsid w:val="005C778F"/>
    <w:rsid w:val="005C7E00"/>
    <w:rsid w:val="005D0120"/>
    <w:rsid w:val="005D1263"/>
    <w:rsid w:val="005D1877"/>
    <w:rsid w:val="005D33FB"/>
    <w:rsid w:val="005D41BF"/>
    <w:rsid w:val="005D4C6D"/>
    <w:rsid w:val="005D50FF"/>
    <w:rsid w:val="005D5C12"/>
    <w:rsid w:val="005D5F70"/>
    <w:rsid w:val="005D669B"/>
    <w:rsid w:val="005D6C73"/>
    <w:rsid w:val="005D73C7"/>
    <w:rsid w:val="005D7930"/>
    <w:rsid w:val="005E0CF4"/>
    <w:rsid w:val="005E245A"/>
    <w:rsid w:val="005E2BC6"/>
    <w:rsid w:val="005E352F"/>
    <w:rsid w:val="005E62F8"/>
    <w:rsid w:val="005E715A"/>
    <w:rsid w:val="005E75A0"/>
    <w:rsid w:val="005F1437"/>
    <w:rsid w:val="005F342A"/>
    <w:rsid w:val="005F387B"/>
    <w:rsid w:val="005F4A84"/>
    <w:rsid w:val="005F6F97"/>
    <w:rsid w:val="005F7259"/>
    <w:rsid w:val="00600DDE"/>
    <w:rsid w:val="006013FD"/>
    <w:rsid w:val="00601803"/>
    <w:rsid w:val="00603A0C"/>
    <w:rsid w:val="0060625B"/>
    <w:rsid w:val="00606C0F"/>
    <w:rsid w:val="006107F0"/>
    <w:rsid w:val="006120F3"/>
    <w:rsid w:val="00612DB9"/>
    <w:rsid w:val="00612FC0"/>
    <w:rsid w:val="00614266"/>
    <w:rsid w:val="00614277"/>
    <w:rsid w:val="00614522"/>
    <w:rsid w:val="00614D5C"/>
    <w:rsid w:val="00614E76"/>
    <w:rsid w:val="006159C6"/>
    <w:rsid w:val="00616546"/>
    <w:rsid w:val="0061679D"/>
    <w:rsid w:val="00620376"/>
    <w:rsid w:val="00620446"/>
    <w:rsid w:val="006235BB"/>
    <w:rsid w:val="006236B5"/>
    <w:rsid w:val="00624EC2"/>
    <w:rsid w:val="00625997"/>
    <w:rsid w:val="00626E62"/>
    <w:rsid w:val="00633513"/>
    <w:rsid w:val="0063390E"/>
    <w:rsid w:val="00633FBA"/>
    <w:rsid w:val="00634C68"/>
    <w:rsid w:val="00635BA3"/>
    <w:rsid w:val="00636104"/>
    <w:rsid w:val="00636985"/>
    <w:rsid w:val="00637DB5"/>
    <w:rsid w:val="00641B44"/>
    <w:rsid w:val="00641DD9"/>
    <w:rsid w:val="00644061"/>
    <w:rsid w:val="006457B1"/>
    <w:rsid w:val="00650331"/>
    <w:rsid w:val="00650B4B"/>
    <w:rsid w:val="006518C4"/>
    <w:rsid w:val="00652541"/>
    <w:rsid w:val="00653016"/>
    <w:rsid w:val="00655257"/>
    <w:rsid w:val="0065618E"/>
    <w:rsid w:val="0065697A"/>
    <w:rsid w:val="00660F06"/>
    <w:rsid w:val="0066189C"/>
    <w:rsid w:val="00661F9C"/>
    <w:rsid w:val="0066453E"/>
    <w:rsid w:val="0066463E"/>
    <w:rsid w:val="00664CFD"/>
    <w:rsid w:val="00666C4A"/>
    <w:rsid w:val="00670387"/>
    <w:rsid w:val="00672166"/>
    <w:rsid w:val="00674287"/>
    <w:rsid w:val="006748E1"/>
    <w:rsid w:val="00675139"/>
    <w:rsid w:val="006759E5"/>
    <w:rsid w:val="00676183"/>
    <w:rsid w:val="00676BF6"/>
    <w:rsid w:val="006801CF"/>
    <w:rsid w:val="006817BA"/>
    <w:rsid w:val="00681C3B"/>
    <w:rsid w:val="0068276F"/>
    <w:rsid w:val="00686C25"/>
    <w:rsid w:val="00690910"/>
    <w:rsid w:val="00694C11"/>
    <w:rsid w:val="00696DAC"/>
    <w:rsid w:val="00696E85"/>
    <w:rsid w:val="006972E6"/>
    <w:rsid w:val="00697C87"/>
    <w:rsid w:val="006A0B37"/>
    <w:rsid w:val="006A2306"/>
    <w:rsid w:val="006A2EF5"/>
    <w:rsid w:val="006A4C9D"/>
    <w:rsid w:val="006A647E"/>
    <w:rsid w:val="006A7442"/>
    <w:rsid w:val="006A7933"/>
    <w:rsid w:val="006B0C39"/>
    <w:rsid w:val="006B170A"/>
    <w:rsid w:val="006B19A9"/>
    <w:rsid w:val="006B69B1"/>
    <w:rsid w:val="006B6BDA"/>
    <w:rsid w:val="006C0020"/>
    <w:rsid w:val="006C0C21"/>
    <w:rsid w:val="006C2952"/>
    <w:rsid w:val="006C4064"/>
    <w:rsid w:val="006C41B0"/>
    <w:rsid w:val="006C4A86"/>
    <w:rsid w:val="006D200C"/>
    <w:rsid w:val="006D75EC"/>
    <w:rsid w:val="006D76AD"/>
    <w:rsid w:val="006D78FB"/>
    <w:rsid w:val="006E0396"/>
    <w:rsid w:val="006E0E97"/>
    <w:rsid w:val="006E1731"/>
    <w:rsid w:val="006E3299"/>
    <w:rsid w:val="006E3A11"/>
    <w:rsid w:val="006E701C"/>
    <w:rsid w:val="006E7DF2"/>
    <w:rsid w:val="006F03A6"/>
    <w:rsid w:val="006F47E4"/>
    <w:rsid w:val="006F668C"/>
    <w:rsid w:val="006F6F1D"/>
    <w:rsid w:val="006F72D2"/>
    <w:rsid w:val="006F7672"/>
    <w:rsid w:val="006F7AF4"/>
    <w:rsid w:val="007000E2"/>
    <w:rsid w:val="00700DCC"/>
    <w:rsid w:val="00700E28"/>
    <w:rsid w:val="00701C39"/>
    <w:rsid w:val="00701C75"/>
    <w:rsid w:val="00702C81"/>
    <w:rsid w:val="00703443"/>
    <w:rsid w:val="00704260"/>
    <w:rsid w:val="00706AC8"/>
    <w:rsid w:val="007127C3"/>
    <w:rsid w:val="00712E45"/>
    <w:rsid w:val="007150DC"/>
    <w:rsid w:val="007171A8"/>
    <w:rsid w:val="00721C18"/>
    <w:rsid w:val="0072538A"/>
    <w:rsid w:val="00727006"/>
    <w:rsid w:val="007278F0"/>
    <w:rsid w:val="007301A3"/>
    <w:rsid w:val="00730664"/>
    <w:rsid w:val="007322DA"/>
    <w:rsid w:val="00742BAD"/>
    <w:rsid w:val="00742BC5"/>
    <w:rsid w:val="00744BAC"/>
    <w:rsid w:val="0074571B"/>
    <w:rsid w:val="007466BA"/>
    <w:rsid w:val="00746E12"/>
    <w:rsid w:val="00747F03"/>
    <w:rsid w:val="00750CBF"/>
    <w:rsid w:val="00753297"/>
    <w:rsid w:val="0075501A"/>
    <w:rsid w:val="00756E40"/>
    <w:rsid w:val="00757C3D"/>
    <w:rsid w:val="007616BA"/>
    <w:rsid w:val="00761B18"/>
    <w:rsid w:val="00761DC9"/>
    <w:rsid w:val="00761E83"/>
    <w:rsid w:val="00762D9F"/>
    <w:rsid w:val="007636ED"/>
    <w:rsid w:val="00765AF1"/>
    <w:rsid w:val="007679D4"/>
    <w:rsid w:val="007716E3"/>
    <w:rsid w:val="00771A61"/>
    <w:rsid w:val="007721B7"/>
    <w:rsid w:val="0077260B"/>
    <w:rsid w:val="00772C28"/>
    <w:rsid w:val="00773278"/>
    <w:rsid w:val="00774D84"/>
    <w:rsid w:val="00776354"/>
    <w:rsid w:val="0077697C"/>
    <w:rsid w:val="007776BD"/>
    <w:rsid w:val="00780A2A"/>
    <w:rsid w:val="00781142"/>
    <w:rsid w:val="00781F61"/>
    <w:rsid w:val="00782A15"/>
    <w:rsid w:val="00782BBE"/>
    <w:rsid w:val="00782F9F"/>
    <w:rsid w:val="00784E64"/>
    <w:rsid w:val="00785E2A"/>
    <w:rsid w:val="00787C3E"/>
    <w:rsid w:val="00790E11"/>
    <w:rsid w:val="007917DB"/>
    <w:rsid w:val="0079350C"/>
    <w:rsid w:val="0079362F"/>
    <w:rsid w:val="00793B5C"/>
    <w:rsid w:val="00795231"/>
    <w:rsid w:val="00795B41"/>
    <w:rsid w:val="007960A6"/>
    <w:rsid w:val="00796474"/>
    <w:rsid w:val="00797797"/>
    <w:rsid w:val="00797DFB"/>
    <w:rsid w:val="007A0644"/>
    <w:rsid w:val="007A2007"/>
    <w:rsid w:val="007A2206"/>
    <w:rsid w:val="007A2A64"/>
    <w:rsid w:val="007A30E8"/>
    <w:rsid w:val="007A38E5"/>
    <w:rsid w:val="007A4B81"/>
    <w:rsid w:val="007A5597"/>
    <w:rsid w:val="007A7BCE"/>
    <w:rsid w:val="007B09C7"/>
    <w:rsid w:val="007B2360"/>
    <w:rsid w:val="007B4EDB"/>
    <w:rsid w:val="007B4EEC"/>
    <w:rsid w:val="007B6FCD"/>
    <w:rsid w:val="007C0B7C"/>
    <w:rsid w:val="007C10C1"/>
    <w:rsid w:val="007C1A29"/>
    <w:rsid w:val="007C1CA0"/>
    <w:rsid w:val="007C1D20"/>
    <w:rsid w:val="007C24CD"/>
    <w:rsid w:val="007C287D"/>
    <w:rsid w:val="007C2A4E"/>
    <w:rsid w:val="007C2D82"/>
    <w:rsid w:val="007C5599"/>
    <w:rsid w:val="007C753D"/>
    <w:rsid w:val="007C7EA1"/>
    <w:rsid w:val="007D064E"/>
    <w:rsid w:val="007D1170"/>
    <w:rsid w:val="007D1245"/>
    <w:rsid w:val="007D1AA0"/>
    <w:rsid w:val="007D3C89"/>
    <w:rsid w:val="007D3D09"/>
    <w:rsid w:val="007D4587"/>
    <w:rsid w:val="007D595B"/>
    <w:rsid w:val="007D5C42"/>
    <w:rsid w:val="007D6B60"/>
    <w:rsid w:val="007E00EE"/>
    <w:rsid w:val="007E34EE"/>
    <w:rsid w:val="007E37FB"/>
    <w:rsid w:val="007E4768"/>
    <w:rsid w:val="007F0B7B"/>
    <w:rsid w:val="007F1CD9"/>
    <w:rsid w:val="007F4AE8"/>
    <w:rsid w:val="007F4E7D"/>
    <w:rsid w:val="007F554C"/>
    <w:rsid w:val="007F5A3E"/>
    <w:rsid w:val="007F5F7B"/>
    <w:rsid w:val="007F6ECF"/>
    <w:rsid w:val="007F71A4"/>
    <w:rsid w:val="00801D1A"/>
    <w:rsid w:val="0080250E"/>
    <w:rsid w:val="00804381"/>
    <w:rsid w:val="008069BF"/>
    <w:rsid w:val="00807496"/>
    <w:rsid w:val="00807A31"/>
    <w:rsid w:val="0081040E"/>
    <w:rsid w:val="00811730"/>
    <w:rsid w:val="00811A90"/>
    <w:rsid w:val="00812253"/>
    <w:rsid w:val="00812D9C"/>
    <w:rsid w:val="00816C27"/>
    <w:rsid w:val="00817187"/>
    <w:rsid w:val="008205DC"/>
    <w:rsid w:val="00824EBC"/>
    <w:rsid w:val="008263F7"/>
    <w:rsid w:val="00826DA5"/>
    <w:rsid w:val="00826F0C"/>
    <w:rsid w:val="00830D27"/>
    <w:rsid w:val="0083218A"/>
    <w:rsid w:val="008332B6"/>
    <w:rsid w:val="0083688C"/>
    <w:rsid w:val="00836BA4"/>
    <w:rsid w:val="00840C0B"/>
    <w:rsid w:val="008417DB"/>
    <w:rsid w:val="00844B72"/>
    <w:rsid w:val="00846394"/>
    <w:rsid w:val="00850CFE"/>
    <w:rsid w:val="00851863"/>
    <w:rsid w:val="00852368"/>
    <w:rsid w:val="00852A43"/>
    <w:rsid w:val="00852DA4"/>
    <w:rsid w:val="00853C90"/>
    <w:rsid w:val="00853FFC"/>
    <w:rsid w:val="00855E33"/>
    <w:rsid w:val="00856010"/>
    <w:rsid w:val="0086042C"/>
    <w:rsid w:val="0086047F"/>
    <w:rsid w:val="0086236A"/>
    <w:rsid w:val="008626E5"/>
    <w:rsid w:val="00863503"/>
    <w:rsid w:val="008661D7"/>
    <w:rsid w:val="0086782B"/>
    <w:rsid w:val="008707C0"/>
    <w:rsid w:val="00870CDF"/>
    <w:rsid w:val="00871B89"/>
    <w:rsid w:val="00871CA7"/>
    <w:rsid w:val="008725E3"/>
    <w:rsid w:val="00873220"/>
    <w:rsid w:val="008733D1"/>
    <w:rsid w:val="00873C93"/>
    <w:rsid w:val="00874BE8"/>
    <w:rsid w:val="008753F8"/>
    <w:rsid w:val="008754A8"/>
    <w:rsid w:val="008820DE"/>
    <w:rsid w:val="00884F05"/>
    <w:rsid w:val="008853F1"/>
    <w:rsid w:val="008853FD"/>
    <w:rsid w:val="008865BF"/>
    <w:rsid w:val="00886C15"/>
    <w:rsid w:val="00887361"/>
    <w:rsid w:val="00890404"/>
    <w:rsid w:val="008908EB"/>
    <w:rsid w:val="008928B3"/>
    <w:rsid w:val="00894BDB"/>
    <w:rsid w:val="00894F26"/>
    <w:rsid w:val="00895E12"/>
    <w:rsid w:val="0089748A"/>
    <w:rsid w:val="00897D15"/>
    <w:rsid w:val="008A1D29"/>
    <w:rsid w:val="008A4E3C"/>
    <w:rsid w:val="008A5031"/>
    <w:rsid w:val="008A5C48"/>
    <w:rsid w:val="008A673C"/>
    <w:rsid w:val="008A6E90"/>
    <w:rsid w:val="008A76DE"/>
    <w:rsid w:val="008B030B"/>
    <w:rsid w:val="008B08B3"/>
    <w:rsid w:val="008B250E"/>
    <w:rsid w:val="008B33E4"/>
    <w:rsid w:val="008B3A21"/>
    <w:rsid w:val="008B3AE8"/>
    <w:rsid w:val="008B5CEB"/>
    <w:rsid w:val="008B5F75"/>
    <w:rsid w:val="008B66A3"/>
    <w:rsid w:val="008B6DEC"/>
    <w:rsid w:val="008C0A64"/>
    <w:rsid w:val="008C0ECD"/>
    <w:rsid w:val="008C117E"/>
    <w:rsid w:val="008C26E8"/>
    <w:rsid w:val="008C2AE2"/>
    <w:rsid w:val="008C3D35"/>
    <w:rsid w:val="008C505B"/>
    <w:rsid w:val="008D0205"/>
    <w:rsid w:val="008D0326"/>
    <w:rsid w:val="008D149D"/>
    <w:rsid w:val="008D1817"/>
    <w:rsid w:val="008D1CE5"/>
    <w:rsid w:val="008D3043"/>
    <w:rsid w:val="008D326E"/>
    <w:rsid w:val="008D69CD"/>
    <w:rsid w:val="008D71D7"/>
    <w:rsid w:val="008D7AC3"/>
    <w:rsid w:val="008E126E"/>
    <w:rsid w:val="008E1ED0"/>
    <w:rsid w:val="008E233A"/>
    <w:rsid w:val="008E2C98"/>
    <w:rsid w:val="008E3178"/>
    <w:rsid w:val="008E369E"/>
    <w:rsid w:val="008E4F9F"/>
    <w:rsid w:val="008E62CB"/>
    <w:rsid w:val="008F0130"/>
    <w:rsid w:val="008F2A31"/>
    <w:rsid w:val="008F4358"/>
    <w:rsid w:val="008F52E2"/>
    <w:rsid w:val="0090077B"/>
    <w:rsid w:val="00901589"/>
    <w:rsid w:val="00901EEE"/>
    <w:rsid w:val="00903545"/>
    <w:rsid w:val="009042E4"/>
    <w:rsid w:val="00905973"/>
    <w:rsid w:val="0090715B"/>
    <w:rsid w:val="009078E4"/>
    <w:rsid w:val="00907C68"/>
    <w:rsid w:val="00910EE2"/>
    <w:rsid w:val="009112B9"/>
    <w:rsid w:val="009133A0"/>
    <w:rsid w:val="00913836"/>
    <w:rsid w:val="00914D25"/>
    <w:rsid w:val="0091533E"/>
    <w:rsid w:val="00915742"/>
    <w:rsid w:val="009201A5"/>
    <w:rsid w:val="00921030"/>
    <w:rsid w:val="00921EF8"/>
    <w:rsid w:val="00923C54"/>
    <w:rsid w:val="00925736"/>
    <w:rsid w:val="00930B26"/>
    <w:rsid w:val="00931350"/>
    <w:rsid w:val="00931389"/>
    <w:rsid w:val="009318A1"/>
    <w:rsid w:val="00931D46"/>
    <w:rsid w:val="009330B2"/>
    <w:rsid w:val="00933AC3"/>
    <w:rsid w:val="00933F37"/>
    <w:rsid w:val="00934DB9"/>
    <w:rsid w:val="0093646C"/>
    <w:rsid w:val="009406BE"/>
    <w:rsid w:val="00943787"/>
    <w:rsid w:val="00943905"/>
    <w:rsid w:val="00943A76"/>
    <w:rsid w:val="00943B13"/>
    <w:rsid w:val="009440C0"/>
    <w:rsid w:val="009462CD"/>
    <w:rsid w:val="0094665C"/>
    <w:rsid w:val="00946B39"/>
    <w:rsid w:val="009503D7"/>
    <w:rsid w:val="00952032"/>
    <w:rsid w:val="009530C6"/>
    <w:rsid w:val="0095354E"/>
    <w:rsid w:val="00954E0B"/>
    <w:rsid w:val="00956D62"/>
    <w:rsid w:val="00960542"/>
    <w:rsid w:val="00962A64"/>
    <w:rsid w:val="009649A5"/>
    <w:rsid w:val="00965B97"/>
    <w:rsid w:val="00966627"/>
    <w:rsid w:val="0096677E"/>
    <w:rsid w:val="00970189"/>
    <w:rsid w:val="009703BE"/>
    <w:rsid w:val="00970591"/>
    <w:rsid w:val="00970922"/>
    <w:rsid w:val="0097093D"/>
    <w:rsid w:val="00970CC4"/>
    <w:rsid w:val="009712F8"/>
    <w:rsid w:val="00971977"/>
    <w:rsid w:val="00974109"/>
    <w:rsid w:val="00974A63"/>
    <w:rsid w:val="009755F9"/>
    <w:rsid w:val="00977087"/>
    <w:rsid w:val="00977B78"/>
    <w:rsid w:val="009805EB"/>
    <w:rsid w:val="009808E3"/>
    <w:rsid w:val="00981B5F"/>
    <w:rsid w:val="009846AA"/>
    <w:rsid w:val="0098524E"/>
    <w:rsid w:val="00987CFD"/>
    <w:rsid w:val="00990402"/>
    <w:rsid w:val="009917EC"/>
    <w:rsid w:val="00993C63"/>
    <w:rsid w:val="009943FE"/>
    <w:rsid w:val="00994599"/>
    <w:rsid w:val="00995F7A"/>
    <w:rsid w:val="00996DE2"/>
    <w:rsid w:val="009970F3"/>
    <w:rsid w:val="00997A25"/>
    <w:rsid w:val="009A0BD6"/>
    <w:rsid w:val="009A0DAC"/>
    <w:rsid w:val="009A15C4"/>
    <w:rsid w:val="009A1A66"/>
    <w:rsid w:val="009A1D3B"/>
    <w:rsid w:val="009A25A4"/>
    <w:rsid w:val="009A425D"/>
    <w:rsid w:val="009A427E"/>
    <w:rsid w:val="009A4798"/>
    <w:rsid w:val="009A47C7"/>
    <w:rsid w:val="009A4D35"/>
    <w:rsid w:val="009A76C3"/>
    <w:rsid w:val="009B0191"/>
    <w:rsid w:val="009B5628"/>
    <w:rsid w:val="009B7DB8"/>
    <w:rsid w:val="009C07AD"/>
    <w:rsid w:val="009C10DA"/>
    <w:rsid w:val="009C3B3A"/>
    <w:rsid w:val="009C4817"/>
    <w:rsid w:val="009C5A20"/>
    <w:rsid w:val="009C6467"/>
    <w:rsid w:val="009D2580"/>
    <w:rsid w:val="009D278C"/>
    <w:rsid w:val="009D3B07"/>
    <w:rsid w:val="009D3F8C"/>
    <w:rsid w:val="009D4915"/>
    <w:rsid w:val="009D4A6D"/>
    <w:rsid w:val="009D5A0D"/>
    <w:rsid w:val="009E0D89"/>
    <w:rsid w:val="009E1B5D"/>
    <w:rsid w:val="009E239E"/>
    <w:rsid w:val="009E4237"/>
    <w:rsid w:val="009E4678"/>
    <w:rsid w:val="009E5CD5"/>
    <w:rsid w:val="009E6207"/>
    <w:rsid w:val="009E6669"/>
    <w:rsid w:val="009F0350"/>
    <w:rsid w:val="009F1A00"/>
    <w:rsid w:val="009F25A1"/>
    <w:rsid w:val="009F3B2D"/>
    <w:rsid w:val="009F42CF"/>
    <w:rsid w:val="009F76A7"/>
    <w:rsid w:val="00A001E9"/>
    <w:rsid w:val="00A00ECE"/>
    <w:rsid w:val="00A00F86"/>
    <w:rsid w:val="00A01440"/>
    <w:rsid w:val="00A015DB"/>
    <w:rsid w:val="00A025D4"/>
    <w:rsid w:val="00A025EF"/>
    <w:rsid w:val="00A0295D"/>
    <w:rsid w:val="00A033F7"/>
    <w:rsid w:val="00A041FB"/>
    <w:rsid w:val="00A06886"/>
    <w:rsid w:val="00A07532"/>
    <w:rsid w:val="00A077B8"/>
    <w:rsid w:val="00A12DE6"/>
    <w:rsid w:val="00A146E6"/>
    <w:rsid w:val="00A14E2D"/>
    <w:rsid w:val="00A16B7A"/>
    <w:rsid w:val="00A176E2"/>
    <w:rsid w:val="00A20895"/>
    <w:rsid w:val="00A21E23"/>
    <w:rsid w:val="00A26DF5"/>
    <w:rsid w:val="00A3081D"/>
    <w:rsid w:val="00A30826"/>
    <w:rsid w:val="00A32D65"/>
    <w:rsid w:val="00A33C82"/>
    <w:rsid w:val="00A34CB2"/>
    <w:rsid w:val="00A34DA0"/>
    <w:rsid w:val="00A35445"/>
    <w:rsid w:val="00A35C30"/>
    <w:rsid w:val="00A418EA"/>
    <w:rsid w:val="00A432DD"/>
    <w:rsid w:val="00A44B88"/>
    <w:rsid w:val="00A47403"/>
    <w:rsid w:val="00A51D7A"/>
    <w:rsid w:val="00A52DEC"/>
    <w:rsid w:val="00A538AD"/>
    <w:rsid w:val="00A5427E"/>
    <w:rsid w:val="00A6166C"/>
    <w:rsid w:val="00A62586"/>
    <w:rsid w:val="00A629D4"/>
    <w:rsid w:val="00A62A0E"/>
    <w:rsid w:val="00A63D43"/>
    <w:rsid w:val="00A65511"/>
    <w:rsid w:val="00A66409"/>
    <w:rsid w:val="00A67A61"/>
    <w:rsid w:val="00A70419"/>
    <w:rsid w:val="00A70881"/>
    <w:rsid w:val="00A745F4"/>
    <w:rsid w:val="00A75B7C"/>
    <w:rsid w:val="00A80124"/>
    <w:rsid w:val="00A803C2"/>
    <w:rsid w:val="00A809A7"/>
    <w:rsid w:val="00A81C14"/>
    <w:rsid w:val="00A862AE"/>
    <w:rsid w:val="00A87212"/>
    <w:rsid w:val="00A872CD"/>
    <w:rsid w:val="00A87BD3"/>
    <w:rsid w:val="00A90B04"/>
    <w:rsid w:val="00A923EE"/>
    <w:rsid w:val="00A94E45"/>
    <w:rsid w:val="00A95BB6"/>
    <w:rsid w:val="00AA007B"/>
    <w:rsid w:val="00AA214A"/>
    <w:rsid w:val="00AA5FA2"/>
    <w:rsid w:val="00AA6AF0"/>
    <w:rsid w:val="00AA7307"/>
    <w:rsid w:val="00AB01F7"/>
    <w:rsid w:val="00AB0FC9"/>
    <w:rsid w:val="00AB174D"/>
    <w:rsid w:val="00AB282D"/>
    <w:rsid w:val="00AB28F9"/>
    <w:rsid w:val="00AB39CD"/>
    <w:rsid w:val="00AB50BD"/>
    <w:rsid w:val="00AB79C2"/>
    <w:rsid w:val="00AC18E2"/>
    <w:rsid w:val="00AC1DCC"/>
    <w:rsid w:val="00AC2269"/>
    <w:rsid w:val="00AC40BD"/>
    <w:rsid w:val="00AC4FA8"/>
    <w:rsid w:val="00AC5376"/>
    <w:rsid w:val="00AC5973"/>
    <w:rsid w:val="00AC65D8"/>
    <w:rsid w:val="00AC7368"/>
    <w:rsid w:val="00AC7E4E"/>
    <w:rsid w:val="00AD0D46"/>
    <w:rsid w:val="00AD10EA"/>
    <w:rsid w:val="00AD1DC6"/>
    <w:rsid w:val="00AD315B"/>
    <w:rsid w:val="00AD35EB"/>
    <w:rsid w:val="00AD3601"/>
    <w:rsid w:val="00AD425B"/>
    <w:rsid w:val="00AD56D0"/>
    <w:rsid w:val="00AD62D5"/>
    <w:rsid w:val="00AD750B"/>
    <w:rsid w:val="00AE2345"/>
    <w:rsid w:val="00AE2576"/>
    <w:rsid w:val="00AE2C6D"/>
    <w:rsid w:val="00AF1E94"/>
    <w:rsid w:val="00AF30F8"/>
    <w:rsid w:val="00AF3214"/>
    <w:rsid w:val="00AF3EFA"/>
    <w:rsid w:val="00AF5DAE"/>
    <w:rsid w:val="00AF63E8"/>
    <w:rsid w:val="00AF7FA6"/>
    <w:rsid w:val="00B0102F"/>
    <w:rsid w:val="00B01B46"/>
    <w:rsid w:val="00B01D91"/>
    <w:rsid w:val="00B01E76"/>
    <w:rsid w:val="00B02AB1"/>
    <w:rsid w:val="00B03190"/>
    <w:rsid w:val="00B042B6"/>
    <w:rsid w:val="00B04FF0"/>
    <w:rsid w:val="00B055D3"/>
    <w:rsid w:val="00B0632F"/>
    <w:rsid w:val="00B1036C"/>
    <w:rsid w:val="00B10DF9"/>
    <w:rsid w:val="00B1110E"/>
    <w:rsid w:val="00B12ED5"/>
    <w:rsid w:val="00B15D56"/>
    <w:rsid w:val="00B15FAA"/>
    <w:rsid w:val="00B16B6A"/>
    <w:rsid w:val="00B17016"/>
    <w:rsid w:val="00B20FE9"/>
    <w:rsid w:val="00B253F4"/>
    <w:rsid w:val="00B25430"/>
    <w:rsid w:val="00B27AB8"/>
    <w:rsid w:val="00B30473"/>
    <w:rsid w:val="00B307BB"/>
    <w:rsid w:val="00B31EAA"/>
    <w:rsid w:val="00B33C35"/>
    <w:rsid w:val="00B34BCB"/>
    <w:rsid w:val="00B34D42"/>
    <w:rsid w:val="00B36012"/>
    <w:rsid w:val="00B363B9"/>
    <w:rsid w:val="00B36663"/>
    <w:rsid w:val="00B36D7A"/>
    <w:rsid w:val="00B37382"/>
    <w:rsid w:val="00B401C3"/>
    <w:rsid w:val="00B409D3"/>
    <w:rsid w:val="00B40D52"/>
    <w:rsid w:val="00B41CFA"/>
    <w:rsid w:val="00B42DB3"/>
    <w:rsid w:val="00B434D3"/>
    <w:rsid w:val="00B43E52"/>
    <w:rsid w:val="00B46E21"/>
    <w:rsid w:val="00B474D0"/>
    <w:rsid w:val="00B479C5"/>
    <w:rsid w:val="00B5010E"/>
    <w:rsid w:val="00B50213"/>
    <w:rsid w:val="00B51DA7"/>
    <w:rsid w:val="00B54AC4"/>
    <w:rsid w:val="00B55CB3"/>
    <w:rsid w:val="00B5615F"/>
    <w:rsid w:val="00B562F5"/>
    <w:rsid w:val="00B564CA"/>
    <w:rsid w:val="00B57758"/>
    <w:rsid w:val="00B57A7F"/>
    <w:rsid w:val="00B60B0E"/>
    <w:rsid w:val="00B610E8"/>
    <w:rsid w:val="00B62475"/>
    <w:rsid w:val="00B62F02"/>
    <w:rsid w:val="00B632A1"/>
    <w:rsid w:val="00B638B4"/>
    <w:rsid w:val="00B63AA0"/>
    <w:rsid w:val="00B65A49"/>
    <w:rsid w:val="00B6693F"/>
    <w:rsid w:val="00B671D6"/>
    <w:rsid w:val="00B705A4"/>
    <w:rsid w:val="00B70664"/>
    <w:rsid w:val="00B7067E"/>
    <w:rsid w:val="00B72621"/>
    <w:rsid w:val="00B73A14"/>
    <w:rsid w:val="00B73BA5"/>
    <w:rsid w:val="00B74DFE"/>
    <w:rsid w:val="00B758AB"/>
    <w:rsid w:val="00B758E8"/>
    <w:rsid w:val="00B7685C"/>
    <w:rsid w:val="00B76871"/>
    <w:rsid w:val="00B774A9"/>
    <w:rsid w:val="00B806DA"/>
    <w:rsid w:val="00B8258B"/>
    <w:rsid w:val="00B83DA1"/>
    <w:rsid w:val="00B8451E"/>
    <w:rsid w:val="00B86318"/>
    <w:rsid w:val="00B868F5"/>
    <w:rsid w:val="00B87D3B"/>
    <w:rsid w:val="00B87FAE"/>
    <w:rsid w:val="00B920CF"/>
    <w:rsid w:val="00B9327B"/>
    <w:rsid w:val="00B941B4"/>
    <w:rsid w:val="00B95DEA"/>
    <w:rsid w:val="00B9665F"/>
    <w:rsid w:val="00B96675"/>
    <w:rsid w:val="00B9698B"/>
    <w:rsid w:val="00B971DF"/>
    <w:rsid w:val="00B97241"/>
    <w:rsid w:val="00B9788A"/>
    <w:rsid w:val="00BA06F2"/>
    <w:rsid w:val="00BA0916"/>
    <w:rsid w:val="00BA1450"/>
    <w:rsid w:val="00BA3CF9"/>
    <w:rsid w:val="00BA4551"/>
    <w:rsid w:val="00BA57E3"/>
    <w:rsid w:val="00BA6548"/>
    <w:rsid w:val="00BA7354"/>
    <w:rsid w:val="00BB0735"/>
    <w:rsid w:val="00BB173D"/>
    <w:rsid w:val="00BB26CB"/>
    <w:rsid w:val="00BB2E1D"/>
    <w:rsid w:val="00BB6925"/>
    <w:rsid w:val="00BB6E62"/>
    <w:rsid w:val="00BB74E1"/>
    <w:rsid w:val="00BB7BB0"/>
    <w:rsid w:val="00BC165B"/>
    <w:rsid w:val="00BC2494"/>
    <w:rsid w:val="00BC26F8"/>
    <w:rsid w:val="00BC46ED"/>
    <w:rsid w:val="00BC49D6"/>
    <w:rsid w:val="00BC799A"/>
    <w:rsid w:val="00BC7C8B"/>
    <w:rsid w:val="00BD02B0"/>
    <w:rsid w:val="00BD089C"/>
    <w:rsid w:val="00BD15F7"/>
    <w:rsid w:val="00BD2AD6"/>
    <w:rsid w:val="00BD2FA7"/>
    <w:rsid w:val="00BD3750"/>
    <w:rsid w:val="00BD4067"/>
    <w:rsid w:val="00BD5D8D"/>
    <w:rsid w:val="00BD67F2"/>
    <w:rsid w:val="00BE045F"/>
    <w:rsid w:val="00BE3429"/>
    <w:rsid w:val="00BE3AC8"/>
    <w:rsid w:val="00BE3D21"/>
    <w:rsid w:val="00BE5ACE"/>
    <w:rsid w:val="00BE6B27"/>
    <w:rsid w:val="00BF0024"/>
    <w:rsid w:val="00BF0A96"/>
    <w:rsid w:val="00BF1B97"/>
    <w:rsid w:val="00BF2867"/>
    <w:rsid w:val="00BF295E"/>
    <w:rsid w:val="00BF2976"/>
    <w:rsid w:val="00BF4DE8"/>
    <w:rsid w:val="00BF5343"/>
    <w:rsid w:val="00BF5778"/>
    <w:rsid w:val="00BF5F9E"/>
    <w:rsid w:val="00BF669B"/>
    <w:rsid w:val="00BF7254"/>
    <w:rsid w:val="00C02D7A"/>
    <w:rsid w:val="00C02FE2"/>
    <w:rsid w:val="00C03832"/>
    <w:rsid w:val="00C03D40"/>
    <w:rsid w:val="00C06BE9"/>
    <w:rsid w:val="00C06E7C"/>
    <w:rsid w:val="00C07A8E"/>
    <w:rsid w:val="00C129F9"/>
    <w:rsid w:val="00C12BF5"/>
    <w:rsid w:val="00C156C1"/>
    <w:rsid w:val="00C15AF7"/>
    <w:rsid w:val="00C16A37"/>
    <w:rsid w:val="00C204A8"/>
    <w:rsid w:val="00C22419"/>
    <w:rsid w:val="00C24B93"/>
    <w:rsid w:val="00C24FDB"/>
    <w:rsid w:val="00C25684"/>
    <w:rsid w:val="00C3043F"/>
    <w:rsid w:val="00C30826"/>
    <w:rsid w:val="00C320A3"/>
    <w:rsid w:val="00C33BBF"/>
    <w:rsid w:val="00C34870"/>
    <w:rsid w:val="00C34BEE"/>
    <w:rsid w:val="00C3733F"/>
    <w:rsid w:val="00C4238F"/>
    <w:rsid w:val="00C43609"/>
    <w:rsid w:val="00C43FE7"/>
    <w:rsid w:val="00C44F83"/>
    <w:rsid w:val="00C45DD9"/>
    <w:rsid w:val="00C5206D"/>
    <w:rsid w:val="00C551E2"/>
    <w:rsid w:val="00C615E9"/>
    <w:rsid w:val="00C62D23"/>
    <w:rsid w:val="00C63554"/>
    <w:rsid w:val="00C641F9"/>
    <w:rsid w:val="00C649CF"/>
    <w:rsid w:val="00C65E69"/>
    <w:rsid w:val="00C66A2F"/>
    <w:rsid w:val="00C674EF"/>
    <w:rsid w:val="00C6774F"/>
    <w:rsid w:val="00C7124D"/>
    <w:rsid w:val="00C714AF"/>
    <w:rsid w:val="00C72647"/>
    <w:rsid w:val="00C72A96"/>
    <w:rsid w:val="00C7340B"/>
    <w:rsid w:val="00C73C8A"/>
    <w:rsid w:val="00C740E9"/>
    <w:rsid w:val="00C76217"/>
    <w:rsid w:val="00C822EA"/>
    <w:rsid w:val="00C831FD"/>
    <w:rsid w:val="00C846B9"/>
    <w:rsid w:val="00C861E7"/>
    <w:rsid w:val="00C866EB"/>
    <w:rsid w:val="00C8672F"/>
    <w:rsid w:val="00C86A6D"/>
    <w:rsid w:val="00C86FD8"/>
    <w:rsid w:val="00C870C2"/>
    <w:rsid w:val="00C903CB"/>
    <w:rsid w:val="00C92516"/>
    <w:rsid w:val="00C93541"/>
    <w:rsid w:val="00C9491D"/>
    <w:rsid w:val="00C95858"/>
    <w:rsid w:val="00C96764"/>
    <w:rsid w:val="00C978DF"/>
    <w:rsid w:val="00CA110E"/>
    <w:rsid w:val="00CA14FF"/>
    <w:rsid w:val="00CA483E"/>
    <w:rsid w:val="00CA4DC2"/>
    <w:rsid w:val="00CA733C"/>
    <w:rsid w:val="00CB3B7B"/>
    <w:rsid w:val="00CB3EA5"/>
    <w:rsid w:val="00CB4AC0"/>
    <w:rsid w:val="00CB52AE"/>
    <w:rsid w:val="00CB5F6E"/>
    <w:rsid w:val="00CC0150"/>
    <w:rsid w:val="00CC11F7"/>
    <w:rsid w:val="00CC30E5"/>
    <w:rsid w:val="00CC31D5"/>
    <w:rsid w:val="00CC489B"/>
    <w:rsid w:val="00CC578D"/>
    <w:rsid w:val="00CC5C70"/>
    <w:rsid w:val="00CC6EE8"/>
    <w:rsid w:val="00CD0481"/>
    <w:rsid w:val="00CD10E7"/>
    <w:rsid w:val="00CD490F"/>
    <w:rsid w:val="00CD6354"/>
    <w:rsid w:val="00CE04ED"/>
    <w:rsid w:val="00CE1180"/>
    <w:rsid w:val="00CE3894"/>
    <w:rsid w:val="00CE38E1"/>
    <w:rsid w:val="00CE5F08"/>
    <w:rsid w:val="00CE61D7"/>
    <w:rsid w:val="00CE6E1A"/>
    <w:rsid w:val="00CE748B"/>
    <w:rsid w:val="00CF0A68"/>
    <w:rsid w:val="00CF21B2"/>
    <w:rsid w:val="00CF3883"/>
    <w:rsid w:val="00CF468C"/>
    <w:rsid w:val="00CF609A"/>
    <w:rsid w:val="00CF7426"/>
    <w:rsid w:val="00CF79CA"/>
    <w:rsid w:val="00CF7E4B"/>
    <w:rsid w:val="00D011E1"/>
    <w:rsid w:val="00D014F8"/>
    <w:rsid w:val="00D02BC2"/>
    <w:rsid w:val="00D04047"/>
    <w:rsid w:val="00D043AB"/>
    <w:rsid w:val="00D04CA5"/>
    <w:rsid w:val="00D04F02"/>
    <w:rsid w:val="00D05810"/>
    <w:rsid w:val="00D060AE"/>
    <w:rsid w:val="00D0656C"/>
    <w:rsid w:val="00D11AA2"/>
    <w:rsid w:val="00D125B8"/>
    <w:rsid w:val="00D12DDA"/>
    <w:rsid w:val="00D14961"/>
    <w:rsid w:val="00D16A3D"/>
    <w:rsid w:val="00D2292B"/>
    <w:rsid w:val="00D22F71"/>
    <w:rsid w:val="00D234AE"/>
    <w:rsid w:val="00D26D3A"/>
    <w:rsid w:val="00D273ED"/>
    <w:rsid w:val="00D27B85"/>
    <w:rsid w:val="00D27DA5"/>
    <w:rsid w:val="00D30238"/>
    <w:rsid w:val="00D30395"/>
    <w:rsid w:val="00D30430"/>
    <w:rsid w:val="00D309B5"/>
    <w:rsid w:val="00D33BF4"/>
    <w:rsid w:val="00D33E8C"/>
    <w:rsid w:val="00D34586"/>
    <w:rsid w:val="00D36394"/>
    <w:rsid w:val="00D370C2"/>
    <w:rsid w:val="00D37435"/>
    <w:rsid w:val="00D37E4B"/>
    <w:rsid w:val="00D37E7A"/>
    <w:rsid w:val="00D40BBB"/>
    <w:rsid w:val="00D41D0B"/>
    <w:rsid w:val="00D42495"/>
    <w:rsid w:val="00D42D01"/>
    <w:rsid w:val="00D43BEE"/>
    <w:rsid w:val="00D47454"/>
    <w:rsid w:val="00D47C8D"/>
    <w:rsid w:val="00D501A5"/>
    <w:rsid w:val="00D5119D"/>
    <w:rsid w:val="00D52A53"/>
    <w:rsid w:val="00D54CAF"/>
    <w:rsid w:val="00D5627F"/>
    <w:rsid w:val="00D566CC"/>
    <w:rsid w:val="00D56C30"/>
    <w:rsid w:val="00D56D93"/>
    <w:rsid w:val="00D62AA1"/>
    <w:rsid w:val="00D640E5"/>
    <w:rsid w:val="00D64F17"/>
    <w:rsid w:val="00D658A8"/>
    <w:rsid w:val="00D66C66"/>
    <w:rsid w:val="00D70192"/>
    <w:rsid w:val="00D7136A"/>
    <w:rsid w:val="00D76861"/>
    <w:rsid w:val="00D77371"/>
    <w:rsid w:val="00D8010E"/>
    <w:rsid w:val="00D80605"/>
    <w:rsid w:val="00D80BD1"/>
    <w:rsid w:val="00D8118D"/>
    <w:rsid w:val="00D81835"/>
    <w:rsid w:val="00D81A27"/>
    <w:rsid w:val="00D81FE2"/>
    <w:rsid w:val="00D82DDE"/>
    <w:rsid w:val="00D83496"/>
    <w:rsid w:val="00D84361"/>
    <w:rsid w:val="00D84498"/>
    <w:rsid w:val="00D849E0"/>
    <w:rsid w:val="00D84FE8"/>
    <w:rsid w:val="00D850EB"/>
    <w:rsid w:val="00D858A4"/>
    <w:rsid w:val="00D90A3D"/>
    <w:rsid w:val="00D92A7E"/>
    <w:rsid w:val="00D9397E"/>
    <w:rsid w:val="00D976BE"/>
    <w:rsid w:val="00D97AAF"/>
    <w:rsid w:val="00DA0C8E"/>
    <w:rsid w:val="00DA3516"/>
    <w:rsid w:val="00DA384C"/>
    <w:rsid w:val="00DA3BDE"/>
    <w:rsid w:val="00DA501A"/>
    <w:rsid w:val="00DA5B1E"/>
    <w:rsid w:val="00DA5BC2"/>
    <w:rsid w:val="00DB2232"/>
    <w:rsid w:val="00DB2CEC"/>
    <w:rsid w:val="00DB2DF1"/>
    <w:rsid w:val="00DB2DFF"/>
    <w:rsid w:val="00DB4893"/>
    <w:rsid w:val="00DB49F4"/>
    <w:rsid w:val="00DB659D"/>
    <w:rsid w:val="00DB7421"/>
    <w:rsid w:val="00DB7A4E"/>
    <w:rsid w:val="00DC1937"/>
    <w:rsid w:val="00DC2BFE"/>
    <w:rsid w:val="00DC2CDE"/>
    <w:rsid w:val="00DC3236"/>
    <w:rsid w:val="00DC405E"/>
    <w:rsid w:val="00DC4976"/>
    <w:rsid w:val="00DC543D"/>
    <w:rsid w:val="00DC75A6"/>
    <w:rsid w:val="00DD0549"/>
    <w:rsid w:val="00DD122E"/>
    <w:rsid w:val="00DD12A0"/>
    <w:rsid w:val="00DD2CD5"/>
    <w:rsid w:val="00DD4BC3"/>
    <w:rsid w:val="00DD4E4A"/>
    <w:rsid w:val="00DD5E1A"/>
    <w:rsid w:val="00DD600B"/>
    <w:rsid w:val="00DD7602"/>
    <w:rsid w:val="00DE2FFD"/>
    <w:rsid w:val="00DE35E7"/>
    <w:rsid w:val="00DE7069"/>
    <w:rsid w:val="00DF03B6"/>
    <w:rsid w:val="00DF1404"/>
    <w:rsid w:val="00DF1BED"/>
    <w:rsid w:val="00DF3AC6"/>
    <w:rsid w:val="00DF3CE9"/>
    <w:rsid w:val="00DF4FB3"/>
    <w:rsid w:val="00DF59D3"/>
    <w:rsid w:val="00DF7BF5"/>
    <w:rsid w:val="00E02C79"/>
    <w:rsid w:val="00E04060"/>
    <w:rsid w:val="00E059E5"/>
    <w:rsid w:val="00E06639"/>
    <w:rsid w:val="00E06EDB"/>
    <w:rsid w:val="00E07AED"/>
    <w:rsid w:val="00E102A8"/>
    <w:rsid w:val="00E1111B"/>
    <w:rsid w:val="00E134C4"/>
    <w:rsid w:val="00E13E19"/>
    <w:rsid w:val="00E14A7D"/>
    <w:rsid w:val="00E14CB2"/>
    <w:rsid w:val="00E15B51"/>
    <w:rsid w:val="00E16652"/>
    <w:rsid w:val="00E171AA"/>
    <w:rsid w:val="00E175D0"/>
    <w:rsid w:val="00E2076F"/>
    <w:rsid w:val="00E20FD5"/>
    <w:rsid w:val="00E21703"/>
    <w:rsid w:val="00E21932"/>
    <w:rsid w:val="00E23DE2"/>
    <w:rsid w:val="00E26104"/>
    <w:rsid w:val="00E26CEE"/>
    <w:rsid w:val="00E305FC"/>
    <w:rsid w:val="00E338B5"/>
    <w:rsid w:val="00E35596"/>
    <w:rsid w:val="00E355CB"/>
    <w:rsid w:val="00E410F4"/>
    <w:rsid w:val="00E4133A"/>
    <w:rsid w:val="00E42DC1"/>
    <w:rsid w:val="00E433D5"/>
    <w:rsid w:val="00E46062"/>
    <w:rsid w:val="00E463E9"/>
    <w:rsid w:val="00E536CF"/>
    <w:rsid w:val="00E541B1"/>
    <w:rsid w:val="00E54D19"/>
    <w:rsid w:val="00E575A8"/>
    <w:rsid w:val="00E578D7"/>
    <w:rsid w:val="00E60766"/>
    <w:rsid w:val="00E6462C"/>
    <w:rsid w:val="00E64704"/>
    <w:rsid w:val="00E648FC"/>
    <w:rsid w:val="00E65E1D"/>
    <w:rsid w:val="00E66B80"/>
    <w:rsid w:val="00E675ED"/>
    <w:rsid w:val="00E71EE3"/>
    <w:rsid w:val="00E721F1"/>
    <w:rsid w:val="00E731F8"/>
    <w:rsid w:val="00E73C37"/>
    <w:rsid w:val="00E74C5C"/>
    <w:rsid w:val="00E75B95"/>
    <w:rsid w:val="00E75F79"/>
    <w:rsid w:val="00E76E78"/>
    <w:rsid w:val="00E771A9"/>
    <w:rsid w:val="00E80510"/>
    <w:rsid w:val="00E82A8C"/>
    <w:rsid w:val="00E84B1F"/>
    <w:rsid w:val="00E86D0D"/>
    <w:rsid w:val="00E8719D"/>
    <w:rsid w:val="00E90171"/>
    <w:rsid w:val="00E9179D"/>
    <w:rsid w:val="00E94BDE"/>
    <w:rsid w:val="00E9729D"/>
    <w:rsid w:val="00EA0B19"/>
    <w:rsid w:val="00EA0B28"/>
    <w:rsid w:val="00EA134D"/>
    <w:rsid w:val="00EA28EB"/>
    <w:rsid w:val="00EA3C22"/>
    <w:rsid w:val="00EA4295"/>
    <w:rsid w:val="00EA4A0E"/>
    <w:rsid w:val="00EA4AE2"/>
    <w:rsid w:val="00EA6209"/>
    <w:rsid w:val="00EA6741"/>
    <w:rsid w:val="00EA7C76"/>
    <w:rsid w:val="00EB186F"/>
    <w:rsid w:val="00EB190A"/>
    <w:rsid w:val="00EB194A"/>
    <w:rsid w:val="00EB1C37"/>
    <w:rsid w:val="00EB2210"/>
    <w:rsid w:val="00EB39B7"/>
    <w:rsid w:val="00EB4FBC"/>
    <w:rsid w:val="00EB5001"/>
    <w:rsid w:val="00EB5281"/>
    <w:rsid w:val="00EB5A68"/>
    <w:rsid w:val="00EB6A36"/>
    <w:rsid w:val="00EB79F4"/>
    <w:rsid w:val="00EC0CCB"/>
    <w:rsid w:val="00EC1395"/>
    <w:rsid w:val="00EC1477"/>
    <w:rsid w:val="00EC2F4D"/>
    <w:rsid w:val="00EC3D2D"/>
    <w:rsid w:val="00EC5665"/>
    <w:rsid w:val="00EC5F3F"/>
    <w:rsid w:val="00EC7F6F"/>
    <w:rsid w:val="00ED02CD"/>
    <w:rsid w:val="00ED0A10"/>
    <w:rsid w:val="00ED0CCA"/>
    <w:rsid w:val="00ED16F7"/>
    <w:rsid w:val="00ED2B02"/>
    <w:rsid w:val="00ED69C5"/>
    <w:rsid w:val="00ED7718"/>
    <w:rsid w:val="00EE1057"/>
    <w:rsid w:val="00EE151A"/>
    <w:rsid w:val="00EE27EA"/>
    <w:rsid w:val="00EE35E2"/>
    <w:rsid w:val="00EE500E"/>
    <w:rsid w:val="00EE5CF6"/>
    <w:rsid w:val="00EE6186"/>
    <w:rsid w:val="00EE61F2"/>
    <w:rsid w:val="00EE7514"/>
    <w:rsid w:val="00EF0192"/>
    <w:rsid w:val="00EF0B99"/>
    <w:rsid w:val="00EF215B"/>
    <w:rsid w:val="00EF2268"/>
    <w:rsid w:val="00EF330F"/>
    <w:rsid w:val="00EF382E"/>
    <w:rsid w:val="00EF3A9D"/>
    <w:rsid w:val="00EF6907"/>
    <w:rsid w:val="00F012FA"/>
    <w:rsid w:val="00F043A8"/>
    <w:rsid w:val="00F04842"/>
    <w:rsid w:val="00F05927"/>
    <w:rsid w:val="00F05C4E"/>
    <w:rsid w:val="00F07642"/>
    <w:rsid w:val="00F10321"/>
    <w:rsid w:val="00F108C7"/>
    <w:rsid w:val="00F10EE8"/>
    <w:rsid w:val="00F12456"/>
    <w:rsid w:val="00F12738"/>
    <w:rsid w:val="00F12AFD"/>
    <w:rsid w:val="00F142B4"/>
    <w:rsid w:val="00F15E92"/>
    <w:rsid w:val="00F2030F"/>
    <w:rsid w:val="00F21CDF"/>
    <w:rsid w:val="00F21F21"/>
    <w:rsid w:val="00F221A8"/>
    <w:rsid w:val="00F314CB"/>
    <w:rsid w:val="00F32137"/>
    <w:rsid w:val="00F3261D"/>
    <w:rsid w:val="00F333A4"/>
    <w:rsid w:val="00F33FBD"/>
    <w:rsid w:val="00F34703"/>
    <w:rsid w:val="00F36780"/>
    <w:rsid w:val="00F41772"/>
    <w:rsid w:val="00F41E6A"/>
    <w:rsid w:val="00F43068"/>
    <w:rsid w:val="00F43407"/>
    <w:rsid w:val="00F4350D"/>
    <w:rsid w:val="00F43994"/>
    <w:rsid w:val="00F444FE"/>
    <w:rsid w:val="00F44BC5"/>
    <w:rsid w:val="00F44E6B"/>
    <w:rsid w:val="00F452E4"/>
    <w:rsid w:val="00F45943"/>
    <w:rsid w:val="00F47127"/>
    <w:rsid w:val="00F471A5"/>
    <w:rsid w:val="00F476E7"/>
    <w:rsid w:val="00F47F35"/>
    <w:rsid w:val="00F50165"/>
    <w:rsid w:val="00F5089C"/>
    <w:rsid w:val="00F51C3D"/>
    <w:rsid w:val="00F53F26"/>
    <w:rsid w:val="00F55DF0"/>
    <w:rsid w:val="00F55E73"/>
    <w:rsid w:val="00F561F3"/>
    <w:rsid w:val="00F562F5"/>
    <w:rsid w:val="00F563EE"/>
    <w:rsid w:val="00F574B4"/>
    <w:rsid w:val="00F60F19"/>
    <w:rsid w:val="00F61278"/>
    <w:rsid w:val="00F61719"/>
    <w:rsid w:val="00F62829"/>
    <w:rsid w:val="00F656A4"/>
    <w:rsid w:val="00F66D84"/>
    <w:rsid w:val="00F706CD"/>
    <w:rsid w:val="00F70B3C"/>
    <w:rsid w:val="00F716C2"/>
    <w:rsid w:val="00F74C3B"/>
    <w:rsid w:val="00F754F0"/>
    <w:rsid w:val="00F76522"/>
    <w:rsid w:val="00F76A16"/>
    <w:rsid w:val="00F810DE"/>
    <w:rsid w:val="00F843A0"/>
    <w:rsid w:val="00F8498F"/>
    <w:rsid w:val="00F84F4F"/>
    <w:rsid w:val="00F87068"/>
    <w:rsid w:val="00F87542"/>
    <w:rsid w:val="00F8762B"/>
    <w:rsid w:val="00F878ED"/>
    <w:rsid w:val="00F900F8"/>
    <w:rsid w:val="00F92FB9"/>
    <w:rsid w:val="00F93E64"/>
    <w:rsid w:val="00F94DBD"/>
    <w:rsid w:val="00F956E5"/>
    <w:rsid w:val="00F963B9"/>
    <w:rsid w:val="00F966FB"/>
    <w:rsid w:val="00F9706C"/>
    <w:rsid w:val="00F97673"/>
    <w:rsid w:val="00FA00AD"/>
    <w:rsid w:val="00FA08C4"/>
    <w:rsid w:val="00FA35CE"/>
    <w:rsid w:val="00FA7A59"/>
    <w:rsid w:val="00FB2EAD"/>
    <w:rsid w:val="00FB30EE"/>
    <w:rsid w:val="00FB3B0B"/>
    <w:rsid w:val="00FB501C"/>
    <w:rsid w:val="00FB51B2"/>
    <w:rsid w:val="00FB55F8"/>
    <w:rsid w:val="00FB5B01"/>
    <w:rsid w:val="00FC0538"/>
    <w:rsid w:val="00FC2B3B"/>
    <w:rsid w:val="00FC47A3"/>
    <w:rsid w:val="00FC4B41"/>
    <w:rsid w:val="00FC6E9C"/>
    <w:rsid w:val="00FC75C0"/>
    <w:rsid w:val="00FC76B9"/>
    <w:rsid w:val="00FD002A"/>
    <w:rsid w:val="00FD07DE"/>
    <w:rsid w:val="00FD1565"/>
    <w:rsid w:val="00FD2332"/>
    <w:rsid w:val="00FD2B18"/>
    <w:rsid w:val="00FD36DF"/>
    <w:rsid w:val="00FD421A"/>
    <w:rsid w:val="00FD48BC"/>
    <w:rsid w:val="00FD53CF"/>
    <w:rsid w:val="00FD7E8E"/>
    <w:rsid w:val="00FE16C2"/>
    <w:rsid w:val="00FE3709"/>
    <w:rsid w:val="00FE390E"/>
    <w:rsid w:val="00FE4D06"/>
    <w:rsid w:val="00FE4D2D"/>
    <w:rsid w:val="00FE584D"/>
    <w:rsid w:val="00FF199D"/>
    <w:rsid w:val="00FF53E0"/>
    <w:rsid w:val="00FF5535"/>
    <w:rsid w:val="00FF59CB"/>
    <w:rsid w:val="00FF7112"/>
    <w:rsid w:val="00FF7C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777E4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63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1"/>
    <w:link w:val="Heading2Char"/>
    <w:rsid w:val="00BA4551"/>
    <w:pPr>
      <w:keepNext/>
      <w:keepLines/>
      <w:pBdr>
        <w:top w:val="nil"/>
        <w:left w:val="nil"/>
        <w:bottom w:val="nil"/>
        <w:right w:val="nil"/>
        <w:between w:val="nil"/>
        <w:bar w:val="nil"/>
      </w:pBdr>
      <w:spacing w:before="360" w:after="120" w:line="276" w:lineRule="auto"/>
      <w:outlineLvl w:val="1"/>
    </w:pPr>
    <w:rPr>
      <w:rFonts w:ascii="Arial" w:eastAsia="Arial" w:hAnsi="Arial" w:cs="Arial"/>
      <w:color w:val="000000"/>
      <w:sz w:val="32"/>
      <w:szCs w:val="32"/>
      <w:u w:color="000000"/>
      <w:bdr w:val="nil"/>
    </w:rPr>
  </w:style>
  <w:style w:type="paragraph" w:styleId="Heading3">
    <w:name w:val="heading 3"/>
    <w:next w:val="Normal1"/>
    <w:link w:val="Heading3Char"/>
    <w:rsid w:val="00BA4551"/>
    <w:pPr>
      <w:keepNext/>
      <w:keepLines/>
      <w:pBdr>
        <w:top w:val="nil"/>
        <w:left w:val="nil"/>
        <w:bottom w:val="nil"/>
        <w:right w:val="nil"/>
        <w:between w:val="nil"/>
        <w:bar w:val="nil"/>
      </w:pBdr>
      <w:spacing w:before="320" w:after="80" w:line="276" w:lineRule="auto"/>
      <w:outlineLvl w:val="2"/>
    </w:pPr>
    <w:rPr>
      <w:rFonts w:ascii="Arial" w:eastAsia="Arial" w:hAnsi="Arial" w:cs="Arial"/>
      <w:color w:val="434343"/>
      <w:sz w:val="28"/>
      <w:szCs w:val="28"/>
      <w:u w:color="434343"/>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5B1"/>
    <w:pPr>
      <w:ind w:left="720"/>
      <w:contextualSpacing/>
    </w:pPr>
  </w:style>
  <w:style w:type="character" w:customStyle="1" w:styleId="Heading2Char">
    <w:name w:val="Heading 2 Char"/>
    <w:basedOn w:val="DefaultParagraphFont"/>
    <w:link w:val="Heading2"/>
    <w:rsid w:val="00BA4551"/>
    <w:rPr>
      <w:rFonts w:ascii="Arial" w:eastAsia="Arial" w:hAnsi="Arial" w:cs="Arial"/>
      <w:color w:val="000000"/>
      <w:sz w:val="32"/>
      <w:szCs w:val="32"/>
      <w:u w:color="000000"/>
      <w:bdr w:val="nil"/>
    </w:rPr>
  </w:style>
  <w:style w:type="character" w:customStyle="1" w:styleId="Heading3Char">
    <w:name w:val="Heading 3 Char"/>
    <w:basedOn w:val="DefaultParagraphFont"/>
    <w:link w:val="Heading3"/>
    <w:rsid w:val="00BA4551"/>
    <w:rPr>
      <w:rFonts w:ascii="Arial" w:eastAsia="Arial" w:hAnsi="Arial" w:cs="Arial"/>
      <w:color w:val="434343"/>
      <w:sz w:val="28"/>
      <w:szCs w:val="28"/>
      <w:u w:color="434343"/>
      <w:bdr w:val="nil"/>
    </w:rPr>
  </w:style>
  <w:style w:type="paragraph" w:customStyle="1" w:styleId="Normal1">
    <w:name w:val="Normal1"/>
    <w:rsid w:val="00BA4551"/>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rPr>
  </w:style>
  <w:style w:type="character" w:styleId="EndnoteReference">
    <w:name w:val="endnote reference"/>
    <w:uiPriority w:val="99"/>
    <w:rsid w:val="00BA4551"/>
    <w:rPr>
      <w:vertAlign w:val="superscript"/>
    </w:rPr>
  </w:style>
  <w:style w:type="character" w:styleId="CommentReference">
    <w:name w:val="annotation reference"/>
    <w:basedOn w:val="DefaultParagraphFont"/>
    <w:uiPriority w:val="99"/>
    <w:semiHidden/>
    <w:unhideWhenUsed/>
    <w:rsid w:val="00BA4551"/>
    <w:rPr>
      <w:sz w:val="16"/>
      <w:szCs w:val="16"/>
    </w:rPr>
  </w:style>
  <w:style w:type="paragraph" w:styleId="CommentText">
    <w:name w:val="annotation text"/>
    <w:basedOn w:val="Normal"/>
    <w:link w:val="CommentTextChar"/>
    <w:uiPriority w:val="99"/>
    <w:unhideWhenUsed/>
    <w:rsid w:val="00BA4551"/>
    <w:pPr>
      <w:pBdr>
        <w:top w:val="nil"/>
        <w:left w:val="nil"/>
        <w:bottom w:val="nil"/>
        <w:right w:val="nil"/>
        <w:between w:val="nil"/>
        <w:bar w:val="nil"/>
      </w:pBdr>
    </w:pPr>
    <w:rPr>
      <w:rFonts w:ascii="Times New Roman" w:eastAsia="Arial Unicode MS" w:hAnsi="Times New Roman" w:cs="Times New Roman"/>
      <w:sz w:val="20"/>
      <w:szCs w:val="20"/>
      <w:bdr w:val="nil"/>
    </w:rPr>
  </w:style>
  <w:style w:type="character" w:customStyle="1" w:styleId="CommentTextChar">
    <w:name w:val="Comment Text Char"/>
    <w:basedOn w:val="DefaultParagraphFont"/>
    <w:link w:val="CommentText"/>
    <w:uiPriority w:val="99"/>
    <w:rsid w:val="00BA4551"/>
    <w:rPr>
      <w:rFonts w:ascii="Times New Roman" w:eastAsia="Arial Unicode MS" w:hAnsi="Times New Roman" w:cs="Times New Roman"/>
      <w:sz w:val="20"/>
      <w:szCs w:val="20"/>
      <w:bdr w:val="nil"/>
    </w:rPr>
  </w:style>
  <w:style w:type="paragraph" w:styleId="BalloonText">
    <w:name w:val="Balloon Text"/>
    <w:basedOn w:val="Normal"/>
    <w:link w:val="BalloonTextChar"/>
    <w:uiPriority w:val="99"/>
    <w:semiHidden/>
    <w:unhideWhenUsed/>
    <w:rsid w:val="00BA45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455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E370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b/>
      <w:bCs/>
      <w:bdr w:val="none" w:sz="0" w:space="0" w:color="auto"/>
    </w:rPr>
  </w:style>
  <w:style w:type="character" w:customStyle="1" w:styleId="CommentSubjectChar">
    <w:name w:val="Comment Subject Char"/>
    <w:basedOn w:val="CommentTextChar"/>
    <w:link w:val="CommentSubject"/>
    <w:uiPriority w:val="99"/>
    <w:semiHidden/>
    <w:rsid w:val="00FE3709"/>
    <w:rPr>
      <w:rFonts w:ascii="Times New Roman" w:eastAsia="Arial Unicode MS" w:hAnsi="Times New Roman" w:cs="Times New Roman"/>
      <w:b/>
      <w:bCs/>
      <w:sz w:val="20"/>
      <w:szCs w:val="20"/>
      <w:bdr w:val="nil"/>
    </w:rPr>
  </w:style>
  <w:style w:type="paragraph" w:customStyle="1" w:styleId="Heading">
    <w:name w:val="Heading"/>
    <w:next w:val="Normal1"/>
    <w:rsid w:val="000F4904"/>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color w:val="000000"/>
      <w:sz w:val="40"/>
      <w:szCs w:val="40"/>
      <w:u w:color="000000"/>
      <w:bdr w:val="nil"/>
    </w:rPr>
  </w:style>
  <w:style w:type="paragraph" w:styleId="EndnoteText">
    <w:name w:val="endnote text"/>
    <w:link w:val="EndnoteTextChar"/>
    <w:uiPriority w:val="99"/>
    <w:rsid w:val="004E134D"/>
    <w:pPr>
      <w:pBdr>
        <w:top w:val="nil"/>
        <w:left w:val="nil"/>
        <w:bottom w:val="nil"/>
        <w:right w:val="nil"/>
        <w:between w:val="nil"/>
        <w:bar w:val="nil"/>
      </w:pBdr>
    </w:pPr>
    <w:rPr>
      <w:rFonts w:ascii="Arial" w:eastAsia="Arial" w:hAnsi="Arial" w:cs="Arial"/>
      <w:color w:val="000000"/>
      <w:u w:color="000000"/>
      <w:bdr w:val="nil"/>
    </w:rPr>
  </w:style>
  <w:style w:type="character" w:customStyle="1" w:styleId="EndnoteTextChar">
    <w:name w:val="Endnote Text Char"/>
    <w:basedOn w:val="DefaultParagraphFont"/>
    <w:link w:val="EndnoteText"/>
    <w:uiPriority w:val="99"/>
    <w:rsid w:val="004E134D"/>
    <w:rPr>
      <w:rFonts w:ascii="Arial" w:eastAsia="Arial" w:hAnsi="Arial" w:cs="Arial"/>
      <w:color w:val="000000"/>
      <w:u w:color="000000"/>
      <w:bdr w:val="nil"/>
    </w:rPr>
  </w:style>
  <w:style w:type="numbering" w:customStyle="1" w:styleId="ImportedStyle3">
    <w:name w:val="Imported Style 3"/>
    <w:rsid w:val="008E4F9F"/>
    <w:pPr>
      <w:numPr>
        <w:numId w:val="3"/>
      </w:numPr>
    </w:pPr>
  </w:style>
  <w:style w:type="numbering" w:customStyle="1" w:styleId="ImportedStyle4">
    <w:name w:val="Imported Style 4"/>
    <w:rsid w:val="008E4F9F"/>
    <w:pPr>
      <w:numPr>
        <w:numId w:val="4"/>
      </w:numPr>
    </w:pPr>
  </w:style>
  <w:style w:type="character" w:customStyle="1" w:styleId="Heading1Char">
    <w:name w:val="Heading 1 Char"/>
    <w:basedOn w:val="DefaultParagraphFont"/>
    <w:link w:val="Heading1"/>
    <w:uiPriority w:val="9"/>
    <w:rsid w:val="004C0635"/>
    <w:rPr>
      <w:rFonts w:asciiTheme="majorHAnsi" w:eastAsiaTheme="majorEastAsia" w:hAnsiTheme="majorHAnsi" w:cstheme="majorBidi"/>
      <w:color w:val="365F91" w:themeColor="accent1" w:themeShade="BF"/>
      <w:sz w:val="32"/>
      <w:szCs w:val="32"/>
    </w:rPr>
  </w:style>
  <w:style w:type="paragraph" w:styleId="FootnoteText">
    <w:name w:val="footnote text"/>
    <w:basedOn w:val="Normal"/>
    <w:link w:val="FootnoteTextChar"/>
    <w:uiPriority w:val="99"/>
    <w:unhideWhenUsed/>
    <w:rsid w:val="00501831"/>
  </w:style>
  <w:style w:type="character" w:customStyle="1" w:styleId="FootnoteTextChar">
    <w:name w:val="Footnote Text Char"/>
    <w:basedOn w:val="DefaultParagraphFont"/>
    <w:link w:val="FootnoteText"/>
    <w:uiPriority w:val="99"/>
    <w:rsid w:val="00501831"/>
  </w:style>
  <w:style w:type="character" w:styleId="FootnoteReference">
    <w:name w:val="footnote reference"/>
    <w:basedOn w:val="DefaultParagraphFont"/>
    <w:uiPriority w:val="99"/>
    <w:unhideWhenUsed/>
    <w:rsid w:val="00501831"/>
    <w:rPr>
      <w:vertAlign w:val="superscript"/>
    </w:rPr>
  </w:style>
  <w:style w:type="paragraph" w:styleId="NormalWeb">
    <w:name w:val="Normal (Web)"/>
    <w:basedOn w:val="Normal"/>
    <w:uiPriority w:val="99"/>
    <w:semiHidden/>
    <w:unhideWhenUsed/>
    <w:rsid w:val="00597A3E"/>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3A3AE1"/>
    <w:rPr>
      <w:color w:val="0000FF" w:themeColor="hyperlink"/>
      <w:u w:val="single"/>
    </w:rPr>
  </w:style>
  <w:style w:type="paragraph" w:styleId="PlainText">
    <w:name w:val="Plain Text"/>
    <w:basedOn w:val="Normal"/>
    <w:link w:val="PlainTextChar"/>
    <w:uiPriority w:val="99"/>
    <w:semiHidden/>
    <w:unhideWhenUsed/>
    <w:rsid w:val="003A3AE1"/>
    <w:rPr>
      <w:rFonts w:ascii="Calibri" w:eastAsiaTheme="minorHAnsi" w:hAnsi="Calibri"/>
      <w:sz w:val="22"/>
      <w:szCs w:val="21"/>
    </w:rPr>
  </w:style>
  <w:style w:type="character" w:customStyle="1" w:styleId="PlainTextChar">
    <w:name w:val="Plain Text Char"/>
    <w:basedOn w:val="DefaultParagraphFont"/>
    <w:link w:val="PlainText"/>
    <w:uiPriority w:val="99"/>
    <w:semiHidden/>
    <w:rsid w:val="003A3AE1"/>
    <w:rPr>
      <w:rFonts w:ascii="Calibri" w:eastAsiaTheme="minorHAnsi" w:hAnsi="Calibri"/>
      <w:sz w:val="22"/>
      <w:szCs w:val="21"/>
    </w:rPr>
  </w:style>
  <w:style w:type="paragraph" w:styleId="Header">
    <w:name w:val="header"/>
    <w:basedOn w:val="Normal"/>
    <w:link w:val="HeaderChar"/>
    <w:uiPriority w:val="99"/>
    <w:unhideWhenUsed/>
    <w:rsid w:val="005E0CF4"/>
    <w:pPr>
      <w:tabs>
        <w:tab w:val="center" w:pos="4680"/>
        <w:tab w:val="right" w:pos="9360"/>
      </w:tabs>
    </w:pPr>
  </w:style>
  <w:style w:type="character" w:customStyle="1" w:styleId="HeaderChar">
    <w:name w:val="Header Char"/>
    <w:basedOn w:val="DefaultParagraphFont"/>
    <w:link w:val="Header"/>
    <w:uiPriority w:val="99"/>
    <w:rsid w:val="005E0CF4"/>
  </w:style>
  <w:style w:type="paragraph" w:styleId="Footer">
    <w:name w:val="footer"/>
    <w:basedOn w:val="Normal"/>
    <w:link w:val="FooterChar"/>
    <w:uiPriority w:val="99"/>
    <w:unhideWhenUsed/>
    <w:rsid w:val="005E0CF4"/>
    <w:pPr>
      <w:tabs>
        <w:tab w:val="center" w:pos="4680"/>
        <w:tab w:val="right" w:pos="9360"/>
      </w:tabs>
    </w:pPr>
  </w:style>
  <w:style w:type="character" w:customStyle="1" w:styleId="FooterChar">
    <w:name w:val="Footer Char"/>
    <w:basedOn w:val="DefaultParagraphFont"/>
    <w:link w:val="Footer"/>
    <w:uiPriority w:val="99"/>
    <w:rsid w:val="005E0CF4"/>
  </w:style>
  <w:style w:type="character" w:styleId="FollowedHyperlink">
    <w:name w:val="FollowedHyperlink"/>
    <w:basedOn w:val="DefaultParagraphFont"/>
    <w:uiPriority w:val="99"/>
    <w:semiHidden/>
    <w:unhideWhenUsed/>
    <w:rsid w:val="003B45C1"/>
    <w:rPr>
      <w:color w:val="800080" w:themeColor="followedHyperlink"/>
      <w:u w:val="single"/>
    </w:rPr>
  </w:style>
  <w:style w:type="character" w:styleId="PlaceholderText">
    <w:name w:val="Placeholder Text"/>
    <w:basedOn w:val="DefaultParagraphFont"/>
    <w:uiPriority w:val="99"/>
    <w:semiHidden/>
    <w:rsid w:val="00C903CB"/>
    <w:rPr>
      <w:color w:val="808080"/>
    </w:rPr>
  </w:style>
  <w:style w:type="character" w:customStyle="1" w:styleId="A3">
    <w:name w:val="A3"/>
    <w:uiPriority w:val="99"/>
    <w:rsid w:val="00C02D7A"/>
    <w:rPr>
      <w:rFonts w:cs="LTUOOR+Interstate-Light"/>
      <w:color w:val="000000"/>
      <w:sz w:val="18"/>
      <w:szCs w:val="18"/>
    </w:rPr>
  </w:style>
  <w:style w:type="character" w:styleId="HTMLCite">
    <w:name w:val="HTML Cite"/>
    <w:basedOn w:val="DefaultParagraphFont"/>
    <w:uiPriority w:val="99"/>
    <w:semiHidden/>
    <w:unhideWhenUsed/>
    <w:rsid w:val="0083688C"/>
    <w:rPr>
      <w:i/>
      <w:iCs/>
      <w:vanish w:val="0"/>
      <w:webHidden w:val="0"/>
      <w:specVanish w:val="0"/>
    </w:rPr>
  </w:style>
  <w:style w:type="character" w:customStyle="1" w:styleId="author5">
    <w:name w:val="author5"/>
    <w:basedOn w:val="DefaultParagraphFont"/>
    <w:rsid w:val="0083688C"/>
    <w:rPr>
      <w:color w:val="668E9E"/>
      <w:sz w:val="24"/>
      <w:szCs w:val="24"/>
    </w:rPr>
  </w:style>
  <w:style w:type="character" w:customStyle="1" w:styleId="year2">
    <w:name w:val="year2"/>
    <w:basedOn w:val="DefaultParagraphFont"/>
    <w:rsid w:val="0083688C"/>
  </w:style>
  <w:style w:type="character" w:customStyle="1" w:styleId="title19">
    <w:name w:val="title19"/>
    <w:basedOn w:val="DefaultParagraphFont"/>
    <w:rsid w:val="0083688C"/>
  </w:style>
  <w:style w:type="character" w:customStyle="1" w:styleId="journal5">
    <w:name w:val="journal5"/>
    <w:basedOn w:val="DefaultParagraphFont"/>
    <w:rsid w:val="0083688C"/>
    <w:rPr>
      <w:i/>
      <w:iCs/>
    </w:rPr>
  </w:style>
  <w:style w:type="character" w:customStyle="1" w:styleId="vol2">
    <w:name w:val="vol2"/>
    <w:basedOn w:val="DefaultParagraphFont"/>
    <w:rsid w:val="0083688C"/>
  </w:style>
  <w:style w:type="character" w:customStyle="1" w:styleId="pages4">
    <w:name w:val="pages4"/>
    <w:basedOn w:val="DefaultParagraphFont"/>
    <w:rsid w:val="0083688C"/>
  </w:style>
  <w:style w:type="paragraph" w:customStyle="1" w:styleId="EndnoteText1">
    <w:name w:val="Endnote Text1"/>
    <w:basedOn w:val="Normal"/>
    <w:next w:val="EndnoteText"/>
    <w:uiPriority w:val="99"/>
    <w:semiHidden/>
    <w:unhideWhenUsed/>
    <w:rsid w:val="0000372A"/>
    <w:rPr>
      <w:rFonts w:eastAsiaTheme="minorHAnsi"/>
      <w:sz w:val="20"/>
      <w:szCs w:val="20"/>
    </w:rPr>
  </w:style>
  <w:style w:type="character" w:customStyle="1" w:styleId="EndnoteTextChar1">
    <w:name w:val="Endnote Text Char1"/>
    <w:basedOn w:val="DefaultParagraphFont"/>
    <w:uiPriority w:val="99"/>
    <w:semiHidden/>
    <w:rsid w:val="0000372A"/>
    <w:rPr>
      <w:sz w:val="20"/>
      <w:szCs w:val="20"/>
    </w:rPr>
  </w:style>
  <w:style w:type="paragraph" w:styleId="Revision">
    <w:name w:val="Revision"/>
    <w:hidden/>
    <w:uiPriority w:val="99"/>
    <w:semiHidden/>
    <w:rsid w:val="00EB6A36"/>
  </w:style>
  <w:style w:type="character" w:customStyle="1" w:styleId="UnresolvedMention1">
    <w:name w:val="Unresolved Mention1"/>
    <w:basedOn w:val="DefaultParagraphFont"/>
    <w:uiPriority w:val="99"/>
    <w:semiHidden/>
    <w:unhideWhenUsed/>
    <w:rsid w:val="005B2011"/>
    <w:rPr>
      <w:color w:val="808080"/>
      <w:shd w:val="clear" w:color="auto" w:fill="E6E6E6"/>
    </w:rPr>
  </w:style>
  <w:style w:type="paragraph" w:styleId="BodyText">
    <w:name w:val="Body Text"/>
    <w:basedOn w:val="Normal"/>
    <w:link w:val="BodyTextChar"/>
    <w:uiPriority w:val="1"/>
    <w:qFormat/>
    <w:rsid w:val="00190A05"/>
    <w:pPr>
      <w:widowControl w:val="0"/>
      <w:spacing w:before="1"/>
      <w:ind w:left="110"/>
    </w:pPr>
    <w:rPr>
      <w:rFonts w:ascii="Arial" w:eastAsia="Arial" w:hAnsi="Arial"/>
      <w:sz w:val="18"/>
      <w:szCs w:val="18"/>
    </w:rPr>
  </w:style>
  <w:style w:type="character" w:customStyle="1" w:styleId="BodyTextChar">
    <w:name w:val="Body Text Char"/>
    <w:basedOn w:val="DefaultParagraphFont"/>
    <w:link w:val="BodyText"/>
    <w:uiPriority w:val="1"/>
    <w:rsid w:val="00190A05"/>
    <w:rPr>
      <w:rFonts w:ascii="Arial" w:eastAsia="Arial" w:hAnsi="Arial"/>
      <w:sz w:val="18"/>
      <w:szCs w:val="18"/>
    </w:rPr>
  </w:style>
  <w:style w:type="paragraph" w:customStyle="1" w:styleId="msonormal0">
    <w:name w:val="msonormal"/>
    <w:basedOn w:val="Normal"/>
    <w:rsid w:val="005B311A"/>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5B311A"/>
    <w:pPr>
      <w:pBdr>
        <w:bottom w:val="single" w:sz="4" w:space="0" w:color="auto"/>
      </w:pBdr>
      <w:shd w:val="clear" w:color="000000" w:fill="1C3968"/>
      <w:spacing w:before="100" w:beforeAutospacing="1" w:after="100" w:afterAutospacing="1"/>
      <w:jc w:val="center"/>
      <w:textAlignment w:val="center"/>
    </w:pPr>
    <w:rPr>
      <w:rFonts w:ascii="Arial" w:eastAsia="Times New Roman" w:hAnsi="Arial" w:cs="Arial"/>
      <w:color w:val="FFFFFF"/>
      <w:sz w:val="28"/>
      <w:szCs w:val="28"/>
    </w:rPr>
  </w:style>
  <w:style w:type="paragraph" w:customStyle="1" w:styleId="xl66">
    <w:name w:val="xl66"/>
    <w:basedOn w:val="Normal"/>
    <w:rsid w:val="005B311A"/>
    <w:pPr>
      <w:pBdr>
        <w:bottom w:val="single" w:sz="4" w:space="0" w:color="auto"/>
      </w:pBdr>
      <w:shd w:val="clear" w:color="000000" w:fill="1C3968"/>
      <w:spacing w:before="100" w:beforeAutospacing="1" w:after="100" w:afterAutospacing="1"/>
      <w:textAlignment w:val="center"/>
    </w:pPr>
    <w:rPr>
      <w:rFonts w:ascii="Arial" w:eastAsia="Times New Roman" w:hAnsi="Arial" w:cs="Arial"/>
      <w:color w:val="FFFFFF"/>
      <w:sz w:val="28"/>
      <w:szCs w:val="28"/>
    </w:rPr>
  </w:style>
  <w:style w:type="paragraph" w:customStyle="1" w:styleId="xl67">
    <w:name w:val="xl67"/>
    <w:basedOn w:val="Normal"/>
    <w:rsid w:val="005B311A"/>
    <w:pPr>
      <w:pBdr>
        <w:bottom w:val="single" w:sz="4" w:space="0" w:color="auto"/>
        <w:right w:val="single" w:sz="4" w:space="0" w:color="auto"/>
      </w:pBdr>
      <w:shd w:val="clear" w:color="000000" w:fill="1C3968"/>
      <w:spacing w:before="100" w:beforeAutospacing="1" w:after="100" w:afterAutospacing="1"/>
      <w:jc w:val="center"/>
      <w:textAlignment w:val="center"/>
    </w:pPr>
    <w:rPr>
      <w:rFonts w:ascii="Arial" w:eastAsia="Times New Roman" w:hAnsi="Arial" w:cs="Arial"/>
      <w:color w:val="FFFFFF"/>
      <w:sz w:val="28"/>
      <w:szCs w:val="28"/>
    </w:rPr>
  </w:style>
  <w:style w:type="paragraph" w:customStyle="1" w:styleId="xl68">
    <w:name w:val="xl68"/>
    <w:basedOn w:val="Normal"/>
    <w:rsid w:val="005B311A"/>
    <w:pPr>
      <w:shd w:val="clear" w:color="000000" w:fill="E0EBF8"/>
      <w:spacing w:before="100" w:beforeAutospacing="1" w:after="100" w:afterAutospacing="1"/>
      <w:jc w:val="center"/>
    </w:pPr>
    <w:rPr>
      <w:rFonts w:ascii="Arial" w:eastAsia="Times New Roman" w:hAnsi="Arial" w:cs="Arial"/>
    </w:rPr>
  </w:style>
  <w:style w:type="paragraph" w:customStyle="1" w:styleId="xl69">
    <w:name w:val="xl69"/>
    <w:basedOn w:val="Normal"/>
    <w:rsid w:val="005B311A"/>
    <w:pPr>
      <w:shd w:val="clear" w:color="000000" w:fill="E0EBF8"/>
      <w:spacing w:before="100" w:beforeAutospacing="1" w:after="100" w:afterAutospacing="1"/>
    </w:pPr>
    <w:rPr>
      <w:rFonts w:ascii="Arial" w:eastAsia="Times New Roman" w:hAnsi="Arial" w:cs="Arial"/>
    </w:rPr>
  </w:style>
  <w:style w:type="paragraph" w:customStyle="1" w:styleId="xl70">
    <w:name w:val="xl70"/>
    <w:basedOn w:val="Normal"/>
    <w:rsid w:val="005B311A"/>
    <w:pPr>
      <w:pBdr>
        <w:right w:val="single" w:sz="4" w:space="0" w:color="auto"/>
      </w:pBdr>
      <w:shd w:val="clear" w:color="000000" w:fill="E0EBF8"/>
      <w:spacing w:before="100" w:beforeAutospacing="1" w:after="100" w:afterAutospacing="1"/>
      <w:jc w:val="center"/>
    </w:pPr>
    <w:rPr>
      <w:rFonts w:ascii="Arial" w:eastAsia="Times New Roman" w:hAnsi="Arial" w:cs="Arial"/>
    </w:rPr>
  </w:style>
  <w:style w:type="paragraph" w:customStyle="1" w:styleId="xl71">
    <w:name w:val="xl71"/>
    <w:basedOn w:val="Normal"/>
    <w:rsid w:val="005B311A"/>
    <w:pPr>
      <w:pBdr>
        <w:right w:val="single" w:sz="4" w:space="0" w:color="auto"/>
      </w:pBdr>
      <w:shd w:val="clear" w:color="000000" w:fill="E0EBF8"/>
      <w:spacing w:before="100" w:beforeAutospacing="1" w:after="100" w:afterAutospacing="1"/>
      <w:jc w:val="center"/>
    </w:pPr>
    <w:rPr>
      <w:rFonts w:ascii="Arial" w:eastAsia="Times New Roman" w:hAnsi="Arial" w:cs="Arial"/>
    </w:rPr>
  </w:style>
  <w:style w:type="paragraph" w:customStyle="1" w:styleId="xl72">
    <w:name w:val="xl72"/>
    <w:basedOn w:val="Normal"/>
    <w:rsid w:val="005B311A"/>
    <w:pPr>
      <w:pBdr>
        <w:bottom w:val="single" w:sz="4" w:space="0" w:color="auto"/>
      </w:pBdr>
      <w:shd w:val="clear" w:color="000000" w:fill="E0EBF8"/>
      <w:spacing w:before="100" w:beforeAutospacing="1" w:after="100" w:afterAutospacing="1"/>
      <w:jc w:val="center"/>
    </w:pPr>
    <w:rPr>
      <w:rFonts w:ascii="Arial" w:eastAsia="Times New Roman" w:hAnsi="Arial" w:cs="Arial"/>
    </w:rPr>
  </w:style>
  <w:style w:type="paragraph" w:customStyle="1" w:styleId="xl73">
    <w:name w:val="xl73"/>
    <w:basedOn w:val="Normal"/>
    <w:rsid w:val="005B311A"/>
    <w:pPr>
      <w:pBdr>
        <w:bottom w:val="single" w:sz="4" w:space="0" w:color="auto"/>
      </w:pBdr>
      <w:shd w:val="clear" w:color="000000" w:fill="E0EBF8"/>
      <w:spacing w:before="100" w:beforeAutospacing="1" w:after="100" w:afterAutospacing="1"/>
    </w:pPr>
    <w:rPr>
      <w:rFonts w:ascii="Arial" w:eastAsia="Times New Roman" w:hAnsi="Arial" w:cs="Arial"/>
    </w:rPr>
  </w:style>
  <w:style w:type="paragraph" w:customStyle="1" w:styleId="xl74">
    <w:name w:val="xl74"/>
    <w:basedOn w:val="Normal"/>
    <w:rsid w:val="005B311A"/>
    <w:pPr>
      <w:pBdr>
        <w:bottom w:val="single" w:sz="4" w:space="0" w:color="auto"/>
        <w:right w:val="single" w:sz="4" w:space="0" w:color="auto"/>
      </w:pBdr>
      <w:shd w:val="clear" w:color="000000" w:fill="E0EBF8"/>
      <w:spacing w:before="100" w:beforeAutospacing="1" w:after="100" w:afterAutospacing="1"/>
      <w:jc w:val="center"/>
    </w:pPr>
    <w:rPr>
      <w:rFonts w:ascii="Arial" w:eastAsia="Times New Roman" w:hAnsi="Arial" w:cs="Arial"/>
    </w:rPr>
  </w:style>
  <w:style w:type="table" w:styleId="TableGrid">
    <w:name w:val="Table Grid"/>
    <w:basedOn w:val="TableNormal"/>
    <w:uiPriority w:val="59"/>
    <w:rsid w:val="005B3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75">
    <w:name w:val="xl75"/>
    <w:basedOn w:val="Normal"/>
    <w:rsid w:val="005B311A"/>
    <w:pPr>
      <w:pBdr>
        <w:top w:val="single" w:sz="4" w:space="0" w:color="auto"/>
      </w:pBdr>
      <w:shd w:val="clear" w:color="000000" w:fill="E0EBF8"/>
      <w:spacing w:before="100" w:beforeAutospacing="1" w:after="100" w:afterAutospacing="1"/>
    </w:pPr>
    <w:rPr>
      <w:rFonts w:ascii="Arial" w:eastAsia="Times New Roman" w:hAnsi="Arial" w:cs="Arial"/>
    </w:rPr>
  </w:style>
  <w:style w:type="paragraph" w:customStyle="1" w:styleId="xl76">
    <w:name w:val="xl76"/>
    <w:basedOn w:val="Normal"/>
    <w:rsid w:val="005B311A"/>
    <w:pPr>
      <w:pBdr>
        <w:top w:val="single" w:sz="4" w:space="0" w:color="auto"/>
        <w:right w:val="single" w:sz="4" w:space="0" w:color="auto"/>
      </w:pBdr>
      <w:shd w:val="clear" w:color="000000" w:fill="E0EBF8"/>
      <w:spacing w:before="100" w:beforeAutospacing="1" w:after="100" w:afterAutospacing="1"/>
      <w:jc w:val="center"/>
    </w:pPr>
    <w:rPr>
      <w:rFonts w:ascii="Arial" w:eastAsia="Times New Roman"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40154">
      <w:bodyDiv w:val="1"/>
      <w:marLeft w:val="0"/>
      <w:marRight w:val="0"/>
      <w:marTop w:val="0"/>
      <w:marBottom w:val="0"/>
      <w:divBdr>
        <w:top w:val="none" w:sz="0" w:space="0" w:color="auto"/>
        <w:left w:val="none" w:sz="0" w:space="0" w:color="auto"/>
        <w:bottom w:val="none" w:sz="0" w:space="0" w:color="auto"/>
        <w:right w:val="none" w:sz="0" w:space="0" w:color="auto"/>
      </w:divBdr>
    </w:div>
    <w:div w:id="73362365">
      <w:bodyDiv w:val="1"/>
      <w:marLeft w:val="0"/>
      <w:marRight w:val="0"/>
      <w:marTop w:val="0"/>
      <w:marBottom w:val="0"/>
      <w:divBdr>
        <w:top w:val="none" w:sz="0" w:space="0" w:color="auto"/>
        <w:left w:val="none" w:sz="0" w:space="0" w:color="auto"/>
        <w:bottom w:val="none" w:sz="0" w:space="0" w:color="auto"/>
        <w:right w:val="none" w:sz="0" w:space="0" w:color="auto"/>
      </w:divBdr>
    </w:div>
    <w:div w:id="111360072">
      <w:bodyDiv w:val="1"/>
      <w:marLeft w:val="0"/>
      <w:marRight w:val="0"/>
      <w:marTop w:val="0"/>
      <w:marBottom w:val="0"/>
      <w:divBdr>
        <w:top w:val="none" w:sz="0" w:space="0" w:color="auto"/>
        <w:left w:val="none" w:sz="0" w:space="0" w:color="auto"/>
        <w:bottom w:val="none" w:sz="0" w:space="0" w:color="auto"/>
        <w:right w:val="none" w:sz="0" w:space="0" w:color="auto"/>
      </w:divBdr>
    </w:div>
    <w:div w:id="149181303">
      <w:bodyDiv w:val="1"/>
      <w:marLeft w:val="0"/>
      <w:marRight w:val="0"/>
      <w:marTop w:val="0"/>
      <w:marBottom w:val="0"/>
      <w:divBdr>
        <w:top w:val="none" w:sz="0" w:space="0" w:color="auto"/>
        <w:left w:val="none" w:sz="0" w:space="0" w:color="auto"/>
        <w:bottom w:val="none" w:sz="0" w:space="0" w:color="auto"/>
        <w:right w:val="none" w:sz="0" w:space="0" w:color="auto"/>
      </w:divBdr>
    </w:div>
    <w:div w:id="150564388">
      <w:bodyDiv w:val="1"/>
      <w:marLeft w:val="0"/>
      <w:marRight w:val="0"/>
      <w:marTop w:val="0"/>
      <w:marBottom w:val="0"/>
      <w:divBdr>
        <w:top w:val="none" w:sz="0" w:space="0" w:color="auto"/>
        <w:left w:val="none" w:sz="0" w:space="0" w:color="auto"/>
        <w:bottom w:val="none" w:sz="0" w:space="0" w:color="auto"/>
        <w:right w:val="none" w:sz="0" w:space="0" w:color="auto"/>
      </w:divBdr>
    </w:div>
    <w:div w:id="271086890">
      <w:bodyDiv w:val="1"/>
      <w:marLeft w:val="0"/>
      <w:marRight w:val="0"/>
      <w:marTop w:val="0"/>
      <w:marBottom w:val="0"/>
      <w:divBdr>
        <w:top w:val="none" w:sz="0" w:space="0" w:color="auto"/>
        <w:left w:val="none" w:sz="0" w:space="0" w:color="auto"/>
        <w:bottom w:val="none" w:sz="0" w:space="0" w:color="auto"/>
        <w:right w:val="none" w:sz="0" w:space="0" w:color="auto"/>
      </w:divBdr>
    </w:div>
    <w:div w:id="303706011">
      <w:bodyDiv w:val="1"/>
      <w:marLeft w:val="0"/>
      <w:marRight w:val="0"/>
      <w:marTop w:val="0"/>
      <w:marBottom w:val="0"/>
      <w:divBdr>
        <w:top w:val="none" w:sz="0" w:space="0" w:color="auto"/>
        <w:left w:val="none" w:sz="0" w:space="0" w:color="auto"/>
        <w:bottom w:val="none" w:sz="0" w:space="0" w:color="auto"/>
        <w:right w:val="none" w:sz="0" w:space="0" w:color="auto"/>
      </w:divBdr>
    </w:div>
    <w:div w:id="327253430">
      <w:bodyDiv w:val="1"/>
      <w:marLeft w:val="0"/>
      <w:marRight w:val="0"/>
      <w:marTop w:val="0"/>
      <w:marBottom w:val="0"/>
      <w:divBdr>
        <w:top w:val="none" w:sz="0" w:space="0" w:color="auto"/>
        <w:left w:val="none" w:sz="0" w:space="0" w:color="auto"/>
        <w:bottom w:val="none" w:sz="0" w:space="0" w:color="auto"/>
        <w:right w:val="none" w:sz="0" w:space="0" w:color="auto"/>
      </w:divBdr>
    </w:div>
    <w:div w:id="335347881">
      <w:bodyDiv w:val="1"/>
      <w:marLeft w:val="0"/>
      <w:marRight w:val="0"/>
      <w:marTop w:val="0"/>
      <w:marBottom w:val="0"/>
      <w:divBdr>
        <w:top w:val="none" w:sz="0" w:space="0" w:color="auto"/>
        <w:left w:val="none" w:sz="0" w:space="0" w:color="auto"/>
        <w:bottom w:val="none" w:sz="0" w:space="0" w:color="auto"/>
        <w:right w:val="none" w:sz="0" w:space="0" w:color="auto"/>
      </w:divBdr>
    </w:div>
    <w:div w:id="415632671">
      <w:bodyDiv w:val="1"/>
      <w:marLeft w:val="0"/>
      <w:marRight w:val="0"/>
      <w:marTop w:val="0"/>
      <w:marBottom w:val="0"/>
      <w:divBdr>
        <w:top w:val="none" w:sz="0" w:space="0" w:color="auto"/>
        <w:left w:val="none" w:sz="0" w:space="0" w:color="auto"/>
        <w:bottom w:val="none" w:sz="0" w:space="0" w:color="auto"/>
        <w:right w:val="none" w:sz="0" w:space="0" w:color="auto"/>
      </w:divBdr>
    </w:div>
    <w:div w:id="417873975">
      <w:bodyDiv w:val="1"/>
      <w:marLeft w:val="0"/>
      <w:marRight w:val="0"/>
      <w:marTop w:val="0"/>
      <w:marBottom w:val="0"/>
      <w:divBdr>
        <w:top w:val="none" w:sz="0" w:space="0" w:color="auto"/>
        <w:left w:val="none" w:sz="0" w:space="0" w:color="auto"/>
        <w:bottom w:val="none" w:sz="0" w:space="0" w:color="auto"/>
        <w:right w:val="none" w:sz="0" w:space="0" w:color="auto"/>
      </w:divBdr>
    </w:div>
    <w:div w:id="419256173">
      <w:bodyDiv w:val="1"/>
      <w:marLeft w:val="0"/>
      <w:marRight w:val="0"/>
      <w:marTop w:val="0"/>
      <w:marBottom w:val="0"/>
      <w:divBdr>
        <w:top w:val="none" w:sz="0" w:space="0" w:color="auto"/>
        <w:left w:val="none" w:sz="0" w:space="0" w:color="auto"/>
        <w:bottom w:val="none" w:sz="0" w:space="0" w:color="auto"/>
        <w:right w:val="none" w:sz="0" w:space="0" w:color="auto"/>
      </w:divBdr>
    </w:div>
    <w:div w:id="522323587">
      <w:bodyDiv w:val="1"/>
      <w:marLeft w:val="0"/>
      <w:marRight w:val="0"/>
      <w:marTop w:val="0"/>
      <w:marBottom w:val="0"/>
      <w:divBdr>
        <w:top w:val="none" w:sz="0" w:space="0" w:color="auto"/>
        <w:left w:val="none" w:sz="0" w:space="0" w:color="auto"/>
        <w:bottom w:val="none" w:sz="0" w:space="0" w:color="auto"/>
        <w:right w:val="none" w:sz="0" w:space="0" w:color="auto"/>
      </w:divBdr>
    </w:div>
    <w:div w:id="536352375">
      <w:bodyDiv w:val="1"/>
      <w:marLeft w:val="0"/>
      <w:marRight w:val="0"/>
      <w:marTop w:val="0"/>
      <w:marBottom w:val="0"/>
      <w:divBdr>
        <w:top w:val="none" w:sz="0" w:space="0" w:color="auto"/>
        <w:left w:val="none" w:sz="0" w:space="0" w:color="auto"/>
        <w:bottom w:val="none" w:sz="0" w:space="0" w:color="auto"/>
        <w:right w:val="none" w:sz="0" w:space="0" w:color="auto"/>
      </w:divBdr>
    </w:div>
    <w:div w:id="538392625">
      <w:bodyDiv w:val="1"/>
      <w:marLeft w:val="0"/>
      <w:marRight w:val="0"/>
      <w:marTop w:val="0"/>
      <w:marBottom w:val="0"/>
      <w:divBdr>
        <w:top w:val="none" w:sz="0" w:space="0" w:color="auto"/>
        <w:left w:val="none" w:sz="0" w:space="0" w:color="auto"/>
        <w:bottom w:val="none" w:sz="0" w:space="0" w:color="auto"/>
        <w:right w:val="none" w:sz="0" w:space="0" w:color="auto"/>
      </w:divBdr>
    </w:div>
    <w:div w:id="557787838">
      <w:bodyDiv w:val="1"/>
      <w:marLeft w:val="0"/>
      <w:marRight w:val="0"/>
      <w:marTop w:val="0"/>
      <w:marBottom w:val="0"/>
      <w:divBdr>
        <w:top w:val="none" w:sz="0" w:space="0" w:color="auto"/>
        <w:left w:val="none" w:sz="0" w:space="0" w:color="auto"/>
        <w:bottom w:val="none" w:sz="0" w:space="0" w:color="auto"/>
        <w:right w:val="none" w:sz="0" w:space="0" w:color="auto"/>
      </w:divBdr>
    </w:div>
    <w:div w:id="564335436">
      <w:bodyDiv w:val="1"/>
      <w:marLeft w:val="0"/>
      <w:marRight w:val="0"/>
      <w:marTop w:val="0"/>
      <w:marBottom w:val="0"/>
      <w:divBdr>
        <w:top w:val="none" w:sz="0" w:space="0" w:color="auto"/>
        <w:left w:val="none" w:sz="0" w:space="0" w:color="auto"/>
        <w:bottom w:val="none" w:sz="0" w:space="0" w:color="auto"/>
        <w:right w:val="none" w:sz="0" w:space="0" w:color="auto"/>
      </w:divBdr>
    </w:div>
    <w:div w:id="690186628">
      <w:bodyDiv w:val="1"/>
      <w:marLeft w:val="0"/>
      <w:marRight w:val="0"/>
      <w:marTop w:val="0"/>
      <w:marBottom w:val="0"/>
      <w:divBdr>
        <w:top w:val="none" w:sz="0" w:space="0" w:color="auto"/>
        <w:left w:val="none" w:sz="0" w:space="0" w:color="auto"/>
        <w:bottom w:val="none" w:sz="0" w:space="0" w:color="auto"/>
        <w:right w:val="none" w:sz="0" w:space="0" w:color="auto"/>
      </w:divBdr>
    </w:div>
    <w:div w:id="777143619">
      <w:bodyDiv w:val="1"/>
      <w:marLeft w:val="0"/>
      <w:marRight w:val="0"/>
      <w:marTop w:val="0"/>
      <w:marBottom w:val="0"/>
      <w:divBdr>
        <w:top w:val="none" w:sz="0" w:space="0" w:color="auto"/>
        <w:left w:val="none" w:sz="0" w:space="0" w:color="auto"/>
        <w:bottom w:val="none" w:sz="0" w:space="0" w:color="auto"/>
        <w:right w:val="none" w:sz="0" w:space="0" w:color="auto"/>
      </w:divBdr>
    </w:div>
    <w:div w:id="850526969">
      <w:bodyDiv w:val="1"/>
      <w:marLeft w:val="0"/>
      <w:marRight w:val="0"/>
      <w:marTop w:val="0"/>
      <w:marBottom w:val="0"/>
      <w:divBdr>
        <w:top w:val="none" w:sz="0" w:space="0" w:color="auto"/>
        <w:left w:val="none" w:sz="0" w:space="0" w:color="auto"/>
        <w:bottom w:val="none" w:sz="0" w:space="0" w:color="auto"/>
        <w:right w:val="none" w:sz="0" w:space="0" w:color="auto"/>
      </w:divBdr>
    </w:div>
    <w:div w:id="940534040">
      <w:bodyDiv w:val="1"/>
      <w:marLeft w:val="0"/>
      <w:marRight w:val="0"/>
      <w:marTop w:val="0"/>
      <w:marBottom w:val="0"/>
      <w:divBdr>
        <w:top w:val="none" w:sz="0" w:space="0" w:color="auto"/>
        <w:left w:val="none" w:sz="0" w:space="0" w:color="auto"/>
        <w:bottom w:val="none" w:sz="0" w:space="0" w:color="auto"/>
        <w:right w:val="none" w:sz="0" w:space="0" w:color="auto"/>
      </w:divBdr>
    </w:div>
    <w:div w:id="942610700">
      <w:bodyDiv w:val="1"/>
      <w:marLeft w:val="0"/>
      <w:marRight w:val="0"/>
      <w:marTop w:val="0"/>
      <w:marBottom w:val="0"/>
      <w:divBdr>
        <w:top w:val="none" w:sz="0" w:space="0" w:color="auto"/>
        <w:left w:val="none" w:sz="0" w:space="0" w:color="auto"/>
        <w:bottom w:val="none" w:sz="0" w:space="0" w:color="auto"/>
        <w:right w:val="none" w:sz="0" w:space="0" w:color="auto"/>
      </w:divBdr>
    </w:div>
    <w:div w:id="994718757">
      <w:bodyDiv w:val="1"/>
      <w:marLeft w:val="0"/>
      <w:marRight w:val="0"/>
      <w:marTop w:val="0"/>
      <w:marBottom w:val="0"/>
      <w:divBdr>
        <w:top w:val="none" w:sz="0" w:space="0" w:color="auto"/>
        <w:left w:val="none" w:sz="0" w:space="0" w:color="auto"/>
        <w:bottom w:val="none" w:sz="0" w:space="0" w:color="auto"/>
        <w:right w:val="none" w:sz="0" w:space="0" w:color="auto"/>
      </w:divBdr>
    </w:div>
    <w:div w:id="995231713">
      <w:bodyDiv w:val="1"/>
      <w:marLeft w:val="0"/>
      <w:marRight w:val="0"/>
      <w:marTop w:val="0"/>
      <w:marBottom w:val="0"/>
      <w:divBdr>
        <w:top w:val="none" w:sz="0" w:space="0" w:color="auto"/>
        <w:left w:val="none" w:sz="0" w:space="0" w:color="auto"/>
        <w:bottom w:val="none" w:sz="0" w:space="0" w:color="auto"/>
        <w:right w:val="none" w:sz="0" w:space="0" w:color="auto"/>
      </w:divBdr>
    </w:div>
    <w:div w:id="1001084747">
      <w:bodyDiv w:val="1"/>
      <w:marLeft w:val="0"/>
      <w:marRight w:val="0"/>
      <w:marTop w:val="0"/>
      <w:marBottom w:val="0"/>
      <w:divBdr>
        <w:top w:val="none" w:sz="0" w:space="0" w:color="auto"/>
        <w:left w:val="none" w:sz="0" w:space="0" w:color="auto"/>
        <w:bottom w:val="none" w:sz="0" w:space="0" w:color="auto"/>
        <w:right w:val="none" w:sz="0" w:space="0" w:color="auto"/>
      </w:divBdr>
    </w:div>
    <w:div w:id="1038046204">
      <w:bodyDiv w:val="1"/>
      <w:marLeft w:val="0"/>
      <w:marRight w:val="0"/>
      <w:marTop w:val="0"/>
      <w:marBottom w:val="0"/>
      <w:divBdr>
        <w:top w:val="none" w:sz="0" w:space="0" w:color="auto"/>
        <w:left w:val="none" w:sz="0" w:space="0" w:color="auto"/>
        <w:bottom w:val="none" w:sz="0" w:space="0" w:color="auto"/>
        <w:right w:val="none" w:sz="0" w:space="0" w:color="auto"/>
      </w:divBdr>
    </w:div>
    <w:div w:id="1061557901">
      <w:bodyDiv w:val="1"/>
      <w:marLeft w:val="0"/>
      <w:marRight w:val="0"/>
      <w:marTop w:val="0"/>
      <w:marBottom w:val="0"/>
      <w:divBdr>
        <w:top w:val="none" w:sz="0" w:space="0" w:color="auto"/>
        <w:left w:val="none" w:sz="0" w:space="0" w:color="auto"/>
        <w:bottom w:val="none" w:sz="0" w:space="0" w:color="auto"/>
        <w:right w:val="none" w:sz="0" w:space="0" w:color="auto"/>
      </w:divBdr>
    </w:div>
    <w:div w:id="1064177779">
      <w:bodyDiv w:val="1"/>
      <w:marLeft w:val="0"/>
      <w:marRight w:val="0"/>
      <w:marTop w:val="0"/>
      <w:marBottom w:val="0"/>
      <w:divBdr>
        <w:top w:val="none" w:sz="0" w:space="0" w:color="auto"/>
        <w:left w:val="none" w:sz="0" w:space="0" w:color="auto"/>
        <w:bottom w:val="none" w:sz="0" w:space="0" w:color="auto"/>
        <w:right w:val="none" w:sz="0" w:space="0" w:color="auto"/>
      </w:divBdr>
    </w:div>
    <w:div w:id="1081483400">
      <w:bodyDiv w:val="1"/>
      <w:marLeft w:val="0"/>
      <w:marRight w:val="0"/>
      <w:marTop w:val="0"/>
      <w:marBottom w:val="0"/>
      <w:divBdr>
        <w:top w:val="none" w:sz="0" w:space="0" w:color="auto"/>
        <w:left w:val="none" w:sz="0" w:space="0" w:color="auto"/>
        <w:bottom w:val="none" w:sz="0" w:space="0" w:color="auto"/>
        <w:right w:val="none" w:sz="0" w:space="0" w:color="auto"/>
      </w:divBdr>
    </w:div>
    <w:div w:id="1116634958">
      <w:bodyDiv w:val="1"/>
      <w:marLeft w:val="0"/>
      <w:marRight w:val="0"/>
      <w:marTop w:val="0"/>
      <w:marBottom w:val="0"/>
      <w:divBdr>
        <w:top w:val="none" w:sz="0" w:space="0" w:color="auto"/>
        <w:left w:val="none" w:sz="0" w:space="0" w:color="auto"/>
        <w:bottom w:val="none" w:sz="0" w:space="0" w:color="auto"/>
        <w:right w:val="none" w:sz="0" w:space="0" w:color="auto"/>
      </w:divBdr>
    </w:div>
    <w:div w:id="1181700941">
      <w:bodyDiv w:val="1"/>
      <w:marLeft w:val="0"/>
      <w:marRight w:val="0"/>
      <w:marTop w:val="0"/>
      <w:marBottom w:val="0"/>
      <w:divBdr>
        <w:top w:val="none" w:sz="0" w:space="0" w:color="auto"/>
        <w:left w:val="none" w:sz="0" w:space="0" w:color="auto"/>
        <w:bottom w:val="none" w:sz="0" w:space="0" w:color="auto"/>
        <w:right w:val="none" w:sz="0" w:space="0" w:color="auto"/>
      </w:divBdr>
    </w:div>
    <w:div w:id="1262571295">
      <w:bodyDiv w:val="1"/>
      <w:marLeft w:val="0"/>
      <w:marRight w:val="0"/>
      <w:marTop w:val="0"/>
      <w:marBottom w:val="0"/>
      <w:divBdr>
        <w:top w:val="none" w:sz="0" w:space="0" w:color="auto"/>
        <w:left w:val="none" w:sz="0" w:space="0" w:color="auto"/>
        <w:bottom w:val="none" w:sz="0" w:space="0" w:color="auto"/>
        <w:right w:val="none" w:sz="0" w:space="0" w:color="auto"/>
      </w:divBdr>
    </w:div>
    <w:div w:id="1352419199">
      <w:bodyDiv w:val="1"/>
      <w:marLeft w:val="0"/>
      <w:marRight w:val="0"/>
      <w:marTop w:val="0"/>
      <w:marBottom w:val="0"/>
      <w:divBdr>
        <w:top w:val="none" w:sz="0" w:space="0" w:color="auto"/>
        <w:left w:val="none" w:sz="0" w:space="0" w:color="auto"/>
        <w:bottom w:val="none" w:sz="0" w:space="0" w:color="auto"/>
        <w:right w:val="none" w:sz="0" w:space="0" w:color="auto"/>
      </w:divBdr>
    </w:div>
    <w:div w:id="1428580047">
      <w:bodyDiv w:val="1"/>
      <w:marLeft w:val="0"/>
      <w:marRight w:val="0"/>
      <w:marTop w:val="0"/>
      <w:marBottom w:val="0"/>
      <w:divBdr>
        <w:top w:val="none" w:sz="0" w:space="0" w:color="auto"/>
        <w:left w:val="none" w:sz="0" w:space="0" w:color="auto"/>
        <w:bottom w:val="none" w:sz="0" w:space="0" w:color="auto"/>
        <w:right w:val="none" w:sz="0" w:space="0" w:color="auto"/>
      </w:divBdr>
    </w:div>
    <w:div w:id="1477917715">
      <w:bodyDiv w:val="1"/>
      <w:marLeft w:val="0"/>
      <w:marRight w:val="0"/>
      <w:marTop w:val="0"/>
      <w:marBottom w:val="0"/>
      <w:divBdr>
        <w:top w:val="none" w:sz="0" w:space="0" w:color="auto"/>
        <w:left w:val="none" w:sz="0" w:space="0" w:color="auto"/>
        <w:bottom w:val="none" w:sz="0" w:space="0" w:color="auto"/>
        <w:right w:val="none" w:sz="0" w:space="0" w:color="auto"/>
      </w:divBdr>
    </w:div>
    <w:div w:id="1543470460">
      <w:bodyDiv w:val="1"/>
      <w:marLeft w:val="0"/>
      <w:marRight w:val="0"/>
      <w:marTop w:val="0"/>
      <w:marBottom w:val="0"/>
      <w:divBdr>
        <w:top w:val="none" w:sz="0" w:space="0" w:color="auto"/>
        <w:left w:val="none" w:sz="0" w:space="0" w:color="auto"/>
        <w:bottom w:val="none" w:sz="0" w:space="0" w:color="auto"/>
        <w:right w:val="none" w:sz="0" w:space="0" w:color="auto"/>
      </w:divBdr>
    </w:div>
    <w:div w:id="1628270545">
      <w:bodyDiv w:val="1"/>
      <w:marLeft w:val="0"/>
      <w:marRight w:val="0"/>
      <w:marTop w:val="0"/>
      <w:marBottom w:val="0"/>
      <w:divBdr>
        <w:top w:val="none" w:sz="0" w:space="0" w:color="auto"/>
        <w:left w:val="none" w:sz="0" w:space="0" w:color="auto"/>
        <w:bottom w:val="none" w:sz="0" w:space="0" w:color="auto"/>
        <w:right w:val="none" w:sz="0" w:space="0" w:color="auto"/>
      </w:divBdr>
    </w:div>
    <w:div w:id="1657340926">
      <w:bodyDiv w:val="1"/>
      <w:marLeft w:val="0"/>
      <w:marRight w:val="0"/>
      <w:marTop w:val="0"/>
      <w:marBottom w:val="0"/>
      <w:divBdr>
        <w:top w:val="none" w:sz="0" w:space="0" w:color="auto"/>
        <w:left w:val="none" w:sz="0" w:space="0" w:color="auto"/>
        <w:bottom w:val="none" w:sz="0" w:space="0" w:color="auto"/>
        <w:right w:val="none" w:sz="0" w:space="0" w:color="auto"/>
      </w:divBdr>
    </w:div>
    <w:div w:id="1675835654">
      <w:bodyDiv w:val="1"/>
      <w:marLeft w:val="0"/>
      <w:marRight w:val="0"/>
      <w:marTop w:val="0"/>
      <w:marBottom w:val="0"/>
      <w:divBdr>
        <w:top w:val="none" w:sz="0" w:space="0" w:color="auto"/>
        <w:left w:val="none" w:sz="0" w:space="0" w:color="auto"/>
        <w:bottom w:val="none" w:sz="0" w:space="0" w:color="auto"/>
        <w:right w:val="none" w:sz="0" w:space="0" w:color="auto"/>
      </w:divBdr>
    </w:div>
    <w:div w:id="1776824988">
      <w:bodyDiv w:val="1"/>
      <w:marLeft w:val="0"/>
      <w:marRight w:val="0"/>
      <w:marTop w:val="0"/>
      <w:marBottom w:val="0"/>
      <w:divBdr>
        <w:top w:val="none" w:sz="0" w:space="0" w:color="auto"/>
        <w:left w:val="none" w:sz="0" w:space="0" w:color="auto"/>
        <w:bottom w:val="none" w:sz="0" w:space="0" w:color="auto"/>
        <w:right w:val="none" w:sz="0" w:space="0" w:color="auto"/>
      </w:divBdr>
    </w:div>
    <w:div w:id="1850212755">
      <w:bodyDiv w:val="1"/>
      <w:marLeft w:val="0"/>
      <w:marRight w:val="0"/>
      <w:marTop w:val="0"/>
      <w:marBottom w:val="0"/>
      <w:divBdr>
        <w:top w:val="none" w:sz="0" w:space="0" w:color="auto"/>
        <w:left w:val="none" w:sz="0" w:space="0" w:color="auto"/>
        <w:bottom w:val="none" w:sz="0" w:space="0" w:color="auto"/>
        <w:right w:val="none" w:sz="0" w:space="0" w:color="auto"/>
      </w:divBdr>
    </w:div>
    <w:div w:id="1889759420">
      <w:bodyDiv w:val="1"/>
      <w:marLeft w:val="0"/>
      <w:marRight w:val="0"/>
      <w:marTop w:val="0"/>
      <w:marBottom w:val="0"/>
      <w:divBdr>
        <w:top w:val="none" w:sz="0" w:space="0" w:color="auto"/>
        <w:left w:val="none" w:sz="0" w:space="0" w:color="auto"/>
        <w:bottom w:val="none" w:sz="0" w:space="0" w:color="auto"/>
        <w:right w:val="none" w:sz="0" w:space="0" w:color="auto"/>
      </w:divBdr>
    </w:div>
    <w:div w:id="1892383522">
      <w:bodyDiv w:val="1"/>
      <w:marLeft w:val="0"/>
      <w:marRight w:val="0"/>
      <w:marTop w:val="0"/>
      <w:marBottom w:val="0"/>
      <w:divBdr>
        <w:top w:val="none" w:sz="0" w:space="0" w:color="auto"/>
        <w:left w:val="none" w:sz="0" w:space="0" w:color="auto"/>
        <w:bottom w:val="none" w:sz="0" w:space="0" w:color="auto"/>
        <w:right w:val="none" w:sz="0" w:space="0" w:color="auto"/>
      </w:divBdr>
    </w:div>
    <w:div w:id="1967661016">
      <w:bodyDiv w:val="1"/>
      <w:marLeft w:val="0"/>
      <w:marRight w:val="0"/>
      <w:marTop w:val="0"/>
      <w:marBottom w:val="0"/>
      <w:divBdr>
        <w:top w:val="none" w:sz="0" w:space="0" w:color="auto"/>
        <w:left w:val="none" w:sz="0" w:space="0" w:color="auto"/>
        <w:bottom w:val="none" w:sz="0" w:space="0" w:color="auto"/>
        <w:right w:val="none" w:sz="0" w:space="0" w:color="auto"/>
      </w:divBdr>
    </w:div>
    <w:div w:id="1969044166">
      <w:bodyDiv w:val="1"/>
      <w:marLeft w:val="0"/>
      <w:marRight w:val="0"/>
      <w:marTop w:val="0"/>
      <w:marBottom w:val="0"/>
      <w:divBdr>
        <w:top w:val="none" w:sz="0" w:space="0" w:color="auto"/>
        <w:left w:val="none" w:sz="0" w:space="0" w:color="auto"/>
        <w:bottom w:val="none" w:sz="0" w:space="0" w:color="auto"/>
        <w:right w:val="none" w:sz="0" w:space="0" w:color="auto"/>
      </w:divBdr>
    </w:div>
    <w:div w:id="1993680270">
      <w:bodyDiv w:val="1"/>
      <w:marLeft w:val="0"/>
      <w:marRight w:val="0"/>
      <w:marTop w:val="0"/>
      <w:marBottom w:val="0"/>
      <w:divBdr>
        <w:top w:val="none" w:sz="0" w:space="0" w:color="auto"/>
        <w:left w:val="none" w:sz="0" w:space="0" w:color="auto"/>
        <w:bottom w:val="none" w:sz="0" w:space="0" w:color="auto"/>
        <w:right w:val="none" w:sz="0" w:space="0" w:color="auto"/>
      </w:divBdr>
    </w:div>
    <w:div w:id="2055958296">
      <w:bodyDiv w:val="1"/>
      <w:marLeft w:val="0"/>
      <w:marRight w:val="0"/>
      <w:marTop w:val="0"/>
      <w:marBottom w:val="0"/>
      <w:divBdr>
        <w:top w:val="none" w:sz="0" w:space="0" w:color="auto"/>
        <w:left w:val="none" w:sz="0" w:space="0" w:color="auto"/>
        <w:bottom w:val="none" w:sz="0" w:space="0" w:color="auto"/>
        <w:right w:val="none" w:sz="0" w:space="0" w:color="auto"/>
      </w:divBdr>
    </w:div>
    <w:div w:id="21243811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hyperlink" Target="http://www.governing.com/gov-data/economy-finance/job-automation-metro-area-estimat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microsoft.com/office/2016/09/relationships/commentsIds" Target="commentsIds.xm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hyperlink" Target="mailto:mmuro@brookings.edu"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yperlink" Target="http://www.brookings.edu/metro" TargetMode="External"/><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generalassemb.ly/corporate-digital-training" TargetMode="External"/><Relationship Id="rId13" Type="http://schemas.openxmlformats.org/officeDocument/2006/relationships/hyperlink" Target="https://datausa.io/profile/cip/110701/" TargetMode="External"/><Relationship Id="rId18" Type="http://schemas.openxmlformats.org/officeDocument/2006/relationships/hyperlink" Target="https://aging.ny.gov/ProvidersandStaff/Issuances/Archives/1994/IM/94-IM-40-Proposed-Reemployment-Act-of-1994.pdf" TargetMode="External"/><Relationship Id="rId26" Type="http://schemas.openxmlformats.org/officeDocument/2006/relationships/hyperlink" Target="https://www.doleta.gov/business/incentives/opptax/" TargetMode="External"/><Relationship Id="rId39" Type="http://schemas.openxmlformats.org/officeDocument/2006/relationships/hyperlink" Target="http://www.oea.gov/" TargetMode="External"/><Relationship Id="rId3" Type="http://schemas.openxmlformats.org/officeDocument/2006/relationships/hyperlink" Target="https://vectorinstitute.ai/about/" TargetMode="External"/><Relationship Id="rId21" Type="http://schemas.openxmlformats.org/officeDocument/2006/relationships/hyperlink" Target="http://www.oecd.org/employment/activation.htm" TargetMode="External"/><Relationship Id="rId34" Type="http://schemas.openxmlformats.org/officeDocument/2006/relationships/hyperlink" Target="http://www.osec.doc.gov/bmi/budget/FY17CBJ/EDA%20FY%202017%20Congressional%20Submission%202-8-16%20OMB%20cleared%20508%20Compliant.pdf" TargetMode="External"/><Relationship Id="rId42" Type="http://schemas.openxmlformats.org/officeDocument/2006/relationships/hyperlink" Target="http://www.nist.gov/mep" TargetMode="External"/><Relationship Id="rId7" Type="http://schemas.openxmlformats.org/officeDocument/2006/relationships/hyperlink" Target="https://www.launchcode.org" TargetMode="External"/><Relationship Id="rId12" Type="http://schemas.openxmlformats.org/officeDocument/2006/relationships/hyperlink" Target="https://docs.google.com/document/d/1gySkItxiJn_vwb8HIIKNXqen184mRtzDX12cux0ZgZk/pub" TargetMode="External"/><Relationship Id="rId17" Type="http://schemas.openxmlformats.org/officeDocument/2006/relationships/hyperlink" Target="https://www.doleta.gov/performance/results/WIASRD_state_data_archive.cfm" TargetMode="External"/><Relationship Id="rId25" Type="http://schemas.openxmlformats.org/officeDocument/2006/relationships/hyperlink" Target="http://thegedi.org/global-entrepreneurship-and-development-index/" TargetMode="External"/><Relationship Id="rId33" Type="http://schemas.openxmlformats.org/officeDocument/2006/relationships/hyperlink" Target="https://www.eda.gov/pdf/about/Economic-Adjustment-Assistance-Program-1-Pager.pdf" TargetMode="External"/><Relationship Id="rId38" Type="http://schemas.openxmlformats.org/officeDocument/2006/relationships/hyperlink" Target="https://doleta.gov/taaccct/" TargetMode="External"/><Relationship Id="rId2" Type="http://schemas.openxmlformats.org/officeDocument/2006/relationships/hyperlink" Target="http://www.governing.com/gov-data/economy-finance/job-automation-metro-area-estimates.html" TargetMode="External"/><Relationship Id="rId16" Type="http://schemas.openxmlformats.org/officeDocument/2006/relationships/hyperlink" Target="https://www.bls.gov/news.release/archives/disp_08252016.pdf" TargetMode="External"/><Relationship Id="rId20" Type="http://schemas.openxmlformats.org/officeDocument/2006/relationships/hyperlink" Target="https://obamawhitehouse.archives.gov/the-press-office/2012/03/12/white-house-announces-details-president-s-plan-provide-americans-job-tra" TargetMode="External"/><Relationship Id="rId29" Type="http://schemas.openxmlformats.org/officeDocument/2006/relationships/hyperlink" Target="https://www.bls.gov/ncs/ebs/" TargetMode="External"/><Relationship Id="rId41" Type="http://schemas.openxmlformats.org/officeDocument/2006/relationships/hyperlink" Target="http://www.skillful.com/policymakers" TargetMode="External"/><Relationship Id="rId1" Type="http://schemas.openxmlformats.org/officeDocument/2006/relationships/hyperlink" Target="https://occupationalinfo.org/" TargetMode="External"/><Relationship Id="rId6" Type="http://schemas.openxmlformats.org/officeDocument/2006/relationships/hyperlink" Target="https://tech.ed.gov/equip/" TargetMode="External"/><Relationship Id="rId11" Type="http://schemas.openxmlformats.org/officeDocument/2006/relationships/hyperlink" Target="http://www.skillsfuture.sg/Credit" TargetMode="External"/><Relationship Id="rId24" Type="http://schemas.openxmlformats.org/officeDocument/2006/relationships/hyperlink" Target="https://data.oecd.org/lprdty/gdp-per-hour-worked.htm" TargetMode="External"/><Relationship Id="rId32" Type="http://schemas.openxmlformats.org/officeDocument/2006/relationships/hyperlink" Target="https://www.bls.gov/cps/contingent-and-alternative-arrangements-faqs.htm" TargetMode="External"/><Relationship Id="rId37" Type="http://schemas.openxmlformats.org/officeDocument/2006/relationships/hyperlink" Target="http://dra.gov/about-dra/mission-and-vision/" TargetMode="External"/><Relationship Id="rId40" Type="http://schemas.openxmlformats.org/officeDocument/2006/relationships/hyperlink" Target="https://cuyahogacounty.us/development/businesses/skillup" TargetMode="External"/><Relationship Id="rId45" Type="http://schemas.openxmlformats.org/officeDocument/2006/relationships/hyperlink" Target="http://www.oea.gov/" TargetMode="External"/><Relationship Id="rId5" Type="http://schemas.openxmlformats.org/officeDocument/2006/relationships/hyperlink" Target="http://codeoregon.org/PDFs/Code_Oregon_%201.0_Transition_%202016-02-25.pdf" TargetMode="External"/><Relationship Id="rId15" Type="http://schemas.openxmlformats.org/officeDocument/2006/relationships/hyperlink" Target="https://www.bls.gov/news.release/disp.tn.htm" TargetMode="External"/><Relationship Id="rId23" Type="http://schemas.openxmlformats.org/officeDocument/2006/relationships/hyperlink" Target="https://data.oecd.org/emp/employment-rate.htm" TargetMode="External"/><Relationship Id="rId28" Type="http://schemas.openxmlformats.org/officeDocument/2006/relationships/hyperlink" Target="https://www.aarp.org/research/topics/economics/info-2018/oregon-retirement-savings.html" TargetMode="External"/><Relationship Id="rId36" Type="http://schemas.openxmlformats.org/officeDocument/2006/relationships/hyperlink" Target="https://www.arc.gov/about/" TargetMode="External"/><Relationship Id="rId10" Type="http://schemas.openxmlformats.org/officeDocument/2006/relationships/hyperlink" Target="https://www.markle.org/about-markle/media-release/skillful-state-network" TargetMode="External"/><Relationship Id="rId19" Type="http://schemas.openxmlformats.org/officeDocument/2006/relationships/hyperlink" Target="https://www.congress.gov/bill/103rd-congress/house-bill/4050" TargetMode="External"/><Relationship Id="rId31" Type="http://schemas.openxmlformats.org/officeDocument/2006/relationships/hyperlink" Target="https://www.shrm.org/resourcesandtools/legal-and-compliance/state-and-local-updates/pages/paid-sick-leave-laws-by-state.aspx" TargetMode="External"/><Relationship Id="rId44" Type="http://schemas.openxmlformats.org/officeDocument/2006/relationships/hyperlink" Target="http://www.uilabs.org/innovation-platforms/manufacturing/" TargetMode="External"/><Relationship Id="rId4" Type="http://schemas.openxmlformats.org/officeDocument/2006/relationships/hyperlink" Target="https://www.cifar.ca/ai/pan-canadian-artificial-intelligence-strategy" TargetMode="External"/><Relationship Id="rId9" Type="http://schemas.openxmlformats.org/officeDocument/2006/relationships/hyperlink" Target="https://www.markle.org/rework-america/skillful" TargetMode="External"/><Relationship Id="rId14" Type="http://schemas.openxmlformats.org/officeDocument/2006/relationships/hyperlink" Target="https://nces.ed.gov/programs/coe/indicator_cfa.asp" TargetMode="External"/><Relationship Id="rId22" Type="http://schemas.openxmlformats.org/officeDocument/2006/relationships/hyperlink" Target="https://oui.doleta.gov/unemploy/ui_replacement_rates.asp" TargetMode="External"/><Relationship Id="rId27" Type="http://schemas.openxmlformats.org/officeDocument/2006/relationships/hyperlink" Target="https://www.bls.gov/news.release/disp.t07.htm" TargetMode="External"/><Relationship Id="rId30" Type="http://schemas.openxmlformats.org/officeDocument/2006/relationships/hyperlink" Target="http://www.ncsl.org/research/labor-and-employment/paid-family-leave-resources.aspx" TargetMode="External"/><Relationship Id="rId35" Type="http://schemas.openxmlformats.org/officeDocument/2006/relationships/hyperlink" Target="https://www.eda.gov/annual-reports/" TargetMode="External"/><Relationship Id="rId43" Type="http://schemas.openxmlformats.org/officeDocument/2006/relationships/hyperlink" Target="http://arminstitu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04A65-D3D3-41E2-8527-67805CFBA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120</Pages>
  <Words>30400</Words>
  <Characters>173280</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David Lanham</cp:lastModifiedBy>
  <cp:revision>324</cp:revision>
  <cp:lastPrinted>2018-10-30T18:52:00Z</cp:lastPrinted>
  <dcterms:created xsi:type="dcterms:W3CDTF">2018-11-19T20:57:00Z</dcterms:created>
  <dcterms:modified xsi:type="dcterms:W3CDTF">2018-12-20T20:38:00Z</dcterms:modified>
</cp:coreProperties>
</file>